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charts/chart1.xml" ContentType="application/vnd.openxmlformats-officedocument.drawingml.chart+xml"/>
  <Override PartName="/word/footer2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C6944" w14:textId="77777777" w:rsidR="00CB34AF" w:rsidRPr="00077AB2" w:rsidRDefault="00CB34AF" w:rsidP="00CB34AF">
      <w:pPr>
        <w:rPr>
          <w:rFonts w:eastAsia="Calibri"/>
          <w:szCs w:val="22"/>
        </w:rPr>
      </w:pPr>
      <w:bookmarkStart w:id="0" w:name="_Toc400542591"/>
      <w:r>
        <w:rPr>
          <w:noProof/>
          <w:sz w:val="16"/>
          <w:szCs w:val="16"/>
        </w:rPr>
        <mc:AlternateContent>
          <mc:Choice Requires="wpg">
            <w:drawing>
              <wp:anchor distT="0" distB="0" distL="114300" distR="114300" simplePos="0" relativeHeight="251658240" behindDoc="0" locked="0" layoutInCell="1" allowOverlap="1" wp14:anchorId="1B00A9E6" wp14:editId="03829EB8">
                <wp:simplePos x="0" y="0"/>
                <wp:positionH relativeFrom="margin">
                  <wp:align>center</wp:align>
                </wp:positionH>
                <wp:positionV relativeFrom="paragraph">
                  <wp:posOffset>-473892</wp:posOffset>
                </wp:positionV>
                <wp:extent cx="6863443" cy="1251857"/>
                <wp:effectExtent l="0" t="0" r="0" b="5715"/>
                <wp:wrapNone/>
                <wp:docPr id="20" name="Group 20"/>
                <wp:cNvGraphicFramePr/>
                <a:graphic xmlns:a="http://schemas.openxmlformats.org/drawingml/2006/main">
                  <a:graphicData uri="http://schemas.microsoft.com/office/word/2010/wordprocessingGroup">
                    <wpg:wgp>
                      <wpg:cNvGrpSpPr/>
                      <wpg:grpSpPr>
                        <a:xfrm>
                          <a:off x="0" y="0"/>
                          <a:ext cx="6863443" cy="1251857"/>
                          <a:chOff x="0" y="0"/>
                          <a:chExt cx="6863443" cy="1251857"/>
                        </a:xfrm>
                      </wpg:grpSpPr>
                      <wps:wsp>
                        <wps:cNvPr id="21" name="Rectangle 21"/>
                        <wps:cNvSpPr/>
                        <wps:spPr>
                          <a:xfrm>
                            <a:off x="0" y="0"/>
                            <a:ext cx="6863443" cy="1251857"/>
                          </a:xfrm>
                          <a:prstGeom prst="rect">
                            <a:avLst/>
                          </a:prstGeom>
                          <a:solidFill>
                            <a:srgbClr val="3879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3" descr="horizontal RGB white.eps"/>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468086" y="157843"/>
                            <a:ext cx="5194935" cy="882650"/>
                          </a:xfrm>
                          <a:prstGeom prst="rect">
                            <a:avLst/>
                          </a:prstGeom>
                        </pic:spPr>
                      </pic:pic>
                    </wpg:wgp>
                  </a:graphicData>
                </a:graphic>
              </wp:anchor>
            </w:drawing>
          </mc:Choice>
          <mc:Fallback>
            <w:pict>
              <v:group w14:anchorId="56234CA6" id="Group 20" o:spid="_x0000_s1026" style="position:absolute;margin-left:0;margin-top:-37.3pt;width:540.45pt;height:98.55pt;z-index:251658240;mso-position-horizontal:center;mso-position-horizontal-relative:margin" coordsize="68634,125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">
                <v:rect id="Rectangle 21" o:spid="_x0000_s1027" style="position:absolute;width:68634;height:12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" fillcolor="#38799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horizontal RGB white.eps" style="position:absolute;left:4680;top:1578;width:51950;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">
                  <v:imagedata r:id="rId15" o:title="horizontal RGB white"/>
                </v:shape>
                <w10:wrap anchorx="margin"/>
              </v:group>
            </w:pict>
          </mc:Fallback>
        </mc:AlternateContent>
      </w:r>
    </w:p>
    <w:p w14:paraId="687F170A" w14:textId="77777777" w:rsidR="00CB34AF" w:rsidRDefault="00CB34AF" w:rsidP="00CB34AF">
      <w:pPr>
        <w:jc w:val="both"/>
        <w:rPr>
          <w:rFonts w:eastAsia="Calibri"/>
          <w:szCs w:val="22"/>
        </w:rPr>
      </w:pPr>
    </w:p>
    <w:p w14:paraId="6EA3C375" w14:textId="77777777" w:rsidR="00CB34AF" w:rsidRPr="00077AB2" w:rsidRDefault="00CB34AF" w:rsidP="00CB34AF">
      <w:pPr>
        <w:jc w:val="both"/>
        <w:rPr>
          <w:rFonts w:eastAsia="Calibri"/>
          <w:szCs w:val="22"/>
        </w:rPr>
      </w:pPr>
      <w:commentRangeStart w:id="1"/>
      <w:commentRangeEnd w:id="1"/>
      <w:r>
        <w:rPr>
          <w:rStyle w:val="CommentReference"/>
        </w:rPr>
        <w:commentReference w:id="1"/>
      </w:r>
    </w:p>
    <w:p w14:paraId="1B8E493B" w14:textId="77777777" w:rsidR="00CB34AF" w:rsidRDefault="00CB34AF" w:rsidP="00CB34AF">
      <w:pPr>
        <w:spacing w:before="240" w:after="200" w:line="0" w:lineRule="atLeast"/>
        <w:rPr>
          <w:rFonts w:eastAsia="Calibri"/>
          <w:noProof/>
          <w:color w:val="4799B5"/>
          <w:sz w:val="48"/>
          <w:szCs w:val="48"/>
        </w:rPr>
      </w:pPr>
    </w:p>
    <w:p w14:paraId="3C9C1B4D" w14:textId="77777777" w:rsidR="00CB34AF" w:rsidRDefault="00CB34AF" w:rsidP="00CB34AF">
      <w:pPr>
        <w:spacing w:before="240" w:after="200" w:line="0" w:lineRule="atLeast"/>
        <w:rPr>
          <w:rFonts w:eastAsia="Calibri"/>
          <w:noProof/>
          <w:color w:val="4799B5"/>
          <w:sz w:val="48"/>
          <w:szCs w:val="48"/>
        </w:rPr>
      </w:pPr>
      <w:r>
        <w:rPr>
          <w:rFonts w:eastAsia="Calibri"/>
          <w:noProof/>
          <w:color w:val="4799B5"/>
          <w:sz w:val="48"/>
          <w:szCs w:val="48"/>
        </w:rPr>
        <w:t>[</w:t>
      </w:r>
      <w:r w:rsidRPr="005C05D0">
        <w:rPr>
          <w:rFonts w:eastAsia="Calibri"/>
          <w:noProof/>
          <w:color w:val="4799B5"/>
          <w:sz w:val="48"/>
          <w:szCs w:val="48"/>
          <w:highlight w:val="yellow"/>
        </w:rPr>
        <w:t>PHOTO</w:t>
      </w:r>
      <w:r>
        <w:rPr>
          <w:rFonts w:eastAsia="Calibri"/>
          <w:noProof/>
          <w:color w:val="4799B5"/>
          <w:sz w:val="48"/>
          <w:szCs w:val="48"/>
        </w:rPr>
        <w:t>]</w:t>
      </w:r>
    </w:p>
    <w:p w14:paraId="4BD01BA9" w14:textId="51C03D52" w:rsidR="00CB34AF" w:rsidRDefault="00CB34AF" w:rsidP="00CB34AF">
      <w:pPr>
        <w:spacing w:before="240" w:after="200" w:line="0" w:lineRule="atLeast"/>
        <w:rPr>
          <w:rFonts w:eastAsia="Calibri"/>
          <w:noProof/>
          <w:color w:val="4799B5"/>
          <w:sz w:val="48"/>
          <w:szCs w:val="48"/>
        </w:rPr>
      </w:pPr>
    </w:p>
    <w:p w14:paraId="56FD4BE1" w14:textId="4E54CF74" w:rsidR="00CB34AF" w:rsidRDefault="00CB34AF" w:rsidP="00CB34AF">
      <w:pPr>
        <w:spacing w:before="240" w:after="200" w:line="0" w:lineRule="atLeast"/>
        <w:rPr>
          <w:rFonts w:eastAsia="Calibri"/>
          <w:noProof/>
          <w:color w:val="4799B5"/>
          <w:sz w:val="48"/>
          <w:szCs w:val="48"/>
        </w:rPr>
      </w:pPr>
    </w:p>
    <w:p w14:paraId="26A77161" w14:textId="00B560B9" w:rsidR="00CB34AF" w:rsidRDefault="00CB34AF" w:rsidP="00CB34AF">
      <w:pPr>
        <w:spacing w:before="240" w:after="200" w:line="0" w:lineRule="atLeast"/>
        <w:rPr>
          <w:rFonts w:eastAsia="Calibri"/>
          <w:noProof/>
          <w:color w:val="4799B5"/>
          <w:sz w:val="48"/>
          <w:szCs w:val="48"/>
        </w:rPr>
      </w:pPr>
    </w:p>
    <w:p w14:paraId="494C3B73" w14:textId="77777777" w:rsidR="00CB34AF" w:rsidRDefault="00CB34AF" w:rsidP="00CB34AF">
      <w:pPr>
        <w:spacing w:before="240" w:after="200" w:line="0" w:lineRule="atLeast"/>
        <w:rPr>
          <w:rFonts w:eastAsia="Calibri"/>
          <w:noProof/>
          <w:color w:val="4799B5"/>
          <w:sz w:val="48"/>
          <w:szCs w:val="48"/>
        </w:rPr>
      </w:pPr>
    </w:p>
    <w:p w14:paraId="725C8310" w14:textId="08A473A9" w:rsidR="00CB34AF" w:rsidRDefault="00CB34AF" w:rsidP="00CB34AF">
      <w:pPr>
        <w:spacing w:before="240" w:after="200" w:line="0" w:lineRule="atLeast"/>
        <w:rPr>
          <w:rFonts w:eastAsia="Calibri"/>
          <w:noProof/>
          <w:color w:val="4799B5"/>
          <w:sz w:val="48"/>
          <w:szCs w:val="48"/>
        </w:rPr>
      </w:pPr>
    </w:p>
    <w:p w14:paraId="27F5CBB3" w14:textId="77777777" w:rsidR="00CB34AF" w:rsidRDefault="00CB34AF" w:rsidP="00CB34AF">
      <w:pPr>
        <w:spacing w:before="240" w:after="200" w:line="0" w:lineRule="atLeast"/>
        <w:rPr>
          <w:rFonts w:eastAsia="Calibri"/>
          <w:noProof/>
          <w:color w:val="4799B5"/>
          <w:sz w:val="48"/>
          <w:szCs w:val="48"/>
        </w:rPr>
      </w:pPr>
    </w:p>
    <w:p w14:paraId="09C1EF33" w14:textId="77777777" w:rsidR="00CB34AF" w:rsidRDefault="00CB34AF" w:rsidP="00CB34AF">
      <w:pPr>
        <w:spacing w:before="240" w:after="200" w:line="0" w:lineRule="atLeast"/>
        <w:rPr>
          <w:rFonts w:eastAsia="Calibri"/>
          <w:noProof/>
          <w:color w:val="4799B5"/>
          <w:sz w:val="40"/>
          <w:szCs w:val="40"/>
        </w:rPr>
      </w:pPr>
      <w:r w:rsidRPr="00986328">
        <w:rPr>
          <w:rFonts w:eastAsia="Calibri"/>
          <w:noProof/>
          <w:color w:val="4799B5"/>
          <w:sz w:val="48"/>
          <w:szCs w:val="48"/>
        </w:rPr>
        <w:t>Feed the Future</w:t>
      </w:r>
      <w:r w:rsidRPr="00077AB2">
        <w:rPr>
          <w:rFonts w:eastAsia="Calibri"/>
          <w:noProof/>
          <w:color w:val="4799B5"/>
          <w:sz w:val="40"/>
          <w:szCs w:val="40"/>
        </w:rPr>
        <w:t xml:space="preserve"> </w:t>
      </w:r>
      <w:r w:rsidRPr="00986328">
        <w:rPr>
          <w:rFonts w:eastAsia="Calibri"/>
          <w:noProof/>
          <w:color w:val="4799B5"/>
          <w:sz w:val="48"/>
          <w:szCs w:val="48"/>
        </w:rPr>
        <w:t>[</w:t>
      </w:r>
      <w:r w:rsidRPr="00986328">
        <w:rPr>
          <w:rFonts w:eastAsia="Calibri"/>
          <w:noProof/>
          <w:color w:val="4799B5"/>
          <w:sz w:val="48"/>
          <w:szCs w:val="48"/>
          <w:highlight w:val="yellow"/>
        </w:rPr>
        <w:t>COUNTRY</w:t>
      </w:r>
      <w:r w:rsidRPr="00986328">
        <w:rPr>
          <w:rFonts w:eastAsia="Calibri"/>
          <w:noProof/>
          <w:color w:val="4799B5"/>
          <w:sz w:val="48"/>
          <w:szCs w:val="48"/>
        </w:rPr>
        <w:t>]</w:t>
      </w:r>
    </w:p>
    <w:p w14:paraId="700231F8" w14:textId="761D30D1" w:rsidR="00CB34AF" w:rsidRPr="00077AB2" w:rsidRDefault="00CB34AF" w:rsidP="00CB34AF">
      <w:pPr>
        <w:spacing w:after="200" w:line="0" w:lineRule="atLeast"/>
        <w:rPr>
          <w:rFonts w:eastAsia="Calibri"/>
          <w:noProof/>
          <w:color w:val="4799B5"/>
          <w:sz w:val="40"/>
          <w:szCs w:val="40"/>
        </w:rPr>
      </w:pPr>
      <w:r w:rsidRPr="00077AB2">
        <w:rPr>
          <w:rFonts w:eastAsia="Calibri"/>
          <w:noProof/>
          <w:color w:val="4799B5"/>
          <w:sz w:val="40"/>
          <w:szCs w:val="40"/>
        </w:rPr>
        <w:t xml:space="preserve">Zone of Influence </w:t>
      </w:r>
      <w:r>
        <w:rPr>
          <w:rFonts w:eastAsia="Calibri"/>
          <w:noProof/>
          <w:color w:val="4799B5"/>
          <w:sz w:val="40"/>
          <w:szCs w:val="40"/>
        </w:rPr>
        <w:t>Survey Endline Assessment</w:t>
      </w:r>
    </w:p>
    <w:p w14:paraId="5B7E4E75" w14:textId="1F2983F8" w:rsidR="00CB34AF" w:rsidRDefault="00CB34AF" w:rsidP="00CB34AF">
      <w:pPr>
        <w:spacing w:line="240" w:lineRule="auto"/>
        <w:rPr>
          <w:rFonts w:eastAsia="Calibri"/>
          <w:noProof/>
          <w:color w:val="4799B5"/>
          <w:sz w:val="40"/>
          <w:szCs w:val="40"/>
        </w:rPr>
      </w:pPr>
      <w:r>
        <w:rPr>
          <w:rFonts w:eastAsia="Calibri"/>
          <w:noProof/>
          <w:color w:val="4799B5"/>
          <w:sz w:val="40"/>
          <w:szCs w:val="40"/>
        </w:rPr>
        <w:t>[</w:t>
      </w:r>
      <w:r w:rsidRPr="00FC65C5">
        <w:rPr>
          <w:rFonts w:eastAsia="Calibri"/>
          <w:noProof/>
          <w:color w:val="4799B5"/>
          <w:sz w:val="40"/>
          <w:szCs w:val="40"/>
          <w:highlight w:val="yellow"/>
        </w:rPr>
        <w:t xml:space="preserve">Baseline Month </w:t>
      </w:r>
      <w:r w:rsidRPr="008D002F">
        <w:rPr>
          <w:rFonts w:eastAsia="Calibri"/>
          <w:noProof/>
          <w:color w:val="4799B5"/>
          <w:sz w:val="40"/>
          <w:szCs w:val="40"/>
          <w:highlight w:val="yellow"/>
        </w:rPr>
        <w:t>Year</w:t>
      </w:r>
      <w:r>
        <w:rPr>
          <w:rFonts w:eastAsia="Calibri"/>
          <w:noProof/>
          <w:color w:val="4799B5"/>
          <w:sz w:val="40"/>
          <w:szCs w:val="40"/>
        </w:rPr>
        <w:t>]–[</w:t>
      </w:r>
      <w:r w:rsidRPr="00FC65C5">
        <w:rPr>
          <w:rFonts w:eastAsia="Calibri"/>
          <w:noProof/>
          <w:color w:val="4799B5"/>
          <w:sz w:val="40"/>
          <w:szCs w:val="40"/>
          <w:highlight w:val="yellow"/>
        </w:rPr>
        <w:t>Endline Mo</w:t>
      </w:r>
      <w:r w:rsidRPr="00D9087B">
        <w:rPr>
          <w:rFonts w:eastAsia="Calibri"/>
          <w:noProof/>
          <w:color w:val="4799B5"/>
          <w:sz w:val="40"/>
          <w:szCs w:val="40"/>
          <w:highlight w:val="yellow"/>
        </w:rPr>
        <w:t>nth</w:t>
      </w:r>
      <w:r>
        <w:rPr>
          <w:rFonts w:eastAsia="Calibri"/>
          <w:noProof/>
          <w:color w:val="4799B5"/>
          <w:sz w:val="40"/>
          <w:szCs w:val="40"/>
          <w:highlight w:val="yellow"/>
        </w:rPr>
        <w:t xml:space="preserve"> </w:t>
      </w:r>
      <w:r w:rsidRPr="008D002F">
        <w:rPr>
          <w:rFonts w:eastAsia="Calibri"/>
          <w:noProof/>
          <w:color w:val="4799B5"/>
          <w:sz w:val="40"/>
          <w:szCs w:val="40"/>
          <w:highlight w:val="yellow"/>
        </w:rPr>
        <w:t>Year</w:t>
      </w:r>
      <w:r>
        <w:rPr>
          <w:rFonts w:eastAsia="Calibri"/>
          <w:noProof/>
          <w:color w:val="4799B5"/>
          <w:sz w:val="40"/>
          <w:szCs w:val="40"/>
        </w:rPr>
        <w:t>]</w:t>
      </w:r>
    </w:p>
    <w:p w14:paraId="685FDD58" w14:textId="77777777" w:rsidR="00CB34AF" w:rsidRDefault="00CB34AF" w:rsidP="00CB34AF">
      <w:pPr>
        <w:spacing w:line="240" w:lineRule="auto"/>
        <w:rPr>
          <w:rFonts w:eastAsia="Calibri"/>
          <w:noProof/>
          <w:color w:val="4799B5"/>
          <w:sz w:val="40"/>
          <w:szCs w:val="40"/>
        </w:rPr>
      </w:pPr>
    </w:p>
    <w:p w14:paraId="6BFB1851" w14:textId="77777777" w:rsidR="00CB34AF" w:rsidRDefault="00CB34AF" w:rsidP="00CB34AF">
      <w:pPr>
        <w:spacing w:line="240" w:lineRule="auto"/>
        <w:rPr>
          <w:rFonts w:eastAsia="Calibri"/>
          <w:noProof/>
          <w:color w:val="4799B5"/>
          <w:sz w:val="40"/>
          <w:szCs w:val="40"/>
        </w:rPr>
      </w:pPr>
    </w:p>
    <w:p w14:paraId="1AE0C347" w14:textId="77777777" w:rsidR="00CB34AF" w:rsidRDefault="00CB34AF" w:rsidP="00CB34AF">
      <w:pPr>
        <w:spacing w:line="240" w:lineRule="auto"/>
        <w:rPr>
          <w:rFonts w:eastAsia="Calibri"/>
          <w:noProof/>
          <w:color w:val="4799B5"/>
          <w:sz w:val="40"/>
          <w:szCs w:val="40"/>
        </w:rPr>
      </w:pPr>
    </w:p>
    <w:p w14:paraId="3BB04B57" w14:textId="77777777" w:rsidR="00CB34AF" w:rsidRDefault="00CB34AF" w:rsidP="00CB34AF">
      <w:pPr>
        <w:spacing w:line="240" w:lineRule="auto"/>
        <w:rPr>
          <w:rFonts w:eastAsia="Calibri"/>
          <w:noProof/>
          <w:color w:val="4799B5"/>
          <w:sz w:val="40"/>
          <w:szCs w:val="40"/>
        </w:rPr>
      </w:pPr>
    </w:p>
    <w:p w14:paraId="6F095637" w14:textId="77777777" w:rsidR="001A3F40" w:rsidRDefault="00CB34AF" w:rsidP="00CB34AF">
      <w:pPr>
        <w:spacing w:line="240" w:lineRule="auto"/>
        <w:rPr>
          <w:rFonts w:eastAsia="Calibri"/>
          <w:noProof/>
          <w:color w:val="4799B5"/>
          <w:sz w:val="40"/>
          <w:szCs w:val="40"/>
        </w:rPr>
        <w:sectPr w:rsidR="001A3F40" w:rsidSect="001A3F40">
          <w:footerReference w:type="default" r:id="rId19"/>
          <w:pgSz w:w="12240" w:h="15840" w:code="1"/>
          <w:pgMar w:top="1440" w:right="1440" w:bottom="1440" w:left="1440" w:header="720" w:footer="576" w:gutter="0"/>
          <w:pgNumType w:fmt="lowerRoman"/>
          <w:cols w:space="720"/>
          <w:vAlign w:val="bottom"/>
          <w:titlePg/>
          <w:docGrid w:linePitch="299"/>
        </w:sectPr>
      </w:pPr>
      <w:r w:rsidRPr="00077AB2">
        <w:rPr>
          <w:rFonts w:ascii="Calibri" w:eastAsia="Calibri" w:hAnsi="Calibri"/>
          <w:noProof/>
          <w:szCs w:val="22"/>
        </w:rPr>
        <w:drawing>
          <wp:inline distT="0" distB="0" distL="0" distR="0" wp14:anchorId="450FBB3B" wp14:editId="078E9DBB">
            <wp:extent cx="2780030" cy="982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_RGB_600.bmp"/>
                    <pic:cNvPicPr/>
                  </pic:nvPicPr>
                  <pic:blipFill rotWithShape="1">
                    <a:blip r:embed="rId20" cstate="print">
                      <a:extLst>
                        <a:ext uri="{28A0092B-C50C-407E-A947-70E740481C1C}">
                          <a14:useLocalDpi xmlns:a14="http://schemas.microsoft.com/office/drawing/2010/main" val="0"/>
                        </a:ext>
                      </a:extLst>
                    </a:blip>
                    <a:srcRect l="9667" t="11970" r="7948" b="12380"/>
                    <a:stretch/>
                  </pic:blipFill>
                  <pic:spPr bwMode="auto">
                    <a:xfrm>
                      <a:off x="0" y="0"/>
                      <a:ext cx="2780030" cy="982980"/>
                    </a:xfrm>
                    <a:prstGeom prst="rect">
                      <a:avLst/>
                    </a:prstGeom>
                    <a:ln>
                      <a:noFill/>
                    </a:ln>
                    <a:extLst>
                      <a:ext uri="{53640926-AAD7-44D8-BBD7-CCE9431645EC}">
                        <a14:shadowObscured xmlns:a14="http://schemas.microsoft.com/office/drawing/2010/main"/>
                      </a:ext>
                    </a:extLst>
                  </pic:spPr>
                </pic:pic>
              </a:graphicData>
            </a:graphic>
          </wp:inline>
        </w:drawing>
      </w:r>
    </w:p>
    <w:p w14:paraId="09A31674" w14:textId="77777777" w:rsidR="0009611B" w:rsidRPr="00123069" w:rsidRDefault="0009611B" w:rsidP="0009611B">
      <w:pPr>
        <w:pStyle w:val="SL-FlLftSgl"/>
        <w:spacing w:after="0"/>
      </w:pPr>
      <w:r w:rsidRPr="00123069">
        <w:lastRenderedPageBreak/>
        <w:t xml:space="preserve">This publication was prepared for review by the United States Agency for International Development. It was prepared by </w:t>
      </w:r>
      <w:r>
        <w:t>[</w:t>
      </w:r>
      <w:commentRangeStart w:id="2"/>
      <w:r w:rsidRPr="00E1166B">
        <w:rPr>
          <w:highlight w:val="yellow"/>
        </w:rPr>
        <w:t>Survey Contractor</w:t>
      </w:r>
      <w:commentRangeEnd w:id="2"/>
      <w:r w:rsidR="00FC65C5">
        <w:rPr>
          <w:rStyle w:val="CommentReference"/>
        </w:rPr>
        <w:commentReference w:id="2"/>
      </w:r>
      <w:r>
        <w:t xml:space="preserve">] </w:t>
      </w:r>
      <w:r w:rsidRPr="00123069">
        <w:t xml:space="preserve">for the United States Agency for International Development, USAID Contract Number </w:t>
      </w:r>
      <w:r>
        <w:t>[</w:t>
      </w:r>
      <w:r w:rsidRPr="00E1166B">
        <w:rPr>
          <w:highlight w:val="yellow"/>
        </w:rPr>
        <w:t>Contract Number</w:t>
      </w:r>
      <w:r>
        <w:t>]</w:t>
      </w:r>
      <w:r w:rsidRPr="00123069">
        <w:t>.</w:t>
      </w:r>
    </w:p>
    <w:p w14:paraId="50A1054E" w14:textId="77777777" w:rsidR="0009611B" w:rsidRPr="000C3FBD" w:rsidRDefault="0009611B" w:rsidP="0009611B">
      <w:pPr>
        <w:pStyle w:val="SL-FlLftSgl"/>
        <w:spacing w:after="0"/>
      </w:pPr>
    </w:p>
    <w:p w14:paraId="4C555EC5" w14:textId="77777777" w:rsidR="0009611B" w:rsidRPr="00DF4DE5" w:rsidRDefault="0009611B" w:rsidP="0009611B">
      <w:pPr>
        <w:pStyle w:val="SL-FlLftSgl"/>
        <w:spacing w:after="0"/>
      </w:pPr>
    </w:p>
    <w:p w14:paraId="022198D1" w14:textId="77777777" w:rsidR="0009611B" w:rsidRPr="00DF4DE5" w:rsidRDefault="0009611B" w:rsidP="0009611B">
      <w:pPr>
        <w:pStyle w:val="SL-FlLftSgl"/>
        <w:spacing w:after="0"/>
      </w:pPr>
      <w:r w:rsidRPr="00DF4DE5">
        <w:t xml:space="preserve">Recommended </w:t>
      </w:r>
      <w:commentRangeStart w:id="3"/>
      <w:r w:rsidRPr="00DF4DE5">
        <w:t>Citation:</w:t>
      </w:r>
      <w:commentRangeEnd w:id="3"/>
      <w:r w:rsidR="00FC65C5">
        <w:rPr>
          <w:rStyle w:val="CommentReference"/>
        </w:rPr>
        <w:commentReference w:id="3"/>
      </w:r>
    </w:p>
    <w:p w14:paraId="5DF036F5" w14:textId="6A0F2585" w:rsidR="0009611B" w:rsidRPr="00BD7826" w:rsidRDefault="0009611B" w:rsidP="00A2001B">
      <w:pPr>
        <w:pStyle w:val="SL-FlLftSgl"/>
      </w:pPr>
      <w:r w:rsidRPr="00DF4DE5">
        <w:t>Feed the Future. [</w:t>
      </w:r>
      <w:r w:rsidRPr="00E673BD">
        <w:rPr>
          <w:highlight w:val="yellow"/>
        </w:rPr>
        <w:t>Year</w:t>
      </w:r>
      <w:r w:rsidRPr="00DF4DE5">
        <w:t xml:space="preserve">]. Feed the Future </w:t>
      </w:r>
      <w:r>
        <w:t>[</w:t>
      </w:r>
      <w:r w:rsidRPr="00D22FB0">
        <w:rPr>
          <w:highlight w:val="yellow"/>
        </w:rPr>
        <w:t>COUNTRY</w:t>
      </w:r>
      <w:r>
        <w:t>] Zone of Influence Endline Assessment</w:t>
      </w:r>
      <w:r w:rsidR="003F3796" w:rsidDel="003F3796">
        <w:t xml:space="preserve"> </w:t>
      </w:r>
      <w:r>
        <w:t>[</w:t>
      </w:r>
      <w:r w:rsidRPr="0009611B">
        <w:rPr>
          <w:highlight w:val="yellow"/>
        </w:rPr>
        <w:t>Baseline Month Year</w:t>
      </w:r>
      <w:r w:rsidR="007C6838">
        <w:t>]</w:t>
      </w:r>
      <w:proofErr w:type="gramStart"/>
      <w:r w:rsidR="007C6838">
        <w:t>–</w:t>
      </w:r>
      <w:r>
        <w:t>[</w:t>
      </w:r>
      <w:proofErr w:type="gramEnd"/>
      <w:r w:rsidRPr="0009611B">
        <w:rPr>
          <w:highlight w:val="yellow"/>
        </w:rPr>
        <w:t>Endline Month Year</w:t>
      </w:r>
      <w:r>
        <w:t>].</w:t>
      </w:r>
    </w:p>
    <w:p w14:paraId="63793536" w14:textId="77777777" w:rsidR="0009611B" w:rsidRPr="00DF4DE5" w:rsidRDefault="0009611B" w:rsidP="0009611B">
      <w:pPr>
        <w:pStyle w:val="SL-FlLftSgl"/>
        <w:spacing w:after="0"/>
      </w:pPr>
    </w:p>
    <w:p w14:paraId="3BFB5227" w14:textId="77777777" w:rsidR="0009611B" w:rsidRPr="00DF4DE5" w:rsidRDefault="0009611B" w:rsidP="0009611B">
      <w:pPr>
        <w:pStyle w:val="SL-FlLftSgl"/>
        <w:tabs>
          <w:tab w:val="left" w:pos="6360"/>
        </w:tabs>
        <w:spacing w:after="0"/>
      </w:pPr>
    </w:p>
    <w:p w14:paraId="338B6D79" w14:textId="2B039DF8" w:rsidR="0009611B" w:rsidRDefault="0009611B" w:rsidP="0009611B">
      <w:pPr>
        <w:pStyle w:val="SL-FlLftSgl"/>
        <w:spacing w:after="0"/>
      </w:pPr>
      <w:r>
        <w:t>USAID Bureau for Food Security Contact:</w:t>
      </w:r>
    </w:p>
    <w:p w14:paraId="630047F5" w14:textId="4E840144" w:rsidR="00BC0F95" w:rsidRPr="00A44933" w:rsidRDefault="0009611B" w:rsidP="00314E1F">
      <w:pPr>
        <w:pStyle w:val="SL-FlLftSgl"/>
        <w:spacing w:after="0"/>
        <w:rPr>
          <w:rStyle w:val="Hyperlink"/>
          <w:color w:val="auto"/>
          <w:u w:val="none"/>
        </w:rPr>
        <w:sectPr w:rsidR="00BC0F95" w:rsidRPr="00A44933" w:rsidSect="001A3F40">
          <w:pgSz w:w="12240" w:h="15840" w:code="1"/>
          <w:pgMar w:top="1440" w:right="1440" w:bottom="1440" w:left="1440" w:header="720" w:footer="576" w:gutter="0"/>
          <w:pgNumType w:fmt="lowerRoman"/>
          <w:cols w:space="720"/>
          <w:vAlign w:val="bottom"/>
          <w:titlePg/>
          <w:docGrid w:linePitch="299"/>
        </w:sectPr>
      </w:pPr>
      <w:r>
        <w:t>bfs.mel@usaid.gov</w:t>
      </w:r>
    </w:p>
    <w:p w14:paraId="4706FDB8" w14:textId="293159CB" w:rsidR="00C72D7F" w:rsidRPr="005634DF" w:rsidRDefault="00C72D7F" w:rsidP="00C72D7F">
      <w:pPr>
        <w:rPr>
          <w:b/>
          <w:color w:val="94A545"/>
          <w:sz w:val="32"/>
          <w:szCs w:val="32"/>
          <w:highlight w:val="yellow"/>
        </w:rPr>
      </w:pPr>
      <w:bookmarkStart w:id="4" w:name="_Toc401381412"/>
      <w:bookmarkStart w:id="5" w:name="_Toc403709606"/>
      <w:bookmarkStart w:id="6" w:name="_Toc403769537"/>
      <w:bookmarkStart w:id="7" w:name="_Toc403770137"/>
      <w:bookmarkStart w:id="8" w:name="_Toc404261241"/>
      <w:bookmarkStart w:id="9" w:name="_Toc404262009"/>
      <w:bookmarkStart w:id="10" w:name="_Toc404267497"/>
      <w:bookmarkStart w:id="11" w:name="_Toc414874477"/>
      <w:bookmarkStart w:id="12" w:name="_Toc415065687"/>
      <w:bookmarkStart w:id="13" w:name="_Toc415138633"/>
      <w:r w:rsidRPr="005634DF">
        <w:rPr>
          <w:b/>
          <w:color w:val="94A545"/>
          <w:sz w:val="32"/>
          <w:szCs w:val="32"/>
          <w:highlight w:val="yellow"/>
        </w:rPr>
        <w:lastRenderedPageBreak/>
        <w:t xml:space="preserve">INSTRUCTIONS </w:t>
      </w:r>
      <w:r w:rsidR="00BC16E6">
        <w:rPr>
          <w:b/>
          <w:color w:val="94A545"/>
          <w:sz w:val="32"/>
          <w:szCs w:val="32"/>
          <w:highlight w:val="yellow"/>
        </w:rPr>
        <w:t xml:space="preserve">ON HOW TO USE THIS </w:t>
      </w:r>
      <w:commentRangeStart w:id="14"/>
      <w:r w:rsidR="00BC16E6">
        <w:rPr>
          <w:b/>
          <w:color w:val="94A545"/>
          <w:sz w:val="32"/>
          <w:szCs w:val="32"/>
          <w:highlight w:val="yellow"/>
        </w:rPr>
        <w:t>TEMPLATE</w:t>
      </w:r>
      <w:commentRangeEnd w:id="14"/>
      <w:r w:rsidR="00FC65C5">
        <w:rPr>
          <w:rStyle w:val="CommentReference"/>
        </w:rPr>
        <w:commentReference w:id="14"/>
      </w:r>
      <w:r w:rsidR="00BC16E6" w:rsidRPr="00E62BC4">
        <w:rPr>
          <w:b/>
          <w:color w:val="94A545"/>
          <w:sz w:val="32"/>
          <w:szCs w:val="32"/>
          <w:highlight w:val="yellow"/>
        </w:rPr>
        <w:t>:</w:t>
      </w:r>
    </w:p>
    <w:p w14:paraId="72406437" w14:textId="77777777" w:rsidR="00C72D7F" w:rsidRPr="007E657A" w:rsidRDefault="00C72D7F" w:rsidP="00C72D7F">
      <w:pPr>
        <w:tabs>
          <w:tab w:val="left" w:pos="7785"/>
        </w:tabs>
        <w:rPr>
          <w:b/>
          <w:sz w:val="22"/>
          <w:szCs w:val="22"/>
          <w:highlight w:val="yellow"/>
        </w:rPr>
      </w:pPr>
      <w:r w:rsidRPr="007E657A">
        <w:rPr>
          <w:b/>
          <w:sz w:val="22"/>
          <w:szCs w:val="22"/>
          <w:highlight w:val="yellow"/>
        </w:rPr>
        <w:tab/>
      </w:r>
    </w:p>
    <w:p w14:paraId="5B1F3B30" w14:textId="7F756C6A" w:rsidR="00712282" w:rsidRPr="007E657A" w:rsidRDefault="00712282" w:rsidP="00712282">
      <w:pPr>
        <w:pStyle w:val="BodyText1"/>
        <w:rPr>
          <w:sz w:val="22"/>
          <w:szCs w:val="22"/>
          <w:highlight w:val="yellow"/>
        </w:rPr>
      </w:pPr>
      <w:r w:rsidRPr="007E657A">
        <w:rPr>
          <w:sz w:val="22"/>
          <w:szCs w:val="22"/>
          <w:highlight w:val="yellow"/>
        </w:rPr>
        <w:t>The content and the text have been pre-approved by the Bureau for Food Security (</w:t>
      </w:r>
      <w:r w:rsidR="007E657A" w:rsidRPr="007E657A">
        <w:rPr>
          <w:sz w:val="22"/>
          <w:szCs w:val="22"/>
          <w:highlight w:val="yellow"/>
        </w:rPr>
        <w:t>B</w:t>
      </w:r>
      <w:r w:rsidRPr="007E657A">
        <w:rPr>
          <w:sz w:val="22"/>
          <w:szCs w:val="22"/>
          <w:highlight w:val="yellow"/>
        </w:rPr>
        <w:t>FS) and should be modified where noted. We use the following conventions in this template to indicate where modifications should or may be made:</w:t>
      </w:r>
    </w:p>
    <w:p w14:paraId="582E82F8" w14:textId="77777777" w:rsidR="00712282" w:rsidRPr="00E62BC4" w:rsidRDefault="00712282" w:rsidP="00712282">
      <w:pPr>
        <w:pStyle w:val="Bulletedlist"/>
        <w:contextualSpacing w:val="0"/>
        <w:rPr>
          <w:highlight w:val="yellow"/>
        </w:rPr>
      </w:pPr>
      <w:r w:rsidRPr="00E62BC4">
        <w:rPr>
          <w:highlight w:val="yellow"/>
        </w:rPr>
        <w:t>Where country-specific words or phrases need to be inserted, the word or concept is highlighted in yellow in the text. Substitute the appropriate word or phrase.</w:t>
      </w:r>
    </w:p>
    <w:p w14:paraId="0B634F78" w14:textId="77777777" w:rsidR="00712282" w:rsidRPr="00E62BC4" w:rsidRDefault="00712282" w:rsidP="00712282">
      <w:pPr>
        <w:pStyle w:val="Bulletedlist"/>
        <w:contextualSpacing w:val="0"/>
        <w:rPr>
          <w:highlight w:val="yellow"/>
        </w:rPr>
      </w:pPr>
      <w:r w:rsidRPr="00E62BC4">
        <w:rPr>
          <w:highlight w:val="yellow"/>
        </w:rPr>
        <w:t>Where a choice needs to be made between several text options, those options are highlighted in green. Delete the option that does not apply to your country.</w:t>
      </w:r>
    </w:p>
    <w:p w14:paraId="7BEC6D3B" w14:textId="771E18CB" w:rsidR="00712282" w:rsidRPr="00E62BC4" w:rsidRDefault="00712282" w:rsidP="00712282">
      <w:pPr>
        <w:pStyle w:val="Bulletedlist"/>
      </w:pPr>
      <w:r w:rsidRPr="00E62BC4">
        <w:rPr>
          <w:highlight w:val="yellow"/>
        </w:rPr>
        <w:t>Where a section, phrase, sentence, or paragraph may need to be customized or deleted due to irrelevance to your country or survey, instructions are provided in a comment box in the margin.</w:t>
      </w:r>
      <w:r w:rsidRPr="00E62BC4">
        <w:t xml:space="preserve"> </w:t>
      </w:r>
      <w:r w:rsidRPr="00E62BC4">
        <w:rPr>
          <w:highlight w:val="yellow"/>
        </w:rPr>
        <w:t xml:space="preserve">Address the instructions by adding, revising, or deleting text or a table. Highlight the addition or revision or strikethrough the deletion to facilitate </w:t>
      </w:r>
      <w:r w:rsidR="007E657A">
        <w:rPr>
          <w:highlight w:val="yellow"/>
        </w:rPr>
        <w:t>B</w:t>
      </w:r>
      <w:r w:rsidRPr="00E62BC4">
        <w:rPr>
          <w:highlight w:val="yellow"/>
        </w:rPr>
        <w:t xml:space="preserve">FS’s review. Add a note after the instruction in the comment box that explains what you did (e.g., revised, deleted). </w:t>
      </w:r>
    </w:p>
    <w:p w14:paraId="5AA1E153" w14:textId="2ECD8C18" w:rsidR="00C72D7F" w:rsidRPr="00D36C97" w:rsidRDefault="00712282" w:rsidP="00712282">
      <w:pPr>
        <w:pStyle w:val="BodyText"/>
      </w:pPr>
      <w:r w:rsidRPr="00D36C97">
        <w:rPr>
          <w:highlight w:val="yellow"/>
        </w:rPr>
        <w:t>While</w:t>
      </w:r>
      <w:r>
        <w:rPr>
          <w:highlight w:val="yellow"/>
        </w:rPr>
        <w:t>,</w:t>
      </w:r>
      <w:r w:rsidRPr="00D36C97">
        <w:rPr>
          <w:highlight w:val="yellow"/>
        </w:rPr>
        <w:t xml:space="preserve"> in principle</w:t>
      </w:r>
      <w:r>
        <w:rPr>
          <w:highlight w:val="yellow"/>
        </w:rPr>
        <w:t>,</w:t>
      </w:r>
      <w:r w:rsidRPr="00D36C97">
        <w:rPr>
          <w:highlight w:val="yellow"/>
        </w:rPr>
        <w:t xml:space="preserve"> you should only modify the designated parts of the </w:t>
      </w:r>
      <w:r>
        <w:rPr>
          <w:highlight w:val="yellow"/>
        </w:rPr>
        <w:t>assessment</w:t>
      </w:r>
      <w:r w:rsidRPr="00D36C97">
        <w:rPr>
          <w:highlight w:val="yellow"/>
        </w:rPr>
        <w:t xml:space="preserve"> template, read the entire document carefully to ensure that all sections and text apply to your country</w:t>
      </w:r>
      <w:r w:rsidR="00002CBE">
        <w:rPr>
          <w:highlight w:val="yellow"/>
        </w:rPr>
        <w:t xml:space="preserve"> and are customized appropriately</w:t>
      </w:r>
      <w:r w:rsidRPr="00D36C97">
        <w:rPr>
          <w:highlight w:val="yellow"/>
        </w:rPr>
        <w:t xml:space="preserve">. If you need to change anything other than the parts designated for modification, please use track changes to facilitate </w:t>
      </w:r>
      <w:r>
        <w:rPr>
          <w:highlight w:val="yellow"/>
        </w:rPr>
        <w:t>USAID</w:t>
      </w:r>
      <w:r w:rsidRPr="00D36C97">
        <w:rPr>
          <w:highlight w:val="yellow"/>
        </w:rPr>
        <w:t>’s review of your changes.</w:t>
      </w:r>
      <w:r w:rsidR="00C72D7F" w:rsidRPr="00D36C97">
        <w:t xml:space="preserve"> </w:t>
      </w:r>
    </w:p>
    <w:p w14:paraId="2ECD594C" w14:textId="60690915" w:rsidR="00C72D7F" w:rsidRDefault="00C72D7F">
      <w:pPr>
        <w:spacing w:line="240" w:lineRule="auto"/>
        <w:rPr>
          <w:b/>
          <w:color w:val="4799B5"/>
          <w:sz w:val="36"/>
        </w:rPr>
      </w:pPr>
      <w:r>
        <w:br w:type="page"/>
      </w:r>
    </w:p>
    <w:p w14:paraId="1C1F5CFE" w14:textId="77777777" w:rsidR="00000872" w:rsidRPr="00870214" w:rsidRDefault="005634DF" w:rsidP="00870214">
      <w:pPr>
        <w:pStyle w:val="BodyText2"/>
        <w:spacing w:after="240"/>
        <w:rPr>
          <w:b/>
          <w:color w:val="94A545"/>
          <w:sz w:val="32"/>
          <w:szCs w:val="32"/>
        </w:rPr>
      </w:pPr>
      <w:r w:rsidRPr="00870214">
        <w:rPr>
          <w:rFonts w:ascii="Gill Sans MT" w:hAnsi="Gill Sans MT"/>
          <w:b/>
          <w:color w:val="94A545"/>
          <w:sz w:val="32"/>
          <w:szCs w:val="32"/>
        </w:rPr>
        <w:lastRenderedPageBreak/>
        <w:t xml:space="preserve">TABLE OF </w:t>
      </w:r>
      <w:commentRangeStart w:id="15"/>
      <w:r w:rsidRPr="00870214">
        <w:rPr>
          <w:rFonts w:ascii="Gill Sans MT" w:hAnsi="Gill Sans MT"/>
          <w:b/>
          <w:color w:val="94A545"/>
          <w:sz w:val="32"/>
          <w:szCs w:val="32"/>
        </w:rPr>
        <w:t>CONTENTS</w:t>
      </w:r>
      <w:bookmarkEnd w:id="0"/>
      <w:bookmarkEnd w:id="4"/>
      <w:bookmarkEnd w:id="5"/>
      <w:bookmarkEnd w:id="6"/>
      <w:bookmarkEnd w:id="7"/>
      <w:bookmarkEnd w:id="8"/>
      <w:bookmarkEnd w:id="9"/>
      <w:bookmarkEnd w:id="10"/>
      <w:bookmarkEnd w:id="11"/>
      <w:bookmarkEnd w:id="12"/>
      <w:bookmarkEnd w:id="13"/>
      <w:commentRangeEnd w:id="15"/>
      <w:r w:rsidR="0004027D" w:rsidRPr="00870214">
        <w:rPr>
          <w:rStyle w:val="CommentReference"/>
          <w:rFonts w:ascii="Gill Sans MT" w:hAnsi="Gill Sans MT"/>
          <w:b/>
          <w:color w:val="94A545"/>
          <w:sz w:val="32"/>
          <w:szCs w:val="32"/>
        </w:rPr>
        <w:commentReference w:id="15"/>
      </w:r>
    </w:p>
    <w:p w14:paraId="6707BFBD" w14:textId="2B6868A3" w:rsidR="005C7531" w:rsidRDefault="00972CF2">
      <w:pPr>
        <w:pStyle w:val="TOC1"/>
        <w:rPr>
          <w:rFonts w:asciiTheme="minorHAnsi" w:eastAsiaTheme="minorEastAsia" w:hAnsiTheme="minorHAnsi" w:cstheme="minorBidi"/>
          <w:color w:val="auto"/>
        </w:rPr>
      </w:pPr>
      <w:r>
        <w:fldChar w:fldCharType="begin"/>
      </w:r>
      <w:r>
        <w:instrText xml:space="preserve"> TOC \o "2-2" \h \z \t "Heading 1,1,Heading 3,3,Heading 4,4" </w:instrText>
      </w:r>
      <w:r>
        <w:fldChar w:fldCharType="separate"/>
      </w:r>
      <w:hyperlink w:anchor="_Toc50719250" w:history="1">
        <w:r w:rsidR="005C7531" w:rsidRPr="00AD43E6">
          <w:rPr>
            <w:rStyle w:val="Hyperlink"/>
          </w:rPr>
          <w:t>List of tables</w:t>
        </w:r>
        <w:r w:rsidR="005C7531">
          <w:rPr>
            <w:webHidden/>
          </w:rPr>
          <w:tab/>
        </w:r>
        <w:r w:rsidR="005C7531">
          <w:rPr>
            <w:webHidden/>
          </w:rPr>
          <w:fldChar w:fldCharType="begin"/>
        </w:r>
        <w:r w:rsidR="005C7531">
          <w:rPr>
            <w:webHidden/>
          </w:rPr>
          <w:instrText xml:space="preserve"> PAGEREF _Toc50719250 \h </w:instrText>
        </w:r>
        <w:r w:rsidR="005C7531">
          <w:rPr>
            <w:webHidden/>
          </w:rPr>
        </w:r>
        <w:r w:rsidR="005C7531">
          <w:rPr>
            <w:webHidden/>
          </w:rPr>
          <w:fldChar w:fldCharType="separate"/>
        </w:r>
        <w:r w:rsidR="005C7531">
          <w:rPr>
            <w:webHidden/>
          </w:rPr>
          <w:t>v</w:t>
        </w:r>
        <w:r w:rsidR="005C7531">
          <w:rPr>
            <w:webHidden/>
          </w:rPr>
          <w:fldChar w:fldCharType="end"/>
        </w:r>
      </w:hyperlink>
    </w:p>
    <w:p w14:paraId="2F53B052" w14:textId="642935E7" w:rsidR="005C7531" w:rsidRDefault="00000000">
      <w:pPr>
        <w:pStyle w:val="TOC1"/>
        <w:rPr>
          <w:rFonts w:asciiTheme="minorHAnsi" w:eastAsiaTheme="minorEastAsia" w:hAnsiTheme="minorHAnsi" w:cstheme="minorBidi"/>
          <w:color w:val="auto"/>
        </w:rPr>
      </w:pPr>
      <w:hyperlink w:anchor="_Toc50719251" w:history="1">
        <w:r w:rsidR="005C7531" w:rsidRPr="00AD43E6">
          <w:rPr>
            <w:rStyle w:val="Hyperlink"/>
          </w:rPr>
          <w:t>List of figures</w:t>
        </w:r>
        <w:r w:rsidR="005C7531">
          <w:rPr>
            <w:webHidden/>
          </w:rPr>
          <w:tab/>
        </w:r>
        <w:r w:rsidR="005C7531">
          <w:rPr>
            <w:webHidden/>
          </w:rPr>
          <w:fldChar w:fldCharType="begin"/>
        </w:r>
        <w:r w:rsidR="005C7531">
          <w:rPr>
            <w:webHidden/>
          </w:rPr>
          <w:instrText xml:space="preserve"> PAGEREF _Toc50719251 \h </w:instrText>
        </w:r>
        <w:r w:rsidR="005C7531">
          <w:rPr>
            <w:webHidden/>
          </w:rPr>
        </w:r>
        <w:r w:rsidR="005C7531">
          <w:rPr>
            <w:webHidden/>
          </w:rPr>
          <w:fldChar w:fldCharType="separate"/>
        </w:r>
        <w:r w:rsidR="005C7531">
          <w:rPr>
            <w:webHidden/>
          </w:rPr>
          <w:t>x</w:t>
        </w:r>
        <w:r w:rsidR="005C7531">
          <w:rPr>
            <w:webHidden/>
          </w:rPr>
          <w:fldChar w:fldCharType="end"/>
        </w:r>
      </w:hyperlink>
    </w:p>
    <w:p w14:paraId="389FFA87" w14:textId="3A0291CA" w:rsidR="005C7531" w:rsidRDefault="00000000">
      <w:pPr>
        <w:pStyle w:val="TOC1"/>
        <w:rPr>
          <w:rFonts w:asciiTheme="minorHAnsi" w:eastAsiaTheme="minorEastAsia" w:hAnsiTheme="minorHAnsi" w:cstheme="minorBidi"/>
          <w:color w:val="auto"/>
        </w:rPr>
      </w:pPr>
      <w:hyperlink w:anchor="_Toc50719252" w:history="1">
        <w:r w:rsidR="005C7531" w:rsidRPr="00AD43E6">
          <w:rPr>
            <w:rStyle w:val="Hyperlink"/>
          </w:rPr>
          <w:t>List of abbreviations</w:t>
        </w:r>
        <w:r w:rsidR="005C7531">
          <w:rPr>
            <w:webHidden/>
          </w:rPr>
          <w:tab/>
        </w:r>
        <w:r w:rsidR="005C7531">
          <w:rPr>
            <w:webHidden/>
          </w:rPr>
          <w:fldChar w:fldCharType="begin"/>
        </w:r>
        <w:r w:rsidR="005C7531">
          <w:rPr>
            <w:webHidden/>
          </w:rPr>
          <w:instrText xml:space="preserve"> PAGEREF _Toc50719252 \h </w:instrText>
        </w:r>
        <w:r w:rsidR="005C7531">
          <w:rPr>
            <w:webHidden/>
          </w:rPr>
        </w:r>
        <w:r w:rsidR="005C7531">
          <w:rPr>
            <w:webHidden/>
          </w:rPr>
          <w:fldChar w:fldCharType="separate"/>
        </w:r>
        <w:r w:rsidR="005C7531">
          <w:rPr>
            <w:webHidden/>
          </w:rPr>
          <w:t>xi</w:t>
        </w:r>
        <w:r w:rsidR="005C7531">
          <w:rPr>
            <w:webHidden/>
          </w:rPr>
          <w:fldChar w:fldCharType="end"/>
        </w:r>
      </w:hyperlink>
    </w:p>
    <w:p w14:paraId="6C5AE47B" w14:textId="25569E10" w:rsidR="005C7531" w:rsidRDefault="00000000">
      <w:pPr>
        <w:pStyle w:val="TOC1"/>
        <w:rPr>
          <w:rFonts w:asciiTheme="minorHAnsi" w:eastAsiaTheme="minorEastAsia" w:hAnsiTheme="minorHAnsi" w:cstheme="minorBidi"/>
          <w:color w:val="auto"/>
        </w:rPr>
      </w:pPr>
      <w:hyperlink w:anchor="_Toc50719253" w:history="1">
        <w:r w:rsidR="005C7531" w:rsidRPr="00AD43E6">
          <w:rPr>
            <w:rStyle w:val="Hyperlink"/>
          </w:rPr>
          <w:t>Executive summary</w:t>
        </w:r>
        <w:r w:rsidR="005C7531">
          <w:rPr>
            <w:webHidden/>
          </w:rPr>
          <w:tab/>
        </w:r>
        <w:r w:rsidR="005C7531">
          <w:rPr>
            <w:webHidden/>
          </w:rPr>
          <w:fldChar w:fldCharType="begin"/>
        </w:r>
        <w:r w:rsidR="005C7531">
          <w:rPr>
            <w:webHidden/>
          </w:rPr>
          <w:instrText xml:space="preserve"> PAGEREF _Toc50719253 \h </w:instrText>
        </w:r>
        <w:r w:rsidR="005C7531">
          <w:rPr>
            <w:webHidden/>
          </w:rPr>
        </w:r>
        <w:r w:rsidR="005C7531">
          <w:rPr>
            <w:webHidden/>
          </w:rPr>
          <w:fldChar w:fldCharType="separate"/>
        </w:r>
        <w:r w:rsidR="005C7531">
          <w:rPr>
            <w:webHidden/>
          </w:rPr>
          <w:t>xii</w:t>
        </w:r>
        <w:r w:rsidR="005C7531">
          <w:rPr>
            <w:webHidden/>
          </w:rPr>
          <w:fldChar w:fldCharType="end"/>
        </w:r>
      </w:hyperlink>
    </w:p>
    <w:p w14:paraId="75FC41E9" w14:textId="37752200" w:rsidR="005C7531" w:rsidRDefault="00000000">
      <w:pPr>
        <w:pStyle w:val="TOC2"/>
        <w:rPr>
          <w:rFonts w:asciiTheme="minorHAnsi" w:eastAsiaTheme="minorEastAsia" w:hAnsiTheme="minorHAnsi" w:cstheme="minorBidi"/>
          <w:color w:val="auto"/>
        </w:rPr>
      </w:pPr>
      <w:hyperlink w:anchor="_Toc50719254" w:history="1">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_Toc50719254 \h </w:instrText>
        </w:r>
        <w:r w:rsidR="005C7531">
          <w:rPr>
            <w:webHidden/>
          </w:rPr>
        </w:r>
        <w:r w:rsidR="005C7531">
          <w:rPr>
            <w:webHidden/>
          </w:rPr>
          <w:fldChar w:fldCharType="separate"/>
        </w:r>
        <w:r w:rsidR="005C7531">
          <w:rPr>
            <w:webHidden/>
          </w:rPr>
          <w:t>xii</w:t>
        </w:r>
        <w:r w:rsidR="005C7531">
          <w:rPr>
            <w:webHidden/>
          </w:rPr>
          <w:fldChar w:fldCharType="end"/>
        </w:r>
      </w:hyperlink>
    </w:p>
    <w:p w14:paraId="697971F7" w14:textId="09E9933B" w:rsidR="005C7531" w:rsidRDefault="00000000">
      <w:pPr>
        <w:pStyle w:val="TOC2"/>
        <w:rPr>
          <w:rFonts w:asciiTheme="minorHAnsi" w:eastAsiaTheme="minorEastAsia" w:hAnsiTheme="minorHAnsi" w:cstheme="minorBidi"/>
          <w:color w:val="auto"/>
        </w:rPr>
      </w:pPr>
      <w:hyperlink w:anchor="_Toc50719255"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indicators</w:t>
        </w:r>
        <w:r w:rsidR="005C7531">
          <w:rPr>
            <w:webHidden/>
          </w:rPr>
          <w:tab/>
        </w:r>
        <w:r w:rsidR="005C7531">
          <w:rPr>
            <w:webHidden/>
          </w:rPr>
          <w:fldChar w:fldCharType="begin"/>
        </w:r>
        <w:r w:rsidR="005C7531">
          <w:rPr>
            <w:webHidden/>
          </w:rPr>
          <w:instrText xml:space="preserve"> PAGEREF _Toc50719255 \h </w:instrText>
        </w:r>
        <w:r w:rsidR="005C7531">
          <w:rPr>
            <w:webHidden/>
          </w:rPr>
        </w:r>
        <w:r w:rsidR="005C7531">
          <w:rPr>
            <w:webHidden/>
          </w:rPr>
          <w:fldChar w:fldCharType="separate"/>
        </w:r>
        <w:r w:rsidR="005C7531">
          <w:rPr>
            <w:webHidden/>
          </w:rPr>
          <w:t>xii</w:t>
        </w:r>
        <w:r w:rsidR="005C7531">
          <w:rPr>
            <w:webHidden/>
          </w:rPr>
          <w:fldChar w:fldCharType="end"/>
        </w:r>
      </w:hyperlink>
    </w:p>
    <w:p w14:paraId="73160757" w14:textId="22A03C67" w:rsidR="005C7531" w:rsidRDefault="00000000">
      <w:pPr>
        <w:pStyle w:val="TOC2"/>
        <w:rPr>
          <w:rFonts w:asciiTheme="minorHAnsi" w:eastAsiaTheme="minorEastAsia" w:hAnsiTheme="minorHAnsi" w:cstheme="minorBidi"/>
          <w:color w:val="auto"/>
        </w:rPr>
      </w:pPr>
      <w:hyperlink w:anchor="_Toc50719256" w:history="1">
        <w:r w:rsidR="005C7531" w:rsidRPr="00AD43E6">
          <w:rPr>
            <w:rStyle w:val="Hyperlink"/>
          </w:rPr>
          <w:t>Feed the Future [</w:t>
        </w:r>
        <w:r w:rsidR="005C7531" w:rsidRPr="00AD43E6">
          <w:rPr>
            <w:rStyle w:val="Hyperlink"/>
            <w:highlight w:val="yellow"/>
          </w:rPr>
          <w:t>Country</w:t>
        </w:r>
        <w:r w:rsidR="005C7531" w:rsidRPr="00AD43E6">
          <w:rPr>
            <w:rStyle w:val="Hyperlink"/>
          </w:rPr>
          <w:t>] Phase One ZOI Survey endline assessment secondary data sources</w:t>
        </w:r>
        <w:r w:rsidR="005C7531">
          <w:rPr>
            <w:webHidden/>
          </w:rPr>
          <w:tab/>
        </w:r>
        <w:r w:rsidR="005C7531">
          <w:rPr>
            <w:webHidden/>
          </w:rPr>
          <w:fldChar w:fldCharType="begin"/>
        </w:r>
        <w:r w:rsidR="005C7531">
          <w:rPr>
            <w:webHidden/>
          </w:rPr>
          <w:instrText xml:space="preserve"> PAGEREF _Toc50719256 \h </w:instrText>
        </w:r>
        <w:r w:rsidR="005C7531">
          <w:rPr>
            <w:webHidden/>
          </w:rPr>
        </w:r>
        <w:r w:rsidR="005C7531">
          <w:rPr>
            <w:webHidden/>
          </w:rPr>
          <w:fldChar w:fldCharType="separate"/>
        </w:r>
        <w:r w:rsidR="005C7531">
          <w:rPr>
            <w:webHidden/>
          </w:rPr>
          <w:t>xv</w:t>
        </w:r>
        <w:r w:rsidR="005C7531">
          <w:rPr>
            <w:webHidden/>
          </w:rPr>
          <w:fldChar w:fldCharType="end"/>
        </w:r>
      </w:hyperlink>
    </w:p>
    <w:p w14:paraId="2F24830D" w14:textId="0A345A41" w:rsidR="005C7531" w:rsidRDefault="00000000">
      <w:pPr>
        <w:pStyle w:val="TOC2"/>
        <w:rPr>
          <w:rFonts w:asciiTheme="minorHAnsi" w:eastAsiaTheme="minorEastAsia" w:hAnsiTheme="minorHAnsi" w:cstheme="minorBidi"/>
          <w:color w:val="auto"/>
        </w:rPr>
      </w:pPr>
      <w:hyperlink w:anchor="_Toc50719257" w:history="1">
        <w:r w:rsidR="005C7531" w:rsidRPr="00AD43E6">
          <w:rPr>
            <w:rStyle w:val="Hyperlink"/>
          </w:rPr>
          <w:t>Summary of key findings</w:t>
        </w:r>
        <w:r w:rsidR="005C7531">
          <w:rPr>
            <w:webHidden/>
          </w:rPr>
          <w:tab/>
        </w:r>
        <w:r w:rsidR="005C7531">
          <w:rPr>
            <w:webHidden/>
          </w:rPr>
          <w:fldChar w:fldCharType="begin"/>
        </w:r>
        <w:r w:rsidR="005C7531">
          <w:rPr>
            <w:webHidden/>
          </w:rPr>
          <w:instrText xml:space="preserve"> PAGEREF _Toc50719257 \h </w:instrText>
        </w:r>
        <w:r w:rsidR="005C7531">
          <w:rPr>
            <w:webHidden/>
          </w:rPr>
        </w:r>
        <w:r w:rsidR="005C7531">
          <w:rPr>
            <w:webHidden/>
          </w:rPr>
          <w:fldChar w:fldCharType="separate"/>
        </w:r>
        <w:r w:rsidR="005C7531">
          <w:rPr>
            <w:webHidden/>
          </w:rPr>
          <w:t>xvi</w:t>
        </w:r>
        <w:r w:rsidR="005C7531">
          <w:rPr>
            <w:webHidden/>
          </w:rPr>
          <w:fldChar w:fldCharType="end"/>
        </w:r>
      </w:hyperlink>
    </w:p>
    <w:p w14:paraId="26C459AC" w14:textId="5929B6DA" w:rsidR="005C7531" w:rsidRDefault="00000000">
      <w:pPr>
        <w:pStyle w:val="TOC3"/>
        <w:rPr>
          <w:rFonts w:asciiTheme="minorHAnsi" w:eastAsiaTheme="minorEastAsia" w:hAnsiTheme="minorHAnsi" w:cstheme="minorBidi"/>
          <w:color w:val="auto"/>
        </w:rPr>
      </w:pPr>
      <w:hyperlink w:anchor="_Toc50719258" w:history="1">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_Toc50719258 \h </w:instrText>
        </w:r>
        <w:r w:rsidR="005C7531">
          <w:rPr>
            <w:webHidden/>
          </w:rPr>
        </w:r>
        <w:r w:rsidR="005C7531">
          <w:rPr>
            <w:webHidden/>
          </w:rPr>
          <w:fldChar w:fldCharType="separate"/>
        </w:r>
        <w:r w:rsidR="005C7531">
          <w:rPr>
            <w:webHidden/>
          </w:rPr>
          <w:t>xvi</w:t>
        </w:r>
        <w:r w:rsidR="005C7531">
          <w:rPr>
            <w:webHidden/>
          </w:rPr>
          <w:fldChar w:fldCharType="end"/>
        </w:r>
      </w:hyperlink>
    </w:p>
    <w:p w14:paraId="55B0EE0E" w14:textId="73FABB83" w:rsidR="005C7531" w:rsidRDefault="00000000">
      <w:pPr>
        <w:pStyle w:val="TOC4"/>
        <w:rPr>
          <w:rFonts w:asciiTheme="minorHAnsi" w:eastAsiaTheme="minorEastAsia" w:hAnsiTheme="minorHAnsi" w:cstheme="minorBidi"/>
          <w:color w:val="auto"/>
          <w:szCs w:val="22"/>
        </w:rPr>
      </w:pPr>
      <w:hyperlink w:anchor="_Toc50719259" w:history="1">
        <w:r w:rsidR="005C7531" w:rsidRPr="00AD43E6">
          <w:rPr>
            <w:rStyle w:val="Hyperlink"/>
            <w:i/>
            <w:lang w:eastAsia="ko-KR"/>
          </w:rPr>
          <w:t>Daily per capita expenditures (2010 USD)</w:t>
        </w:r>
        <w:r w:rsidR="005C7531">
          <w:rPr>
            <w:webHidden/>
          </w:rPr>
          <w:tab/>
        </w:r>
        <w:r w:rsidR="005C7531">
          <w:rPr>
            <w:webHidden/>
          </w:rPr>
          <w:fldChar w:fldCharType="begin"/>
        </w:r>
        <w:r w:rsidR="005C7531">
          <w:rPr>
            <w:webHidden/>
          </w:rPr>
          <w:instrText xml:space="preserve"> PAGEREF _Toc50719259 \h </w:instrText>
        </w:r>
        <w:r w:rsidR="005C7531">
          <w:rPr>
            <w:webHidden/>
          </w:rPr>
        </w:r>
        <w:r w:rsidR="005C7531">
          <w:rPr>
            <w:webHidden/>
          </w:rPr>
          <w:fldChar w:fldCharType="separate"/>
        </w:r>
        <w:r w:rsidR="005C7531">
          <w:rPr>
            <w:webHidden/>
          </w:rPr>
          <w:t>xvi</w:t>
        </w:r>
        <w:r w:rsidR="005C7531">
          <w:rPr>
            <w:webHidden/>
          </w:rPr>
          <w:fldChar w:fldCharType="end"/>
        </w:r>
      </w:hyperlink>
    </w:p>
    <w:p w14:paraId="7FA96F5D" w14:textId="3FE59402" w:rsidR="005C7531" w:rsidRDefault="00000000">
      <w:pPr>
        <w:pStyle w:val="TOC4"/>
        <w:rPr>
          <w:rFonts w:asciiTheme="minorHAnsi" w:eastAsiaTheme="minorEastAsia" w:hAnsiTheme="minorHAnsi" w:cstheme="minorBidi"/>
          <w:color w:val="auto"/>
          <w:szCs w:val="22"/>
        </w:rPr>
      </w:pPr>
      <w:hyperlink w:anchor="_Toc50719260" w:history="1">
        <w:r w:rsidR="005C7531" w:rsidRPr="00AD43E6">
          <w:rPr>
            <w:rStyle w:val="Hyperlink"/>
            <w:i/>
            <w:lang w:eastAsia="ko-KR"/>
          </w:rPr>
          <w:t>Prevalence of poverty: Percentage of people living on less than $1.25/day (2005 PPP)</w:t>
        </w:r>
        <w:r w:rsidR="005C7531">
          <w:rPr>
            <w:webHidden/>
          </w:rPr>
          <w:tab/>
        </w:r>
        <w:r w:rsidR="005C7531">
          <w:rPr>
            <w:webHidden/>
          </w:rPr>
          <w:fldChar w:fldCharType="begin"/>
        </w:r>
        <w:r w:rsidR="005C7531">
          <w:rPr>
            <w:webHidden/>
          </w:rPr>
          <w:instrText xml:space="preserve"> PAGEREF _Toc50719260 \h </w:instrText>
        </w:r>
        <w:r w:rsidR="005C7531">
          <w:rPr>
            <w:webHidden/>
          </w:rPr>
        </w:r>
        <w:r w:rsidR="005C7531">
          <w:rPr>
            <w:webHidden/>
          </w:rPr>
          <w:fldChar w:fldCharType="separate"/>
        </w:r>
        <w:r w:rsidR="005C7531">
          <w:rPr>
            <w:webHidden/>
          </w:rPr>
          <w:t>xvi</w:t>
        </w:r>
        <w:r w:rsidR="005C7531">
          <w:rPr>
            <w:webHidden/>
          </w:rPr>
          <w:fldChar w:fldCharType="end"/>
        </w:r>
      </w:hyperlink>
    </w:p>
    <w:p w14:paraId="222252A6" w14:textId="7E305735" w:rsidR="005C7531" w:rsidRDefault="00000000">
      <w:pPr>
        <w:pStyle w:val="TOC4"/>
        <w:rPr>
          <w:rFonts w:asciiTheme="minorHAnsi" w:eastAsiaTheme="minorEastAsia" w:hAnsiTheme="minorHAnsi" w:cstheme="minorBidi"/>
          <w:color w:val="auto"/>
          <w:szCs w:val="22"/>
        </w:rPr>
      </w:pPr>
      <w:hyperlink w:anchor="_Toc50719261" w:history="1">
        <w:r w:rsidR="005C7531" w:rsidRPr="00AD43E6">
          <w:rPr>
            <w:rStyle w:val="Hyperlink"/>
            <w:i/>
            <w:lang w:eastAsia="ko-KR"/>
          </w:rPr>
          <w:t>Depth of poverty: Mean percentage shortfall relative to the $1.25/day (2005 PPP) poverty line</w:t>
        </w:r>
        <w:r w:rsidR="005C7531">
          <w:rPr>
            <w:webHidden/>
          </w:rPr>
          <w:tab/>
        </w:r>
        <w:r w:rsidR="005C7531">
          <w:rPr>
            <w:webHidden/>
          </w:rPr>
          <w:fldChar w:fldCharType="begin"/>
        </w:r>
        <w:r w:rsidR="005C7531">
          <w:rPr>
            <w:webHidden/>
          </w:rPr>
          <w:instrText xml:space="preserve"> PAGEREF _Toc50719261 \h </w:instrText>
        </w:r>
        <w:r w:rsidR="005C7531">
          <w:rPr>
            <w:webHidden/>
          </w:rPr>
        </w:r>
        <w:r w:rsidR="005C7531">
          <w:rPr>
            <w:webHidden/>
          </w:rPr>
          <w:fldChar w:fldCharType="separate"/>
        </w:r>
        <w:r w:rsidR="005C7531">
          <w:rPr>
            <w:webHidden/>
          </w:rPr>
          <w:t>xvi</w:t>
        </w:r>
        <w:r w:rsidR="005C7531">
          <w:rPr>
            <w:webHidden/>
          </w:rPr>
          <w:fldChar w:fldCharType="end"/>
        </w:r>
      </w:hyperlink>
    </w:p>
    <w:p w14:paraId="19C97A8E" w14:textId="47BA6CF5" w:rsidR="005C7531" w:rsidRDefault="00000000">
      <w:pPr>
        <w:pStyle w:val="TOC3"/>
        <w:rPr>
          <w:rFonts w:asciiTheme="minorHAnsi" w:eastAsiaTheme="minorEastAsia" w:hAnsiTheme="minorHAnsi" w:cstheme="minorBidi"/>
          <w:color w:val="auto"/>
        </w:rPr>
      </w:pPr>
      <w:hyperlink w:anchor="_Toc50719262" w:history="1">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_Toc50719262 \h </w:instrText>
        </w:r>
        <w:r w:rsidR="005C7531">
          <w:rPr>
            <w:webHidden/>
          </w:rPr>
        </w:r>
        <w:r w:rsidR="005C7531">
          <w:rPr>
            <w:webHidden/>
          </w:rPr>
          <w:fldChar w:fldCharType="separate"/>
        </w:r>
        <w:r w:rsidR="005C7531">
          <w:rPr>
            <w:webHidden/>
          </w:rPr>
          <w:t>xvi</w:t>
        </w:r>
        <w:r w:rsidR="005C7531">
          <w:rPr>
            <w:webHidden/>
          </w:rPr>
          <w:fldChar w:fldCharType="end"/>
        </w:r>
      </w:hyperlink>
    </w:p>
    <w:p w14:paraId="616F61AA" w14:textId="3D39327A" w:rsidR="005C7531" w:rsidRDefault="00000000">
      <w:pPr>
        <w:pStyle w:val="TOC4"/>
        <w:rPr>
          <w:rFonts w:asciiTheme="minorHAnsi" w:eastAsiaTheme="minorEastAsia" w:hAnsiTheme="minorHAnsi" w:cstheme="minorBidi"/>
          <w:color w:val="auto"/>
          <w:szCs w:val="22"/>
        </w:rPr>
      </w:pPr>
      <w:hyperlink w:anchor="_Toc50719263" w:history="1">
        <w:r w:rsidR="005C7531" w:rsidRPr="00AD43E6">
          <w:rPr>
            <w:rStyle w:val="Hyperlink"/>
            <w:i/>
            <w:lang w:eastAsia="ko-KR"/>
          </w:rPr>
          <w:t>A-WEAI</w:t>
        </w:r>
        <w:r w:rsidR="005C7531">
          <w:rPr>
            <w:webHidden/>
          </w:rPr>
          <w:tab/>
        </w:r>
        <w:r w:rsidR="005C7531">
          <w:rPr>
            <w:webHidden/>
          </w:rPr>
          <w:fldChar w:fldCharType="begin"/>
        </w:r>
        <w:r w:rsidR="005C7531">
          <w:rPr>
            <w:webHidden/>
          </w:rPr>
          <w:instrText xml:space="preserve"> PAGEREF _Toc50719263 \h </w:instrText>
        </w:r>
        <w:r w:rsidR="005C7531">
          <w:rPr>
            <w:webHidden/>
          </w:rPr>
        </w:r>
        <w:r w:rsidR="005C7531">
          <w:rPr>
            <w:webHidden/>
          </w:rPr>
          <w:fldChar w:fldCharType="separate"/>
        </w:r>
        <w:r w:rsidR="005C7531">
          <w:rPr>
            <w:webHidden/>
          </w:rPr>
          <w:t>xvi</w:t>
        </w:r>
        <w:r w:rsidR="005C7531">
          <w:rPr>
            <w:webHidden/>
          </w:rPr>
          <w:fldChar w:fldCharType="end"/>
        </w:r>
      </w:hyperlink>
    </w:p>
    <w:p w14:paraId="0902ACEC" w14:textId="725174D0" w:rsidR="005C7531" w:rsidRDefault="00000000">
      <w:pPr>
        <w:pStyle w:val="TOC3"/>
        <w:rPr>
          <w:rFonts w:asciiTheme="minorHAnsi" w:eastAsiaTheme="minorEastAsia" w:hAnsiTheme="minorHAnsi" w:cstheme="minorBidi"/>
          <w:color w:val="auto"/>
        </w:rPr>
      </w:pPr>
      <w:hyperlink w:anchor="_Toc50719264" w:history="1">
        <w:r w:rsidR="005C7531" w:rsidRPr="00AD43E6">
          <w:rPr>
            <w:rStyle w:val="Hyperlink"/>
          </w:rPr>
          <w:t>Household hunger and dietary intake</w:t>
        </w:r>
        <w:r w:rsidR="005C7531">
          <w:rPr>
            <w:webHidden/>
          </w:rPr>
          <w:tab/>
        </w:r>
        <w:r w:rsidR="005C7531">
          <w:rPr>
            <w:webHidden/>
          </w:rPr>
          <w:fldChar w:fldCharType="begin"/>
        </w:r>
        <w:r w:rsidR="005C7531">
          <w:rPr>
            <w:webHidden/>
          </w:rPr>
          <w:instrText xml:space="preserve"> PAGEREF _Toc50719264 \h </w:instrText>
        </w:r>
        <w:r w:rsidR="005C7531">
          <w:rPr>
            <w:webHidden/>
          </w:rPr>
        </w:r>
        <w:r w:rsidR="005C7531">
          <w:rPr>
            <w:webHidden/>
          </w:rPr>
          <w:fldChar w:fldCharType="separate"/>
        </w:r>
        <w:r w:rsidR="005C7531">
          <w:rPr>
            <w:webHidden/>
          </w:rPr>
          <w:t>xvi</w:t>
        </w:r>
        <w:r w:rsidR="005C7531">
          <w:rPr>
            <w:webHidden/>
          </w:rPr>
          <w:fldChar w:fldCharType="end"/>
        </w:r>
      </w:hyperlink>
    </w:p>
    <w:p w14:paraId="46B09E5E" w14:textId="7863E50E" w:rsidR="005C7531" w:rsidRDefault="00000000">
      <w:pPr>
        <w:pStyle w:val="TOC4"/>
        <w:rPr>
          <w:rFonts w:asciiTheme="minorHAnsi" w:eastAsiaTheme="minorEastAsia" w:hAnsiTheme="minorHAnsi" w:cstheme="minorBidi"/>
          <w:color w:val="auto"/>
          <w:szCs w:val="22"/>
        </w:rPr>
      </w:pPr>
      <w:hyperlink w:anchor="_Toc50719265" w:history="1">
        <w:r w:rsidR="005C7531" w:rsidRPr="00AD43E6">
          <w:rPr>
            <w:rStyle w:val="Hyperlink"/>
            <w:i/>
            <w:lang w:eastAsia="ko-KR"/>
          </w:rPr>
          <w:t>Prevalence of moderate and severe hunger</w:t>
        </w:r>
        <w:r w:rsidR="005C7531">
          <w:rPr>
            <w:webHidden/>
          </w:rPr>
          <w:tab/>
        </w:r>
        <w:r w:rsidR="005C7531">
          <w:rPr>
            <w:webHidden/>
          </w:rPr>
          <w:fldChar w:fldCharType="begin"/>
        </w:r>
        <w:r w:rsidR="005C7531">
          <w:rPr>
            <w:webHidden/>
          </w:rPr>
          <w:instrText xml:space="preserve"> PAGEREF _Toc50719265 \h </w:instrText>
        </w:r>
        <w:r w:rsidR="005C7531">
          <w:rPr>
            <w:webHidden/>
          </w:rPr>
        </w:r>
        <w:r w:rsidR="005C7531">
          <w:rPr>
            <w:webHidden/>
          </w:rPr>
          <w:fldChar w:fldCharType="separate"/>
        </w:r>
        <w:r w:rsidR="005C7531">
          <w:rPr>
            <w:webHidden/>
          </w:rPr>
          <w:t>xvi</w:t>
        </w:r>
        <w:r w:rsidR="005C7531">
          <w:rPr>
            <w:webHidden/>
          </w:rPr>
          <w:fldChar w:fldCharType="end"/>
        </w:r>
      </w:hyperlink>
    </w:p>
    <w:p w14:paraId="00B864AD" w14:textId="60B56948" w:rsidR="005C7531" w:rsidRDefault="00000000">
      <w:pPr>
        <w:pStyle w:val="TOC4"/>
        <w:rPr>
          <w:rFonts w:asciiTheme="minorHAnsi" w:eastAsiaTheme="minorEastAsia" w:hAnsiTheme="minorHAnsi" w:cstheme="minorBidi"/>
          <w:color w:val="auto"/>
          <w:szCs w:val="22"/>
        </w:rPr>
      </w:pPr>
      <w:hyperlink w:anchor="_Toc50719266" w:history="1">
        <w:r w:rsidR="005C7531" w:rsidRPr="00AD43E6">
          <w:rPr>
            <w:rStyle w:val="Hyperlink"/>
            <w:i/>
            <w:lang w:eastAsia="ko-KR"/>
          </w:rPr>
          <w:t>Women’s dietary diversity: Mean number of food groups consumed by women of reproductive age</w:t>
        </w:r>
        <w:r w:rsidR="005C7531">
          <w:rPr>
            <w:webHidden/>
          </w:rPr>
          <w:tab/>
        </w:r>
        <w:r w:rsidR="005C7531">
          <w:rPr>
            <w:webHidden/>
          </w:rPr>
          <w:fldChar w:fldCharType="begin"/>
        </w:r>
        <w:r w:rsidR="005C7531">
          <w:rPr>
            <w:webHidden/>
          </w:rPr>
          <w:instrText xml:space="preserve"> PAGEREF _Toc50719266 \h </w:instrText>
        </w:r>
        <w:r w:rsidR="005C7531">
          <w:rPr>
            <w:webHidden/>
          </w:rPr>
        </w:r>
        <w:r w:rsidR="005C7531">
          <w:rPr>
            <w:webHidden/>
          </w:rPr>
          <w:fldChar w:fldCharType="separate"/>
        </w:r>
        <w:r w:rsidR="005C7531">
          <w:rPr>
            <w:webHidden/>
          </w:rPr>
          <w:t>xvi</w:t>
        </w:r>
        <w:r w:rsidR="005C7531">
          <w:rPr>
            <w:webHidden/>
          </w:rPr>
          <w:fldChar w:fldCharType="end"/>
        </w:r>
      </w:hyperlink>
    </w:p>
    <w:p w14:paraId="3CFB033C" w14:textId="5C82468F" w:rsidR="005C7531" w:rsidRDefault="00000000">
      <w:pPr>
        <w:pStyle w:val="TOC4"/>
        <w:rPr>
          <w:rFonts w:asciiTheme="minorHAnsi" w:eastAsiaTheme="minorEastAsia" w:hAnsiTheme="minorHAnsi" w:cstheme="minorBidi"/>
          <w:color w:val="auto"/>
          <w:szCs w:val="22"/>
        </w:rPr>
      </w:pPr>
      <w:hyperlink w:anchor="_Toc50719267" w:history="1">
        <w:r w:rsidR="005C7531" w:rsidRPr="00AD43E6">
          <w:rPr>
            <w:rStyle w:val="Hyperlink"/>
            <w:i/>
            <w:lang w:eastAsia="ko-KR"/>
          </w:rPr>
          <w:t>Prevalence of exclusive breastfeeding of children under 6 months of age</w:t>
        </w:r>
        <w:r w:rsidR="005C7531">
          <w:rPr>
            <w:webHidden/>
          </w:rPr>
          <w:tab/>
        </w:r>
        <w:r w:rsidR="005C7531">
          <w:rPr>
            <w:webHidden/>
          </w:rPr>
          <w:fldChar w:fldCharType="begin"/>
        </w:r>
        <w:r w:rsidR="005C7531">
          <w:rPr>
            <w:webHidden/>
          </w:rPr>
          <w:instrText xml:space="preserve"> PAGEREF _Toc50719267 \h </w:instrText>
        </w:r>
        <w:r w:rsidR="005C7531">
          <w:rPr>
            <w:webHidden/>
          </w:rPr>
        </w:r>
        <w:r w:rsidR="005C7531">
          <w:rPr>
            <w:webHidden/>
          </w:rPr>
          <w:fldChar w:fldCharType="separate"/>
        </w:r>
        <w:r w:rsidR="005C7531">
          <w:rPr>
            <w:webHidden/>
          </w:rPr>
          <w:t>xvi</w:t>
        </w:r>
        <w:r w:rsidR="005C7531">
          <w:rPr>
            <w:webHidden/>
          </w:rPr>
          <w:fldChar w:fldCharType="end"/>
        </w:r>
      </w:hyperlink>
    </w:p>
    <w:p w14:paraId="04B7EC18" w14:textId="5DCAEEE7" w:rsidR="005C7531" w:rsidRDefault="00000000">
      <w:pPr>
        <w:pStyle w:val="TOC4"/>
        <w:rPr>
          <w:rFonts w:asciiTheme="minorHAnsi" w:eastAsiaTheme="minorEastAsia" w:hAnsiTheme="minorHAnsi" w:cstheme="minorBidi"/>
          <w:color w:val="auto"/>
          <w:szCs w:val="22"/>
        </w:rPr>
      </w:pPr>
      <w:hyperlink w:anchor="_Toc50719268" w:history="1">
        <w:r w:rsidR="005C7531" w:rsidRPr="00AD43E6">
          <w:rPr>
            <w:rStyle w:val="Hyperlink"/>
            <w:i/>
            <w:lang w:eastAsia="ko-KR"/>
          </w:rPr>
          <w:t>Prevalence of children 6-23 months of age receiving a minimum acceptable diet</w:t>
        </w:r>
        <w:r w:rsidR="005C7531">
          <w:rPr>
            <w:webHidden/>
          </w:rPr>
          <w:tab/>
        </w:r>
        <w:r w:rsidR="005C7531">
          <w:rPr>
            <w:webHidden/>
          </w:rPr>
          <w:fldChar w:fldCharType="begin"/>
        </w:r>
        <w:r w:rsidR="005C7531">
          <w:rPr>
            <w:webHidden/>
          </w:rPr>
          <w:instrText xml:space="preserve"> PAGEREF _Toc50719268 \h </w:instrText>
        </w:r>
        <w:r w:rsidR="005C7531">
          <w:rPr>
            <w:webHidden/>
          </w:rPr>
        </w:r>
        <w:r w:rsidR="005C7531">
          <w:rPr>
            <w:webHidden/>
          </w:rPr>
          <w:fldChar w:fldCharType="separate"/>
        </w:r>
        <w:r w:rsidR="005C7531">
          <w:rPr>
            <w:webHidden/>
          </w:rPr>
          <w:t>xvi</w:t>
        </w:r>
        <w:r w:rsidR="005C7531">
          <w:rPr>
            <w:webHidden/>
          </w:rPr>
          <w:fldChar w:fldCharType="end"/>
        </w:r>
      </w:hyperlink>
    </w:p>
    <w:p w14:paraId="1EE904C0" w14:textId="51E20E64" w:rsidR="005C7531" w:rsidRDefault="00000000">
      <w:pPr>
        <w:pStyle w:val="TOC3"/>
        <w:rPr>
          <w:rFonts w:asciiTheme="minorHAnsi" w:eastAsiaTheme="minorEastAsia" w:hAnsiTheme="minorHAnsi" w:cstheme="minorBidi"/>
          <w:color w:val="auto"/>
        </w:rPr>
      </w:pPr>
      <w:hyperlink w:anchor="_Toc50719269" w:history="1">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_Toc50719269 \h </w:instrText>
        </w:r>
        <w:r w:rsidR="005C7531">
          <w:rPr>
            <w:webHidden/>
          </w:rPr>
        </w:r>
        <w:r w:rsidR="005C7531">
          <w:rPr>
            <w:webHidden/>
          </w:rPr>
          <w:fldChar w:fldCharType="separate"/>
        </w:r>
        <w:r w:rsidR="005C7531">
          <w:rPr>
            <w:webHidden/>
          </w:rPr>
          <w:t>xvii</w:t>
        </w:r>
        <w:r w:rsidR="005C7531">
          <w:rPr>
            <w:webHidden/>
          </w:rPr>
          <w:fldChar w:fldCharType="end"/>
        </w:r>
      </w:hyperlink>
    </w:p>
    <w:p w14:paraId="6C67FDC8" w14:textId="4DCC9FA6" w:rsidR="005C7531" w:rsidRDefault="00000000">
      <w:pPr>
        <w:pStyle w:val="TOC4"/>
        <w:rPr>
          <w:rFonts w:asciiTheme="minorHAnsi" w:eastAsiaTheme="minorEastAsia" w:hAnsiTheme="minorHAnsi" w:cstheme="minorBidi"/>
          <w:color w:val="auto"/>
          <w:szCs w:val="22"/>
        </w:rPr>
      </w:pPr>
      <w:hyperlink w:anchor="_Toc50719270" w:history="1">
        <w:r w:rsidR="005C7531" w:rsidRPr="00AD43E6">
          <w:rPr>
            <w:rStyle w:val="Hyperlink"/>
            <w:i/>
            <w:lang w:eastAsia="ko-KR"/>
          </w:rPr>
          <w:t>Prevalence of underweight women of reproductive age</w:t>
        </w:r>
        <w:r w:rsidR="005C7531">
          <w:rPr>
            <w:webHidden/>
          </w:rPr>
          <w:tab/>
        </w:r>
        <w:r w:rsidR="005C7531">
          <w:rPr>
            <w:webHidden/>
          </w:rPr>
          <w:fldChar w:fldCharType="begin"/>
        </w:r>
        <w:r w:rsidR="005C7531">
          <w:rPr>
            <w:webHidden/>
          </w:rPr>
          <w:instrText xml:space="preserve"> PAGEREF _Toc50719270 \h </w:instrText>
        </w:r>
        <w:r w:rsidR="005C7531">
          <w:rPr>
            <w:webHidden/>
          </w:rPr>
        </w:r>
        <w:r w:rsidR="005C7531">
          <w:rPr>
            <w:webHidden/>
          </w:rPr>
          <w:fldChar w:fldCharType="separate"/>
        </w:r>
        <w:r w:rsidR="005C7531">
          <w:rPr>
            <w:webHidden/>
          </w:rPr>
          <w:t>xvii</w:t>
        </w:r>
        <w:r w:rsidR="005C7531">
          <w:rPr>
            <w:webHidden/>
          </w:rPr>
          <w:fldChar w:fldCharType="end"/>
        </w:r>
      </w:hyperlink>
    </w:p>
    <w:p w14:paraId="6C7FDF29" w14:textId="05452C0E" w:rsidR="005C7531" w:rsidRDefault="00000000">
      <w:pPr>
        <w:pStyle w:val="TOC4"/>
        <w:rPr>
          <w:rFonts w:asciiTheme="minorHAnsi" w:eastAsiaTheme="minorEastAsia" w:hAnsiTheme="minorHAnsi" w:cstheme="minorBidi"/>
          <w:color w:val="auto"/>
          <w:szCs w:val="22"/>
        </w:rPr>
      </w:pPr>
      <w:hyperlink w:anchor="_Toc50719271" w:history="1">
        <w:r w:rsidR="005C7531" w:rsidRPr="00AD43E6">
          <w:rPr>
            <w:rStyle w:val="Hyperlink"/>
            <w:i/>
            <w:lang w:eastAsia="ko-KR"/>
          </w:rPr>
          <w:t>Prevalence of stunted children under 5 years of age</w:t>
        </w:r>
        <w:r w:rsidR="005C7531">
          <w:rPr>
            <w:webHidden/>
          </w:rPr>
          <w:tab/>
        </w:r>
        <w:r w:rsidR="005C7531">
          <w:rPr>
            <w:webHidden/>
          </w:rPr>
          <w:fldChar w:fldCharType="begin"/>
        </w:r>
        <w:r w:rsidR="005C7531">
          <w:rPr>
            <w:webHidden/>
          </w:rPr>
          <w:instrText xml:space="preserve"> PAGEREF _Toc50719271 \h </w:instrText>
        </w:r>
        <w:r w:rsidR="005C7531">
          <w:rPr>
            <w:webHidden/>
          </w:rPr>
        </w:r>
        <w:r w:rsidR="005C7531">
          <w:rPr>
            <w:webHidden/>
          </w:rPr>
          <w:fldChar w:fldCharType="separate"/>
        </w:r>
        <w:r w:rsidR="005C7531">
          <w:rPr>
            <w:webHidden/>
          </w:rPr>
          <w:t>xvii</w:t>
        </w:r>
        <w:r w:rsidR="005C7531">
          <w:rPr>
            <w:webHidden/>
          </w:rPr>
          <w:fldChar w:fldCharType="end"/>
        </w:r>
      </w:hyperlink>
    </w:p>
    <w:p w14:paraId="00A10B54" w14:textId="5DA63C55" w:rsidR="005C7531" w:rsidRDefault="00000000">
      <w:pPr>
        <w:pStyle w:val="TOC4"/>
        <w:rPr>
          <w:rFonts w:asciiTheme="minorHAnsi" w:eastAsiaTheme="minorEastAsia" w:hAnsiTheme="minorHAnsi" w:cstheme="minorBidi"/>
          <w:color w:val="auto"/>
          <w:szCs w:val="22"/>
        </w:rPr>
      </w:pPr>
      <w:hyperlink w:anchor="_Toc50719272" w:history="1">
        <w:r w:rsidR="005C7531" w:rsidRPr="00AD43E6">
          <w:rPr>
            <w:rStyle w:val="Hyperlink"/>
            <w:i/>
            <w:lang w:eastAsia="ko-KR"/>
          </w:rPr>
          <w:t>Prevalence of wasted children under 5 years of age</w:t>
        </w:r>
        <w:r w:rsidR="005C7531">
          <w:rPr>
            <w:webHidden/>
          </w:rPr>
          <w:tab/>
        </w:r>
        <w:r w:rsidR="005C7531">
          <w:rPr>
            <w:webHidden/>
          </w:rPr>
          <w:fldChar w:fldCharType="begin"/>
        </w:r>
        <w:r w:rsidR="005C7531">
          <w:rPr>
            <w:webHidden/>
          </w:rPr>
          <w:instrText xml:space="preserve"> PAGEREF _Toc50719272 \h </w:instrText>
        </w:r>
        <w:r w:rsidR="005C7531">
          <w:rPr>
            <w:webHidden/>
          </w:rPr>
        </w:r>
        <w:r w:rsidR="005C7531">
          <w:rPr>
            <w:webHidden/>
          </w:rPr>
          <w:fldChar w:fldCharType="separate"/>
        </w:r>
        <w:r w:rsidR="005C7531">
          <w:rPr>
            <w:webHidden/>
          </w:rPr>
          <w:t>xvii</w:t>
        </w:r>
        <w:r w:rsidR="005C7531">
          <w:rPr>
            <w:webHidden/>
          </w:rPr>
          <w:fldChar w:fldCharType="end"/>
        </w:r>
      </w:hyperlink>
    </w:p>
    <w:p w14:paraId="3D3C4A7E" w14:textId="2435446B" w:rsidR="005C7531" w:rsidRDefault="00000000">
      <w:pPr>
        <w:pStyle w:val="TOC4"/>
        <w:rPr>
          <w:rFonts w:asciiTheme="minorHAnsi" w:eastAsiaTheme="minorEastAsia" w:hAnsiTheme="minorHAnsi" w:cstheme="minorBidi"/>
          <w:color w:val="auto"/>
          <w:szCs w:val="22"/>
        </w:rPr>
      </w:pPr>
      <w:hyperlink w:anchor="_Toc50719273" w:history="1">
        <w:r w:rsidR="005C7531" w:rsidRPr="00AD43E6">
          <w:rPr>
            <w:rStyle w:val="Hyperlink"/>
            <w:i/>
            <w:lang w:eastAsia="ko-KR"/>
          </w:rPr>
          <w:t>Prevalence of underweight children under 5 years of age</w:t>
        </w:r>
        <w:r w:rsidR="005C7531">
          <w:rPr>
            <w:webHidden/>
          </w:rPr>
          <w:tab/>
        </w:r>
        <w:r w:rsidR="005C7531">
          <w:rPr>
            <w:webHidden/>
          </w:rPr>
          <w:fldChar w:fldCharType="begin"/>
        </w:r>
        <w:r w:rsidR="005C7531">
          <w:rPr>
            <w:webHidden/>
          </w:rPr>
          <w:instrText xml:space="preserve"> PAGEREF _Toc50719273 \h </w:instrText>
        </w:r>
        <w:r w:rsidR="005C7531">
          <w:rPr>
            <w:webHidden/>
          </w:rPr>
        </w:r>
        <w:r w:rsidR="005C7531">
          <w:rPr>
            <w:webHidden/>
          </w:rPr>
          <w:fldChar w:fldCharType="separate"/>
        </w:r>
        <w:r w:rsidR="005C7531">
          <w:rPr>
            <w:webHidden/>
          </w:rPr>
          <w:t>xvii</w:t>
        </w:r>
        <w:r w:rsidR="005C7531">
          <w:rPr>
            <w:webHidden/>
          </w:rPr>
          <w:fldChar w:fldCharType="end"/>
        </w:r>
      </w:hyperlink>
    </w:p>
    <w:p w14:paraId="4D02875C" w14:textId="4D34547C" w:rsidR="005C7531" w:rsidRDefault="00000000">
      <w:pPr>
        <w:pStyle w:val="TOC1"/>
        <w:rPr>
          <w:rFonts w:asciiTheme="minorHAnsi" w:eastAsiaTheme="minorEastAsia" w:hAnsiTheme="minorHAnsi" w:cstheme="minorBidi"/>
          <w:color w:val="auto"/>
        </w:rPr>
      </w:pPr>
      <w:hyperlink w:anchor="_Toc50719274" w:history="1">
        <w:r w:rsidR="005C7531" w:rsidRPr="00AD43E6">
          <w:rPr>
            <w:rStyle w:val="Hyperlink"/>
          </w:rPr>
          <w:t>1.</w:t>
        </w:r>
        <w:r w:rsidR="005C7531">
          <w:rPr>
            <w:rFonts w:asciiTheme="minorHAnsi" w:eastAsiaTheme="minorEastAsia" w:hAnsiTheme="minorHAnsi" w:cstheme="minorBidi"/>
            <w:color w:val="auto"/>
          </w:rPr>
          <w:tab/>
        </w:r>
        <w:r w:rsidR="005C7531" w:rsidRPr="00AD43E6">
          <w:rPr>
            <w:rStyle w:val="Hyperlink"/>
          </w:rPr>
          <w:t>Background</w:t>
        </w:r>
        <w:r w:rsidR="005C7531">
          <w:rPr>
            <w:webHidden/>
          </w:rPr>
          <w:tab/>
        </w:r>
        <w:r w:rsidR="005C7531">
          <w:rPr>
            <w:webHidden/>
          </w:rPr>
          <w:fldChar w:fldCharType="begin"/>
        </w:r>
        <w:r w:rsidR="005C7531">
          <w:rPr>
            <w:webHidden/>
          </w:rPr>
          <w:instrText xml:space="preserve"> PAGEREF _Toc50719274 \h </w:instrText>
        </w:r>
        <w:r w:rsidR="005C7531">
          <w:rPr>
            <w:webHidden/>
          </w:rPr>
        </w:r>
        <w:r w:rsidR="005C7531">
          <w:rPr>
            <w:webHidden/>
          </w:rPr>
          <w:fldChar w:fldCharType="separate"/>
        </w:r>
        <w:r w:rsidR="005C7531">
          <w:rPr>
            <w:webHidden/>
          </w:rPr>
          <w:t>1</w:t>
        </w:r>
        <w:r w:rsidR="005C7531">
          <w:rPr>
            <w:webHidden/>
          </w:rPr>
          <w:fldChar w:fldCharType="end"/>
        </w:r>
      </w:hyperlink>
    </w:p>
    <w:p w14:paraId="750FB394" w14:textId="0AB39B69" w:rsidR="005C7531" w:rsidRDefault="00000000">
      <w:pPr>
        <w:pStyle w:val="TOC2"/>
        <w:rPr>
          <w:rFonts w:asciiTheme="minorHAnsi" w:eastAsiaTheme="minorEastAsia" w:hAnsiTheme="minorHAnsi" w:cstheme="minorBidi"/>
          <w:color w:val="auto"/>
        </w:rPr>
      </w:pPr>
      <w:hyperlink w:anchor="_Toc50719275" w:history="1">
        <w:r w:rsidR="005C7531" w:rsidRPr="00AD43E6">
          <w:rPr>
            <w:rStyle w:val="Hyperlink"/>
          </w:rPr>
          <w:t>1.1</w:t>
        </w:r>
        <w:r w:rsidR="005C7531">
          <w:rPr>
            <w:rFonts w:asciiTheme="minorHAnsi" w:eastAsiaTheme="minorEastAsia" w:hAnsiTheme="minorHAnsi" w:cstheme="minorBidi"/>
            <w:color w:val="auto"/>
          </w:rPr>
          <w:tab/>
        </w:r>
        <w:r w:rsidR="005C7531" w:rsidRPr="00AD43E6">
          <w:rPr>
            <w:rStyle w:val="Hyperlink"/>
          </w:rPr>
          <w:t>Feed the Future overview</w:t>
        </w:r>
        <w:r w:rsidR="005C7531">
          <w:rPr>
            <w:webHidden/>
          </w:rPr>
          <w:tab/>
        </w:r>
        <w:r w:rsidR="005C7531">
          <w:rPr>
            <w:webHidden/>
          </w:rPr>
          <w:fldChar w:fldCharType="begin"/>
        </w:r>
        <w:r w:rsidR="005C7531">
          <w:rPr>
            <w:webHidden/>
          </w:rPr>
          <w:instrText xml:space="preserve"> PAGEREF _Toc50719275 \h </w:instrText>
        </w:r>
        <w:r w:rsidR="005C7531">
          <w:rPr>
            <w:webHidden/>
          </w:rPr>
        </w:r>
        <w:r w:rsidR="005C7531">
          <w:rPr>
            <w:webHidden/>
          </w:rPr>
          <w:fldChar w:fldCharType="separate"/>
        </w:r>
        <w:r w:rsidR="005C7531">
          <w:rPr>
            <w:webHidden/>
          </w:rPr>
          <w:t>1</w:t>
        </w:r>
        <w:r w:rsidR="005C7531">
          <w:rPr>
            <w:webHidden/>
          </w:rPr>
          <w:fldChar w:fldCharType="end"/>
        </w:r>
      </w:hyperlink>
    </w:p>
    <w:p w14:paraId="766928D4" w14:textId="1EF17598" w:rsidR="005C7531" w:rsidRDefault="00000000">
      <w:pPr>
        <w:pStyle w:val="TOC2"/>
        <w:rPr>
          <w:rFonts w:asciiTheme="minorHAnsi" w:eastAsiaTheme="minorEastAsia" w:hAnsiTheme="minorHAnsi" w:cstheme="minorBidi"/>
          <w:color w:val="auto"/>
        </w:rPr>
      </w:pPr>
      <w:hyperlink w:anchor="_Toc50719276" w:history="1">
        <w:r w:rsidR="005C7531" w:rsidRPr="00AD43E6">
          <w:rPr>
            <w:rStyle w:val="Hyperlink"/>
          </w:rPr>
          <w:t>1.2</w:t>
        </w:r>
        <w:r w:rsidR="005C7531">
          <w:rPr>
            <w:rFonts w:asciiTheme="minorHAnsi" w:eastAsiaTheme="minorEastAsia" w:hAnsiTheme="minorHAnsi" w:cstheme="minorBidi"/>
            <w:color w:val="auto"/>
          </w:rPr>
          <w:tab/>
        </w:r>
        <w:r w:rsidR="005C7531" w:rsidRPr="00AD43E6">
          <w:rPr>
            <w:rStyle w:val="Hyperlink"/>
          </w:rPr>
          <w:t>Feed the Future Phase One ZOI profile</w:t>
        </w:r>
        <w:r w:rsidR="005C7531">
          <w:rPr>
            <w:webHidden/>
          </w:rPr>
          <w:tab/>
        </w:r>
        <w:r w:rsidR="005C7531">
          <w:rPr>
            <w:webHidden/>
          </w:rPr>
          <w:fldChar w:fldCharType="begin"/>
        </w:r>
        <w:r w:rsidR="005C7531">
          <w:rPr>
            <w:webHidden/>
          </w:rPr>
          <w:instrText xml:space="preserve"> PAGEREF _Toc50719276 \h </w:instrText>
        </w:r>
        <w:r w:rsidR="005C7531">
          <w:rPr>
            <w:webHidden/>
          </w:rPr>
        </w:r>
        <w:r w:rsidR="005C7531">
          <w:rPr>
            <w:webHidden/>
          </w:rPr>
          <w:fldChar w:fldCharType="separate"/>
        </w:r>
        <w:r w:rsidR="005C7531">
          <w:rPr>
            <w:webHidden/>
          </w:rPr>
          <w:t>1</w:t>
        </w:r>
        <w:r w:rsidR="005C7531">
          <w:rPr>
            <w:webHidden/>
          </w:rPr>
          <w:fldChar w:fldCharType="end"/>
        </w:r>
      </w:hyperlink>
    </w:p>
    <w:p w14:paraId="3B5034CB" w14:textId="381ADBAD" w:rsidR="005C7531" w:rsidRDefault="00000000">
      <w:pPr>
        <w:pStyle w:val="TOC3"/>
        <w:rPr>
          <w:rFonts w:asciiTheme="minorHAnsi" w:eastAsiaTheme="minorEastAsia" w:hAnsiTheme="minorHAnsi" w:cstheme="minorBidi"/>
          <w:color w:val="auto"/>
        </w:rPr>
      </w:pPr>
      <w:hyperlink w:anchor="_Toc50719277" w:history="1">
        <w:r w:rsidR="005C7531" w:rsidRPr="00AD43E6">
          <w:rPr>
            <w:rStyle w:val="Hyperlink"/>
          </w:rPr>
          <w:t>1.2.1</w:t>
        </w:r>
        <w:r w:rsidR="005C7531">
          <w:rPr>
            <w:rFonts w:asciiTheme="minorHAnsi" w:eastAsiaTheme="minorEastAsia" w:hAnsiTheme="minorHAnsi" w:cstheme="minorBidi"/>
            <w:color w:val="auto"/>
          </w:rPr>
          <w:tab/>
        </w:r>
        <w:r w:rsidR="005C7531" w:rsidRPr="00AD43E6">
          <w:rPr>
            <w:rStyle w:val="Hyperlink"/>
          </w:rPr>
          <w:t>Rationale for Phase One ZOI selection</w:t>
        </w:r>
        <w:r w:rsidR="005C7531">
          <w:rPr>
            <w:webHidden/>
          </w:rPr>
          <w:tab/>
        </w:r>
        <w:r w:rsidR="005C7531">
          <w:rPr>
            <w:webHidden/>
          </w:rPr>
          <w:fldChar w:fldCharType="begin"/>
        </w:r>
        <w:r w:rsidR="005C7531">
          <w:rPr>
            <w:webHidden/>
          </w:rPr>
          <w:instrText xml:space="preserve"> PAGEREF _Toc50719277 \h </w:instrText>
        </w:r>
        <w:r w:rsidR="005C7531">
          <w:rPr>
            <w:webHidden/>
          </w:rPr>
        </w:r>
        <w:r w:rsidR="005C7531">
          <w:rPr>
            <w:webHidden/>
          </w:rPr>
          <w:fldChar w:fldCharType="separate"/>
        </w:r>
        <w:r w:rsidR="005C7531">
          <w:rPr>
            <w:webHidden/>
          </w:rPr>
          <w:t>2</w:t>
        </w:r>
        <w:r w:rsidR="005C7531">
          <w:rPr>
            <w:webHidden/>
          </w:rPr>
          <w:fldChar w:fldCharType="end"/>
        </w:r>
      </w:hyperlink>
    </w:p>
    <w:p w14:paraId="0F061941" w14:textId="0B0C601B" w:rsidR="005C7531" w:rsidRDefault="00000000">
      <w:pPr>
        <w:pStyle w:val="TOC3"/>
        <w:rPr>
          <w:rFonts w:asciiTheme="minorHAnsi" w:eastAsiaTheme="minorEastAsia" w:hAnsiTheme="minorHAnsi" w:cstheme="minorBidi"/>
          <w:color w:val="auto"/>
        </w:rPr>
      </w:pPr>
      <w:hyperlink w:anchor="_Toc50719278" w:history="1">
        <w:r w:rsidR="005C7531" w:rsidRPr="00AD43E6">
          <w:rPr>
            <w:rStyle w:val="Hyperlink"/>
          </w:rPr>
          <w:t>1.2.2</w:t>
        </w:r>
        <w:r w:rsidR="005C7531">
          <w:rPr>
            <w:rFonts w:asciiTheme="minorHAnsi" w:eastAsiaTheme="minorEastAsia" w:hAnsiTheme="minorHAnsi" w:cstheme="minorBidi"/>
            <w:color w:val="auto"/>
          </w:rPr>
          <w:tab/>
        </w:r>
        <w:r w:rsidR="005C7531" w:rsidRPr="00AD43E6">
          <w:rPr>
            <w:rStyle w:val="Hyperlink"/>
          </w:rPr>
          <w:t>Demography of the ZOI</w:t>
        </w:r>
        <w:r w:rsidR="005C7531">
          <w:rPr>
            <w:webHidden/>
          </w:rPr>
          <w:tab/>
        </w:r>
        <w:r w:rsidR="005C7531">
          <w:rPr>
            <w:webHidden/>
          </w:rPr>
          <w:fldChar w:fldCharType="begin"/>
        </w:r>
        <w:r w:rsidR="005C7531">
          <w:rPr>
            <w:webHidden/>
          </w:rPr>
          <w:instrText xml:space="preserve"> PAGEREF _Toc50719278 \h </w:instrText>
        </w:r>
        <w:r w:rsidR="005C7531">
          <w:rPr>
            <w:webHidden/>
          </w:rPr>
        </w:r>
        <w:r w:rsidR="005C7531">
          <w:rPr>
            <w:webHidden/>
          </w:rPr>
          <w:fldChar w:fldCharType="separate"/>
        </w:r>
        <w:r w:rsidR="005C7531">
          <w:rPr>
            <w:webHidden/>
          </w:rPr>
          <w:t>2</w:t>
        </w:r>
        <w:r w:rsidR="005C7531">
          <w:rPr>
            <w:webHidden/>
          </w:rPr>
          <w:fldChar w:fldCharType="end"/>
        </w:r>
      </w:hyperlink>
    </w:p>
    <w:p w14:paraId="78038D5B" w14:textId="1E540213" w:rsidR="005C7531" w:rsidRDefault="00000000">
      <w:pPr>
        <w:pStyle w:val="TOC2"/>
        <w:rPr>
          <w:rFonts w:asciiTheme="minorHAnsi" w:eastAsiaTheme="minorEastAsia" w:hAnsiTheme="minorHAnsi" w:cstheme="minorBidi"/>
          <w:color w:val="auto"/>
        </w:rPr>
      </w:pPr>
      <w:hyperlink w:anchor="_Toc50719279" w:history="1">
        <w:r w:rsidR="005C7531" w:rsidRPr="00AD43E6">
          <w:rPr>
            <w:rStyle w:val="Hyperlink"/>
          </w:rPr>
          <w:t>1.3</w:t>
        </w:r>
        <w:r w:rsidR="005C7531">
          <w:rPr>
            <w:rFonts w:asciiTheme="minorHAnsi" w:eastAsiaTheme="minorEastAsia" w:hAnsiTheme="minorHAnsi" w:cstheme="minorBidi"/>
            <w:color w:val="auto"/>
          </w:rPr>
          <w:tab/>
        </w:r>
        <w:r w:rsidR="005C7531" w:rsidRPr="00AD43E6">
          <w:rPr>
            <w:rStyle w:val="Hyperlink"/>
          </w:rPr>
          <w:t>Purpose of this assessment</w:t>
        </w:r>
        <w:r w:rsidR="005C7531">
          <w:rPr>
            <w:webHidden/>
          </w:rPr>
          <w:tab/>
        </w:r>
        <w:r w:rsidR="005C7531">
          <w:rPr>
            <w:webHidden/>
          </w:rPr>
          <w:fldChar w:fldCharType="begin"/>
        </w:r>
        <w:r w:rsidR="005C7531">
          <w:rPr>
            <w:webHidden/>
          </w:rPr>
          <w:instrText xml:space="preserve"> PAGEREF _Toc50719279 \h </w:instrText>
        </w:r>
        <w:r w:rsidR="005C7531">
          <w:rPr>
            <w:webHidden/>
          </w:rPr>
        </w:r>
        <w:r w:rsidR="005C7531">
          <w:rPr>
            <w:webHidden/>
          </w:rPr>
          <w:fldChar w:fldCharType="separate"/>
        </w:r>
        <w:r w:rsidR="005C7531">
          <w:rPr>
            <w:webHidden/>
          </w:rPr>
          <w:t>3</w:t>
        </w:r>
        <w:r w:rsidR="005C7531">
          <w:rPr>
            <w:webHidden/>
          </w:rPr>
          <w:fldChar w:fldCharType="end"/>
        </w:r>
      </w:hyperlink>
    </w:p>
    <w:p w14:paraId="3B52C57C" w14:textId="3F0CD856" w:rsidR="005C7531" w:rsidRDefault="00000000">
      <w:pPr>
        <w:pStyle w:val="TOC1"/>
        <w:rPr>
          <w:rFonts w:asciiTheme="minorHAnsi" w:eastAsiaTheme="minorEastAsia" w:hAnsiTheme="minorHAnsi" w:cstheme="minorBidi"/>
          <w:color w:val="auto"/>
        </w:rPr>
      </w:pPr>
      <w:hyperlink w:anchor="_Toc50719280" w:history="1">
        <w:r w:rsidR="005C7531" w:rsidRPr="00AD43E6">
          <w:rPr>
            <w:rStyle w:val="Hyperlink"/>
          </w:rPr>
          <w:t>2.</w:t>
        </w:r>
        <w:r w:rsidR="005C7531">
          <w:rPr>
            <w:rFonts w:asciiTheme="minorHAnsi" w:eastAsiaTheme="minorEastAsia" w:hAnsiTheme="minorHAnsi" w:cstheme="minorBidi"/>
            <w:color w:val="auto"/>
          </w:rPr>
          <w:tab/>
        </w:r>
        <w:r w:rsidR="005C7531" w:rsidRPr="00AD43E6">
          <w:rPr>
            <w:rStyle w:val="Hyperlink"/>
          </w:rPr>
          <w:t>Methodologies for obtaining baseline and endline values for Feed the Future indicators</w:t>
        </w:r>
        <w:r w:rsidR="005C7531">
          <w:rPr>
            <w:webHidden/>
          </w:rPr>
          <w:tab/>
        </w:r>
        <w:r w:rsidR="005C7531">
          <w:rPr>
            <w:webHidden/>
          </w:rPr>
          <w:fldChar w:fldCharType="begin"/>
        </w:r>
        <w:r w:rsidR="005C7531">
          <w:rPr>
            <w:webHidden/>
          </w:rPr>
          <w:instrText xml:space="preserve"> PAGEREF _Toc50719280 \h </w:instrText>
        </w:r>
        <w:r w:rsidR="005C7531">
          <w:rPr>
            <w:webHidden/>
          </w:rPr>
        </w:r>
        <w:r w:rsidR="005C7531">
          <w:rPr>
            <w:webHidden/>
          </w:rPr>
          <w:fldChar w:fldCharType="separate"/>
        </w:r>
        <w:r w:rsidR="005C7531">
          <w:rPr>
            <w:webHidden/>
          </w:rPr>
          <w:t>5</w:t>
        </w:r>
        <w:r w:rsidR="005C7531">
          <w:rPr>
            <w:webHidden/>
          </w:rPr>
          <w:fldChar w:fldCharType="end"/>
        </w:r>
      </w:hyperlink>
    </w:p>
    <w:p w14:paraId="716EEF66" w14:textId="3B80624C" w:rsidR="005C7531" w:rsidRDefault="00000000">
      <w:pPr>
        <w:pStyle w:val="TOC2"/>
        <w:rPr>
          <w:rFonts w:asciiTheme="minorHAnsi" w:eastAsiaTheme="minorEastAsia" w:hAnsiTheme="minorHAnsi" w:cstheme="minorBidi"/>
          <w:color w:val="auto"/>
        </w:rPr>
      </w:pPr>
      <w:hyperlink w:anchor="_Toc50719281" w:history="1">
        <w:r w:rsidR="005C7531" w:rsidRPr="00AD43E6">
          <w:rPr>
            <w:rStyle w:val="Hyperlink"/>
          </w:rPr>
          <w:t>2.1</w:t>
        </w:r>
        <w:r w:rsidR="005C7531">
          <w:rPr>
            <w:rFonts w:asciiTheme="minorHAnsi" w:eastAsiaTheme="minorEastAsia" w:hAnsiTheme="minorHAnsi" w:cstheme="minorBidi"/>
            <w:color w:val="auto"/>
          </w:rPr>
          <w:tab/>
        </w:r>
        <w:r w:rsidR="005C7531" w:rsidRPr="00AD43E6">
          <w:rPr>
            <w:rStyle w:val="Hyperlink"/>
          </w:rPr>
          <w:t>Data sources</w:t>
        </w:r>
        <w:r w:rsidR="005C7531">
          <w:rPr>
            <w:webHidden/>
          </w:rPr>
          <w:tab/>
        </w:r>
        <w:r w:rsidR="005C7531">
          <w:rPr>
            <w:webHidden/>
          </w:rPr>
          <w:fldChar w:fldCharType="begin"/>
        </w:r>
        <w:r w:rsidR="005C7531">
          <w:rPr>
            <w:webHidden/>
          </w:rPr>
          <w:instrText xml:space="preserve"> PAGEREF _Toc50719281 \h </w:instrText>
        </w:r>
        <w:r w:rsidR="005C7531">
          <w:rPr>
            <w:webHidden/>
          </w:rPr>
        </w:r>
        <w:r w:rsidR="005C7531">
          <w:rPr>
            <w:webHidden/>
          </w:rPr>
          <w:fldChar w:fldCharType="separate"/>
        </w:r>
        <w:r w:rsidR="005C7531">
          <w:rPr>
            <w:webHidden/>
          </w:rPr>
          <w:t>5</w:t>
        </w:r>
        <w:r w:rsidR="005C7531">
          <w:rPr>
            <w:webHidden/>
          </w:rPr>
          <w:fldChar w:fldCharType="end"/>
        </w:r>
      </w:hyperlink>
    </w:p>
    <w:p w14:paraId="47E31597" w14:textId="79F627D0" w:rsidR="005C7531" w:rsidRDefault="00000000">
      <w:pPr>
        <w:pStyle w:val="TOC3"/>
        <w:rPr>
          <w:rFonts w:asciiTheme="minorHAnsi" w:eastAsiaTheme="minorEastAsia" w:hAnsiTheme="minorHAnsi" w:cstheme="minorBidi"/>
          <w:color w:val="auto"/>
        </w:rPr>
      </w:pPr>
      <w:hyperlink w:anchor="_Toc50719282" w:history="1">
        <w:r w:rsidR="005C7531" w:rsidRPr="00AD43E6">
          <w:rPr>
            <w:rStyle w:val="Hyperlink"/>
          </w:rPr>
          <w:t>2.1.1</w:t>
        </w:r>
        <w:r w:rsidR="005C7531">
          <w:rPr>
            <w:rFonts w:asciiTheme="minorHAnsi" w:eastAsiaTheme="minorEastAsia" w:hAnsiTheme="minorHAnsi" w:cstheme="minorBidi"/>
            <w:color w:val="auto"/>
          </w:rPr>
          <w:tab/>
        </w:r>
        <w:r w:rsidR="005C7531" w:rsidRPr="00AD43E6">
          <w:rPr>
            <w:rStyle w:val="Hyperlink"/>
          </w:rPr>
          <w:t>Baseline</w:t>
        </w:r>
        <w:r w:rsidR="005C7531">
          <w:rPr>
            <w:webHidden/>
          </w:rPr>
          <w:tab/>
        </w:r>
        <w:r w:rsidR="005C7531">
          <w:rPr>
            <w:webHidden/>
          </w:rPr>
          <w:fldChar w:fldCharType="begin"/>
        </w:r>
        <w:r w:rsidR="005C7531">
          <w:rPr>
            <w:webHidden/>
          </w:rPr>
          <w:instrText xml:space="preserve"> PAGEREF _Toc50719282 \h </w:instrText>
        </w:r>
        <w:r w:rsidR="005C7531">
          <w:rPr>
            <w:webHidden/>
          </w:rPr>
        </w:r>
        <w:r w:rsidR="005C7531">
          <w:rPr>
            <w:webHidden/>
          </w:rPr>
          <w:fldChar w:fldCharType="separate"/>
        </w:r>
        <w:r w:rsidR="005C7531">
          <w:rPr>
            <w:webHidden/>
          </w:rPr>
          <w:t>6</w:t>
        </w:r>
        <w:r w:rsidR="005C7531">
          <w:rPr>
            <w:webHidden/>
          </w:rPr>
          <w:fldChar w:fldCharType="end"/>
        </w:r>
      </w:hyperlink>
    </w:p>
    <w:p w14:paraId="6DC00D4E" w14:textId="7D699E4A" w:rsidR="005C7531" w:rsidRDefault="00000000">
      <w:pPr>
        <w:pStyle w:val="TOC4"/>
        <w:rPr>
          <w:rFonts w:asciiTheme="minorHAnsi" w:eastAsiaTheme="minorEastAsia" w:hAnsiTheme="minorHAnsi" w:cstheme="minorBidi"/>
          <w:color w:val="auto"/>
          <w:szCs w:val="22"/>
        </w:rPr>
      </w:pPr>
      <w:hyperlink w:anchor="_Toc50719283"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_Toc50719283 \h </w:instrText>
        </w:r>
        <w:r w:rsidR="005C7531">
          <w:rPr>
            <w:webHidden/>
          </w:rPr>
        </w:r>
        <w:r w:rsidR="005C7531">
          <w:rPr>
            <w:webHidden/>
          </w:rPr>
          <w:fldChar w:fldCharType="separate"/>
        </w:r>
        <w:r w:rsidR="005C7531">
          <w:rPr>
            <w:webHidden/>
          </w:rPr>
          <w:t>6</w:t>
        </w:r>
        <w:r w:rsidR="005C7531">
          <w:rPr>
            <w:webHidden/>
          </w:rPr>
          <w:fldChar w:fldCharType="end"/>
        </w:r>
      </w:hyperlink>
    </w:p>
    <w:p w14:paraId="7BCB662A" w14:textId="7CD010B1" w:rsidR="005C7531" w:rsidRDefault="00000000">
      <w:pPr>
        <w:pStyle w:val="TOC4"/>
        <w:rPr>
          <w:rFonts w:asciiTheme="minorHAnsi" w:eastAsiaTheme="minorEastAsia" w:hAnsiTheme="minorHAnsi" w:cstheme="minorBidi"/>
          <w:color w:val="auto"/>
          <w:szCs w:val="22"/>
        </w:rPr>
      </w:pPr>
      <w:hyperlink w:anchor="_Toc50719284"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_Toc50719284 \h </w:instrText>
        </w:r>
        <w:r w:rsidR="005C7531">
          <w:rPr>
            <w:webHidden/>
          </w:rPr>
        </w:r>
        <w:r w:rsidR="005C7531">
          <w:rPr>
            <w:webHidden/>
          </w:rPr>
          <w:fldChar w:fldCharType="separate"/>
        </w:r>
        <w:r w:rsidR="005C7531">
          <w:rPr>
            <w:webHidden/>
          </w:rPr>
          <w:t>6</w:t>
        </w:r>
        <w:r w:rsidR="005C7531">
          <w:rPr>
            <w:webHidden/>
          </w:rPr>
          <w:fldChar w:fldCharType="end"/>
        </w:r>
      </w:hyperlink>
    </w:p>
    <w:p w14:paraId="451B4AC6" w14:textId="7C7EC7BD" w:rsidR="005C7531" w:rsidRDefault="00000000">
      <w:pPr>
        <w:pStyle w:val="TOC3"/>
        <w:rPr>
          <w:rFonts w:asciiTheme="minorHAnsi" w:eastAsiaTheme="minorEastAsia" w:hAnsiTheme="minorHAnsi" w:cstheme="minorBidi"/>
          <w:color w:val="auto"/>
        </w:rPr>
      </w:pPr>
      <w:hyperlink w:anchor="_Toc50719285" w:history="1">
        <w:r w:rsidR="005C7531" w:rsidRPr="00AD43E6">
          <w:rPr>
            <w:rStyle w:val="Hyperlink"/>
          </w:rPr>
          <w:t>2.1.2</w:t>
        </w:r>
        <w:r w:rsidR="005C7531">
          <w:rPr>
            <w:rFonts w:asciiTheme="minorHAnsi" w:eastAsiaTheme="minorEastAsia" w:hAnsiTheme="minorHAnsi" w:cstheme="minorBidi"/>
            <w:color w:val="auto"/>
          </w:rPr>
          <w:tab/>
        </w:r>
        <w:r w:rsidR="005C7531" w:rsidRPr="00AD43E6">
          <w:rPr>
            <w:rStyle w:val="Hyperlink"/>
          </w:rPr>
          <w:t>Endline</w:t>
        </w:r>
        <w:r w:rsidR="005C7531">
          <w:rPr>
            <w:webHidden/>
          </w:rPr>
          <w:tab/>
        </w:r>
        <w:r w:rsidR="005C7531">
          <w:rPr>
            <w:webHidden/>
          </w:rPr>
          <w:fldChar w:fldCharType="begin"/>
        </w:r>
        <w:r w:rsidR="005C7531">
          <w:rPr>
            <w:webHidden/>
          </w:rPr>
          <w:instrText xml:space="preserve"> PAGEREF _Toc50719285 \h </w:instrText>
        </w:r>
        <w:r w:rsidR="005C7531">
          <w:rPr>
            <w:webHidden/>
          </w:rPr>
        </w:r>
        <w:r w:rsidR="005C7531">
          <w:rPr>
            <w:webHidden/>
          </w:rPr>
          <w:fldChar w:fldCharType="separate"/>
        </w:r>
        <w:r w:rsidR="005C7531">
          <w:rPr>
            <w:webHidden/>
          </w:rPr>
          <w:t>6</w:t>
        </w:r>
        <w:r w:rsidR="005C7531">
          <w:rPr>
            <w:webHidden/>
          </w:rPr>
          <w:fldChar w:fldCharType="end"/>
        </w:r>
      </w:hyperlink>
    </w:p>
    <w:p w14:paraId="43106EF6" w14:textId="0658ED82" w:rsidR="005C7531" w:rsidRDefault="00000000">
      <w:pPr>
        <w:pStyle w:val="TOC4"/>
        <w:rPr>
          <w:rFonts w:asciiTheme="minorHAnsi" w:eastAsiaTheme="minorEastAsia" w:hAnsiTheme="minorHAnsi" w:cstheme="minorBidi"/>
          <w:color w:val="auto"/>
          <w:szCs w:val="22"/>
        </w:rPr>
      </w:pPr>
      <w:hyperlink w:anchor="_Toc50719286" w:history="1">
        <w:r w:rsidR="005C7531" w:rsidRPr="00AD43E6">
          <w:rPr>
            <w:rStyle w:val="Hyperlink"/>
          </w:rPr>
          <w:t>Primary data</w:t>
        </w:r>
        <w:r w:rsidR="005C7531">
          <w:rPr>
            <w:webHidden/>
          </w:rPr>
          <w:tab/>
        </w:r>
        <w:r w:rsidR="005C7531">
          <w:rPr>
            <w:webHidden/>
          </w:rPr>
          <w:fldChar w:fldCharType="begin"/>
        </w:r>
        <w:r w:rsidR="005C7531">
          <w:rPr>
            <w:webHidden/>
          </w:rPr>
          <w:instrText xml:space="preserve"> PAGEREF _Toc50719286 \h </w:instrText>
        </w:r>
        <w:r w:rsidR="005C7531">
          <w:rPr>
            <w:webHidden/>
          </w:rPr>
        </w:r>
        <w:r w:rsidR="005C7531">
          <w:rPr>
            <w:webHidden/>
          </w:rPr>
          <w:fldChar w:fldCharType="separate"/>
        </w:r>
        <w:r w:rsidR="005C7531">
          <w:rPr>
            <w:webHidden/>
          </w:rPr>
          <w:t>6</w:t>
        </w:r>
        <w:r w:rsidR="005C7531">
          <w:rPr>
            <w:webHidden/>
          </w:rPr>
          <w:fldChar w:fldCharType="end"/>
        </w:r>
      </w:hyperlink>
    </w:p>
    <w:p w14:paraId="687DB5D2" w14:textId="28386D88" w:rsidR="005C7531" w:rsidRDefault="00000000">
      <w:pPr>
        <w:pStyle w:val="TOC4"/>
        <w:rPr>
          <w:rFonts w:asciiTheme="minorHAnsi" w:eastAsiaTheme="minorEastAsia" w:hAnsiTheme="minorHAnsi" w:cstheme="minorBidi"/>
          <w:color w:val="auto"/>
          <w:szCs w:val="22"/>
        </w:rPr>
      </w:pPr>
      <w:hyperlink w:anchor="_Toc50719287" w:history="1">
        <w:r w:rsidR="005C7531" w:rsidRPr="00AD43E6">
          <w:rPr>
            <w:rStyle w:val="Hyperlink"/>
          </w:rPr>
          <w:t>Secondary data</w:t>
        </w:r>
        <w:r w:rsidR="005C7531">
          <w:rPr>
            <w:webHidden/>
          </w:rPr>
          <w:tab/>
        </w:r>
        <w:r w:rsidR="005C7531">
          <w:rPr>
            <w:webHidden/>
          </w:rPr>
          <w:fldChar w:fldCharType="begin"/>
        </w:r>
        <w:r w:rsidR="005C7531">
          <w:rPr>
            <w:webHidden/>
          </w:rPr>
          <w:instrText xml:space="preserve"> PAGEREF _Toc50719287 \h </w:instrText>
        </w:r>
        <w:r w:rsidR="005C7531">
          <w:rPr>
            <w:webHidden/>
          </w:rPr>
        </w:r>
        <w:r w:rsidR="005C7531">
          <w:rPr>
            <w:webHidden/>
          </w:rPr>
          <w:fldChar w:fldCharType="separate"/>
        </w:r>
        <w:r w:rsidR="005C7531">
          <w:rPr>
            <w:webHidden/>
          </w:rPr>
          <w:t>9</w:t>
        </w:r>
        <w:r w:rsidR="005C7531">
          <w:rPr>
            <w:webHidden/>
          </w:rPr>
          <w:fldChar w:fldCharType="end"/>
        </w:r>
      </w:hyperlink>
    </w:p>
    <w:p w14:paraId="39B52D0E" w14:textId="0FFD7CC9" w:rsidR="005C7531" w:rsidRDefault="00000000">
      <w:pPr>
        <w:pStyle w:val="TOC3"/>
        <w:rPr>
          <w:rFonts w:asciiTheme="minorHAnsi" w:eastAsiaTheme="minorEastAsia" w:hAnsiTheme="minorHAnsi" w:cstheme="minorBidi"/>
          <w:color w:val="auto"/>
        </w:rPr>
      </w:pPr>
      <w:hyperlink w:anchor="_Toc50719288" w:history="1">
        <w:r w:rsidR="005C7531" w:rsidRPr="00AD43E6">
          <w:rPr>
            <w:rStyle w:val="Hyperlink"/>
          </w:rPr>
          <w:t>2.1.3</w:t>
        </w:r>
        <w:r w:rsidR="005C7531">
          <w:rPr>
            <w:rFonts w:asciiTheme="minorHAnsi" w:eastAsiaTheme="minorEastAsia" w:hAnsiTheme="minorHAnsi" w:cstheme="minorBidi"/>
            <w:color w:val="auto"/>
          </w:rPr>
          <w:tab/>
        </w:r>
        <w:r w:rsidR="005C7531" w:rsidRPr="00AD43E6">
          <w:rPr>
            <w:rStyle w:val="Hyperlink"/>
          </w:rPr>
          <w:t>Comparability of data sources</w:t>
        </w:r>
        <w:r w:rsidR="005C7531">
          <w:rPr>
            <w:webHidden/>
          </w:rPr>
          <w:tab/>
        </w:r>
        <w:r w:rsidR="005C7531">
          <w:rPr>
            <w:webHidden/>
          </w:rPr>
          <w:fldChar w:fldCharType="begin"/>
        </w:r>
        <w:r w:rsidR="005C7531">
          <w:rPr>
            <w:webHidden/>
          </w:rPr>
          <w:instrText xml:space="preserve"> PAGEREF _Toc50719288 \h </w:instrText>
        </w:r>
        <w:r w:rsidR="005C7531">
          <w:rPr>
            <w:webHidden/>
          </w:rPr>
        </w:r>
        <w:r w:rsidR="005C7531">
          <w:rPr>
            <w:webHidden/>
          </w:rPr>
          <w:fldChar w:fldCharType="separate"/>
        </w:r>
        <w:r w:rsidR="005C7531">
          <w:rPr>
            <w:webHidden/>
          </w:rPr>
          <w:t>9</w:t>
        </w:r>
        <w:r w:rsidR="005C7531">
          <w:rPr>
            <w:webHidden/>
          </w:rPr>
          <w:fldChar w:fldCharType="end"/>
        </w:r>
      </w:hyperlink>
    </w:p>
    <w:p w14:paraId="768E3DE9" w14:textId="6B301ABB" w:rsidR="005C7531" w:rsidRDefault="00000000">
      <w:pPr>
        <w:pStyle w:val="TOC4"/>
        <w:rPr>
          <w:rFonts w:asciiTheme="minorHAnsi" w:eastAsiaTheme="minorEastAsia" w:hAnsiTheme="minorHAnsi" w:cstheme="minorBidi"/>
          <w:color w:val="auto"/>
          <w:szCs w:val="22"/>
        </w:rPr>
      </w:pPr>
      <w:hyperlink w:anchor="_Toc50719289" w:history="1">
        <w:r w:rsidR="005C7531" w:rsidRPr="00AD43E6">
          <w:rPr>
            <w:rStyle w:val="Hyperlink"/>
          </w:rPr>
          <w:t>Seasonality</w:t>
        </w:r>
        <w:r w:rsidR="005C7531">
          <w:rPr>
            <w:webHidden/>
          </w:rPr>
          <w:tab/>
        </w:r>
        <w:r w:rsidR="005C7531">
          <w:rPr>
            <w:webHidden/>
          </w:rPr>
          <w:fldChar w:fldCharType="begin"/>
        </w:r>
        <w:r w:rsidR="005C7531">
          <w:rPr>
            <w:webHidden/>
          </w:rPr>
          <w:instrText xml:space="preserve"> PAGEREF _Toc50719289 \h </w:instrText>
        </w:r>
        <w:r w:rsidR="005C7531">
          <w:rPr>
            <w:webHidden/>
          </w:rPr>
        </w:r>
        <w:r w:rsidR="005C7531">
          <w:rPr>
            <w:webHidden/>
          </w:rPr>
          <w:fldChar w:fldCharType="separate"/>
        </w:r>
        <w:r w:rsidR="005C7531">
          <w:rPr>
            <w:webHidden/>
          </w:rPr>
          <w:t>9</w:t>
        </w:r>
        <w:r w:rsidR="005C7531">
          <w:rPr>
            <w:webHidden/>
          </w:rPr>
          <w:fldChar w:fldCharType="end"/>
        </w:r>
      </w:hyperlink>
    </w:p>
    <w:p w14:paraId="49EA0CF4" w14:textId="174C9991" w:rsidR="005C7531" w:rsidRDefault="00000000">
      <w:pPr>
        <w:pStyle w:val="TOC4"/>
        <w:rPr>
          <w:rFonts w:asciiTheme="minorHAnsi" w:eastAsiaTheme="minorEastAsia" w:hAnsiTheme="minorHAnsi" w:cstheme="minorBidi"/>
          <w:color w:val="auto"/>
          <w:szCs w:val="22"/>
        </w:rPr>
      </w:pPr>
      <w:hyperlink w:anchor="_Toc50719290" w:history="1">
        <w:r w:rsidR="005C7531" w:rsidRPr="00AD43E6">
          <w:rPr>
            <w:rStyle w:val="Hyperlink"/>
          </w:rPr>
          <w:t>[</w:t>
        </w:r>
        <w:r w:rsidR="005C7531" w:rsidRPr="00AD43E6">
          <w:rPr>
            <w:rStyle w:val="Hyperlink"/>
            <w:highlight w:val="yellow"/>
          </w:rPr>
          <w:t>Other Issues Regarding Comparability</w:t>
        </w:r>
        <w:r w:rsidR="005C7531" w:rsidRPr="00AD43E6">
          <w:rPr>
            <w:rStyle w:val="Hyperlink"/>
          </w:rPr>
          <w:t>]</w:t>
        </w:r>
        <w:r w:rsidR="005C7531">
          <w:rPr>
            <w:webHidden/>
          </w:rPr>
          <w:tab/>
        </w:r>
        <w:r w:rsidR="005C7531">
          <w:rPr>
            <w:webHidden/>
          </w:rPr>
          <w:fldChar w:fldCharType="begin"/>
        </w:r>
        <w:r w:rsidR="005C7531">
          <w:rPr>
            <w:webHidden/>
          </w:rPr>
          <w:instrText xml:space="preserve"> PAGEREF _Toc50719290 \h </w:instrText>
        </w:r>
        <w:r w:rsidR="005C7531">
          <w:rPr>
            <w:webHidden/>
          </w:rPr>
        </w:r>
        <w:r w:rsidR="005C7531">
          <w:rPr>
            <w:webHidden/>
          </w:rPr>
          <w:fldChar w:fldCharType="separate"/>
        </w:r>
        <w:r w:rsidR="005C7531">
          <w:rPr>
            <w:webHidden/>
          </w:rPr>
          <w:t>10</w:t>
        </w:r>
        <w:r w:rsidR="005C7531">
          <w:rPr>
            <w:webHidden/>
          </w:rPr>
          <w:fldChar w:fldCharType="end"/>
        </w:r>
      </w:hyperlink>
    </w:p>
    <w:p w14:paraId="32FFC97A" w14:textId="07AA5DDA" w:rsidR="005C7531" w:rsidRDefault="00000000">
      <w:pPr>
        <w:pStyle w:val="TOC2"/>
        <w:rPr>
          <w:rFonts w:asciiTheme="minorHAnsi" w:eastAsiaTheme="minorEastAsia" w:hAnsiTheme="minorHAnsi" w:cstheme="minorBidi"/>
          <w:color w:val="auto"/>
        </w:rPr>
      </w:pPr>
      <w:hyperlink w:anchor="_Toc50719291" w:history="1">
        <w:r w:rsidR="005C7531" w:rsidRPr="00AD43E6">
          <w:rPr>
            <w:rStyle w:val="Hyperlink"/>
          </w:rPr>
          <w:t>2.2</w:t>
        </w:r>
        <w:r w:rsidR="005C7531">
          <w:rPr>
            <w:rFonts w:asciiTheme="minorHAnsi" w:eastAsiaTheme="minorEastAsia" w:hAnsiTheme="minorHAnsi" w:cstheme="minorBidi"/>
            <w:color w:val="auto"/>
          </w:rPr>
          <w:tab/>
        </w:r>
        <w:r w:rsidR="005C7531" w:rsidRPr="00AD43E6">
          <w:rPr>
            <w:rStyle w:val="Hyperlink"/>
          </w:rPr>
          <w:t>Measures and reporting conventions used throughout this report</w:t>
        </w:r>
        <w:r w:rsidR="005C7531">
          <w:rPr>
            <w:webHidden/>
          </w:rPr>
          <w:tab/>
        </w:r>
        <w:r w:rsidR="005C7531">
          <w:rPr>
            <w:webHidden/>
          </w:rPr>
          <w:fldChar w:fldCharType="begin"/>
        </w:r>
        <w:r w:rsidR="005C7531">
          <w:rPr>
            <w:webHidden/>
          </w:rPr>
          <w:instrText xml:space="preserve"> PAGEREF _Toc50719291 \h </w:instrText>
        </w:r>
        <w:r w:rsidR="005C7531">
          <w:rPr>
            <w:webHidden/>
          </w:rPr>
        </w:r>
        <w:r w:rsidR="005C7531">
          <w:rPr>
            <w:webHidden/>
          </w:rPr>
          <w:fldChar w:fldCharType="separate"/>
        </w:r>
        <w:r w:rsidR="005C7531">
          <w:rPr>
            <w:webHidden/>
          </w:rPr>
          <w:t>10</w:t>
        </w:r>
        <w:r w:rsidR="005C7531">
          <w:rPr>
            <w:webHidden/>
          </w:rPr>
          <w:fldChar w:fldCharType="end"/>
        </w:r>
      </w:hyperlink>
    </w:p>
    <w:p w14:paraId="19E1292F" w14:textId="3E1A9DA7" w:rsidR="005C7531" w:rsidRDefault="00000000">
      <w:pPr>
        <w:pStyle w:val="TOC3"/>
        <w:rPr>
          <w:rFonts w:asciiTheme="minorHAnsi" w:eastAsiaTheme="minorEastAsia" w:hAnsiTheme="minorHAnsi" w:cstheme="minorBidi"/>
          <w:color w:val="auto"/>
        </w:rPr>
      </w:pPr>
      <w:hyperlink w:anchor="_Toc50719292" w:history="1">
        <w:r w:rsidR="005C7531" w:rsidRPr="00AD43E6">
          <w:rPr>
            <w:rStyle w:val="Hyperlink"/>
          </w:rPr>
          <w:t>2.2.1</w:t>
        </w:r>
        <w:r w:rsidR="005C7531">
          <w:rPr>
            <w:rFonts w:asciiTheme="minorHAnsi" w:eastAsiaTheme="minorEastAsia" w:hAnsiTheme="minorHAnsi" w:cstheme="minorBidi"/>
            <w:color w:val="auto"/>
          </w:rPr>
          <w:tab/>
        </w:r>
        <w:r w:rsidR="005C7531" w:rsidRPr="00AD43E6">
          <w:rPr>
            <w:rStyle w:val="Hyperlink"/>
          </w:rPr>
          <w:t>Standard disaggregates</w:t>
        </w:r>
        <w:r w:rsidR="005C7531">
          <w:rPr>
            <w:webHidden/>
          </w:rPr>
          <w:tab/>
        </w:r>
        <w:r w:rsidR="005C7531">
          <w:rPr>
            <w:webHidden/>
          </w:rPr>
          <w:fldChar w:fldCharType="begin"/>
        </w:r>
        <w:r w:rsidR="005C7531">
          <w:rPr>
            <w:webHidden/>
          </w:rPr>
          <w:instrText xml:space="preserve"> PAGEREF _Toc50719292 \h </w:instrText>
        </w:r>
        <w:r w:rsidR="005C7531">
          <w:rPr>
            <w:webHidden/>
          </w:rPr>
        </w:r>
        <w:r w:rsidR="005C7531">
          <w:rPr>
            <w:webHidden/>
          </w:rPr>
          <w:fldChar w:fldCharType="separate"/>
        </w:r>
        <w:r w:rsidR="005C7531">
          <w:rPr>
            <w:webHidden/>
          </w:rPr>
          <w:t>10</w:t>
        </w:r>
        <w:r w:rsidR="005C7531">
          <w:rPr>
            <w:webHidden/>
          </w:rPr>
          <w:fldChar w:fldCharType="end"/>
        </w:r>
      </w:hyperlink>
    </w:p>
    <w:p w14:paraId="6DF5BE12" w14:textId="0BCA4B4F" w:rsidR="005C7531" w:rsidRDefault="00000000">
      <w:pPr>
        <w:pStyle w:val="TOC4"/>
        <w:rPr>
          <w:rFonts w:asciiTheme="minorHAnsi" w:eastAsiaTheme="minorEastAsia" w:hAnsiTheme="minorHAnsi" w:cstheme="minorBidi"/>
          <w:color w:val="auto"/>
          <w:szCs w:val="22"/>
        </w:rPr>
      </w:pPr>
      <w:hyperlink w:anchor="_Toc50719293" w:history="1">
        <w:r w:rsidR="005C7531" w:rsidRPr="00AD43E6">
          <w:rPr>
            <w:rStyle w:val="Hyperlink"/>
          </w:rPr>
          <w:t>Age in years</w:t>
        </w:r>
        <w:r w:rsidR="005C7531">
          <w:rPr>
            <w:webHidden/>
          </w:rPr>
          <w:tab/>
        </w:r>
        <w:r w:rsidR="005C7531">
          <w:rPr>
            <w:webHidden/>
          </w:rPr>
          <w:fldChar w:fldCharType="begin"/>
        </w:r>
        <w:r w:rsidR="005C7531">
          <w:rPr>
            <w:webHidden/>
          </w:rPr>
          <w:instrText xml:space="preserve"> PAGEREF _Toc50719293 \h </w:instrText>
        </w:r>
        <w:r w:rsidR="005C7531">
          <w:rPr>
            <w:webHidden/>
          </w:rPr>
        </w:r>
        <w:r w:rsidR="005C7531">
          <w:rPr>
            <w:webHidden/>
          </w:rPr>
          <w:fldChar w:fldCharType="separate"/>
        </w:r>
        <w:r w:rsidR="005C7531">
          <w:rPr>
            <w:webHidden/>
          </w:rPr>
          <w:t>10</w:t>
        </w:r>
        <w:r w:rsidR="005C7531">
          <w:rPr>
            <w:webHidden/>
          </w:rPr>
          <w:fldChar w:fldCharType="end"/>
        </w:r>
      </w:hyperlink>
    </w:p>
    <w:p w14:paraId="0789BC1E" w14:textId="37D25E27" w:rsidR="005C7531" w:rsidRDefault="00000000">
      <w:pPr>
        <w:pStyle w:val="TOC4"/>
        <w:rPr>
          <w:rFonts w:asciiTheme="minorHAnsi" w:eastAsiaTheme="minorEastAsia" w:hAnsiTheme="minorHAnsi" w:cstheme="minorBidi"/>
          <w:color w:val="auto"/>
          <w:szCs w:val="22"/>
        </w:rPr>
      </w:pPr>
      <w:hyperlink w:anchor="_Toc50719294" w:history="1">
        <w:r w:rsidR="005C7531" w:rsidRPr="00AD43E6">
          <w:rPr>
            <w:rStyle w:val="Hyperlink"/>
          </w:rPr>
          <w:t>Age in months</w:t>
        </w:r>
        <w:r w:rsidR="005C7531">
          <w:rPr>
            <w:webHidden/>
          </w:rPr>
          <w:tab/>
        </w:r>
        <w:r w:rsidR="005C7531">
          <w:rPr>
            <w:webHidden/>
          </w:rPr>
          <w:fldChar w:fldCharType="begin"/>
        </w:r>
        <w:r w:rsidR="005C7531">
          <w:rPr>
            <w:webHidden/>
          </w:rPr>
          <w:instrText xml:space="preserve"> PAGEREF _Toc50719294 \h </w:instrText>
        </w:r>
        <w:r w:rsidR="005C7531">
          <w:rPr>
            <w:webHidden/>
          </w:rPr>
        </w:r>
        <w:r w:rsidR="005C7531">
          <w:rPr>
            <w:webHidden/>
          </w:rPr>
          <w:fldChar w:fldCharType="separate"/>
        </w:r>
        <w:r w:rsidR="005C7531">
          <w:rPr>
            <w:webHidden/>
          </w:rPr>
          <w:t>10</w:t>
        </w:r>
        <w:r w:rsidR="005C7531">
          <w:rPr>
            <w:webHidden/>
          </w:rPr>
          <w:fldChar w:fldCharType="end"/>
        </w:r>
      </w:hyperlink>
    </w:p>
    <w:p w14:paraId="4A027CE0" w14:textId="70B83DD8" w:rsidR="005C7531" w:rsidRDefault="00000000">
      <w:pPr>
        <w:pStyle w:val="TOC4"/>
        <w:rPr>
          <w:rFonts w:asciiTheme="minorHAnsi" w:eastAsiaTheme="minorEastAsia" w:hAnsiTheme="minorHAnsi" w:cstheme="minorBidi"/>
          <w:color w:val="auto"/>
          <w:szCs w:val="22"/>
        </w:rPr>
      </w:pPr>
      <w:hyperlink w:anchor="_Toc50719295" w:history="1">
        <w:r w:rsidR="005C7531" w:rsidRPr="00AD43E6">
          <w:rPr>
            <w:rStyle w:val="Hyperlink"/>
          </w:rPr>
          <w:t>Sex</w:t>
        </w:r>
        <w:r w:rsidR="005C7531">
          <w:rPr>
            <w:webHidden/>
          </w:rPr>
          <w:tab/>
        </w:r>
        <w:r w:rsidR="005C7531">
          <w:rPr>
            <w:webHidden/>
          </w:rPr>
          <w:fldChar w:fldCharType="begin"/>
        </w:r>
        <w:r w:rsidR="005C7531">
          <w:rPr>
            <w:webHidden/>
          </w:rPr>
          <w:instrText xml:space="preserve"> PAGEREF _Toc50719295 \h </w:instrText>
        </w:r>
        <w:r w:rsidR="005C7531">
          <w:rPr>
            <w:webHidden/>
          </w:rPr>
        </w:r>
        <w:r w:rsidR="005C7531">
          <w:rPr>
            <w:webHidden/>
          </w:rPr>
          <w:fldChar w:fldCharType="separate"/>
        </w:r>
        <w:r w:rsidR="005C7531">
          <w:rPr>
            <w:webHidden/>
          </w:rPr>
          <w:t>11</w:t>
        </w:r>
        <w:r w:rsidR="005C7531">
          <w:rPr>
            <w:webHidden/>
          </w:rPr>
          <w:fldChar w:fldCharType="end"/>
        </w:r>
      </w:hyperlink>
    </w:p>
    <w:p w14:paraId="5C7D7D22" w14:textId="13366B16" w:rsidR="005C7531" w:rsidRDefault="00000000">
      <w:pPr>
        <w:pStyle w:val="TOC4"/>
        <w:rPr>
          <w:rFonts w:asciiTheme="minorHAnsi" w:eastAsiaTheme="minorEastAsia" w:hAnsiTheme="minorHAnsi" w:cstheme="minorBidi"/>
          <w:color w:val="auto"/>
          <w:szCs w:val="22"/>
        </w:rPr>
      </w:pPr>
      <w:hyperlink w:anchor="_Toc50719296" w:history="1">
        <w:r w:rsidR="005C7531" w:rsidRPr="00AD43E6">
          <w:rPr>
            <w:rStyle w:val="Hyperlink"/>
          </w:rPr>
          <w:t>Educational attainment (household)</w:t>
        </w:r>
        <w:r w:rsidR="005C7531">
          <w:rPr>
            <w:webHidden/>
          </w:rPr>
          <w:tab/>
        </w:r>
        <w:r w:rsidR="005C7531">
          <w:rPr>
            <w:webHidden/>
          </w:rPr>
          <w:fldChar w:fldCharType="begin"/>
        </w:r>
        <w:r w:rsidR="005C7531">
          <w:rPr>
            <w:webHidden/>
          </w:rPr>
          <w:instrText xml:space="preserve"> PAGEREF _Toc50719296 \h </w:instrText>
        </w:r>
        <w:r w:rsidR="005C7531">
          <w:rPr>
            <w:webHidden/>
          </w:rPr>
        </w:r>
        <w:r w:rsidR="005C7531">
          <w:rPr>
            <w:webHidden/>
          </w:rPr>
          <w:fldChar w:fldCharType="separate"/>
        </w:r>
        <w:r w:rsidR="005C7531">
          <w:rPr>
            <w:webHidden/>
          </w:rPr>
          <w:t>11</w:t>
        </w:r>
        <w:r w:rsidR="005C7531">
          <w:rPr>
            <w:webHidden/>
          </w:rPr>
          <w:fldChar w:fldCharType="end"/>
        </w:r>
      </w:hyperlink>
    </w:p>
    <w:p w14:paraId="5536606F" w14:textId="3849A913" w:rsidR="005C7531" w:rsidRDefault="00000000">
      <w:pPr>
        <w:pStyle w:val="TOC4"/>
        <w:rPr>
          <w:rFonts w:asciiTheme="minorHAnsi" w:eastAsiaTheme="minorEastAsia" w:hAnsiTheme="minorHAnsi" w:cstheme="minorBidi"/>
          <w:color w:val="auto"/>
          <w:szCs w:val="22"/>
        </w:rPr>
      </w:pPr>
      <w:hyperlink w:anchor="_Toc50719297" w:history="1">
        <w:r w:rsidR="005C7531" w:rsidRPr="00AD43E6">
          <w:rPr>
            <w:rStyle w:val="Hyperlink"/>
          </w:rPr>
          <w:t>Educational attainment (individual)</w:t>
        </w:r>
        <w:r w:rsidR="005C7531">
          <w:rPr>
            <w:webHidden/>
          </w:rPr>
          <w:tab/>
        </w:r>
        <w:r w:rsidR="005C7531">
          <w:rPr>
            <w:webHidden/>
          </w:rPr>
          <w:fldChar w:fldCharType="begin"/>
        </w:r>
        <w:r w:rsidR="005C7531">
          <w:rPr>
            <w:webHidden/>
          </w:rPr>
          <w:instrText xml:space="preserve"> PAGEREF _Toc50719297 \h </w:instrText>
        </w:r>
        <w:r w:rsidR="005C7531">
          <w:rPr>
            <w:webHidden/>
          </w:rPr>
        </w:r>
        <w:r w:rsidR="005C7531">
          <w:rPr>
            <w:webHidden/>
          </w:rPr>
          <w:fldChar w:fldCharType="separate"/>
        </w:r>
        <w:r w:rsidR="005C7531">
          <w:rPr>
            <w:webHidden/>
          </w:rPr>
          <w:t>11</w:t>
        </w:r>
        <w:r w:rsidR="005C7531">
          <w:rPr>
            <w:webHidden/>
          </w:rPr>
          <w:fldChar w:fldCharType="end"/>
        </w:r>
      </w:hyperlink>
    </w:p>
    <w:p w14:paraId="221E6F6C" w14:textId="2B738177" w:rsidR="005C7531" w:rsidRDefault="00000000">
      <w:pPr>
        <w:pStyle w:val="TOC4"/>
        <w:rPr>
          <w:rFonts w:asciiTheme="minorHAnsi" w:eastAsiaTheme="minorEastAsia" w:hAnsiTheme="minorHAnsi" w:cstheme="minorBidi"/>
          <w:color w:val="auto"/>
          <w:szCs w:val="22"/>
        </w:rPr>
      </w:pPr>
      <w:hyperlink w:anchor="_Toc50719298" w:history="1">
        <w:r w:rsidR="005C7531" w:rsidRPr="00AD43E6">
          <w:rPr>
            <w:rStyle w:val="Hyperlink"/>
          </w:rPr>
          <w:t>Gendered household type</w:t>
        </w:r>
        <w:r w:rsidR="005C7531">
          <w:rPr>
            <w:webHidden/>
          </w:rPr>
          <w:tab/>
        </w:r>
        <w:r w:rsidR="005C7531">
          <w:rPr>
            <w:webHidden/>
          </w:rPr>
          <w:fldChar w:fldCharType="begin"/>
        </w:r>
        <w:r w:rsidR="005C7531">
          <w:rPr>
            <w:webHidden/>
          </w:rPr>
          <w:instrText xml:space="preserve"> PAGEREF _Toc50719298 \h </w:instrText>
        </w:r>
        <w:r w:rsidR="005C7531">
          <w:rPr>
            <w:webHidden/>
          </w:rPr>
        </w:r>
        <w:r w:rsidR="005C7531">
          <w:rPr>
            <w:webHidden/>
          </w:rPr>
          <w:fldChar w:fldCharType="separate"/>
        </w:r>
        <w:r w:rsidR="005C7531">
          <w:rPr>
            <w:webHidden/>
          </w:rPr>
          <w:t>11</w:t>
        </w:r>
        <w:r w:rsidR="005C7531">
          <w:rPr>
            <w:webHidden/>
          </w:rPr>
          <w:fldChar w:fldCharType="end"/>
        </w:r>
      </w:hyperlink>
    </w:p>
    <w:p w14:paraId="04A547B2" w14:textId="7087EE62" w:rsidR="005C7531" w:rsidRDefault="00000000">
      <w:pPr>
        <w:pStyle w:val="TOC4"/>
        <w:rPr>
          <w:rFonts w:asciiTheme="minorHAnsi" w:eastAsiaTheme="minorEastAsia" w:hAnsiTheme="minorHAnsi" w:cstheme="minorBidi"/>
          <w:color w:val="auto"/>
          <w:szCs w:val="22"/>
        </w:rPr>
      </w:pPr>
      <w:hyperlink w:anchor="_Toc50719299" w:history="1">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_Toc50719299 \h </w:instrText>
        </w:r>
        <w:r w:rsidR="005C7531">
          <w:rPr>
            <w:webHidden/>
          </w:rPr>
        </w:r>
        <w:r w:rsidR="005C7531">
          <w:rPr>
            <w:webHidden/>
          </w:rPr>
          <w:fldChar w:fldCharType="separate"/>
        </w:r>
        <w:r w:rsidR="005C7531">
          <w:rPr>
            <w:webHidden/>
          </w:rPr>
          <w:t>12</w:t>
        </w:r>
        <w:r w:rsidR="005C7531">
          <w:rPr>
            <w:webHidden/>
          </w:rPr>
          <w:fldChar w:fldCharType="end"/>
        </w:r>
      </w:hyperlink>
    </w:p>
    <w:p w14:paraId="53BC39C0" w14:textId="6827C798" w:rsidR="005C7531" w:rsidRDefault="00000000">
      <w:pPr>
        <w:pStyle w:val="TOC4"/>
        <w:rPr>
          <w:rFonts w:asciiTheme="minorHAnsi" w:eastAsiaTheme="minorEastAsia" w:hAnsiTheme="minorHAnsi" w:cstheme="minorBidi"/>
          <w:color w:val="auto"/>
          <w:szCs w:val="22"/>
        </w:rPr>
      </w:pPr>
      <w:hyperlink w:anchor="_Toc50719300" w:history="1">
        <w:r w:rsidR="005C7531" w:rsidRPr="00AD43E6">
          <w:rPr>
            <w:rStyle w:val="Hyperlink"/>
          </w:rPr>
          <w:t>Poverty status</w:t>
        </w:r>
        <w:r w:rsidR="005C7531">
          <w:rPr>
            <w:webHidden/>
          </w:rPr>
          <w:tab/>
        </w:r>
        <w:r w:rsidR="005C7531">
          <w:rPr>
            <w:webHidden/>
          </w:rPr>
          <w:fldChar w:fldCharType="begin"/>
        </w:r>
        <w:r w:rsidR="005C7531">
          <w:rPr>
            <w:webHidden/>
          </w:rPr>
          <w:instrText xml:space="preserve"> PAGEREF _Toc50719300 \h </w:instrText>
        </w:r>
        <w:r w:rsidR="005C7531">
          <w:rPr>
            <w:webHidden/>
          </w:rPr>
        </w:r>
        <w:r w:rsidR="005C7531">
          <w:rPr>
            <w:webHidden/>
          </w:rPr>
          <w:fldChar w:fldCharType="separate"/>
        </w:r>
        <w:r w:rsidR="005C7531">
          <w:rPr>
            <w:webHidden/>
          </w:rPr>
          <w:t>12</w:t>
        </w:r>
        <w:r w:rsidR="005C7531">
          <w:rPr>
            <w:webHidden/>
          </w:rPr>
          <w:fldChar w:fldCharType="end"/>
        </w:r>
      </w:hyperlink>
    </w:p>
    <w:p w14:paraId="77005C87" w14:textId="1F73E450" w:rsidR="005C7531" w:rsidRDefault="00000000">
      <w:pPr>
        <w:pStyle w:val="TOC3"/>
        <w:rPr>
          <w:rFonts w:asciiTheme="minorHAnsi" w:eastAsiaTheme="minorEastAsia" w:hAnsiTheme="minorHAnsi" w:cstheme="minorBidi"/>
          <w:color w:val="auto"/>
        </w:rPr>
      </w:pPr>
      <w:hyperlink w:anchor="_Toc50719301" w:history="1">
        <w:r w:rsidR="005C7531" w:rsidRPr="00AD43E6">
          <w:rPr>
            <w:rStyle w:val="Hyperlink"/>
          </w:rPr>
          <w:t>2.2.2</w:t>
        </w:r>
        <w:r w:rsidR="005C7531">
          <w:rPr>
            <w:rFonts w:asciiTheme="minorHAnsi" w:eastAsiaTheme="minorEastAsia" w:hAnsiTheme="minorHAnsi" w:cstheme="minorBidi"/>
            <w:color w:val="auto"/>
          </w:rPr>
          <w:tab/>
        </w:r>
        <w:r w:rsidR="005C7531" w:rsidRPr="00AD43E6">
          <w:rPr>
            <w:rStyle w:val="Hyperlink"/>
          </w:rPr>
          <w:t>Reporting conventions</w:t>
        </w:r>
        <w:r w:rsidR="005C7531">
          <w:rPr>
            <w:webHidden/>
          </w:rPr>
          <w:tab/>
        </w:r>
        <w:r w:rsidR="005C7531">
          <w:rPr>
            <w:webHidden/>
          </w:rPr>
          <w:fldChar w:fldCharType="begin"/>
        </w:r>
        <w:r w:rsidR="005C7531">
          <w:rPr>
            <w:webHidden/>
          </w:rPr>
          <w:instrText xml:space="preserve"> PAGEREF _Toc50719301 \h </w:instrText>
        </w:r>
        <w:r w:rsidR="005C7531">
          <w:rPr>
            <w:webHidden/>
          </w:rPr>
        </w:r>
        <w:r w:rsidR="005C7531">
          <w:rPr>
            <w:webHidden/>
          </w:rPr>
          <w:fldChar w:fldCharType="separate"/>
        </w:r>
        <w:r w:rsidR="005C7531">
          <w:rPr>
            <w:webHidden/>
          </w:rPr>
          <w:t>12</w:t>
        </w:r>
        <w:r w:rsidR="005C7531">
          <w:rPr>
            <w:webHidden/>
          </w:rPr>
          <w:fldChar w:fldCharType="end"/>
        </w:r>
      </w:hyperlink>
    </w:p>
    <w:p w14:paraId="63EAA8D1" w14:textId="5FC8C150" w:rsidR="005C7531" w:rsidRDefault="00000000">
      <w:pPr>
        <w:pStyle w:val="TOC1"/>
        <w:rPr>
          <w:rFonts w:asciiTheme="minorHAnsi" w:eastAsiaTheme="minorEastAsia" w:hAnsiTheme="minorHAnsi" w:cstheme="minorBidi"/>
          <w:color w:val="auto"/>
        </w:rPr>
      </w:pPr>
      <w:hyperlink w:anchor="_Toc50719302" w:history="1">
        <w:r w:rsidR="005C7531" w:rsidRPr="00AD43E6">
          <w:rPr>
            <w:rStyle w:val="Hyperlink"/>
          </w:rPr>
          <w:t>3.</w:t>
        </w:r>
        <w:r w:rsidR="005C7531">
          <w:rPr>
            <w:rFonts w:asciiTheme="minorHAnsi" w:eastAsiaTheme="minorEastAsia" w:hAnsiTheme="minorHAnsi" w:cstheme="minorBidi"/>
            <w:color w:val="auto"/>
          </w:rPr>
          <w:tab/>
        </w:r>
        <w:r w:rsidR="005C7531" w:rsidRPr="00AD43E6">
          <w:rPr>
            <w:rStyle w:val="Hyperlink"/>
          </w:rPr>
          <w:t>Population in the Zone of Influence</w:t>
        </w:r>
        <w:r w:rsidR="005C7531">
          <w:rPr>
            <w:webHidden/>
          </w:rPr>
          <w:tab/>
        </w:r>
        <w:r w:rsidR="005C7531">
          <w:rPr>
            <w:webHidden/>
          </w:rPr>
          <w:fldChar w:fldCharType="begin"/>
        </w:r>
        <w:r w:rsidR="005C7531">
          <w:rPr>
            <w:webHidden/>
          </w:rPr>
          <w:instrText xml:space="preserve"> PAGEREF _Toc50719302 \h </w:instrText>
        </w:r>
        <w:r w:rsidR="005C7531">
          <w:rPr>
            <w:webHidden/>
          </w:rPr>
        </w:r>
        <w:r w:rsidR="005C7531">
          <w:rPr>
            <w:webHidden/>
          </w:rPr>
          <w:fldChar w:fldCharType="separate"/>
        </w:r>
        <w:r w:rsidR="005C7531">
          <w:rPr>
            <w:webHidden/>
          </w:rPr>
          <w:t>14</w:t>
        </w:r>
        <w:r w:rsidR="005C7531">
          <w:rPr>
            <w:webHidden/>
          </w:rPr>
          <w:fldChar w:fldCharType="end"/>
        </w:r>
      </w:hyperlink>
    </w:p>
    <w:p w14:paraId="3C5B4AD8" w14:textId="61041FF0" w:rsidR="005C7531" w:rsidRDefault="00000000">
      <w:pPr>
        <w:pStyle w:val="TOC2"/>
        <w:rPr>
          <w:rFonts w:asciiTheme="minorHAnsi" w:eastAsiaTheme="minorEastAsia" w:hAnsiTheme="minorHAnsi" w:cstheme="minorBidi"/>
          <w:color w:val="auto"/>
        </w:rPr>
      </w:pPr>
      <w:hyperlink w:anchor="_Toc50719303" w:history="1">
        <w:r w:rsidR="005C7531" w:rsidRPr="00AD43E6">
          <w:rPr>
            <w:rStyle w:val="Hyperlink"/>
          </w:rPr>
          <w:t>3.1</w:t>
        </w:r>
        <w:r w:rsidR="005C7531">
          <w:rPr>
            <w:rFonts w:asciiTheme="minorHAnsi" w:eastAsiaTheme="minorEastAsia" w:hAnsiTheme="minorHAnsi" w:cstheme="minorBidi"/>
            <w:color w:val="auto"/>
          </w:rPr>
          <w:tab/>
        </w:r>
        <w:r w:rsidR="005C7531" w:rsidRPr="00AD43E6">
          <w:rPr>
            <w:rStyle w:val="Hyperlink"/>
          </w:rPr>
          <w:t>Demographics</w:t>
        </w:r>
        <w:r w:rsidR="005C7531">
          <w:rPr>
            <w:webHidden/>
          </w:rPr>
          <w:tab/>
        </w:r>
        <w:r w:rsidR="005C7531">
          <w:rPr>
            <w:webHidden/>
          </w:rPr>
          <w:fldChar w:fldCharType="begin"/>
        </w:r>
        <w:r w:rsidR="005C7531">
          <w:rPr>
            <w:webHidden/>
          </w:rPr>
          <w:instrText xml:space="preserve"> PAGEREF _Toc50719303 \h </w:instrText>
        </w:r>
        <w:r w:rsidR="005C7531">
          <w:rPr>
            <w:webHidden/>
          </w:rPr>
        </w:r>
        <w:r w:rsidR="005C7531">
          <w:rPr>
            <w:webHidden/>
          </w:rPr>
          <w:fldChar w:fldCharType="separate"/>
        </w:r>
        <w:r w:rsidR="005C7531">
          <w:rPr>
            <w:webHidden/>
          </w:rPr>
          <w:t>14</w:t>
        </w:r>
        <w:r w:rsidR="005C7531">
          <w:rPr>
            <w:webHidden/>
          </w:rPr>
          <w:fldChar w:fldCharType="end"/>
        </w:r>
      </w:hyperlink>
    </w:p>
    <w:p w14:paraId="1553100C" w14:textId="43DDAFF0" w:rsidR="005C7531" w:rsidRDefault="00000000">
      <w:pPr>
        <w:pStyle w:val="TOC2"/>
        <w:rPr>
          <w:rFonts w:asciiTheme="minorHAnsi" w:eastAsiaTheme="minorEastAsia" w:hAnsiTheme="minorHAnsi" w:cstheme="minorBidi"/>
          <w:color w:val="auto"/>
        </w:rPr>
      </w:pPr>
      <w:hyperlink w:anchor="_Toc50719304" w:history="1">
        <w:r w:rsidR="005C7531" w:rsidRPr="00AD43E6">
          <w:rPr>
            <w:rStyle w:val="Hyperlink"/>
          </w:rPr>
          <w:t>3.2</w:t>
        </w:r>
        <w:r w:rsidR="005C7531">
          <w:rPr>
            <w:rFonts w:asciiTheme="minorHAnsi" w:eastAsiaTheme="minorEastAsia" w:hAnsiTheme="minorHAnsi" w:cstheme="minorBidi"/>
            <w:color w:val="auto"/>
          </w:rPr>
          <w:tab/>
        </w:r>
        <w:r w:rsidR="005C7531" w:rsidRPr="00AD43E6">
          <w:rPr>
            <w:rStyle w:val="Hyperlink"/>
          </w:rPr>
          <w:t>Education</w:t>
        </w:r>
        <w:r w:rsidR="005C7531">
          <w:rPr>
            <w:webHidden/>
          </w:rPr>
          <w:tab/>
        </w:r>
        <w:r w:rsidR="005C7531">
          <w:rPr>
            <w:webHidden/>
          </w:rPr>
          <w:fldChar w:fldCharType="begin"/>
        </w:r>
        <w:r w:rsidR="005C7531">
          <w:rPr>
            <w:webHidden/>
          </w:rPr>
          <w:instrText xml:space="preserve"> PAGEREF _Toc50719304 \h </w:instrText>
        </w:r>
        <w:r w:rsidR="005C7531">
          <w:rPr>
            <w:webHidden/>
          </w:rPr>
        </w:r>
        <w:r w:rsidR="005C7531">
          <w:rPr>
            <w:webHidden/>
          </w:rPr>
          <w:fldChar w:fldCharType="separate"/>
        </w:r>
        <w:r w:rsidR="005C7531">
          <w:rPr>
            <w:webHidden/>
          </w:rPr>
          <w:t>18</w:t>
        </w:r>
        <w:r w:rsidR="005C7531">
          <w:rPr>
            <w:webHidden/>
          </w:rPr>
          <w:fldChar w:fldCharType="end"/>
        </w:r>
      </w:hyperlink>
    </w:p>
    <w:p w14:paraId="2E9B4C17" w14:textId="670BDE58" w:rsidR="005C7531" w:rsidRDefault="00000000">
      <w:pPr>
        <w:pStyle w:val="TOC2"/>
        <w:rPr>
          <w:rFonts w:asciiTheme="minorHAnsi" w:eastAsiaTheme="minorEastAsia" w:hAnsiTheme="minorHAnsi" w:cstheme="minorBidi"/>
          <w:color w:val="auto"/>
        </w:rPr>
      </w:pPr>
      <w:hyperlink w:anchor="_Toc50719305" w:history="1">
        <w:r w:rsidR="005C7531" w:rsidRPr="00AD43E6">
          <w:rPr>
            <w:rStyle w:val="Hyperlink"/>
          </w:rPr>
          <w:t>3.3</w:t>
        </w:r>
        <w:r w:rsidR="005C7531">
          <w:rPr>
            <w:rFonts w:asciiTheme="minorHAnsi" w:eastAsiaTheme="minorEastAsia" w:hAnsiTheme="minorHAnsi" w:cstheme="minorBidi"/>
            <w:color w:val="auto"/>
          </w:rPr>
          <w:tab/>
        </w:r>
        <w:r w:rsidR="005C7531" w:rsidRPr="00AD43E6">
          <w:rPr>
            <w:rStyle w:val="Hyperlink"/>
          </w:rPr>
          <w:t>Dwelling characteristics and living conditions</w:t>
        </w:r>
        <w:r w:rsidR="005C7531">
          <w:rPr>
            <w:webHidden/>
          </w:rPr>
          <w:tab/>
        </w:r>
        <w:r w:rsidR="005C7531">
          <w:rPr>
            <w:webHidden/>
          </w:rPr>
          <w:fldChar w:fldCharType="begin"/>
        </w:r>
        <w:r w:rsidR="005C7531">
          <w:rPr>
            <w:webHidden/>
          </w:rPr>
          <w:instrText xml:space="preserve"> PAGEREF _Toc50719305 \h </w:instrText>
        </w:r>
        <w:r w:rsidR="005C7531">
          <w:rPr>
            <w:webHidden/>
          </w:rPr>
        </w:r>
        <w:r w:rsidR="005C7531">
          <w:rPr>
            <w:webHidden/>
          </w:rPr>
          <w:fldChar w:fldCharType="separate"/>
        </w:r>
        <w:r w:rsidR="005C7531">
          <w:rPr>
            <w:webHidden/>
          </w:rPr>
          <w:t>21</w:t>
        </w:r>
        <w:r w:rsidR="005C7531">
          <w:rPr>
            <w:webHidden/>
          </w:rPr>
          <w:fldChar w:fldCharType="end"/>
        </w:r>
      </w:hyperlink>
    </w:p>
    <w:p w14:paraId="16C2DCE2" w14:textId="6973BABB" w:rsidR="005C7531" w:rsidRDefault="00000000">
      <w:pPr>
        <w:pStyle w:val="TOC2"/>
        <w:rPr>
          <w:rFonts w:asciiTheme="minorHAnsi" w:eastAsiaTheme="minorEastAsia" w:hAnsiTheme="minorHAnsi" w:cstheme="minorBidi"/>
          <w:color w:val="auto"/>
        </w:rPr>
      </w:pPr>
      <w:hyperlink w:anchor="_Toc50719306" w:history="1">
        <w:r w:rsidR="005C7531" w:rsidRPr="00AD43E6">
          <w:rPr>
            <w:rStyle w:val="Hyperlink"/>
          </w:rPr>
          <w:t>3.4</w:t>
        </w:r>
        <w:r w:rsidR="005C7531">
          <w:rPr>
            <w:rFonts w:asciiTheme="minorHAnsi" w:eastAsiaTheme="minorEastAsia" w:hAnsiTheme="minorHAnsi" w:cstheme="minorBidi"/>
            <w:color w:val="auto"/>
          </w:rPr>
          <w:tab/>
        </w:r>
        <w:r w:rsidR="005C7531" w:rsidRPr="00AD43E6">
          <w:rPr>
            <w:rStyle w:val="Hyperlink"/>
          </w:rPr>
          <w:t>Water, sanitation, and hygiene</w:t>
        </w:r>
        <w:r w:rsidR="005C7531">
          <w:rPr>
            <w:webHidden/>
          </w:rPr>
          <w:tab/>
        </w:r>
        <w:r w:rsidR="005C7531">
          <w:rPr>
            <w:webHidden/>
          </w:rPr>
          <w:fldChar w:fldCharType="begin"/>
        </w:r>
        <w:r w:rsidR="005C7531">
          <w:rPr>
            <w:webHidden/>
          </w:rPr>
          <w:instrText xml:space="preserve"> PAGEREF _Toc50719306 \h </w:instrText>
        </w:r>
        <w:r w:rsidR="005C7531">
          <w:rPr>
            <w:webHidden/>
          </w:rPr>
        </w:r>
        <w:r w:rsidR="005C7531">
          <w:rPr>
            <w:webHidden/>
          </w:rPr>
          <w:fldChar w:fldCharType="separate"/>
        </w:r>
        <w:r w:rsidR="005C7531">
          <w:rPr>
            <w:webHidden/>
          </w:rPr>
          <w:t>23</w:t>
        </w:r>
        <w:r w:rsidR="005C7531">
          <w:rPr>
            <w:webHidden/>
          </w:rPr>
          <w:fldChar w:fldCharType="end"/>
        </w:r>
      </w:hyperlink>
    </w:p>
    <w:p w14:paraId="4CA08B5D" w14:textId="7EC4E0D0" w:rsidR="005C7531" w:rsidRDefault="00000000">
      <w:pPr>
        <w:pStyle w:val="TOC1"/>
        <w:rPr>
          <w:rFonts w:asciiTheme="minorHAnsi" w:eastAsiaTheme="minorEastAsia" w:hAnsiTheme="minorHAnsi" w:cstheme="minorBidi"/>
          <w:color w:val="auto"/>
        </w:rPr>
      </w:pPr>
      <w:hyperlink w:anchor="_Toc50719307" w:history="1">
        <w:r w:rsidR="005C7531" w:rsidRPr="00AD43E6">
          <w:rPr>
            <w:rStyle w:val="Hyperlink"/>
          </w:rPr>
          <w:t>4.</w:t>
        </w:r>
        <w:r w:rsidR="005C7531">
          <w:rPr>
            <w:rFonts w:asciiTheme="minorHAnsi" w:eastAsiaTheme="minorEastAsia" w:hAnsiTheme="minorHAnsi" w:cstheme="minorBidi"/>
            <w:color w:val="auto"/>
          </w:rPr>
          <w:tab/>
        </w:r>
        <w:r w:rsidR="005C7531" w:rsidRPr="00AD43E6">
          <w:rPr>
            <w:rStyle w:val="Hyperlink"/>
          </w:rPr>
          <w:t>Household economic status</w:t>
        </w:r>
        <w:r w:rsidR="005C7531">
          <w:rPr>
            <w:webHidden/>
          </w:rPr>
          <w:tab/>
        </w:r>
        <w:r w:rsidR="005C7531">
          <w:rPr>
            <w:webHidden/>
          </w:rPr>
          <w:fldChar w:fldCharType="begin"/>
        </w:r>
        <w:r w:rsidR="005C7531">
          <w:rPr>
            <w:webHidden/>
          </w:rPr>
          <w:instrText xml:space="preserve"> PAGEREF _Toc50719307 \h </w:instrText>
        </w:r>
        <w:r w:rsidR="005C7531">
          <w:rPr>
            <w:webHidden/>
          </w:rPr>
        </w:r>
        <w:r w:rsidR="005C7531">
          <w:rPr>
            <w:webHidden/>
          </w:rPr>
          <w:fldChar w:fldCharType="separate"/>
        </w:r>
        <w:r w:rsidR="005C7531">
          <w:rPr>
            <w:webHidden/>
          </w:rPr>
          <w:t>26</w:t>
        </w:r>
        <w:r w:rsidR="005C7531">
          <w:rPr>
            <w:webHidden/>
          </w:rPr>
          <w:fldChar w:fldCharType="end"/>
        </w:r>
      </w:hyperlink>
    </w:p>
    <w:p w14:paraId="460F50A4" w14:textId="1480813C" w:rsidR="005C7531" w:rsidRDefault="00000000">
      <w:pPr>
        <w:pStyle w:val="TOC2"/>
        <w:rPr>
          <w:rFonts w:asciiTheme="minorHAnsi" w:eastAsiaTheme="minorEastAsia" w:hAnsiTheme="minorHAnsi" w:cstheme="minorBidi"/>
          <w:color w:val="auto"/>
        </w:rPr>
      </w:pPr>
      <w:hyperlink w:anchor="_Toc50719308" w:history="1">
        <w:r w:rsidR="005C7531" w:rsidRPr="00AD43E6">
          <w:rPr>
            <w:rStyle w:val="Hyperlink"/>
          </w:rPr>
          <w:t>4.1</w:t>
        </w:r>
        <w:r w:rsidR="005C7531">
          <w:rPr>
            <w:rFonts w:asciiTheme="minorHAnsi" w:eastAsiaTheme="minorEastAsia" w:hAnsiTheme="minorHAnsi" w:cstheme="minorBidi"/>
            <w:color w:val="auto"/>
          </w:rPr>
          <w:tab/>
        </w:r>
        <w:r w:rsidR="005C7531" w:rsidRPr="00AD43E6">
          <w:rPr>
            <w:rStyle w:val="Hyperlink"/>
          </w:rPr>
          <w:t>Daily per capita consumption expenditures</w:t>
        </w:r>
        <w:r w:rsidR="005C7531">
          <w:rPr>
            <w:webHidden/>
          </w:rPr>
          <w:tab/>
        </w:r>
        <w:r w:rsidR="005C7531">
          <w:rPr>
            <w:webHidden/>
          </w:rPr>
          <w:fldChar w:fldCharType="begin"/>
        </w:r>
        <w:r w:rsidR="005C7531">
          <w:rPr>
            <w:webHidden/>
          </w:rPr>
          <w:instrText xml:space="preserve"> PAGEREF _Toc50719308 \h </w:instrText>
        </w:r>
        <w:r w:rsidR="005C7531">
          <w:rPr>
            <w:webHidden/>
          </w:rPr>
        </w:r>
        <w:r w:rsidR="005C7531">
          <w:rPr>
            <w:webHidden/>
          </w:rPr>
          <w:fldChar w:fldCharType="separate"/>
        </w:r>
        <w:r w:rsidR="005C7531">
          <w:rPr>
            <w:webHidden/>
          </w:rPr>
          <w:t>26</w:t>
        </w:r>
        <w:r w:rsidR="005C7531">
          <w:rPr>
            <w:webHidden/>
          </w:rPr>
          <w:fldChar w:fldCharType="end"/>
        </w:r>
      </w:hyperlink>
    </w:p>
    <w:p w14:paraId="549585F5" w14:textId="521FC47D" w:rsidR="005C7531" w:rsidRDefault="00000000">
      <w:pPr>
        <w:pStyle w:val="TOC2"/>
        <w:rPr>
          <w:rFonts w:asciiTheme="minorHAnsi" w:eastAsiaTheme="minorEastAsia" w:hAnsiTheme="minorHAnsi" w:cstheme="minorBidi"/>
          <w:color w:val="auto"/>
        </w:rPr>
      </w:pPr>
      <w:hyperlink w:anchor="_Toc50719309" w:history="1">
        <w:r w:rsidR="005C7531" w:rsidRPr="00AD43E6">
          <w:rPr>
            <w:rStyle w:val="Hyperlink"/>
          </w:rPr>
          <w:t>4.2</w:t>
        </w:r>
        <w:r w:rsidR="005C7531">
          <w:rPr>
            <w:rFonts w:asciiTheme="minorHAnsi" w:eastAsiaTheme="minorEastAsia" w:hAnsiTheme="minorHAnsi" w:cstheme="minorBidi"/>
            <w:color w:val="auto"/>
          </w:rPr>
          <w:tab/>
        </w:r>
        <w:r w:rsidR="005C7531" w:rsidRPr="00AD43E6">
          <w:rPr>
            <w:rStyle w:val="Hyperlink"/>
          </w:rPr>
          <w:t>Prevalence and depth of poverty in the ZOI</w:t>
        </w:r>
        <w:r w:rsidR="005C7531">
          <w:rPr>
            <w:webHidden/>
          </w:rPr>
          <w:tab/>
        </w:r>
        <w:r w:rsidR="005C7531">
          <w:rPr>
            <w:webHidden/>
          </w:rPr>
          <w:fldChar w:fldCharType="begin"/>
        </w:r>
        <w:r w:rsidR="005C7531">
          <w:rPr>
            <w:webHidden/>
          </w:rPr>
          <w:instrText xml:space="preserve"> PAGEREF _Toc50719309 \h </w:instrText>
        </w:r>
        <w:r w:rsidR="005C7531">
          <w:rPr>
            <w:webHidden/>
          </w:rPr>
        </w:r>
        <w:r w:rsidR="005C7531">
          <w:rPr>
            <w:webHidden/>
          </w:rPr>
          <w:fldChar w:fldCharType="separate"/>
        </w:r>
        <w:r w:rsidR="005C7531">
          <w:rPr>
            <w:webHidden/>
          </w:rPr>
          <w:t>28</w:t>
        </w:r>
        <w:r w:rsidR="005C7531">
          <w:rPr>
            <w:webHidden/>
          </w:rPr>
          <w:fldChar w:fldCharType="end"/>
        </w:r>
      </w:hyperlink>
    </w:p>
    <w:p w14:paraId="0740F4CE" w14:textId="6AB1AC6F" w:rsidR="005C7531" w:rsidRDefault="00000000">
      <w:pPr>
        <w:pStyle w:val="TOC3"/>
        <w:rPr>
          <w:rFonts w:asciiTheme="minorHAnsi" w:eastAsiaTheme="minorEastAsia" w:hAnsiTheme="minorHAnsi" w:cstheme="minorBidi"/>
          <w:color w:val="auto"/>
        </w:rPr>
      </w:pPr>
      <w:hyperlink w:anchor="_Toc50719310" w:history="1">
        <w:r w:rsidR="005C7531" w:rsidRPr="00AD43E6">
          <w:rPr>
            <w:rStyle w:val="Hyperlink"/>
          </w:rPr>
          <w:t>4.2.1</w:t>
        </w:r>
        <w:r w:rsidR="005C7531">
          <w:rPr>
            <w:rFonts w:asciiTheme="minorHAnsi" w:eastAsiaTheme="minorEastAsia" w:hAnsiTheme="minorHAnsi" w:cstheme="minorBidi"/>
            <w:color w:val="auto"/>
          </w:rPr>
          <w:tab/>
        </w:r>
        <w:r w:rsidR="005C7531" w:rsidRPr="00AD43E6">
          <w:rPr>
            <w:rStyle w:val="Hyperlink"/>
          </w:rPr>
          <w:t>The USD $1.25 poverty threshold</w:t>
        </w:r>
        <w:r w:rsidR="005C7531">
          <w:rPr>
            <w:webHidden/>
          </w:rPr>
          <w:tab/>
        </w:r>
        <w:r w:rsidR="005C7531">
          <w:rPr>
            <w:webHidden/>
          </w:rPr>
          <w:fldChar w:fldCharType="begin"/>
        </w:r>
        <w:r w:rsidR="005C7531">
          <w:rPr>
            <w:webHidden/>
          </w:rPr>
          <w:instrText xml:space="preserve"> PAGEREF _Toc50719310 \h </w:instrText>
        </w:r>
        <w:r w:rsidR="005C7531">
          <w:rPr>
            <w:webHidden/>
          </w:rPr>
        </w:r>
        <w:r w:rsidR="005C7531">
          <w:rPr>
            <w:webHidden/>
          </w:rPr>
          <w:fldChar w:fldCharType="separate"/>
        </w:r>
        <w:r w:rsidR="005C7531">
          <w:rPr>
            <w:webHidden/>
          </w:rPr>
          <w:t>29</w:t>
        </w:r>
        <w:r w:rsidR="005C7531">
          <w:rPr>
            <w:webHidden/>
          </w:rPr>
          <w:fldChar w:fldCharType="end"/>
        </w:r>
      </w:hyperlink>
    </w:p>
    <w:p w14:paraId="61FC2C6B" w14:textId="729FF4EF" w:rsidR="005C7531" w:rsidRDefault="00000000">
      <w:pPr>
        <w:pStyle w:val="TOC3"/>
        <w:rPr>
          <w:rFonts w:asciiTheme="minorHAnsi" w:eastAsiaTheme="minorEastAsia" w:hAnsiTheme="minorHAnsi" w:cstheme="minorBidi"/>
          <w:color w:val="auto"/>
        </w:rPr>
      </w:pPr>
      <w:hyperlink w:anchor="_Toc50719311" w:history="1">
        <w:r w:rsidR="005C7531" w:rsidRPr="00AD43E6">
          <w:rPr>
            <w:rStyle w:val="Hyperlink"/>
          </w:rPr>
          <w:t>4.2.2</w:t>
        </w:r>
        <w:r w:rsidR="005C7531">
          <w:rPr>
            <w:rFonts w:asciiTheme="minorHAnsi" w:eastAsiaTheme="minorEastAsia" w:hAnsiTheme="minorHAnsi" w:cstheme="minorBidi"/>
            <w:color w:val="auto"/>
          </w:rPr>
          <w:tab/>
        </w:r>
        <w:r w:rsidR="005C7531" w:rsidRPr="00AD43E6">
          <w:rPr>
            <w:rStyle w:val="Hyperlink"/>
          </w:rPr>
          <w:t>The national extreme poverty threshold</w:t>
        </w:r>
        <w:r w:rsidR="005C7531">
          <w:rPr>
            <w:webHidden/>
          </w:rPr>
          <w:tab/>
        </w:r>
        <w:r w:rsidR="005C7531">
          <w:rPr>
            <w:webHidden/>
          </w:rPr>
          <w:fldChar w:fldCharType="begin"/>
        </w:r>
        <w:r w:rsidR="005C7531">
          <w:rPr>
            <w:webHidden/>
          </w:rPr>
          <w:instrText xml:space="preserve"> PAGEREF _Toc50719311 \h </w:instrText>
        </w:r>
        <w:r w:rsidR="005C7531">
          <w:rPr>
            <w:webHidden/>
          </w:rPr>
        </w:r>
        <w:r w:rsidR="005C7531">
          <w:rPr>
            <w:webHidden/>
          </w:rPr>
          <w:fldChar w:fldCharType="separate"/>
        </w:r>
        <w:r w:rsidR="005C7531">
          <w:rPr>
            <w:webHidden/>
          </w:rPr>
          <w:t>32</w:t>
        </w:r>
        <w:r w:rsidR="005C7531">
          <w:rPr>
            <w:webHidden/>
          </w:rPr>
          <w:fldChar w:fldCharType="end"/>
        </w:r>
      </w:hyperlink>
    </w:p>
    <w:p w14:paraId="2240FDCF" w14:textId="21441872" w:rsidR="005C7531" w:rsidRDefault="00000000">
      <w:pPr>
        <w:pStyle w:val="TOC3"/>
        <w:rPr>
          <w:rFonts w:asciiTheme="minorHAnsi" w:eastAsiaTheme="minorEastAsia" w:hAnsiTheme="minorHAnsi" w:cstheme="minorBidi"/>
          <w:color w:val="auto"/>
        </w:rPr>
      </w:pPr>
      <w:hyperlink w:anchor="_Toc50719312" w:history="1">
        <w:r w:rsidR="005C7531" w:rsidRPr="00AD43E6">
          <w:rPr>
            <w:rStyle w:val="Hyperlink"/>
          </w:rPr>
          <w:t>4.2.3</w:t>
        </w:r>
        <w:r w:rsidR="005C7531">
          <w:rPr>
            <w:rFonts w:asciiTheme="minorHAnsi" w:eastAsiaTheme="minorEastAsia" w:hAnsiTheme="minorHAnsi" w:cstheme="minorBidi"/>
            <w:color w:val="auto"/>
          </w:rPr>
          <w:tab/>
        </w:r>
        <w:r w:rsidR="005C7531" w:rsidRPr="00AD43E6">
          <w:rPr>
            <w:rStyle w:val="Hyperlink"/>
          </w:rPr>
          <w:t>The national poverty threshold</w:t>
        </w:r>
        <w:r w:rsidR="005C7531">
          <w:rPr>
            <w:webHidden/>
          </w:rPr>
          <w:tab/>
        </w:r>
        <w:r w:rsidR="005C7531">
          <w:rPr>
            <w:webHidden/>
          </w:rPr>
          <w:fldChar w:fldCharType="begin"/>
        </w:r>
        <w:r w:rsidR="005C7531">
          <w:rPr>
            <w:webHidden/>
          </w:rPr>
          <w:instrText xml:space="preserve"> PAGEREF _Toc50719312 \h </w:instrText>
        </w:r>
        <w:r w:rsidR="005C7531">
          <w:rPr>
            <w:webHidden/>
          </w:rPr>
        </w:r>
        <w:r w:rsidR="005C7531">
          <w:rPr>
            <w:webHidden/>
          </w:rPr>
          <w:fldChar w:fldCharType="separate"/>
        </w:r>
        <w:r w:rsidR="005C7531">
          <w:rPr>
            <w:webHidden/>
          </w:rPr>
          <w:t>35</w:t>
        </w:r>
        <w:r w:rsidR="005C7531">
          <w:rPr>
            <w:webHidden/>
          </w:rPr>
          <w:fldChar w:fldCharType="end"/>
        </w:r>
      </w:hyperlink>
    </w:p>
    <w:p w14:paraId="3255A81F" w14:textId="2B60A6CC" w:rsidR="005C7531" w:rsidRDefault="00000000">
      <w:pPr>
        <w:pStyle w:val="TOC1"/>
        <w:rPr>
          <w:rFonts w:asciiTheme="minorHAnsi" w:eastAsiaTheme="minorEastAsia" w:hAnsiTheme="minorHAnsi" w:cstheme="minorBidi"/>
          <w:color w:val="auto"/>
        </w:rPr>
      </w:pPr>
      <w:hyperlink w:anchor="_Toc50719313" w:history="1">
        <w:r w:rsidR="005C7531" w:rsidRPr="00AD43E6">
          <w:rPr>
            <w:rStyle w:val="Hyperlink"/>
          </w:rPr>
          <w:t>5.</w:t>
        </w:r>
        <w:r w:rsidR="005C7531">
          <w:rPr>
            <w:rFonts w:asciiTheme="minorHAnsi" w:eastAsiaTheme="minorEastAsia" w:hAnsiTheme="minorHAnsi" w:cstheme="minorBidi"/>
            <w:color w:val="auto"/>
          </w:rPr>
          <w:tab/>
        </w:r>
        <w:r w:rsidR="005C7531" w:rsidRPr="00AD43E6">
          <w:rPr>
            <w:rStyle w:val="Hyperlink"/>
          </w:rPr>
          <w:t>Women’s empowerment in agriculture</w:t>
        </w:r>
        <w:r w:rsidR="005C7531">
          <w:rPr>
            <w:webHidden/>
          </w:rPr>
          <w:tab/>
        </w:r>
        <w:r w:rsidR="005C7531">
          <w:rPr>
            <w:webHidden/>
          </w:rPr>
          <w:fldChar w:fldCharType="begin"/>
        </w:r>
        <w:r w:rsidR="005C7531">
          <w:rPr>
            <w:webHidden/>
          </w:rPr>
          <w:instrText xml:space="preserve"> PAGEREF _Toc50719313 \h </w:instrText>
        </w:r>
        <w:r w:rsidR="005C7531">
          <w:rPr>
            <w:webHidden/>
          </w:rPr>
        </w:r>
        <w:r w:rsidR="005C7531">
          <w:rPr>
            <w:webHidden/>
          </w:rPr>
          <w:fldChar w:fldCharType="separate"/>
        </w:r>
        <w:r w:rsidR="005C7531">
          <w:rPr>
            <w:webHidden/>
          </w:rPr>
          <w:t>39</w:t>
        </w:r>
        <w:r w:rsidR="005C7531">
          <w:rPr>
            <w:webHidden/>
          </w:rPr>
          <w:fldChar w:fldCharType="end"/>
        </w:r>
      </w:hyperlink>
    </w:p>
    <w:p w14:paraId="1B1F7066" w14:textId="3FC04CED" w:rsidR="005C7531" w:rsidRDefault="00000000">
      <w:pPr>
        <w:pStyle w:val="TOC2"/>
        <w:rPr>
          <w:rFonts w:asciiTheme="minorHAnsi" w:eastAsiaTheme="minorEastAsia" w:hAnsiTheme="minorHAnsi" w:cstheme="minorBidi"/>
          <w:color w:val="auto"/>
        </w:rPr>
      </w:pPr>
      <w:hyperlink w:anchor="_Toc50719314" w:history="1">
        <w:r w:rsidR="005C7531" w:rsidRPr="00AD43E6">
          <w:rPr>
            <w:rStyle w:val="Hyperlink"/>
          </w:rPr>
          <w:t>5.1</w:t>
        </w:r>
        <w:r w:rsidR="005C7531">
          <w:rPr>
            <w:rFonts w:asciiTheme="minorHAnsi" w:eastAsiaTheme="minorEastAsia" w:hAnsiTheme="minorHAnsi" w:cstheme="minorBidi"/>
            <w:color w:val="auto"/>
          </w:rPr>
          <w:tab/>
        </w:r>
        <w:r w:rsidR="005C7531" w:rsidRPr="00AD43E6">
          <w:rPr>
            <w:rStyle w:val="Hyperlink"/>
          </w:rPr>
          <w:t>Overview</w:t>
        </w:r>
        <w:r w:rsidR="005C7531">
          <w:rPr>
            <w:webHidden/>
          </w:rPr>
          <w:tab/>
        </w:r>
        <w:r w:rsidR="005C7531">
          <w:rPr>
            <w:webHidden/>
          </w:rPr>
          <w:fldChar w:fldCharType="begin"/>
        </w:r>
        <w:r w:rsidR="005C7531">
          <w:rPr>
            <w:webHidden/>
          </w:rPr>
          <w:instrText xml:space="preserve"> PAGEREF _Toc50719314 \h </w:instrText>
        </w:r>
        <w:r w:rsidR="005C7531">
          <w:rPr>
            <w:webHidden/>
          </w:rPr>
        </w:r>
        <w:r w:rsidR="005C7531">
          <w:rPr>
            <w:webHidden/>
          </w:rPr>
          <w:fldChar w:fldCharType="separate"/>
        </w:r>
        <w:r w:rsidR="005C7531">
          <w:rPr>
            <w:webHidden/>
          </w:rPr>
          <w:t>39</w:t>
        </w:r>
        <w:r w:rsidR="005C7531">
          <w:rPr>
            <w:webHidden/>
          </w:rPr>
          <w:fldChar w:fldCharType="end"/>
        </w:r>
      </w:hyperlink>
    </w:p>
    <w:p w14:paraId="2027C94E" w14:textId="7EB3EAE4" w:rsidR="005C7531" w:rsidRDefault="00000000">
      <w:pPr>
        <w:pStyle w:val="TOC2"/>
        <w:rPr>
          <w:rFonts w:asciiTheme="minorHAnsi" w:eastAsiaTheme="minorEastAsia" w:hAnsiTheme="minorHAnsi" w:cstheme="minorBidi"/>
          <w:color w:val="auto"/>
        </w:rPr>
      </w:pPr>
      <w:hyperlink w:anchor="_Toc50719315" w:history="1">
        <w:r w:rsidR="005C7531" w:rsidRPr="00AD43E6">
          <w:rPr>
            <w:rStyle w:val="Hyperlink"/>
          </w:rPr>
          <w:t>5.2</w:t>
        </w:r>
        <w:r w:rsidR="005C7531">
          <w:rPr>
            <w:rFonts w:asciiTheme="minorHAnsi" w:eastAsiaTheme="minorEastAsia" w:hAnsiTheme="minorHAnsi" w:cstheme="minorBidi"/>
            <w:color w:val="auto"/>
          </w:rPr>
          <w:tab/>
        </w:r>
        <w:r w:rsidR="005C7531" w:rsidRPr="00AD43E6">
          <w:rPr>
            <w:rStyle w:val="Hyperlink"/>
          </w:rPr>
          <w:t>Summary of A-WEAI results</w:t>
        </w:r>
        <w:r w:rsidR="005C7531">
          <w:rPr>
            <w:webHidden/>
          </w:rPr>
          <w:tab/>
        </w:r>
        <w:r w:rsidR="005C7531">
          <w:rPr>
            <w:webHidden/>
          </w:rPr>
          <w:fldChar w:fldCharType="begin"/>
        </w:r>
        <w:r w:rsidR="005C7531">
          <w:rPr>
            <w:webHidden/>
          </w:rPr>
          <w:instrText xml:space="preserve"> PAGEREF _Toc50719315 \h </w:instrText>
        </w:r>
        <w:r w:rsidR="005C7531">
          <w:rPr>
            <w:webHidden/>
          </w:rPr>
        </w:r>
        <w:r w:rsidR="005C7531">
          <w:rPr>
            <w:webHidden/>
          </w:rPr>
          <w:fldChar w:fldCharType="separate"/>
        </w:r>
        <w:r w:rsidR="005C7531">
          <w:rPr>
            <w:webHidden/>
          </w:rPr>
          <w:t>42</w:t>
        </w:r>
        <w:r w:rsidR="005C7531">
          <w:rPr>
            <w:webHidden/>
          </w:rPr>
          <w:fldChar w:fldCharType="end"/>
        </w:r>
      </w:hyperlink>
    </w:p>
    <w:p w14:paraId="31627D6B" w14:textId="71DC3936" w:rsidR="005C7531" w:rsidRDefault="00000000">
      <w:pPr>
        <w:pStyle w:val="TOC2"/>
        <w:rPr>
          <w:rFonts w:asciiTheme="minorHAnsi" w:eastAsiaTheme="minorEastAsia" w:hAnsiTheme="minorHAnsi" w:cstheme="minorBidi"/>
          <w:color w:val="auto"/>
        </w:rPr>
      </w:pPr>
      <w:hyperlink w:anchor="_Toc50719316" w:history="1">
        <w:r w:rsidR="005C7531" w:rsidRPr="00AD43E6">
          <w:rPr>
            <w:rStyle w:val="Hyperlink"/>
          </w:rPr>
          <w:t>5.3</w:t>
        </w:r>
        <w:r w:rsidR="005C7531">
          <w:rPr>
            <w:rFonts w:asciiTheme="minorHAnsi" w:eastAsiaTheme="minorEastAsia" w:hAnsiTheme="minorHAnsi" w:cstheme="minorBidi"/>
            <w:color w:val="auto"/>
          </w:rPr>
          <w:tab/>
        </w:r>
        <w:r w:rsidR="005C7531" w:rsidRPr="00AD43E6">
          <w:rPr>
            <w:rStyle w:val="Hyperlink"/>
          </w:rPr>
          <w:t>A-WEAI domain and indicator results</w:t>
        </w:r>
        <w:r w:rsidR="005C7531">
          <w:rPr>
            <w:webHidden/>
          </w:rPr>
          <w:tab/>
        </w:r>
        <w:r w:rsidR="005C7531">
          <w:rPr>
            <w:webHidden/>
          </w:rPr>
          <w:fldChar w:fldCharType="begin"/>
        </w:r>
        <w:r w:rsidR="005C7531">
          <w:rPr>
            <w:webHidden/>
          </w:rPr>
          <w:instrText xml:space="preserve"> PAGEREF _Toc50719316 \h </w:instrText>
        </w:r>
        <w:r w:rsidR="005C7531">
          <w:rPr>
            <w:webHidden/>
          </w:rPr>
        </w:r>
        <w:r w:rsidR="005C7531">
          <w:rPr>
            <w:webHidden/>
          </w:rPr>
          <w:fldChar w:fldCharType="separate"/>
        </w:r>
        <w:r w:rsidR="005C7531">
          <w:rPr>
            <w:webHidden/>
          </w:rPr>
          <w:t>45</w:t>
        </w:r>
        <w:r w:rsidR="005C7531">
          <w:rPr>
            <w:webHidden/>
          </w:rPr>
          <w:fldChar w:fldCharType="end"/>
        </w:r>
      </w:hyperlink>
    </w:p>
    <w:p w14:paraId="2A7241AC" w14:textId="149594AB" w:rsidR="005C7531" w:rsidRDefault="00000000">
      <w:pPr>
        <w:pStyle w:val="TOC2"/>
        <w:rPr>
          <w:rFonts w:asciiTheme="minorHAnsi" w:eastAsiaTheme="minorEastAsia" w:hAnsiTheme="minorHAnsi" w:cstheme="minorBidi"/>
          <w:color w:val="auto"/>
        </w:rPr>
      </w:pPr>
      <w:hyperlink w:anchor="_Toc50719317" w:history="1">
        <w:r w:rsidR="005C7531" w:rsidRPr="00AD43E6">
          <w:rPr>
            <w:rStyle w:val="Hyperlink"/>
          </w:rPr>
          <w:t>5.4</w:t>
        </w:r>
        <w:r w:rsidR="005C7531">
          <w:rPr>
            <w:rFonts w:asciiTheme="minorHAnsi" w:eastAsiaTheme="minorEastAsia" w:hAnsiTheme="minorHAnsi" w:cstheme="minorBidi"/>
            <w:color w:val="auto"/>
          </w:rPr>
          <w:tab/>
        </w:r>
        <w:r w:rsidR="005C7531" w:rsidRPr="00AD43E6">
          <w:rPr>
            <w:rStyle w:val="Hyperlink"/>
          </w:rPr>
          <w:t>Descriptive statistics for A-WEAI domains and indicators</w:t>
        </w:r>
        <w:r w:rsidR="005C7531">
          <w:rPr>
            <w:webHidden/>
          </w:rPr>
          <w:tab/>
        </w:r>
        <w:r w:rsidR="005C7531">
          <w:rPr>
            <w:webHidden/>
          </w:rPr>
          <w:fldChar w:fldCharType="begin"/>
        </w:r>
        <w:r w:rsidR="005C7531">
          <w:rPr>
            <w:webHidden/>
          </w:rPr>
          <w:instrText xml:space="preserve"> PAGEREF _Toc50719317 \h </w:instrText>
        </w:r>
        <w:r w:rsidR="005C7531">
          <w:rPr>
            <w:webHidden/>
          </w:rPr>
        </w:r>
        <w:r w:rsidR="005C7531">
          <w:rPr>
            <w:webHidden/>
          </w:rPr>
          <w:fldChar w:fldCharType="separate"/>
        </w:r>
        <w:r w:rsidR="005C7531">
          <w:rPr>
            <w:webHidden/>
          </w:rPr>
          <w:t>48</w:t>
        </w:r>
        <w:r w:rsidR="005C7531">
          <w:rPr>
            <w:webHidden/>
          </w:rPr>
          <w:fldChar w:fldCharType="end"/>
        </w:r>
      </w:hyperlink>
    </w:p>
    <w:p w14:paraId="7C4E281E" w14:textId="520CC064" w:rsidR="005C7531" w:rsidRDefault="00000000">
      <w:pPr>
        <w:pStyle w:val="TOC3"/>
        <w:rPr>
          <w:rFonts w:asciiTheme="minorHAnsi" w:eastAsiaTheme="minorEastAsia" w:hAnsiTheme="minorHAnsi" w:cstheme="minorBidi"/>
          <w:color w:val="auto"/>
        </w:rPr>
      </w:pPr>
      <w:hyperlink w:anchor="_Toc50719318" w:history="1">
        <w:r w:rsidR="005C7531" w:rsidRPr="00AD43E6">
          <w:rPr>
            <w:rStyle w:val="Hyperlink"/>
          </w:rPr>
          <w:t>5.4.1</w:t>
        </w:r>
        <w:r w:rsidR="005C7531">
          <w:rPr>
            <w:rFonts w:asciiTheme="minorHAnsi" w:eastAsiaTheme="minorEastAsia" w:hAnsiTheme="minorHAnsi" w:cstheme="minorBidi"/>
            <w:color w:val="auto"/>
          </w:rPr>
          <w:tab/>
        </w:r>
        <w:r w:rsidR="005C7531" w:rsidRPr="00AD43E6">
          <w:rPr>
            <w:rStyle w:val="Hyperlink"/>
          </w:rPr>
          <w:t>Production</w:t>
        </w:r>
        <w:r w:rsidR="005C7531">
          <w:rPr>
            <w:webHidden/>
          </w:rPr>
          <w:tab/>
        </w:r>
        <w:r w:rsidR="005C7531">
          <w:rPr>
            <w:webHidden/>
          </w:rPr>
          <w:fldChar w:fldCharType="begin"/>
        </w:r>
        <w:r w:rsidR="005C7531">
          <w:rPr>
            <w:webHidden/>
          </w:rPr>
          <w:instrText xml:space="preserve"> PAGEREF _Toc50719318 \h </w:instrText>
        </w:r>
        <w:r w:rsidR="005C7531">
          <w:rPr>
            <w:webHidden/>
          </w:rPr>
        </w:r>
        <w:r w:rsidR="005C7531">
          <w:rPr>
            <w:webHidden/>
          </w:rPr>
          <w:fldChar w:fldCharType="separate"/>
        </w:r>
        <w:r w:rsidR="005C7531">
          <w:rPr>
            <w:webHidden/>
          </w:rPr>
          <w:t>48</w:t>
        </w:r>
        <w:r w:rsidR="005C7531">
          <w:rPr>
            <w:webHidden/>
          </w:rPr>
          <w:fldChar w:fldCharType="end"/>
        </w:r>
      </w:hyperlink>
    </w:p>
    <w:p w14:paraId="5D65EF6C" w14:textId="4698FF77" w:rsidR="005C7531" w:rsidRDefault="00000000">
      <w:pPr>
        <w:pStyle w:val="TOC3"/>
        <w:rPr>
          <w:rFonts w:asciiTheme="minorHAnsi" w:eastAsiaTheme="minorEastAsia" w:hAnsiTheme="minorHAnsi" w:cstheme="minorBidi"/>
          <w:color w:val="auto"/>
        </w:rPr>
      </w:pPr>
      <w:hyperlink w:anchor="_Toc50719319" w:history="1">
        <w:r w:rsidR="005C7531" w:rsidRPr="00AD43E6">
          <w:rPr>
            <w:rStyle w:val="Hyperlink"/>
          </w:rPr>
          <w:t>5.4.2</w:t>
        </w:r>
        <w:r w:rsidR="005C7531">
          <w:rPr>
            <w:rFonts w:asciiTheme="minorHAnsi" w:eastAsiaTheme="minorEastAsia" w:hAnsiTheme="minorHAnsi" w:cstheme="minorBidi"/>
            <w:color w:val="auto"/>
          </w:rPr>
          <w:tab/>
        </w:r>
        <w:r w:rsidR="005C7531" w:rsidRPr="00AD43E6">
          <w:rPr>
            <w:rStyle w:val="Hyperlink"/>
          </w:rPr>
          <w:t>Resources</w:t>
        </w:r>
        <w:r w:rsidR="005C7531">
          <w:rPr>
            <w:webHidden/>
          </w:rPr>
          <w:tab/>
        </w:r>
        <w:r w:rsidR="005C7531">
          <w:rPr>
            <w:webHidden/>
          </w:rPr>
          <w:fldChar w:fldCharType="begin"/>
        </w:r>
        <w:r w:rsidR="005C7531">
          <w:rPr>
            <w:webHidden/>
          </w:rPr>
          <w:instrText xml:space="preserve"> PAGEREF _Toc50719319 \h </w:instrText>
        </w:r>
        <w:r w:rsidR="005C7531">
          <w:rPr>
            <w:webHidden/>
          </w:rPr>
        </w:r>
        <w:r w:rsidR="005C7531">
          <w:rPr>
            <w:webHidden/>
          </w:rPr>
          <w:fldChar w:fldCharType="separate"/>
        </w:r>
        <w:r w:rsidR="005C7531">
          <w:rPr>
            <w:webHidden/>
          </w:rPr>
          <w:t>50</w:t>
        </w:r>
        <w:r w:rsidR="005C7531">
          <w:rPr>
            <w:webHidden/>
          </w:rPr>
          <w:fldChar w:fldCharType="end"/>
        </w:r>
      </w:hyperlink>
    </w:p>
    <w:p w14:paraId="2A9EEB10" w14:textId="1D86612D" w:rsidR="005C7531" w:rsidRDefault="00000000">
      <w:pPr>
        <w:pStyle w:val="TOC3"/>
        <w:rPr>
          <w:rFonts w:asciiTheme="minorHAnsi" w:eastAsiaTheme="minorEastAsia" w:hAnsiTheme="minorHAnsi" w:cstheme="minorBidi"/>
          <w:color w:val="auto"/>
        </w:rPr>
      </w:pPr>
      <w:hyperlink w:anchor="_Toc50719320" w:history="1">
        <w:r w:rsidR="005C7531" w:rsidRPr="00AD43E6">
          <w:rPr>
            <w:rStyle w:val="Hyperlink"/>
          </w:rPr>
          <w:t>5.4.3</w:t>
        </w:r>
        <w:r w:rsidR="005C7531">
          <w:rPr>
            <w:rFonts w:asciiTheme="minorHAnsi" w:eastAsiaTheme="minorEastAsia" w:hAnsiTheme="minorHAnsi" w:cstheme="minorBidi"/>
            <w:color w:val="auto"/>
          </w:rPr>
          <w:tab/>
        </w:r>
        <w:r w:rsidR="005C7531" w:rsidRPr="00AD43E6">
          <w:rPr>
            <w:rStyle w:val="Hyperlink"/>
          </w:rPr>
          <w:t>Income</w:t>
        </w:r>
        <w:r w:rsidR="005C7531">
          <w:rPr>
            <w:webHidden/>
          </w:rPr>
          <w:tab/>
        </w:r>
        <w:r w:rsidR="005C7531">
          <w:rPr>
            <w:webHidden/>
          </w:rPr>
          <w:fldChar w:fldCharType="begin"/>
        </w:r>
        <w:r w:rsidR="005C7531">
          <w:rPr>
            <w:webHidden/>
          </w:rPr>
          <w:instrText xml:space="preserve"> PAGEREF _Toc50719320 \h </w:instrText>
        </w:r>
        <w:r w:rsidR="005C7531">
          <w:rPr>
            <w:webHidden/>
          </w:rPr>
        </w:r>
        <w:r w:rsidR="005C7531">
          <w:rPr>
            <w:webHidden/>
          </w:rPr>
          <w:fldChar w:fldCharType="separate"/>
        </w:r>
        <w:r w:rsidR="005C7531">
          <w:rPr>
            <w:webHidden/>
          </w:rPr>
          <w:t>53</w:t>
        </w:r>
        <w:r w:rsidR="005C7531">
          <w:rPr>
            <w:webHidden/>
          </w:rPr>
          <w:fldChar w:fldCharType="end"/>
        </w:r>
      </w:hyperlink>
    </w:p>
    <w:p w14:paraId="2DAC7CB6" w14:textId="263F7150" w:rsidR="005C7531" w:rsidRDefault="00000000">
      <w:pPr>
        <w:pStyle w:val="TOC3"/>
        <w:rPr>
          <w:rFonts w:asciiTheme="minorHAnsi" w:eastAsiaTheme="minorEastAsia" w:hAnsiTheme="minorHAnsi" w:cstheme="minorBidi"/>
          <w:color w:val="auto"/>
        </w:rPr>
      </w:pPr>
      <w:hyperlink w:anchor="_Toc50719321" w:history="1">
        <w:r w:rsidR="005C7531" w:rsidRPr="00AD43E6">
          <w:rPr>
            <w:rStyle w:val="Hyperlink"/>
          </w:rPr>
          <w:t>5.4.4</w:t>
        </w:r>
        <w:r w:rsidR="005C7531">
          <w:rPr>
            <w:rFonts w:asciiTheme="minorHAnsi" w:eastAsiaTheme="minorEastAsia" w:hAnsiTheme="minorHAnsi" w:cstheme="minorBidi"/>
            <w:color w:val="auto"/>
          </w:rPr>
          <w:tab/>
        </w:r>
        <w:r w:rsidR="005C7531" w:rsidRPr="00AD43E6">
          <w:rPr>
            <w:rStyle w:val="Hyperlink"/>
          </w:rPr>
          <w:t>Leadership</w:t>
        </w:r>
        <w:r w:rsidR="005C7531">
          <w:rPr>
            <w:webHidden/>
          </w:rPr>
          <w:tab/>
        </w:r>
        <w:r w:rsidR="005C7531">
          <w:rPr>
            <w:webHidden/>
          </w:rPr>
          <w:fldChar w:fldCharType="begin"/>
        </w:r>
        <w:r w:rsidR="005C7531">
          <w:rPr>
            <w:webHidden/>
          </w:rPr>
          <w:instrText xml:space="preserve"> PAGEREF _Toc50719321 \h </w:instrText>
        </w:r>
        <w:r w:rsidR="005C7531">
          <w:rPr>
            <w:webHidden/>
          </w:rPr>
        </w:r>
        <w:r w:rsidR="005C7531">
          <w:rPr>
            <w:webHidden/>
          </w:rPr>
          <w:fldChar w:fldCharType="separate"/>
        </w:r>
        <w:r w:rsidR="005C7531">
          <w:rPr>
            <w:webHidden/>
          </w:rPr>
          <w:t>54</w:t>
        </w:r>
        <w:r w:rsidR="005C7531">
          <w:rPr>
            <w:webHidden/>
          </w:rPr>
          <w:fldChar w:fldCharType="end"/>
        </w:r>
      </w:hyperlink>
    </w:p>
    <w:p w14:paraId="4D3918ED" w14:textId="0298F9B4" w:rsidR="005C7531" w:rsidRDefault="00000000">
      <w:pPr>
        <w:pStyle w:val="TOC3"/>
        <w:rPr>
          <w:rFonts w:asciiTheme="minorHAnsi" w:eastAsiaTheme="minorEastAsia" w:hAnsiTheme="minorHAnsi" w:cstheme="minorBidi"/>
          <w:color w:val="auto"/>
        </w:rPr>
      </w:pPr>
      <w:hyperlink w:anchor="_Toc50719322" w:history="1">
        <w:r w:rsidR="005C7531" w:rsidRPr="00AD43E6">
          <w:rPr>
            <w:rStyle w:val="Hyperlink"/>
          </w:rPr>
          <w:t>5.4.5</w:t>
        </w:r>
        <w:r w:rsidR="005C7531">
          <w:rPr>
            <w:rFonts w:asciiTheme="minorHAnsi" w:eastAsiaTheme="minorEastAsia" w:hAnsiTheme="minorHAnsi" w:cstheme="minorBidi"/>
            <w:color w:val="auto"/>
          </w:rPr>
          <w:tab/>
        </w:r>
        <w:r w:rsidR="005C7531" w:rsidRPr="00AD43E6">
          <w:rPr>
            <w:rStyle w:val="Hyperlink"/>
          </w:rPr>
          <w:t>Time</w:t>
        </w:r>
        <w:r w:rsidR="005C7531">
          <w:rPr>
            <w:webHidden/>
          </w:rPr>
          <w:tab/>
        </w:r>
        <w:r w:rsidR="005C7531">
          <w:rPr>
            <w:webHidden/>
          </w:rPr>
          <w:fldChar w:fldCharType="begin"/>
        </w:r>
        <w:r w:rsidR="005C7531">
          <w:rPr>
            <w:webHidden/>
          </w:rPr>
          <w:instrText xml:space="preserve"> PAGEREF _Toc50719322 \h </w:instrText>
        </w:r>
        <w:r w:rsidR="005C7531">
          <w:rPr>
            <w:webHidden/>
          </w:rPr>
        </w:r>
        <w:r w:rsidR="005C7531">
          <w:rPr>
            <w:webHidden/>
          </w:rPr>
          <w:fldChar w:fldCharType="separate"/>
        </w:r>
        <w:r w:rsidR="005C7531">
          <w:rPr>
            <w:webHidden/>
          </w:rPr>
          <w:t>55</w:t>
        </w:r>
        <w:r w:rsidR="005C7531">
          <w:rPr>
            <w:webHidden/>
          </w:rPr>
          <w:fldChar w:fldCharType="end"/>
        </w:r>
      </w:hyperlink>
    </w:p>
    <w:p w14:paraId="227E0887" w14:textId="0073F160" w:rsidR="005C7531" w:rsidRDefault="00000000">
      <w:pPr>
        <w:pStyle w:val="TOC1"/>
        <w:rPr>
          <w:rFonts w:asciiTheme="minorHAnsi" w:eastAsiaTheme="minorEastAsia" w:hAnsiTheme="minorHAnsi" w:cstheme="minorBidi"/>
          <w:color w:val="auto"/>
        </w:rPr>
      </w:pPr>
      <w:hyperlink w:anchor="_Toc50719323" w:history="1">
        <w:r w:rsidR="005C7531" w:rsidRPr="00AD43E6">
          <w:rPr>
            <w:rStyle w:val="Hyperlink"/>
          </w:rPr>
          <w:t>6.</w:t>
        </w:r>
        <w:r w:rsidR="005C7531">
          <w:rPr>
            <w:rFonts w:asciiTheme="minorHAnsi" w:eastAsiaTheme="minorEastAsia" w:hAnsiTheme="minorHAnsi" w:cstheme="minorBidi"/>
            <w:color w:val="auto"/>
          </w:rPr>
          <w:tab/>
        </w:r>
        <w:r w:rsidR="005C7531" w:rsidRPr="00AD43E6">
          <w:rPr>
            <w:rStyle w:val="Hyperlink"/>
          </w:rPr>
          <w:t>Hunger and dietary intake</w:t>
        </w:r>
        <w:r w:rsidR="005C7531">
          <w:rPr>
            <w:webHidden/>
          </w:rPr>
          <w:tab/>
        </w:r>
        <w:r w:rsidR="005C7531">
          <w:rPr>
            <w:webHidden/>
          </w:rPr>
          <w:fldChar w:fldCharType="begin"/>
        </w:r>
        <w:r w:rsidR="005C7531">
          <w:rPr>
            <w:webHidden/>
          </w:rPr>
          <w:instrText xml:space="preserve"> PAGEREF _Toc50719323 \h </w:instrText>
        </w:r>
        <w:r w:rsidR="005C7531">
          <w:rPr>
            <w:webHidden/>
          </w:rPr>
        </w:r>
        <w:r w:rsidR="005C7531">
          <w:rPr>
            <w:webHidden/>
          </w:rPr>
          <w:fldChar w:fldCharType="separate"/>
        </w:r>
        <w:r w:rsidR="005C7531">
          <w:rPr>
            <w:webHidden/>
          </w:rPr>
          <w:t>58</w:t>
        </w:r>
        <w:r w:rsidR="005C7531">
          <w:rPr>
            <w:webHidden/>
          </w:rPr>
          <w:fldChar w:fldCharType="end"/>
        </w:r>
      </w:hyperlink>
    </w:p>
    <w:p w14:paraId="5819E102" w14:textId="3524CD9E" w:rsidR="005C7531" w:rsidRDefault="00000000">
      <w:pPr>
        <w:pStyle w:val="TOC2"/>
        <w:rPr>
          <w:rFonts w:asciiTheme="minorHAnsi" w:eastAsiaTheme="minorEastAsia" w:hAnsiTheme="minorHAnsi" w:cstheme="minorBidi"/>
          <w:color w:val="auto"/>
        </w:rPr>
      </w:pPr>
      <w:hyperlink w:anchor="_Toc50719324" w:history="1">
        <w:r w:rsidR="005C7531" w:rsidRPr="00AD43E6">
          <w:rPr>
            <w:rStyle w:val="Hyperlink"/>
          </w:rPr>
          <w:t>6.1</w:t>
        </w:r>
        <w:r w:rsidR="005C7531">
          <w:rPr>
            <w:rFonts w:asciiTheme="minorHAnsi" w:eastAsiaTheme="minorEastAsia" w:hAnsiTheme="minorHAnsi" w:cstheme="minorBidi"/>
            <w:color w:val="auto"/>
          </w:rPr>
          <w:tab/>
        </w:r>
        <w:r w:rsidR="005C7531" w:rsidRPr="00AD43E6">
          <w:rPr>
            <w:rStyle w:val="Hyperlink"/>
          </w:rPr>
          <w:t>Household hunger</w:t>
        </w:r>
        <w:r w:rsidR="005C7531">
          <w:rPr>
            <w:webHidden/>
          </w:rPr>
          <w:tab/>
        </w:r>
        <w:r w:rsidR="005C7531">
          <w:rPr>
            <w:webHidden/>
          </w:rPr>
          <w:fldChar w:fldCharType="begin"/>
        </w:r>
        <w:r w:rsidR="005C7531">
          <w:rPr>
            <w:webHidden/>
          </w:rPr>
          <w:instrText xml:space="preserve"> PAGEREF _Toc50719324 \h </w:instrText>
        </w:r>
        <w:r w:rsidR="005C7531">
          <w:rPr>
            <w:webHidden/>
          </w:rPr>
        </w:r>
        <w:r w:rsidR="005C7531">
          <w:rPr>
            <w:webHidden/>
          </w:rPr>
          <w:fldChar w:fldCharType="separate"/>
        </w:r>
        <w:r w:rsidR="005C7531">
          <w:rPr>
            <w:webHidden/>
          </w:rPr>
          <w:t>58</w:t>
        </w:r>
        <w:r w:rsidR="005C7531">
          <w:rPr>
            <w:webHidden/>
          </w:rPr>
          <w:fldChar w:fldCharType="end"/>
        </w:r>
      </w:hyperlink>
    </w:p>
    <w:p w14:paraId="73D9EBE1" w14:textId="0146613F" w:rsidR="005C7531" w:rsidRDefault="00000000">
      <w:pPr>
        <w:pStyle w:val="TOC2"/>
        <w:rPr>
          <w:rFonts w:asciiTheme="minorHAnsi" w:eastAsiaTheme="minorEastAsia" w:hAnsiTheme="minorHAnsi" w:cstheme="minorBidi"/>
          <w:color w:val="auto"/>
        </w:rPr>
      </w:pPr>
      <w:hyperlink w:anchor="_Toc50719325" w:history="1">
        <w:r w:rsidR="005C7531" w:rsidRPr="00AD43E6">
          <w:rPr>
            <w:rStyle w:val="Hyperlink"/>
          </w:rPr>
          <w:t>6.2</w:t>
        </w:r>
        <w:r w:rsidR="005C7531">
          <w:rPr>
            <w:rFonts w:asciiTheme="minorHAnsi" w:eastAsiaTheme="minorEastAsia" w:hAnsiTheme="minorHAnsi" w:cstheme="minorBidi"/>
            <w:color w:val="auto"/>
          </w:rPr>
          <w:tab/>
        </w:r>
        <w:r w:rsidR="005C7531" w:rsidRPr="00AD43E6">
          <w:rPr>
            <w:rStyle w:val="Hyperlink"/>
          </w:rPr>
          <w:t>Women’s dietary diversity</w:t>
        </w:r>
        <w:r w:rsidR="005C7531">
          <w:rPr>
            <w:webHidden/>
          </w:rPr>
          <w:tab/>
        </w:r>
        <w:r w:rsidR="005C7531">
          <w:rPr>
            <w:webHidden/>
          </w:rPr>
          <w:fldChar w:fldCharType="begin"/>
        </w:r>
        <w:r w:rsidR="005C7531">
          <w:rPr>
            <w:webHidden/>
          </w:rPr>
          <w:instrText xml:space="preserve"> PAGEREF _Toc50719325 \h </w:instrText>
        </w:r>
        <w:r w:rsidR="005C7531">
          <w:rPr>
            <w:webHidden/>
          </w:rPr>
        </w:r>
        <w:r w:rsidR="005C7531">
          <w:rPr>
            <w:webHidden/>
          </w:rPr>
          <w:fldChar w:fldCharType="separate"/>
        </w:r>
        <w:r w:rsidR="005C7531">
          <w:rPr>
            <w:webHidden/>
          </w:rPr>
          <w:t>60</w:t>
        </w:r>
        <w:r w:rsidR="005C7531">
          <w:rPr>
            <w:webHidden/>
          </w:rPr>
          <w:fldChar w:fldCharType="end"/>
        </w:r>
      </w:hyperlink>
    </w:p>
    <w:p w14:paraId="0A3B14FF" w14:textId="31C9CDFD" w:rsidR="005C7531" w:rsidRDefault="00000000">
      <w:pPr>
        <w:pStyle w:val="TOC2"/>
        <w:rPr>
          <w:rFonts w:asciiTheme="minorHAnsi" w:eastAsiaTheme="minorEastAsia" w:hAnsiTheme="minorHAnsi" w:cstheme="minorBidi"/>
          <w:color w:val="auto"/>
        </w:rPr>
      </w:pPr>
      <w:hyperlink w:anchor="_Toc50719326" w:history="1">
        <w:r w:rsidR="005C7531" w:rsidRPr="00AD43E6">
          <w:rPr>
            <w:rStyle w:val="Hyperlink"/>
          </w:rPr>
          <w:t>6.3</w:t>
        </w:r>
        <w:r w:rsidR="005C7531">
          <w:rPr>
            <w:rFonts w:asciiTheme="minorHAnsi" w:eastAsiaTheme="minorEastAsia" w:hAnsiTheme="minorHAnsi" w:cstheme="minorBidi"/>
            <w:color w:val="auto"/>
          </w:rPr>
          <w:tab/>
        </w:r>
        <w:r w:rsidR="005C7531" w:rsidRPr="00AD43E6">
          <w:rPr>
            <w:rStyle w:val="Hyperlink"/>
          </w:rPr>
          <w:t>Infant and young child feeding</w:t>
        </w:r>
        <w:r w:rsidR="005C7531">
          <w:rPr>
            <w:webHidden/>
          </w:rPr>
          <w:tab/>
        </w:r>
        <w:r w:rsidR="005C7531">
          <w:rPr>
            <w:webHidden/>
          </w:rPr>
          <w:fldChar w:fldCharType="begin"/>
        </w:r>
        <w:r w:rsidR="005C7531">
          <w:rPr>
            <w:webHidden/>
          </w:rPr>
          <w:instrText xml:space="preserve"> PAGEREF _Toc50719326 \h </w:instrText>
        </w:r>
        <w:r w:rsidR="005C7531">
          <w:rPr>
            <w:webHidden/>
          </w:rPr>
        </w:r>
        <w:r w:rsidR="005C7531">
          <w:rPr>
            <w:webHidden/>
          </w:rPr>
          <w:fldChar w:fldCharType="separate"/>
        </w:r>
        <w:r w:rsidR="005C7531">
          <w:rPr>
            <w:webHidden/>
          </w:rPr>
          <w:t>62</w:t>
        </w:r>
        <w:r w:rsidR="005C7531">
          <w:rPr>
            <w:webHidden/>
          </w:rPr>
          <w:fldChar w:fldCharType="end"/>
        </w:r>
      </w:hyperlink>
    </w:p>
    <w:p w14:paraId="17A130AA" w14:textId="61AC33A9" w:rsidR="005C7531" w:rsidRDefault="00000000">
      <w:pPr>
        <w:pStyle w:val="TOC3"/>
        <w:rPr>
          <w:rFonts w:asciiTheme="minorHAnsi" w:eastAsiaTheme="minorEastAsia" w:hAnsiTheme="minorHAnsi" w:cstheme="minorBidi"/>
          <w:color w:val="auto"/>
        </w:rPr>
      </w:pPr>
      <w:hyperlink w:anchor="_Toc50719327" w:history="1">
        <w:r w:rsidR="005C7531" w:rsidRPr="00AD43E6">
          <w:rPr>
            <w:rStyle w:val="Hyperlink"/>
          </w:rPr>
          <w:t>6.3.1</w:t>
        </w:r>
        <w:r w:rsidR="005C7531">
          <w:rPr>
            <w:rFonts w:asciiTheme="minorHAnsi" w:eastAsiaTheme="minorEastAsia" w:hAnsiTheme="minorHAnsi" w:cstheme="minorBidi"/>
            <w:color w:val="auto"/>
          </w:rPr>
          <w:tab/>
        </w:r>
        <w:r w:rsidR="005C7531" w:rsidRPr="00AD43E6">
          <w:rPr>
            <w:rStyle w:val="Hyperlink"/>
          </w:rPr>
          <w:t>Exclusive breastfeeding</w:t>
        </w:r>
        <w:r w:rsidR="005C7531">
          <w:rPr>
            <w:webHidden/>
          </w:rPr>
          <w:tab/>
        </w:r>
        <w:r w:rsidR="005C7531">
          <w:rPr>
            <w:webHidden/>
          </w:rPr>
          <w:fldChar w:fldCharType="begin"/>
        </w:r>
        <w:r w:rsidR="005C7531">
          <w:rPr>
            <w:webHidden/>
          </w:rPr>
          <w:instrText xml:space="preserve"> PAGEREF _Toc50719327 \h </w:instrText>
        </w:r>
        <w:r w:rsidR="005C7531">
          <w:rPr>
            <w:webHidden/>
          </w:rPr>
        </w:r>
        <w:r w:rsidR="005C7531">
          <w:rPr>
            <w:webHidden/>
          </w:rPr>
          <w:fldChar w:fldCharType="separate"/>
        </w:r>
        <w:r w:rsidR="005C7531">
          <w:rPr>
            <w:webHidden/>
          </w:rPr>
          <w:t>62</w:t>
        </w:r>
        <w:r w:rsidR="005C7531">
          <w:rPr>
            <w:webHidden/>
          </w:rPr>
          <w:fldChar w:fldCharType="end"/>
        </w:r>
      </w:hyperlink>
    </w:p>
    <w:p w14:paraId="1DD49BD0" w14:textId="1BE4C95B" w:rsidR="005C7531" w:rsidRDefault="00000000">
      <w:pPr>
        <w:pStyle w:val="TOC3"/>
        <w:rPr>
          <w:rFonts w:asciiTheme="minorHAnsi" w:eastAsiaTheme="minorEastAsia" w:hAnsiTheme="minorHAnsi" w:cstheme="minorBidi"/>
          <w:color w:val="auto"/>
        </w:rPr>
      </w:pPr>
      <w:hyperlink w:anchor="_Toc50719328" w:history="1">
        <w:r w:rsidR="005C7531" w:rsidRPr="00AD43E6">
          <w:rPr>
            <w:rStyle w:val="Hyperlink"/>
          </w:rPr>
          <w:t>6.3.2</w:t>
        </w:r>
        <w:r w:rsidR="005C7531">
          <w:rPr>
            <w:rFonts w:asciiTheme="minorHAnsi" w:eastAsiaTheme="minorEastAsia" w:hAnsiTheme="minorHAnsi" w:cstheme="minorBidi"/>
            <w:color w:val="auto"/>
          </w:rPr>
          <w:tab/>
        </w:r>
        <w:r w:rsidR="005C7531" w:rsidRPr="00AD43E6">
          <w:rPr>
            <w:rStyle w:val="Hyperlink"/>
          </w:rPr>
          <w:t>Minimum acceptable diet</w:t>
        </w:r>
        <w:r w:rsidR="005C7531">
          <w:rPr>
            <w:webHidden/>
          </w:rPr>
          <w:tab/>
        </w:r>
        <w:r w:rsidR="005C7531">
          <w:rPr>
            <w:webHidden/>
          </w:rPr>
          <w:fldChar w:fldCharType="begin"/>
        </w:r>
        <w:r w:rsidR="005C7531">
          <w:rPr>
            <w:webHidden/>
          </w:rPr>
          <w:instrText xml:space="preserve"> PAGEREF _Toc50719328 \h </w:instrText>
        </w:r>
        <w:r w:rsidR="005C7531">
          <w:rPr>
            <w:webHidden/>
          </w:rPr>
        </w:r>
        <w:r w:rsidR="005C7531">
          <w:rPr>
            <w:webHidden/>
          </w:rPr>
          <w:fldChar w:fldCharType="separate"/>
        </w:r>
        <w:r w:rsidR="005C7531">
          <w:rPr>
            <w:webHidden/>
          </w:rPr>
          <w:t>63</w:t>
        </w:r>
        <w:r w:rsidR="005C7531">
          <w:rPr>
            <w:webHidden/>
          </w:rPr>
          <w:fldChar w:fldCharType="end"/>
        </w:r>
      </w:hyperlink>
    </w:p>
    <w:p w14:paraId="006A3AEE" w14:textId="462431A9" w:rsidR="005C7531" w:rsidRDefault="00000000">
      <w:pPr>
        <w:pStyle w:val="TOC1"/>
        <w:rPr>
          <w:rFonts w:asciiTheme="minorHAnsi" w:eastAsiaTheme="minorEastAsia" w:hAnsiTheme="minorHAnsi" w:cstheme="minorBidi"/>
          <w:color w:val="auto"/>
        </w:rPr>
      </w:pPr>
      <w:hyperlink w:anchor="_Toc50719329" w:history="1">
        <w:r w:rsidR="005C7531" w:rsidRPr="00AD43E6">
          <w:rPr>
            <w:rStyle w:val="Hyperlink"/>
          </w:rPr>
          <w:t>7.</w:t>
        </w:r>
        <w:r w:rsidR="005C7531">
          <w:rPr>
            <w:rFonts w:asciiTheme="minorHAnsi" w:eastAsiaTheme="minorEastAsia" w:hAnsiTheme="minorHAnsi" w:cstheme="minorBidi"/>
            <w:color w:val="auto"/>
          </w:rPr>
          <w:tab/>
        </w:r>
        <w:r w:rsidR="005C7531" w:rsidRPr="00AD43E6">
          <w:rPr>
            <w:rStyle w:val="Hyperlink"/>
          </w:rPr>
          <w:t>Nutritional status of women and children</w:t>
        </w:r>
        <w:r w:rsidR="005C7531">
          <w:rPr>
            <w:webHidden/>
          </w:rPr>
          <w:tab/>
        </w:r>
        <w:r w:rsidR="005C7531">
          <w:rPr>
            <w:webHidden/>
          </w:rPr>
          <w:fldChar w:fldCharType="begin"/>
        </w:r>
        <w:r w:rsidR="005C7531">
          <w:rPr>
            <w:webHidden/>
          </w:rPr>
          <w:instrText xml:space="preserve"> PAGEREF _Toc50719329 \h </w:instrText>
        </w:r>
        <w:r w:rsidR="005C7531">
          <w:rPr>
            <w:webHidden/>
          </w:rPr>
        </w:r>
        <w:r w:rsidR="005C7531">
          <w:rPr>
            <w:webHidden/>
          </w:rPr>
          <w:fldChar w:fldCharType="separate"/>
        </w:r>
        <w:r w:rsidR="005C7531">
          <w:rPr>
            <w:webHidden/>
          </w:rPr>
          <w:t>68</w:t>
        </w:r>
        <w:r w:rsidR="005C7531">
          <w:rPr>
            <w:webHidden/>
          </w:rPr>
          <w:fldChar w:fldCharType="end"/>
        </w:r>
      </w:hyperlink>
    </w:p>
    <w:p w14:paraId="06637110" w14:textId="19731BE3" w:rsidR="005C7531" w:rsidRDefault="00000000">
      <w:pPr>
        <w:pStyle w:val="TOC2"/>
        <w:rPr>
          <w:rFonts w:asciiTheme="minorHAnsi" w:eastAsiaTheme="minorEastAsia" w:hAnsiTheme="minorHAnsi" w:cstheme="minorBidi"/>
          <w:color w:val="auto"/>
        </w:rPr>
      </w:pPr>
      <w:hyperlink w:anchor="_Toc50719330" w:history="1">
        <w:r w:rsidR="005C7531" w:rsidRPr="00AD43E6">
          <w:rPr>
            <w:rStyle w:val="Hyperlink"/>
          </w:rPr>
          <w:t>7.1</w:t>
        </w:r>
        <w:r w:rsidR="005C7531">
          <w:rPr>
            <w:rFonts w:asciiTheme="minorHAnsi" w:eastAsiaTheme="minorEastAsia" w:hAnsiTheme="minorHAnsi" w:cstheme="minorBidi"/>
            <w:color w:val="auto"/>
          </w:rPr>
          <w:tab/>
        </w:r>
        <w:r w:rsidR="005C7531" w:rsidRPr="00AD43E6">
          <w:rPr>
            <w:rStyle w:val="Hyperlink"/>
          </w:rPr>
          <w:t>Women’s nutritional status</w:t>
        </w:r>
        <w:r w:rsidR="005C7531">
          <w:rPr>
            <w:webHidden/>
          </w:rPr>
          <w:tab/>
        </w:r>
        <w:r w:rsidR="005C7531">
          <w:rPr>
            <w:webHidden/>
          </w:rPr>
          <w:fldChar w:fldCharType="begin"/>
        </w:r>
        <w:r w:rsidR="005C7531">
          <w:rPr>
            <w:webHidden/>
          </w:rPr>
          <w:instrText xml:space="preserve"> PAGEREF _Toc50719330 \h </w:instrText>
        </w:r>
        <w:r w:rsidR="005C7531">
          <w:rPr>
            <w:webHidden/>
          </w:rPr>
        </w:r>
        <w:r w:rsidR="005C7531">
          <w:rPr>
            <w:webHidden/>
          </w:rPr>
          <w:fldChar w:fldCharType="separate"/>
        </w:r>
        <w:r w:rsidR="005C7531">
          <w:rPr>
            <w:webHidden/>
          </w:rPr>
          <w:t>68</w:t>
        </w:r>
        <w:r w:rsidR="005C7531">
          <w:rPr>
            <w:webHidden/>
          </w:rPr>
          <w:fldChar w:fldCharType="end"/>
        </w:r>
      </w:hyperlink>
    </w:p>
    <w:p w14:paraId="2FF539EC" w14:textId="06DC2793" w:rsidR="005C7531" w:rsidRDefault="00000000">
      <w:pPr>
        <w:pStyle w:val="TOC2"/>
        <w:rPr>
          <w:rFonts w:asciiTheme="minorHAnsi" w:eastAsiaTheme="minorEastAsia" w:hAnsiTheme="minorHAnsi" w:cstheme="minorBidi"/>
          <w:color w:val="auto"/>
        </w:rPr>
      </w:pPr>
      <w:hyperlink w:anchor="_Toc50719331" w:history="1">
        <w:r w:rsidR="005C7531" w:rsidRPr="00AD43E6">
          <w:rPr>
            <w:rStyle w:val="Hyperlink"/>
          </w:rPr>
          <w:t>7.2</w:t>
        </w:r>
        <w:r w:rsidR="005C7531">
          <w:rPr>
            <w:rFonts w:asciiTheme="minorHAnsi" w:eastAsiaTheme="minorEastAsia" w:hAnsiTheme="minorHAnsi" w:cstheme="minorBidi"/>
            <w:color w:val="auto"/>
          </w:rPr>
          <w:tab/>
        </w:r>
        <w:r w:rsidR="005C7531" w:rsidRPr="00AD43E6">
          <w:rPr>
            <w:rStyle w:val="Hyperlink"/>
          </w:rPr>
          <w:t>Stunting, wasting, and underweight among children under 5 years of age</w:t>
        </w:r>
        <w:r w:rsidR="005C7531">
          <w:rPr>
            <w:webHidden/>
          </w:rPr>
          <w:tab/>
        </w:r>
        <w:r w:rsidR="005C7531">
          <w:rPr>
            <w:webHidden/>
          </w:rPr>
          <w:fldChar w:fldCharType="begin"/>
        </w:r>
        <w:r w:rsidR="005C7531">
          <w:rPr>
            <w:webHidden/>
          </w:rPr>
          <w:instrText xml:space="preserve"> PAGEREF _Toc50719331 \h </w:instrText>
        </w:r>
        <w:r w:rsidR="005C7531">
          <w:rPr>
            <w:webHidden/>
          </w:rPr>
        </w:r>
        <w:r w:rsidR="005C7531">
          <w:rPr>
            <w:webHidden/>
          </w:rPr>
          <w:fldChar w:fldCharType="separate"/>
        </w:r>
        <w:r w:rsidR="005C7531">
          <w:rPr>
            <w:webHidden/>
          </w:rPr>
          <w:t>71</w:t>
        </w:r>
        <w:r w:rsidR="005C7531">
          <w:rPr>
            <w:webHidden/>
          </w:rPr>
          <w:fldChar w:fldCharType="end"/>
        </w:r>
      </w:hyperlink>
    </w:p>
    <w:p w14:paraId="6DBBE02A" w14:textId="2F21EF93" w:rsidR="005C7531" w:rsidRDefault="00000000">
      <w:pPr>
        <w:pStyle w:val="TOC3"/>
        <w:rPr>
          <w:rFonts w:asciiTheme="minorHAnsi" w:eastAsiaTheme="minorEastAsia" w:hAnsiTheme="minorHAnsi" w:cstheme="minorBidi"/>
          <w:color w:val="auto"/>
        </w:rPr>
      </w:pPr>
      <w:hyperlink w:anchor="_Toc50719332" w:history="1">
        <w:r w:rsidR="005C7531" w:rsidRPr="00AD43E6">
          <w:rPr>
            <w:rStyle w:val="Hyperlink"/>
          </w:rPr>
          <w:t>7.2.1</w:t>
        </w:r>
        <w:r w:rsidR="005C7531">
          <w:rPr>
            <w:rFonts w:asciiTheme="minorHAnsi" w:eastAsiaTheme="minorEastAsia" w:hAnsiTheme="minorHAnsi" w:cstheme="minorBidi"/>
            <w:color w:val="auto"/>
          </w:rPr>
          <w:tab/>
        </w:r>
        <w:r w:rsidR="005C7531" w:rsidRPr="00AD43E6">
          <w:rPr>
            <w:rStyle w:val="Hyperlink"/>
          </w:rPr>
          <w:t>Stunting (low height-for-age)</w:t>
        </w:r>
        <w:r w:rsidR="005C7531">
          <w:rPr>
            <w:webHidden/>
          </w:rPr>
          <w:tab/>
        </w:r>
        <w:r w:rsidR="005C7531">
          <w:rPr>
            <w:webHidden/>
          </w:rPr>
          <w:fldChar w:fldCharType="begin"/>
        </w:r>
        <w:r w:rsidR="005C7531">
          <w:rPr>
            <w:webHidden/>
          </w:rPr>
          <w:instrText xml:space="preserve"> PAGEREF _Toc50719332 \h </w:instrText>
        </w:r>
        <w:r w:rsidR="005C7531">
          <w:rPr>
            <w:webHidden/>
          </w:rPr>
        </w:r>
        <w:r w:rsidR="005C7531">
          <w:rPr>
            <w:webHidden/>
          </w:rPr>
          <w:fldChar w:fldCharType="separate"/>
        </w:r>
        <w:r w:rsidR="005C7531">
          <w:rPr>
            <w:webHidden/>
          </w:rPr>
          <w:t>71</w:t>
        </w:r>
        <w:r w:rsidR="005C7531">
          <w:rPr>
            <w:webHidden/>
          </w:rPr>
          <w:fldChar w:fldCharType="end"/>
        </w:r>
      </w:hyperlink>
    </w:p>
    <w:p w14:paraId="5B93AC78" w14:textId="5EDC575B" w:rsidR="005C7531" w:rsidRDefault="00000000">
      <w:pPr>
        <w:pStyle w:val="TOC3"/>
        <w:rPr>
          <w:rFonts w:asciiTheme="minorHAnsi" w:eastAsiaTheme="minorEastAsia" w:hAnsiTheme="minorHAnsi" w:cstheme="minorBidi"/>
          <w:color w:val="auto"/>
        </w:rPr>
      </w:pPr>
      <w:hyperlink w:anchor="_Toc50719333" w:history="1">
        <w:r w:rsidR="005C7531" w:rsidRPr="00AD43E6">
          <w:rPr>
            <w:rStyle w:val="Hyperlink"/>
          </w:rPr>
          <w:t>7.2.2</w:t>
        </w:r>
        <w:r w:rsidR="005C7531">
          <w:rPr>
            <w:rFonts w:asciiTheme="minorHAnsi" w:eastAsiaTheme="minorEastAsia" w:hAnsiTheme="minorHAnsi" w:cstheme="minorBidi"/>
            <w:color w:val="auto"/>
          </w:rPr>
          <w:tab/>
        </w:r>
        <w:r w:rsidR="005C7531" w:rsidRPr="00AD43E6">
          <w:rPr>
            <w:rStyle w:val="Hyperlink"/>
          </w:rPr>
          <w:t>Wasting (low weight-for-height)</w:t>
        </w:r>
        <w:r w:rsidR="005C7531">
          <w:rPr>
            <w:webHidden/>
          </w:rPr>
          <w:tab/>
        </w:r>
        <w:r w:rsidR="005C7531">
          <w:rPr>
            <w:webHidden/>
          </w:rPr>
          <w:fldChar w:fldCharType="begin"/>
        </w:r>
        <w:r w:rsidR="005C7531">
          <w:rPr>
            <w:webHidden/>
          </w:rPr>
          <w:instrText xml:space="preserve"> PAGEREF _Toc50719333 \h </w:instrText>
        </w:r>
        <w:r w:rsidR="005C7531">
          <w:rPr>
            <w:webHidden/>
          </w:rPr>
        </w:r>
        <w:r w:rsidR="005C7531">
          <w:rPr>
            <w:webHidden/>
          </w:rPr>
          <w:fldChar w:fldCharType="separate"/>
        </w:r>
        <w:r w:rsidR="005C7531">
          <w:rPr>
            <w:webHidden/>
          </w:rPr>
          <w:t>73</w:t>
        </w:r>
        <w:r w:rsidR="005C7531">
          <w:rPr>
            <w:webHidden/>
          </w:rPr>
          <w:fldChar w:fldCharType="end"/>
        </w:r>
      </w:hyperlink>
    </w:p>
    <w:p w14:paraId="4B4C6DE8" w14:textId="2615DB15" w:rsidR="005C7531" w:rsidRDefault="00000000">
      <w:pPr>
        <w:pStyle w:val="TOC3"/>
        <w:rPr>
          <w:rFonts w:asciiTheme="minorHAnsi" w:eastAsiaTheme="minorEastAsia" w:hAnsiTheme="minorHAnsi" w:cstheme="minorBidi"/>
          <w:color w:val="auto"/>
        </w:rPr>
      </w:pPr>
      <w:hyperlink w:anchor="_Toc50719334" w:history="1">
        <w:r w:rsidR="005C7531" w:rsidRPr="00AD43E6">
          <w:rPr>
            <w:rStyle w:val="Hyperlink"/>
          </w:rPr>
          <w:t>7.2.3</w:t>
        </w:r>
        <w:r w:rsidR="005C7531">
          <w:rPr>
            <w:rFonts w:asciiTheme="minorHAnsi" w:eastAsiaTheme="minorEastAsia" w:hAnsiTheme="minorHAnsi" w:cstheme="minorBidi"/>
            <w:color w:val="auto"/>
          </w:rPr>
          <w:tab/>
        </w:r>
        <w:r w:rsidR="005C7531" w:rsidRPr="00AD43E6">
          <w:rPr>
            <w:rStyle w:val="Hyperlink"/>
          </w:rPr>
          <w:t>Underweight (low weight-for-age)</w:t>
        </w:r>
        <w:r w:rsidR="005C7531">
          <w:rPr>
            <w:webHidden/>
          </w:rPr>
          <w:tab/>
        </w:r>
        <w:r w:rsidR="005C7531">
          <w:rPr>
            <w:webHidden/>
          </w:rPr>
          <w:fldChar w:fldCharType="begin"/>
        </w:r>
        <w:r w:rsidR="005C7531">
          <w:rPr>
            <w:webHidden/>
          </w:rPr>
          <w:instrText xml:space="preserve"> PAGEREF _Toc50719334 \h </w:instrText>
        </w:r>
        <w:r w:rsidR="005C7531">
          <w:rPr>
            <w:webHidden/>
          </w:rPr>
        </w:r>
        <w:r w:rsidR="005C7531">
          <w:rPr>
            <w:webHidden/>
          </w:rPr>
          <w:fldChar w:fldCharType="separate"/>
        </w:r>
        <w:r w:rsidR="005C7531">
          <w:rPr>
            <w:webHidden/>
          </w:rPr>
          <w:t>78</w:t>
        </w:r>
        <w:r w:rsidR="005C7531">
          <w:rPr>
            <w:webHidden/>
          </w:rPr>
          <w:fldChar w:fldCharType="end"/>
        </w:r>
      </w:hyperlink>
    </w:p>
    <w:p w14:paraId="4E212FDA" w14:textId="4C4C3B2D" w:rsidR="005C7531" w:rsidRDefault="00000000">
      <w:pPr>
        <w:pStyle w:val="TOC1"/>
        <w:rPr>
          <w:rFonts w:asciiTheme="minorHAnsi" w:eastAsiaTheme="minorEastAsia" w:hAnsiTheme="minorHAnsi" w:cstheme="minorBidi"/>
          <w:color w:val="auto"/>
        </w:rPr>
      </w:pPr>
      <w:hyperlink w:anchor="_Toc50719335" w:history="1">
        <w:r w:rsidR="005C7531" w:rsidRPr="00AD43E6">
          <w:rPr>
            <w:rStyle w:val="Hyperlink"/>
          </w:rPr>
          <w:t>8.</w:t>
        </w:r>
        <w:r w:rsidR="005C7531">
          <w:rPr>
            <w:rFonts w:asciiTheme="minorHAnsi" w:eastAsiaTheme="minorEastAsia" w:hAnsiTheme="minorHAnsi" w:cstheme="minorBidi"/>
            <w:color w:val="auto"/>
          </w:rPr>
          <w:tab/>
        </w:r>
        <w:r w:rsidR="005C7531" w:rsidRPr="00AD43E6">
          <w:rPr>
            <w:rStyle w:val="Hyperlink"/>
          </w:rPr>
          <w:t>[Country-specific module(s)]</w:t>
        </w:r>
        <w:r w:rsidR="005C7531">
          <w:rPr>
            <w:webHidden/>
          </w:rPr>
          <w:tab/>
        </w:r>
        <w:r w:rsidR="005C7531">
          <w:rPr>
            <w:webHidden/>
          </w:rPr>
          <w:fldChar w:fldCharType="begin"/>
        </w:r>
        <w:r w:rsidR="005C7531">
          <w:rPr>
            <w:webHidden/>
          </w:rPr>
          <w:instrText xml:space="preserve"> PAGEREF _Toc50719335 \h </w:instrText>
        </w:r>
        <w:r w:rsidR="005C7531">
          <w:rPr>
            <w:webHidden/>
          </w:rPr>
        </w:r>
        <w:r w:rsidR="005C7531">
          <w:rPr>
            <w:webHidden/>
          </w:rPr>
          <w:fldChar w:fldCharType="separate"/>
        </w:r>
        <w:r w:rsidR="005C7531">
          <w:rPr>
            <w:webHidden/>
          </w:rPr>
          <w:t>81</w:t>
        </w:r>
        <w:r w:rsidR="005C7531">
          <w:rPr>
            <w:webHidden/>
          </w:rPr>
          <w:fldChar w:fldCharType="end"/>
        </w:r>
      </w:hyperlink>
    </w:p>
    <w:p w14:paraId="6A359E7A" w14:textId="2C4F696F" w:rsidR="005C7531" w:rsidRDefault="00000000">
      <w:pPr>
        <w:pStyle w:val="TOC1"/>
        <w:rPr>
          <w:rFonts w:asciiTheme="minorHAnsi" w:eastAsiaTheme="minorEastAsia" w:hAnsiTheme="minorHAnsi" w:cstheme="minorBidi"/>
          <w:color w:val="auto"/>
        </w:rPr>
      </w:pPr>
      <w:hyperlink w:anchor="_Toc50719336" w:history="1">
        <w:r w:rsidR="005C7531" w:rsidRPr="00AD43E6">
          <w:rPr>
            <w:rStyle w:val="Hyperlink"/>
          </w:rPr>
          <w:t>9.</w:t>
        </w:r>
        <w:r w:rsidR="005C7531">
          <w:rPr>
            <w:rFonts w:asciiTheme="minorHAnsi" w:eastAsiaTheme="minorEastAsia" w:hAnsiTheme="minorHAnsi" w:cstheme="minorBidi"/>
            <w:color w:val="auto"/>
          </w:rPr>
          <w:tab/>
        </w:r>
        <w:r w:rsidR="005C7531" w:rsidRPr="00AD43E6">
          <w:rPr>
            <w:rStyle w:val="Hyperlink"/>
          </w:rPr>
          <w:t>Summary and conclusions</w:t>
        </w:r>
        <w:r w:rsidR="005C7531">
          <w:rPr>
            <w:webHidden/>
          </w:rPr>
          <w:tab/>
        </w:r>
        <w:r w:rsidR="005C7531">
          <w:rPr>
            <w:webHidden/>
          </w:rPr>
          <w:fldChar w:fldCharType="begin"/>
        </w:r>
        <w:r w:rsidR="005C7531">
          <w:rPr>
            <w:webHidden/>
          </w:rPr>
          <w:instrText xml:space="preserve"> PAGEREF _Toc50719336 \h </w:instrText>
        </w:r>
        <w:r w:rsidR="005C7531">
          <w:rPr>
            <w:webHidden/>
          </w:rPr>
        </w:r>
        <w:r w:rsidR="005C7531">
          <w:rPr>
            <w:webHidden/>
          </w:rPr>
          <w:fldChar w:fldCharType="separate"/>
        </w:r>
        <w:r w:rsidR="005C7531">
          <w:rPr>
            <w:webHidden/>
          </w:rPr>
          <w:t>82</w:t>
        </w:r>
        <w:r w:rsidR="005C7531">
          <w:rPr>
            <w:webHidden/>
          </w:rPr>
          <w:fldChar w:fldCharType="end"/>
        </w:r>
      </w:hyperlink>
    </w:p>
    <w:p w14:paraId="260D97D2" w14:textId="67ADAFF5" w:rsidR="005C7531" w:rsidRDefault="00000000">
      <w:pPr>
        <w:pStyle w:val="TOC1"/>
        <w:rPr>
          <w:rFonts w:asciiTheme="minorHAnsi" w:eastAsiaTheme="minorEastAsia" w:hAnsiTheme="minorHAnsi" w:cstheme="minorBidi"/>
          <w:color w:val="auto"/>
        </w:rPr>
      </w:pPr>
      <w:hyperlink w:anchor="_Toc50719337" w:history="1">
        <w:r w:rsidR="005C7531" w:rsidRPr="00AD43E6">
          <w:rPr>
            <w:rStyle w:val="Hyperlink"/>
          </w:rPr>
          <w:t>References</w:t>
        </w:r>
        <w:r w:rsidR="005C7531">
          <w:rPr>
            <w:webHidden/>
          </w:rPr>
          <w:tab/>
        </w:r>
        <w:r w:rsidR="005C7531">
          <w:rPr>
            <w:webHidden/>
          </w:rPr>
          <w:fldChar w:fldCharType="begin"/>
        </w:r>
        <w:r w:rsidR="005C7531">
          <w:rPr>
            <w:webHidden/>
          </w:rPr>
          <w:instrText xml:space="preserve"> PAGEREF _Toc50719337 \h </w:instrText>
        </w:r>
        <w:r w:rsidR="005C7531">
          <w:rPr>
            <w:webHidden/>
          </w:rPr>
        </w:r>
        <w:r w:rsidR="005C7531">
          <w:rPr>
            <w:webHidden/>
          </w:rPr>
          <w:fldChar w:fldCharType="separate"/>
        </w:r>
        <w:r w:rsidR="005C7531">
          <w:rPr>
            <w:webHidden/>
          </w:rPr>
          <w:t>83</w:t>
        </w:r>
        <w:r w:rsidR="005C7531">
          <w:rPr>
            <w:webHidden/>
          </w:rPr>
          <w:fldChar w:fldCharType="end"/>
        </w:r>
      </w:hyperlink>
    </w:p>
    <w:p w14:paraId="72862389" w14:textId="3C6DC0D1" w:rsidR="005C7531" w:rsidRDefault="00000000">
      <w:pPr>
        <w:pStyle w:val="TOC1"/>
        <w:rPr>
          <w:rFonts w:asciiTheme="minorHAnsi" w:eastAsiaTheme="minorEastAsia" w:hAnsiTheme="minorHAnsi" w:cstheme="minorBidi"/>
          <w:color w:val="auto"/>
        </w:rPr>
      </w:pPr>
      <w:hyperlink w:anchor="_Toc50719338" w:history="1">
        <w:r w:rsidR="005C7531" w:rsidRPr="00AD43E6">
          <w:rPr>
            <w:rStyle w:val="Hyperlink"/>
          </w:rPr>
          <w:t>Appendix 1. Supplementary data</w:t>
        </w:r>
        <w:r w:rsidR="005C7531">
          <w:rPr>
            <w:webHidden/>
          </w:rPr>
          <w:tab/>
        </w:r>
        <w:r w:rsidR="005C7531">
          <w:rPr>
            <w:webHidden/>
          </w:rPr>
          <w:fldChar w:fldCharType="begin"/>
        </w:r>
        <w:r w:rsidR="005C7531">
          <w:rPr>
            <w:webHidden/>
          </w:rPr>
          <w:instrText xml:space="preserve"> PAGEREF _Toc50719338 \h </w:instrText>
        </w:r>
        <w:r w:rsidR="005C7531">
          <w:rPr>
            <w:webHidden/>
          </w:rPr>
        </w:r>
        <w:r w:rsidR="005C7531">
          <w:rPr>
            <w:webHidden/>
          </w:rPr>
          <w:fldChar w:fldCharType="separate"/>
        </w:r>
        <w:r w:rsidR="005C7531">
          <w:rPr>
            <w:webHidden/>
          </w:rPr>
          <w:t>85</w:t>
        </w:r>
        <w:r w:rsidR="005C7531">
          <w:rPr>
            <w:webHidden/>
          </w:rPr>
          <w:fldChar w:fldCharType="end"/>
        </w:r>
      </w:hyperlink>
    </w:p>
    <w:p w14:paraId="1F0E2D37" w14:textId="48B8EEFF" w:rsidR="005C7531" w:rsidRDefault="00000000">
      <w:pPr>
        <w:pStyle w:val="TOC2"/>
        <w:rPr>
          <w:rFonts w:asciiTheme="minorHAnsi" w:eastAsiaTheme="minorEastAsia" w:hAnsiTheme="minorHAnsi" w:cstheme="minorBidi"/>
          <w:color w:val="auto"/>
        </w:rPr>
      </w:pPr>
      <w:hyperlink w:anchor="_Toc50719339" w:history="1">
        <w:r w:rsidR="005C7531" w:rsidRPr="00AD43E6">
          <w:rPr>
            <w:rStyle w:val="Hyperlink"/>
          </w:rPr>
          <w:t>A1.1.</w:t>
        </w:r>
        <w:r w:rsidR="005C7531">
          <w:rPr>
            <w:rFonts w:asciiTheme="minorHAnsi" w:eastAsiaTheme="minorEastAsia" w:hAnsiTheme="minorHAnsi" w:cstheme="minorBidi"/>
            <w:color w:val="auto"/>
          </w:rPr>
          <w:tab/>
        </w:r>
        <w:r w:rsidR="005C7531" w:rsidRPr="00AD43E6">
          <w:rPr>
            <w:rStyle w:val="Hyperlink"/>
          </w:rPr>
          <w:t>ZOI Survey [</w:t>
        </w:r>
        <w:r w:rsidR="005C7531" w:rsidRPr="00AD43E6">
          <w:rPr>
            <w:rStyle w:val="Hyperlink"/>
            <w:highlight w:val="yellow"/>
          </w:rPr>
          <w:t>endline survey year(s)</w:t>
        </w:r>
        <w:r w:rsidR="005C7531" w:rsidRPr="00AD43E6">
          <w:rPr>
            <w:rStyle w:val="Hyperlink"/>
          </w:rPr>
          <w:t>] Feed the Future indicator estimates</w:t>
        </w:r>
        <w:r w:rsidR="005C7531">
          <w:rPr>
            <w:webHidden/>
          </w:rPr>
          <w:tab/>
        </w:r>
        <w:r w:rsidR="005C7531">
          <w:rPr>
            <w:webHidden/>
          </w:rPr>
          <w:fldChar w:fldCharType="begin"/>
        </w:r>
        <w:r w:rsidR="005C7531">
          <w:rPr>
            <w:webHidden/>
          </w:rPr>
          <w:instrText xml:space="preserve"> PAGEREF _Toc50719339 \h </w:instrText>
        </w:r>
        <w:r w:rsidR="005C7531">
          <w:rPr>
            <w:webHidden/>
          </w:rPr>
        </w:r>
        <w:r w:rsidR="005C7531">
          <w:rPr>
            <w:webHidden/>
          </w:rPr>
          <w:fldChar w:fldCharType="separate"/>
        </w:r>
        <w:r w:rsidR="005C7531">
          <w:rPr>
            <w:webHidden/>
          </w:rPr>
          <w:t>85</w:t>
        </w:r>
        <w:r w:rsidR="005C7531">
          <w:rPr>
            <w:webHidden/>
          </w:rPr>
          <w:fldChar w:fldCharType="end"/>
        </w:r>
      </w:hyperlink>
    </w:p>
    <w:p w14:paraId="7DE966ED" w14:textId="748AFE62" w:rsidR="005C7531" w:rsidRDefault="00000000">
      <w:pPr>
        <w:pStyle w:val="TOC2"/>
        <w:rPr>
          <w:rFonts w:asciiTheme="minorHAnsi" w:eastAsiaTheme="minorEastAsia" w:hAnsiTheme="minorHAnsi" w:cstheme="minorBidi"/>
          <w:color w:val="auto"/>
        </w:rPr>
      </w:pPr>
      <w:hyperlink w:anchor="_Toc50719340" w:history="1">
        <w:r w:rsidR="005C7531" w:rsidRPr="00AD43E6">
          <w:rPr>
            <w:rStyle w:val="Hyperlink"/>
          </w:rPr>
          <w:t>A1.2.</w:t>
        </w:r>
        <w:r w:rsidR="005C7531">
          <w:rPr>
            <w:rFonts w:asciiTheme="minorHAnsi" w:eastAsiaTheme="minorEastAsia" w:hAnsiTheme="minorHAnsi" w:cstheme="minorBidi"/>
            <w:color w:val="auto"/>
          </w:rPr>
          <w:tab/>
        </w:r>
        <w:r w:rsidR="005C7531" w:rsidRPr="00AD43E6">
          <w:rPr>
            <w:rStyle w:val="Hyperlink"/>
          </w:rPr>
          <w:t>Supplementary results tables</w:t>
        </w:r>
        <w:r w:rsidR="005C7531">
          <w:rPr>
            <w:webHidden/>
          </w:rPr>
          <w:tab/>
        </w:r>
        <w:r w:rsidR="005C7531">
          <w:rPr>
            <w:webHidden/>
          </w:rPr>
          <w:fldChar w:fldCharType="begin"/>
        </w:r>
        <w:r w:rsidR="005C7531">
          <w:rPr>
            <w:webHidden/>
          </w:rPr>
          <w:instrText xml:space="preserve"> PAGEREF _Toc50719340 \h </w:instrText>
        </w:r>
        <w:r w:rsidR="005C7531">
          <w:rPr>
            <w:webHidden/>
          </w:rPr>
        </w:r>
        <w:r w:rsidR="005C7531">
          <w:rPr>
            <w:webHidden/>
          </w:rPr>
          <w:fldChar w:fldCharType="separate"/>
        </w:r>
        <w:r w:rsidR="005C7531">
          <w:rPr>
            <w:webHidden/>
          </w:rPr>
          <w:t>89</w:t>
        </w:r>
        <w:r w:rsidR="005C7531">
          <w:rPr>
            <w:webHidden/>
          </w:rPr>
          <w:fldChar w:fldCharType="end"/>
        </w:r>
      </w:hyperlink>
    </w:p>
    <w:p w14:paraId="7E1E8B07" w14:textId="38148944" w:rsidR="005C7531" w:rsidRDefault="00000000">
      <w:pPr>
        <w:pStyle w:val="TOC3"/>
        <w:rPr>
          <w:rFonts w:asciiTheme="minorHAnsi" w:eastAsiaTheme="minorEastAsia" w:hAnsiTheme="minorHAnsi" w:cstheme="minorBidi"/>
          <w:color w:val="auto"/>
        </w:rPr>
      </w:pPr>
      <w:hyperlink w:anchor="_Toc50719341" w:history="1">
        <w:r w:rsidR="005C7531" w:rsidRPr="00AD43E6">
          <w:rPr>
            <w:rStyle w:val="Hyperlink"/>
          </w:rPr>
          <w:t>Chapter 2: Methodologies</w:t>
        </w:r>
        <w:r w:rsidR="005C7531">
          <w:rPr>
            <w:webHidden/>
          </w:rPr>
          <w:tab/>
        </w:r>
        <w:r w:rsidR="005C7531">
          <w:rPr>
            <w:webHidden/>
          </w:rPr>
          <w:fldChar w:fldCharType="begin"/>
        </w:r>
        <w:r w:rsidR="005C7531">
          <w:rPr>
            <w:webHidden/>
          </w:rPr>
          <w:instrText xml:space="preserve"> PAGEREF _Toc50719341 \h </w:instrText>
        </w:r>
        <w:r w:rsidR="005C7531">
          <w:rPr>
            <w:webHidden/>
          </w:rPr>
        </w:r>
        <w:r w:rsidR="005C7531">
          <w:rPr>
            <w:webHidden/>
          </w:rPr>
          <w:fldChar w:fldCharType="separate"/>
        </w:r>
        <w:r w:rsidR="005C7531">
          <w:rPr>
            <w:webHidden/>
          </w:rPr>
          <w:t>89</w:t>
        </w:r>
        <w:r w:rsidR="005C7531">
          <w:rPr>
            <w:webHidden/>
          </w:rPr>
          <w:fldChar w:fldCharType="end"/>
        </w:r>
      </w:hyperlink>
    </w:p>
    <w:p w14:paraId="74C89256" w14:textId="15E7A6F5" w:rsidR="005C7531" w:rsidRDefault="00000000">
      <w:pPr>
        <w:pStyle w:val="TOC3"/>
        <w:rPr>
          <w:rFonts w:asciiTheme="minorHAnsi" w:eastAsiaTheme="minorEastAsia" w:hAnsiTheme="minorHAnsi" w:cstheme="minorBidi"/>
          <w:color w:val="auto"/>
        </w:rPr>
      </w:pPr>
      <w:hyperlink w:anchor="_Toc50719342" w:history="1">
        <w:r w:rsidR="005C7531" w:rsidRPr="00AD43E6">
          <w:rPr>
            <w:rStyle w:val="Hyperlink"/>
          </w:rPr>
          <w:t>Chapter 3: Population in the ZOI</w:t>
        </w:r>
        <w:r w:rsidR="005C7531">
          <w:rPr>
            <w:webHidden/>
          </w:rPr>
          <w:tab/>
        </w:r>
        <w:r w:rsidR="005C7531">
          <w:rPr>
            <w:webHidden/>
          </w:rPr>
          <w:fldChar w:fldCharType="begin"/>
        </w:r>
        <w:r w:rsidR="005C7531">
          <w:rPr>
            <w:webHidden/>
          </w:rPr>
          <w:instrText xml:space="preserve"> PAGEREF _Toc50719342 \h </w:instrText>
        </w:r>
        <w:r w:rsidR="005C7531">
          <w:rPr>
            <w:webHidden/>
          </w:rPr>
        </w:r>
        <w:r w:rsidR="005C7531">
          <w:rPr>
            <w:webHidden/>
          </w:rPr>
          <w:fldChar w:fldCharType="separate"/>
        </w:r>
        <w:r w:rsidR="005C7531">
          <w:rPr>
            <w:webHidden/>
          </w:rPr>
          <w:t>91</w:t>
        </w:r>
        <w:r w:rsidR="005C7531">
          <w:rPr>
            <w:webHidden/>
          </w:rPr>
          <w:fldChar w:fldCharType="end"/>
        </w:r>
      </w:hyperlink>
    </w:p>
    <w:p w14:paraId="4DA2E4C1" w14:textId="295A71FA" w:rsidR="005C7531" w:rsidRDefault="00000000">
      <w:pPr>
        <w:pStyle w:val="TOC3"/>
        <w:rPr>
          <w:rFonts w:asciiTheme="minorHAnsi" w:eastAsiaTheme="minorEastAsia" w:hAnsiTheme="minorHAnsi" w:cstheme="minorBidi"/>
          <w:color w:val="auto"/>
        </w:rPr>
      </w:pPr>
      <w:hyperlink w:anchor="_Toc50719343" w:history="1">
        <w:r w:rsidR="005C7531" w:rsidRPr="00AD43E6">
          <w:rPr>
            <w:rStyle w:val="Hyperlink"/>
          </w:rPr>
          <w:t>Chapter 4: Household economic status</w:t>
        </w:r>
        <w:r w:rsidR="005C7531">
          <w:rPr>
            <w:webHidden/>
          </w:rPr>
          <w:tab/>
        </w:r>
        <w:r w:rsidR="005C7531">
          <w:rPr>
            <w:webHidden/>
          </w:rPr>
          <w:fldChar w:fldCharType="begin"/>
        </w:r>
        <w:r w:rsidR="005C7531">
          <w:rPr>
            <w:webHidden/>
          </w:rPr>
          <w:instrText xml:space="preserve"> PAGEREF _Toc50719343 \h </w:instrText>
        </w:r>
        <w:r w:rsidR="005C7531">
          <w:rPr>
            <w:webHidden/>
          </w:rPr>
        </w:r>
        <w:r w:rsidR="005C7531">
          <w:rPr>
            <w:webHidden/>
          </w:rPr>
          <w:fldChar w:fldCharType="separate"/>
        </w:r>
        <w:r w:rsidR="005C7531">
          <w:rPr>
            <w:webHidden/>
          </w:rPr>
          <w:t>93</w:t>
        </w:r>
        <w:r w:rsidR="005C7531">
          <w:rPr>
            <w:webHidden/>
          </w:rPr>
          <w:fldChar w:fldCharType="end"/>
        </w:r>
      </w:hyperlink>
    </w:p>
    <w:p w14:paraId="7D2E8F29" w14:textId="7D1919F3" w:rsidR="005C7531" w:rsidRDefault="00000000">
      <w:pPr>
        <w:pStyle w:val="TOC3"/>
        <w:rPr>
          <w:rFonts w:asciiTheme="minorHAnsi" w:eastAsiaTheme="minorEastAsia" w:hAnsiTheme="minorHAnsi" w:cstheme="minorBidi"/>
          <w:color w:val="auto"/>
        </w:rPr>
      </w:pPr>
      <w:hyperlink w:anchor="_Toc50719344" w:history="1">
        <w:r w:rsidR="005C7531" w:rsidRPr="00AD43E6">
          <w:rPr>
            <w:rStyle w:val="Hyperlink"/>
          </w:rPr>
          <w:t>Chapter 5: A-WEAI</w:t>
        </w:r>
        <w:r w:rsidR="005C7531">
          <w:rPr>
            <w:webHidden/>
          </w:rPr>
          <w:tab/>
        </w:r>
        <w:r w:rsidR="005C7531">
          <w:rPr>
            <w:webHidden/>
          </w:rPr>
          <w:fldChar w:fldCharType="begin"/>
        </w:r>
        <w:r w:rsidR="005C7531">
          <w:rPr>
            <w:webHidden/>
          </w:rPr>
          <w:instrText xml:space="preserve"> PAGEREF _Toc50719344 \h </w:instrText>
        </w:r>
        <w:r w:rsidR="005C7531">
          <w:rPr>
            <w:webHidden/>
          </w:rPr>
        </w:r>
        <w:r w:rsidR="005C7531">
          <w:rPr>
            <w:webHidden/>
          </w:rPr>
          <w:fldChar w:fldCharType="separate"/>
        </w:r>
        <w:r w:rsidR="005C7531">
          <w:rPr>
            <w:webHidden/>
          </w:rPr>
          <w:t>99</w:t>
        </w:r>
        <w:r w:rsidR="005C7531">
          <w:rPr>
            <w:webHidden/>
          </w:rPr>
          <w:fldChar w:fldCharType="end"/>
        </w:r>
      </w:hyperlink>
    </w:p>
    <w:p w14:paraId="7E3709EF" w14:textId="77234AFE" w:rsidR="005C7531" w:rsidRDefault="00000000">
      <w:pPr>
        <w:pStyle w:val="TOC3"/>
        <w:rPr>
          <w:rFonts w:asciiTheme="minorHAnsi" w:eastAsiaTheme="minorEastAsia" w:hAnsiTheme="minorHAnsi" w:cstheme="minorBidi"/>
          <w:color w:val="auto"/>
        </w:rPr>
      </w:pPr>
      <w:hyperlink w:anchor="_Toc50719345" w:history="1">
        <w:r w:rsidR="005C7531" w:rsidRPr="00AD43E6">
          <w:rPr>
            <w:rStyle w:val="Hyperlink"/>
          </w:rPr>
          <w:t>Chapter 6: Household hunger and dietary intake</w:t>
        </w:r>
        <w:r w:rsidR="005C7531">
          <w:rPr>
            <w:webHidden/>
          </w:rPr>
          <w:tab/>
        </w:r>
        <w:r w:rsidR="005C7531">
          <w:rPr>
            <w:webHidden/>
          </w:rPr>
          <w:fldChar w:fldCharType="begin"/>
        </w:r>
        <w:r w:rsidR="005C7531">
          <w:rPr>
            <w:webHidden/>
          </w:rPr>
          <w:instrText xml:space="preserve"> PAGEREF _Toc50719345 \h </w:instrText>
        </w:r>
        <w:r w:rsidR="005C7531">
          <w:rPr>
            <w:webHidden/>
          </w:rPr>
        </w:r>
        <w:r w:rsidR="005C7531">
          <w:rPr>
            <w:webHidden/>
          </w:rPr>
          <w:fldChar w:fldCharType="separate"/>
        </w:r>
        <w:r w:rsidR="005C7531">
          <w:rPr>
            <w:webHidden/>
          </w:rPr>
          <w:t>105</w:t>
        </w:r>
        <w:r w:rsidR="005C7531">
          <w:rPr>
            <w:webHidden/>
          </w:rPr>
          <w:fldChar w:fldCharType="end"/>
        </w:r>
      </w:hyperlink>
    </w:p>
    <w:p w14:paraId="20850159" w14:textId="4068448E" w:rsidR="005C7531" w:rsidRDefault="00000000">
      <w:pPr>
        <w:pStyle w:val="TOC3"/>
        <w:rPr>
          <w:rFonts w:asciiTheme="minorHAnsi" w:eastAsiaTheme="minorEastAsia" w:hAnsiTheme="minorHAnsi" w:cstheme="minorBidi"/>
          <w:color w:val="auto"/>
        </w:rPr>
      </w:pPr>
      <w:hyperlink w:anchor="_Toc50719346" w:history="1">
        <w:r w:rsidR="005C7531" w:rsidRPr="00AD43E6">
          <w:rPr>
            <w:rStyle w:val="Hyperlink"/>
          </w:rPr>
          <w:t>Chapter 7: Nutritional status</w:t>
        </w:r>
        <w:r w:rsidR="005C7531">
          <w:rPr>
            <w:webHidden/>
          </w:rPr>
          <w:tab/>
        </w:r>
        <w:r w:rsidR="005C7531">
          <w:rPr>
            <w:webHidden/>
          </w:rPr>
          <w:fldChar w:fldCharType="begin"/>
        </w:r>
        <w:r w:rsidR="005C7531">
          <w:rPr>
            <w:webHidden/>
          </w:rPr>
          <w:instrText xml:space="preserve"> PAGEREF _Toc50719346 \h </w:instrText>
        </w:r>
        <w:r w:rsidR="005C7531">
          <w:rPr>
            <w:webHidden/>
          </w:rPr>
        </w:r>
        <w:r w:rsidR="005C7531">
          <w:rPr>
            <w:webHidden/>
          </w:rPr>
          <w:fldChar w:fldCharType="separate"/>
        </w:r>
        <w:r w:rsidR="005C7531">
          <w:rPr>
            <w:webHidden/>
          </w:rPr>
          <w:t>111</w:t>
        </w:r>
        <w:r w:rsidR="005C7531">
          <w:rPr>
            <w:webHidden/>
          </w:rPr>
          <w:fldChar w:fldCharType="end"/>
        </w:r>
      </w:hyperlink>
    </w:p>
    <w:p w14:paraId="29917FFC" w14:textId="61376816" w:rsidR="005C7531" w:rsidRDefault="00000000">
      <w:pPr>
        <w:pStyle w:val="TOC1"/>
        <w:rPr>
          <w:rFonts w:asciiTheme="minorHAnsi" w:eastAsiaTheme="minorEastAsia" w:hAnsiTheme="minorHAnsi" w:cstheme="minorBidi"/>
          <w:color w:val="auto"/>
        </w:rPr>
      </w:pPr>
      <w:hyperlink w:anchor="_Toc50719347" w:history="1">
        <w:r w:rsidR="005C7531" w:rsidRPr="00AD43E6">
          <w:rPr>
            <w:rStyle w:val="Hyperlink"/>
          </w:rPr>
          <w:t>Appendix 2. Methodology</w:t>
        </w:r>
        <w:r w:rsidR="005C7531">
          <w:rPr>
            <w:webHidden/>
          </w:rPr>
          <w:tab/>
        </w:r>
        <w:r w:rsidR="005C7531">
          <w:rPr>
            <w:webHidden/>
          </w:rPr>
          <w:fldChar w:fldCharType="begin"/>
        </w:r>
        <w:r w:rsidR="005C7531">
          <w:rPr>
            <w:webHidden/>
          </w:rPr>
          <w:instrText xml:space="preserve"> PAGEREF _Toc50719347 \h </w:instrText>
        </w:r>
        <w:r w:rsidR="005C7531">
          <w:rPr>
            <w:webHidden/>
          </w:rPr>
        </w:r>
        <w:r w:rsidR="005C7531">
          <w:rPr>
            <w:webHidden/>
          </w:rPr>
          <w:fldChar w:fldCharType="separate"/>
        </w:r>
        <w:r w:rsidR="005C7531">
          <w:rPr>
            <w:webHidden/>
          </w:rPr>
          <w:t>128</w:t>
        </w:r>
        <w:r w:rsidR="005C7531">
          <w:rPr>
            <w:webHidden/>
          </w:rPr>
          <w:fldChar w:fldCharType="end"/>
        </w:r>
      </w:hyperlink>
    </w:p>
    <w:p w14:paraId="4DE7B96B" w14:textId="0AF47A9C" w:rsidR="005C7531" w:rsidRDefault="00000000">
      <w:pPr>
        <w:pStyle w:val="TOC2"/>
        <w:rPr>
          <w:rFonts w:asciiTheme="minorHAnsi" w:eastAsiaTheme="minorEastAsia" w:hAnsiTheme="minorHAnsi" w:cstheme="minorBidi"/>
          <w:color w:val="auto"/>
        </w:rPr>
      </w:pPr>
      <w:hyperlink w:anchor="_Toc50719348" w:history="1">
        <w:r w:rsidR="005C7531" w:rsidRPr="00AD43E6">
          <w:rPr>
            <w:rStyle w:val="Hyperlink"/>
          </w:rPr>
          <w:t>A2.1</w:t>
        </w:r>
        <w:r w:rsidR="005C7531">
          <w:rPr>
            <w:rFonts w:asciiTheme="minorHAnsi" w:eastAsiaTheme="minorEastAsia" w:hAnsiTheme="minorHAnsi" w:cstheme="minorBidi"/>
            <w:color w:val="auto"/>
          </w:rPr>
          <w:tab/>
        </w:r>
        <w:r w:rsidR="005C7531" w:rsidRPr="00AD43E6">
          <w:rPr>
            <w:rStyle w:val="Hyperlink"/>
          </w:rPr>
          <w:t>Sampling and weighting</w:t>
        </w:r>
        <w:r w:rsidR="005C7531">
          <w:rPr>
            <w:webHidden/>
          </w:rPr>
          <w:tab/>
        </w:r>
        <w:r w:rsidR="005C7531">
          <w:rPr>
            <w:webHidden/>
          </w:rPr>
          <w:fldChar w:fldCharType="begin"/>
        </w:r>
        <w:r w:rsidR="005C7531">
          <w:rPr>
            <w:webHidden/>
          </w:rPr>
          <w:instrText xml:space="preserve"> PAGEREF _Toc50719348 \h </w:instrText>
        </w:r>
        <w:r w:rsidR="005C7531">
          <w:rPr>
            <w:webHidden/>
          </w:rPr>
        </w:r>
        <w:r w:rsidR="005C7531">
          <w:rPr>
            <w:webHidden/>
          </w:rPr>
          <w:fldChar w:fldCharType="separate"/>
        </w:r>
        <w:r w:rsidR="005C7531">
          <w:rPr>
            <w:webHidden/>
          </w:rPr>
          <w:t>128</w:t>
        </w:r>
        <w:r w:rsidR="005C7531">
          <w:rPr>
            <w:webHidden/>
          </w:rPr>
          <w:fldChar w:fldCharType="end"/>
        </w:r>
      </w:hyperlink>
    </w:p>
    <w:p w14:paraId="4DC113AA" w14:textId="01522EEF" w:rsidR="005C7531" w:rsidRDefault="00000000">
      <w:pPr>
        <w:pStyle w:val="TOC3"/>
        <w:rPr>
          <w:rFonts w:asciiTheme="minorHAnsi" w:eastAsiaTheme="minorEastAsia" w:hAnsiTheme="minorHAnsi" w:cstheme="minorBidi"/>
          <w:color w:val="auto"/>
        </w:rPr>
      </w:pPr>
      <w:hyperlink w:anchor="_Toc50719349" w:history="1">
        <w:r w:rsidR="005C7531" w:rsidRPr="00AD43E6">
          <w:rPr>
            <w:rStyle w:val="Hyperlink"/>
          </w:rPr>
          <w:t>Sampling</w:t>
        </w:r>
        <w:r w:rsidR="005C7531">
          <w:rPr>
            <w:webHidden/>
          </w:rPr>
          <w:tab/>
        </w:r>
        <w:r w:rsidR="005C7531">
          <w:rPr>
            <w:webHidden/>
          </w:rPr>
          <w:fldChar w:fldCharType="begin"/>
        </w:r>
        <w:r w:rsidR="005C7531">
          <w:rPr>
            <w:webHidden/>
          </w:rPr>
          <w:instrText xml:space="preserve"> PAGEREF _Toc50719349 \h </w:instrText>
        </w:r>
        <w:r w:rsidR="005C7531">
          <w:rPr>
            <w:webHidden/>
          </w:rPr>
        </w:r>
        <w:r w:rsidR="005C7531">
          <w:rPr>
            <w:webHidden/>
          </w:rPr>
          <w:fldChar w:fldCharType="separate"/>
        </w:r>
        <w:r w:rsidR="005C7531">
          <w:rPr>
            <w:webHidden/>
          </w:rPr>
          <w:t>128</w:t>
        </w:r>
        <w:r w:rsidR="005C7531">
          <w:rPr>
            <w:webHidden/>
          </w:rPr>
          <w:fldChar w:fldCharType="end"/>
        </w:r>
      </w:hyperlink>
    </w:p>
    <w:p w14:paraId="031C39C7" w14:textId="33624FFB" w:rsidR="005C7531" w:rsidRDefault="00000000">
      <w:pPr>
        <w:pStyle w:val="TOC3"/>
        <w:rPr>
          <w:rFonts w:asciiTheme="minorHAnsi" w:eastAsiaTheme="minorEastAsia" w:hAnsiTheme="minorHAnsi" w:cstheme="minorBidi"/>
          <w:color w:val="auto"/>
        </w:rPr>
      </w:pPr>
      <w:hyperlink w:anchor="_Toc50719350" w:history="1">
        <w:r w:rsidR="005C7531" w:rsidRPr="00AD43E6">
          <w:rPr>
            <w:rStyle w:val="Hyperlink"/>
          </w:rPr>
          <w:t>Weighting</w:t>
        </w:r>
        <w:r w:rsidR="005C7531">
          <w:rPr>
            <w:webHidden/>
          </w:rPr>
          <w:tab/>
        </w:r>
        <w:r w:rsidR="005C7531">
          <w:rPr>
            <w:webHidden/>
          </w:rPr>
          <w:fldChar w:fldCharType="begin"/>
        </w:r>
        <w:r w:rsidR="005C7531">
          <w:rPr>
            <w:webHidden/>
          </w:rPr>
          <w:instrText xml:space="preserve"> PAGEREF _Toc50719350 \h </w:instrText>
        </w:r>
        <w:r w:rsidR="005C7531">
          <w:rPr>
            <w:webHidden/>
          </w:rPr>
        </w:r>
        <w:r w:rsidR="005C7531">
          <w:rPr>
            <w:webHidden/>
          </w:rPr>
          <w:fldChar w:fldCharType="separate"/>
        </w:r>
        <w:r w:rsidR="005C7531">
          <w:rPr>
            <w:webHidden/>
          </w:rPr>
          <w:t>128</w:t>
        </w:r>
        <w:r w:rsidR="005C7531">
          <w:rPr>
            <w:webHidden/>
          </w:rPr>
          <w:fldChar w:fldCharType="end"/>
        </w:r>
      </w:hyperlink>
    </w:p>
    <w:p w14:paraId="6CE132AD" w14:textId="696E9A29" w:rsidR="005C7531" w:rsidRDefault="00000000">
      <w:pPr>
        <w:pStyle w:val="TOC3"/>
        <w:rPr>
          <w:rFonts w:asciiTheme="minorHAnsi" w:eastAsiaTheme="minorEastAsia" w:hAnsiTheme="minorHAnsi" w:cstheme="minorBidi"/>
          <w:color w:val="auto"/>
        </w:rPr>
      </w:pPr>
      <w:hyperlink w:anchor="_Toc50719351" w:history="1">
        <w:r w:rsidR="005C7531" w:rsidRPr="00AD43E6">
          <w:rPr>
            <w:rStyle w:val="Hyperlink"/>
          </w:rPr>
          <w:t xml:space="preserve">Data source </w:t>
        </w:r>
        <w:r w:rsidR="005C7531">
          <w:rPr>
            <w:webHidden/>
          </w:rPr>
          <w:tab/>
        </w:r>
        <w:r w:rsidR="005C7531">
          <w:rPr>
            <w:webHidden/>
          </w:rPr>
          <w:fldChar w:fldCharType="begin"/>
        </w:r>
        <w:r w:rsidR="005C7531">
          <w:rPr>
            <w:webHidden/>
          </w:rPr>
          <w:instrText xml:space="preserve"> PAGEREF _Toc50719351 \h </w:instrText>
        </w:r>
        <w:r w:rsidR="005C7531">
          <w:rPr>
            <w:webHidden/>
          </w:rPr>
        </w:r>
        <w:r w:rsidR="005C7531">
          <w:rPr>
            <w:webHidden/>
          </w:rPr>
          <w:fldChar w:fldCharType="separate"/>
        </w:r>
        <w:r w:rsidR="005C7531">
          <w:rPr>
            <w:webHidden/>
          </w:rPr>
          <w:t>129</w:t>
        </w:r>
        <w:r w:rsidR="005C7531">
          <w:rPr>
            <w:webHidden/>
          </w:rPr>
          <w:fldChar w:fldCharType="end"/>
        </w:r>
      </w:hyperlink>
    </w:p>
    <w:p w14:paraId="1661F736" w14:textId="0CF1C335" w:rsidR="005C7531" w:rsidRDefault="00000000">
      <w:pPr>
        <w:pStyle w:val="TOC3"/>
        <w:rPr>
          <w:rFonts w:asciiTheme="minorHAnsi" w:eastAsiaTheme="minorEastAsia" w:hAnsiTheme="minorHAnsi" w:cstheme="minorBidi"/>
          <w:color w:val="auto"/>
        </w:rPr>
      </w:pPr>
      <w:hyperlink w:anchor="_Toc50719352" w:history="1">
        <w:r w:rsidR="005C7531" w:rsidRPr="00AD43E6">
          <w:rPr>
            <w:rStyle w:val="Hyperlink"/>
          </w:rPr>
          <w:t>Data preparation</w:t>
        </w:r>
        <w:r w:rsidR="005C7531">
          <w:rPr>
            <w:webHidden/>
          </w:rPr>
          <w:tab/>
        </w:r>
        <w:r w:rsidR="005C7531">
          <w:rPr>
            <w:webHidden/>
          </w:rPr>
          <w:fldChar w:fldCharType="begin"/>
        </w:r>
        <w:r w:rsidR="005C7531">
          <w:rPr>
            <w:webHidden/>
          </w:rPr>
          <w:instrText xml:space="preserve"> PAGEREF _Toc50719352 \h </w:instrText>
        </w:r>
        <w:r w:rsidR="005C7531">
          <w:rPr>
            <w:webHidden/>
          </w:rPr>
        </w:r>
        <w:r w:rsidR="005C7531">
          <w:rPr>
            <w:webHidden/>
          </w:rPr>
          <w:fldChar w:fldCharType="separate"/>
        </w:r>
        <w:r w:rsidR="005C7531">
          <w:rPr>
            <w:webHidden/>
          </w:rPr>
          <w:t>129</w:t>
        </w:r>
        <w:r w:rsidR="005C7531">
          <w:rPr>
            <w:webHidden/>
          </w:rPr>
          <w:fldChar w:fldCharType="end"/>
        </w:r>
      </w:hyperlink>
    </w:p>
    <w:p w14:paraId="47558D70" w14:textId="2D1FAC48" w:rsidR="005C7531" w:rsidRDefault="00000000">
      <w:pPr>
        <w:pStyle w:val="TOC4"/>
        <w:rPr>
          <w:rFonts w:asciiTheme="minorHAnsi" w:eastAsiaTheme="minorEastAsia" w:hAnsiTheme="minorHAnsi" w:cstheme="minorBidi"/>
          <w:color w:val="auto"/>
          <w:szCs w:val="22"/>
        </w:rPr>
      </w:pPr>
      <w:hyperlink w:anchor="_Toc50719353" w:history="1">
        <w:r w:rsidR="005C7531" w:rsidRPr="00AD43E6">
          <w:rPr>
            <w:rStyle w:val="Hyperlink"/>
            <w:highlight w:val="yellow"/>
          </w:rPr>
          <w:t>Data excluded from analysis:</w:t>
        </w:r>
        <w:r w:rsidR="005C7531">
          <w:rPr>
            <w:webHidden/>
          </w:rPr>
          <w:tab/>
        </w:r>
        <w:r w:rsidR="005C7531">
          <w:rPr>
            <w:webHidden/>
          </w:rPr>
          <w:fldChar w:fldCharType="begin"/>
        </w:r>
        <w:r w:rsidR="005C7531">
          <w:rPr>
            <w:webHidden/>
          </w:rPr>
          <w:instrText xml:space="preserve"> PAGEREF _Toc50719353 \h </w:instrText>
        </w:r>
        <w:r w:rsidR="005C7531">
          <w:rPr>
            <w:webHidden/>
          </w:rPr>
        </w:r>
        <w:r w:rsidR="005C7531">
          <w:rPr>
            <w:webHidden/>
          </w:rPr>
          <w:fldChar w:fldCharType="separate"/>
        </w:r>
        <w:r w:rsidR="005C7531">
          <w:rPr>
            <w:webHidden/>
          </w:rPr>
          <w:t>129</w:t>
        </w:r>
        <w:r w:rsidR="005C7531">
          <w:rPr>
            <w:webHidden/>
          </w:rPr>
          <w:fldChar w:fldCharType="end"/>
        </w:r>
      </w:hyperlink>
    </w:p>
    <w:p w14:paraId="381FCBB8" w14:textId="1D9B19D8" w:rsidR="005C7531" w:rsidRDefault="00000000">
      <w:pPr>
        <w:pStyle w:val="TOC4"/>
        <w:rPr>
          <w:rFonts w:asciiTheme="minorHAnsi" w:eastAsiaTheme="minorEastAsia" w:hAnsiTheme="minorHAnsi" w:cstheme="minorBidi"/>
          <w:color w:val="auto"/>
          <w:szCs w:val="22"/>
        </w:rPr>
      </w:pPr>
      <w:hyperlink w:anchor="_Toc50719354" w:history="1">
        <w:r w:rsidR="005C7531" w:rsidRPr="00AD43E6">
          <w:rPr>
            <w:rStyle w:val="Hyperlink"/>
            <w:highlight w:val="yellow"/>
          </w:rPr>
          <w:t>Imputations:</w:t>
        </w:r>
        <w:r w:rsidR="005C7531">
          <w:rPr>
            <w:webHidden/>
          </w:rPr>
          <w:tab/>
        </w:r>
        <w:r w:rsidR="005C7531">
          <w:rPr>
            <w:webHidden/>
          </w:rPr>
          <w:fldChar w:fldCharType="begin"/>
        </w:r>
        <w:r w:rsidR="005C7531">
          <w:rPr>
            <w:webHidden/>
          </w:rPr>
          <w:instrText xml:space="preserve"> PAGEREF _Toc50719354 \h </w:instrText>
        </w:r>
        <w:r w:rsidR="005C7531">
          <w:rPr>
            <w:webHidden/>
          </w:rPr>
        </w:r>
        <w:r w:rsidR="005C7531">
          <w:rPr>
            <w:webHidden/>
          </w:rPr>
          <w:fldChar w:fldCharType="separate"/>
        </w:r>
        <w:r w:rsidR="005C7531">
          <w:rPr>
            <w:webHidden/>
          </w:rPr>
          <w:t>129</w:t>
        </w:r>
        <w:r w:rsidR="005C7531">
          <w:rPr>
            <w:webHidden/>
          </w:rPr>
          <w:fldChar w:fldCharType="end"/>
        </w:r>
      </w:hyperlink>
    </w:p>
    <w:p w14:paraId="36D71701" w14:textId="5B913338" w:rsidR="005C7531" w:rsidRDefault="00000000">
      <w:pPr>
        <w:pStyle w:val="TOC4"/>
        <w:rPr>
          <w:rFonts w:asciiTheme="minorHAnsi" w:eastAsiaTheme="minorEastAsia" w:hAnsiTheme="minorHAnsi" w:cstheme="minorBidi"/>
          <w:color w:val="auto"/>
          <w:szCs w:val="22"/>
        </w:rPr>
      </w:pPr>
      <w:hyperlink w:anchor="_Toc50719355" w:history="1">
        <w:r w:rsidR="005C7531" w:rsidRPr="00AD43E6">
          <w:rPr>
            <w:rStyle w:val="Hyperlink"/>
            <w:highlight w:val="yellow"/>
          </w:rPr>
          <w:t>Prices:</w:t>
        </w:r>
        <w:r w:rsidR="005C7531">
          <w:rPr>
            <w:webHidden/>
          </w:rPr>
          <w:tab/>
        </w:r>
        <w:r w:rsidR="005C7531">
          <w:rPr>
            <w:webHidden/>
          </w:rPr>
          <w:fldChar w:fldCharType="begin"/>
        </w:r>
        <w:r w:rsidR="005C7531">
          <w:rPr>
            <w:webHidden/>
          </w:rPr>
          <w:instrText xml:space="preserve"> PAGEREF _Toc50719355 \h </w:instrText>
        </w:r>
        <w:r w:rsidR="005C7531">
          <w:rPr>
            <w:webHidden/>
          </w:rPr>
        </w:r>
        <w:r w:rsidR="005C7531">
          <w:rPr>
            <w:webHidden/>
          </w:rPr>
          <w:fldChar w:fldCharType="separate"/>
        </w:r>
        <w:r w:rsidR="005C7531">
          <w:rPr>
            <w:webHidden/>
          </w:rPr>
          <w:t>130</w:t>
        </w:r>
        <w:r w:rsidR="005C7531">
          <w:rPr>
            <w:webHidden/>
          </w:rPr>
          <w:fldChar w:fldCharType="end"/>
        </w:r>
      </w:hyperlink>
    </w:p>
    <w:p w14:paraId="749A4DF0" w14:textId="152AD689" w:rsidR="005C7531" w:rsidRDefault="00000000">
      <w:pPr>
        <w:pStyle w:val="TOC4"/>
        <w:rPr>
          <w:rFonts w:asciiTheme="minorHAnsi" w:eastAsiaTheme="minorEastAsia" w:hAnsiTheme="minorHAnsi" w:cstheme="minorBidi"/>
          <w:color w:val="auto"/>
          <w:szCs w:val="22"/>
        </w:rPr>
      </w:pPr>
      <w:hyperlink w:anchor="_Toc50719356" w:history="1">
        <w:r w:rsidR="005C7531" w:rsidRPr="00AD43E6">
          <w:rPr>
            <w:rStyle w:val="Hyperlink"/>
            <w:highlight w:val="yellow"/>
          </w:rPr>
          <w:t>Other adjustments:</w:t>
        </w:r>
        <w:r w:rsidR="005C7531">
          <w:rPr>
            <w:webHidden/>
          </w:rPr>
          <w:tab/>
        </w:r>
        <w:r w:rsidR="005C7531">
          <w:rPr>
            <w:webHidden/>
          </w:rPr>
          <w:fldChar w:fldCharType="begin"/>
        </w:r>
        <w:r w:rsidR="005C7531">
          <w:rPr>
            <w:webHidden/>
          </w:rPr>
          <w:instrText xml:space="preserve"> PAGEREF _Toc50719356 \h </w:instrText>
        </w:r>
        <w:r w:rsidR="005C7531">
          <w:rPr>
            <w:webHidden/>
          </w:rPr>
        </w:r>
        <w:r w:rsidR="005C7531">
          <w:rPr>
            <w:webHidden/>
          </w:rPr>
          <w:fldChar w:fldCharType="separate"/>
        </w:r>
        <w:r w:rsidR="005C7531">
          <w:rPr>
            <w:webHidden/>
          </w:rPr>
          <w:t>130</w:t>
        </w:r>
        <w:r w:rsidR="005C7531">
          <w:rPr>
            <w:webHidden/>
          </w:rPr>
          <w:fldChar w:fldCharType="end"/>
        </w:r>
      </w:hyperlink>
    </w:p>
    <w:p w14:paraId="5EACE274" w14:textId="42F5F8BF" w:rsidR="005C7531" w:rsidRDefault="00000000">
      <w:pPr>
        <w:pStyle w:val="TOC3"/>
        <w:rPr>
          <w:rFonts w:asciiTheme="minorHAnsi" w:eastAsiaTheme="minorEastAsia" w:hAnsiTheme="minorHAnsi" w:cstheme="minorBidi"/>
          <w:color w:val="auto"/>
        </w:rPr>
      </w:pPr>
      <w:hyperlink w:anchor="_Toc50719357" w:history="1">
        <w:r w:rsidR="005C7531" w:rsidRPr="00AD43E6">
          <w:rPr>
            <w:rStyle w:val="Hyperlink"/>
          </w:rPr>
          <w:t>Currency conversions using consumer price indices and purchasing power parity</w:t>
        </w:r>
        <w:r w:rsidR="005C7531">
          <w:rPr>
            <w:webHidden/>
          </w:rPr>
          <w:tab/>
        </w:r>
        <w:r w:rsidR="005C7531">
          <w:rPr>
            <w:webHidden/>
          </w:rPr>
          <w:fldChar w:fldCharType="begin"/>
        </w:r>
        <w:r w:rsidR="005C7531">
          <w:rPr>
            <w:webHidden/>
          </w:rPr>
          <w:instrText xml:space="preserve"> PAGEREF _Toc50719357 \h </w:instrText>
        </w:r>
        <w:r w:rsidR="005C7531">
          <w:rPr>
            <w:webHidden/>
          </w:rPr>
        </w:r>
        <w:r w:rsidR="005C7531">
          <w:rPr>
            <w:webHidden/>
          </w:rPr>
          <w:fldChar w:fldCharType="separate"/>
        </w:r>
        <w:r w:rsidR="005C7531">
          <w:rPr>
            <w:webHidden/>
          </w:rPr>
          <w:t>130</w:t>
        </w:r>
        <w:r w:rsidR="005C7531">
          <w:rPr>
            <w:webHidden/>
          </w:rPr>
          <w:fldChar w:fldCharType="end"/>
        </w:r>
      </w:hyperlink>
    </w:p>
    <w:p w14:paraId="29785622" w14:textId="7ECF03B2" w:rsidR="005C7531" w:rsidRDefault="00000000">
      <w:pPr>
        <w:pStyle w:val="TOC3"/>
        <w:rPr>
          <w:rFonts w:asciiTheme="minorHAnsi" w:eastAsiaTheme="minorEastAsia" w:hAnsiTheme="minorHAnsi" w:cstheme="minorBidi"/>
          <w:color w:val="auto"/>
        </w:rPr>
      </w:pPr>
      <w:hyperlink w:anchor="_Toc50719358" w:history="1">
        <w:r w:rsidR="005C7531" w:rsidRPr="00AD43E6">
          <w:rPr>
            <w:rStyle w:val="Hyperlink"/>
          </w:rPr>
          <w:t>Poverty thresholds</w:t>
        </w:r>
        <w:r w:rsidR="005C7531">
          <w:rPr>
            <w:webHidden/>
          </w:rPr>
          <w:tab/>
        </w:r>
        <w:r w:rsidR="005C7531">
          <w:rPr>
            <w:webHidden/>
          </w:rPr>
          <w:fldChar w:fldCharType="begin"/>
        </w:r>
        <w:r w:rsidR="005C7531">
          <w:rPr>
            <w:webHidden/>
          </w:rPr>
          <w:instrText xml:space="preserve"> PAGEREF _Toc50719358 \h </w:instrText>
        </w:r>
        <w:r w:rsidR="005C7531">
          <w:rPr>
            <w:webHidden/>
          </w:rPr>
        </w:r>
        <w:r w:rsidR="005C7531">
          <w:rPr>
            <w:webHidden/>
          </w:rPr>
          <w:fldChar w:fldCharType="separate"/>
        </w:r>
        <w:r w:rsidR="005C7531">
          <w:rPr>
            <w:webHidden/>
          </w:rPr>
          <w:t>130</w:t>
        </w:r>
        <w:r w:rsidR="005C7531">
          <w:rPr>
            <w:webHidden/>
          </w:rPr>
          <w:fldChar w:fldCharType="end"/>
        </w:r>
      </w:hyperlink>
    </w:p>
    <w:p w14:paraId="088D0F9A" w14:textId="4AD7EC52" w:rsidR="005C7531" w:rsidRDefault="00000000">
      <w:pPr>
        <w:pStyle w:val="TOC1"/>
        <w:rPr>
          <w:rFonts w:asciiTheme="minorHAnsi" w:eastAsiaTheme="minorEastAsia" w:hAnsiTheme="minorHAnsi" w:cstheme="minorBidi"/>
          <w:color w:val="auto"/>
        </w:rPr>
      </w:pPr>
      <w:hyperlink w:anchor="_Toc50719359" w:history="1">
        <w:r w:rsidR="005C7531" w:rsidRPr="00AD43E6">
          <w:rPr>
            <w:rStyle w:val="Hyperlink"/>
          </w:rPr>
          <w:t>Appendix 3. Data quality</w:t>
        </w:r>
        <w:r w:rsidR="005C7531">
          <w:rPr>
            <w:webHidden/>
          </w:rPr>
          <w:tab/>
        </w:r>
        <w:r w:rsidR="005C7531">
          <w:rPr>
            <w:webHidden/>
          </w:rPr>
          <w:fldChar w:fldCharType="begin"/>
        </w:r>
        <w:r w:rsidR="005C7531">
          <w:rPr>
            <w:webHidden/>
          </w:rPr>
          <w:instrText xml:space="preserve"> PAGEREF _Toc50719359 \h </w:instrText>
        </w:r>
        <w:r w:rsidR="005C7531">
          <w:rPr>
            <w:webHidden/>
          </w:rPr>
        </w:r>
        <w:r w:rsidR="005C7531">
          <w:rPr>
            <w:webHidden/>
          </w:rPr>
          <w:fldChar w:fldCharType="separate"/>
        </w:r>
        <w:r w:rsidR="005C7531">
          <w:rPr>
            <w:webHidden/>
          </w:rPr>
          <w:t>131</w:t>
        </w:r>
        <w:r w:rsidR="005C7531">
          <w:rPr>
            <w:webHidden/>
          </w:rPr>
          <w:fldChar w:fldCharType="end"/>
        </w:r>
      </w:hyperlink>
    </w:p>
    <w:p w14:paraId="269C31BB" w14:textId="79CA16D5" w:rsidR="005C7531" w:rsidRDefault="00000000">
      <w:pPr>
        <w:pStyle w:val="TOC1"/>
        <w:rPr>
          <w:rFonts w:asciiTheme="minorHAnsi" w:eastAsiaTheme="minorEastAsia" w:hAnsiTheme="minorHAnsi" w:cstheme="minorBidi"/>
          <w:color w:val="auto"/>
        </w:rPr>
      </w:pPr>
      <w:hyperlink w:anchor="_Toc50719360" w:history="1">
        <w:r w:rsidR="005C7531" w:rsidRPr="00AD43E6">
          <w:rPr>
            <w:rStyle w:val="Hyperlink"/>
          </w:rPr>
          <w:t>Appendix 4. Abbreviated Women’s Empowerment in Agriculture Index adequacy criteria and fact sheet</w:t>
        </w:r>
        <w:r w:rsidR="005C7531">
          <w:rPr>
            <w:webHidden/>
          </w:rPr>
          <w:tab/>
        </w:r>
        <w:r w:rsidR="005C7531">
          <w:rPr>
            <w:webHidden/>
          </w:rPr>
          <w:fldChar w:fldCharType="begin"/>
        </w:r>
        <w:r w:rsidR="005C7531">
          <w:rPr>
            <w:webHidden/>
          </w:rPr>
          <w:instrText xml:space="preserve"> PAGEREF _Toc50719360 \h </w:instrText>
        </w:r>
        <w:r w:rsidR="005C7531">
          <w:rPr>
            <w:webHidden/>
          </w:rPr>
        </w:r>
        <w:r w:rsidR="005C7531">
          <w:rPr>
            <w:webHidden/>
          </w:rPr>
          <w:fldChar w:fldCharType="separate"/>
        </w:r>
        <w:r w:rsidR="005C7531">
          <w:rPr>
            <w:webHidden/>
          </w:rPr>
          <w:t>140</w:t>
        </w:r>
        <w:r w:rsidR="005C7531">
          <w:rPr>
            <w:webHidden/>
          </w:rPr>
          <w:fldChar w:fldCharType="end"/>
        </w:r>
      </w:hyperlink>
    </w:p>
    <w:p w14:paraId="512CA1E8" w14:textId="48652FDC" w:rsidR="005C7531" w:rsidRDefault="00000000">
      <w:pPr>
        <w:pStyle w:val="TOC2"/>
        <w:rPr>
          <w:rFonts w:asciiTheme="minorHAnsi" w:eastAsiaTheme="minorEastAsia" w:hAnsiTheme="minorHAnsi" w:cstheme="minorBidi"/>
          <w:color w:val="auto"/>
        </w:rPr>
      </w:pPr>
      <w:hyperlink w:anchor="_Toc50719361" w:history="1">
        <w:r w:rsidR="005C7531" w:rsidRPr="00AD43E6">
          <w:rPr>
            <w:rStyle w:val="Hyperlink"/>
          </w:rPr>
          <w:t>A4.1</w:t>
        </w:r>
        <w:r w:rsidR="005C7531">
          <w:rPr>
            <w:rFonts w:asciiTheme="minorHAnsi" w:eastAsiaTheme="minorEastAsia" w:hAnsiTheme="minorHAnsi" w:cstheme="minorBidi"/>
            <w:color w:val="auto"/>
          </w:rPr>
          <w:tab/>
        </w:r>
        <w:r w:rsidR="005C7531" w:rsidRPr="00AD43E6">
          <w:rPr>
            <w:rStyle w:val="Hyperlink"/>
          </w:rPr>
          <w:t>Criteria for achieving adequacy for A-WEAI indicators</w:t>
        </w:r>
        <w:r w:rsidR="005C7531">
          <w:rPr>
            <w:webHidden/>
          </w:rPr>
          <w:tab/>
        </w:r>
        <w:r w:rsidR="005C7531">
          <w:rPr>
            <w:webHidden/>
          </w:rPr>
          <w:fldChar w:fldCharType="begin"/>
        </w:r>
        <w:r w:rsidR="005C7531">
          <w:rPr>
            <w:webHidden/>
          </w:rPr>
          <w:instrText xml:space="preserve"> PAGEREF _Toc50719361 \h </w:instrText>
        </w:r>
        <w:r w:rsidR="005C7531">
          <w:rPr>
            <w:webHidden/>
          </w:rPr>
        </w:r>
        <w:r w:rsidR="005C7531">
          <w:rPr>
            <w:webHidden/>
          </w:rPr>
          <w:fldChar w:fldCharType="separate"/>
        </w:r>
        <w:r w:rsidR="005C7531">
          <w:rPr>
            <w:webHidden/>
          </w:rPr>
          <w:t>140</w:t>
        </w:r>
        <w:r w:rsidR="005C7531">
          <w:rPr>
            <w:webHidden/>
          </w:rPr>
          <w:fldChar w:fldCharType="end"/>
        </w:r>
      </w:hyperlink>
    </w:p>
    <w:p w14:paraId="384C2C5B" w14:textId="5F81AB8A" w:rsidR="005C7531" w:rsidRDefault="00000000">
      <w:pPr>
        <w:pStyle w:val="TOC2"/>
        <w:rPr>
          <w:rFonts w:asciiTheme="minorHAnsi" w:eastAsiaTheme="minorEastAsia" w:hAnsiTheme="minorHAnsi" w:cstheme="minorBidi"/>
          <w:color w:val="auto"/>
        </w:rPr>
      </w:pPr>
      <w:hyperlink w:anchor="_Toc50719362" w:history="1">
        <w:r w:rsidR="005C7531" w:rsidRPr="00AD43E6">
          <w:rPr>
            <w:rStyle w:val="Hyperlink"/>
          </w:rPr>
          <w:t>A4.2</w:t>
        </w:r>
        <w:r w:rsidR="005C7531">
          <w:rPr>
            <w:rFonts w:asciiTheme="minorHAnsi" w:eastAsiaTheme="minorEastAsia" w:hAnsiTheme="minorHAnsi" w:cstheme="minorBidi"/>
            <w:color w:val="auto"/>
          </w:rPr>
          <w:tab/>
        </w:r>
        <w:r w:rsidR="005C7531" w:rsidRPr="00AD43E6">
          <w:rPr>
            <w:rStyle w:val="Hyperlink"/>
          </w:rPr>
          <w:t>[</w:t>
        </w:r>
        <w:r w:rsidR="005C7531" w:rsidRPr="00AD43E6">
          <w:rPr>
            <w:rStyle w:val="Hyperlink"/>
            <w:highlight w:val="yellow"/>
          </w:rPr>
          <w:t>COUNTRY</w:t>
        </w:r>
        <w:r w:rsidR="005C7531" w:rsidRPr="00AD43E6">
          <w:rPr>
            <w:rStyle w:val="Hyperlink"/>
          </w:rPr>
          <w:t>] Abbreviated Women’s Empowerment in Agriculture Index data fact sheet</w:t>
        </w:r>
        <w:r w:rsidR="005C7531">
          <w:rPr>
            <w:webHidden/>
          </w:rPr>
          <w:tab/>
        </w:r>
        <w:r w:rsidR="005C7531">
          <w:rPr>
            <w:webHidden/>
          </w:rPr>
          <w:fldChar w:fldCharType="begin"/>
        </w:r>
        <w:r w:rsidR="005C7531">
          <w:rPr>
            <w:webHidden/>
          </w:rPr>
          <w:instrText xml:space="preserve"> PAGEREF _Toc50719362 \h </w:instrText>
        </w:r>
        <w:r w:rsidR="005C7531">
          <w:rPr>
            <w:webHidden/>
          </w:rPr>
        </w:r>
        <w:r w:rsidR="005C7531">
          <w:rPr>
            <w:webHidden/>
          </w:rPr>
          <w:fldChar w:fldCharType="separate"/>
        </w:r>
        <w:r w:rsidR="005C7531">
          <w:rPr>
            <w:webHidden/>
          </w:rPr>
          <w:t>144</w:t>
        </w:r>
        <w:r w:rsidR="005C7531">
          <w:rPr>
            <w:webHidden/>
          </w:rPr>
          <w:fldChar w:fldCharType="end"/>
        </w:r>
      </w:hyperlink>
    </w:p>
    <w:p w14:paraId="5D4E6830" w14:textId="133C3073" w:rsidR="005C7531" w:rsidRDefault="00000000">
      <w:pPr>
        <w:pStyle w:val="TOC3"/>
        <w:rPr>
          <w:rFonts w:asciiTheme="minorHAnsi" w:eastAsiaTheme="minorEastAsia" w:hAnsiTheme="minorHAnsi" w:cstheme="minorBidi"/>
          <w:color w:val="auto"/>
        </w:rPr>
      </w:pPr>
      <w:hyperlink w:anchor="_Toc50719363" w:history="1">
        <w:r w:rsidR="005C7531" w:rsidRPr="00AD43E6">
          <w:rPr>
            <w:rStyle w:val="Hyperlink"/>
          </w:rPr>
          <w:t>Key findings</w:t>
        </w:r>
        <w:r w:rsidR="005C7531">
          <w:rPr>
            <w:webHidden/>
          </w:rPr>
          <w:tab/>
        </w:r>
        <w:r w:rsidR="005C7531">
          <w:rPr>
            <w:webHidden/>
          </w:rPr>
          <w:fldChar w:fldCharType="begin"/>
        </w:r>
        <w:r w:rsidR="005C7531">
          <w:rPr>
            <w:webHidden/>
          </w:rPr>
          <w:instrText xml:space="preserve"> PAGEREF _Toc50719363 \h </w:instrText>
        </w:r>
        <w:r w:rsidR="005C7531">
          <w:rPr>
            <w:webHidden/>
          </w:rPr>
        </w:r>
        <w:r w:rsidR="005C7531">
          <w:rPr>
            <w:webHidden/>
          </w:rPr>
          <w:fldChar w:fldCharType="separate"/>
        </w:r>
        <w:r w:rsidR="005C7531">
          <w:rPr>
            <w:webHidden/>
          </w:rPr>
          <w:t>144</w:t>
        </w:r>
        <w:r w:rsidR="005C7531">
          <w:rPr>
            <w:webHidden/>
          </w:rPr>
          <w:fldChar w:fldCharType="end"/>
        </w:r>
      </w:hyperlink>
    </w:p>
    <w:p w14:paraId="23FFDE11" w14:textId="494BB920" w:rsidR="005C7531" w:rsidRDefault="00000000">
      <w:pPr>
        <w:pStyle w:val="TOC3"/>
        <w:rPr>
          <w:rFonts w:asciiTheme="minorHAnsi" w:eastAsiaTheme="minorEastAsia" w:hAnsiTheme="minorHAnsi" w:cstheme="minorBidi"/>
          <w:color w:val="auto"/>
        </w:rPr>
      </w:pPr>
      <w:hyperlink w:anchor="_Toc50719364" w:history="1">
        <w:r w:rsidR="005C7531" w:rsidRPr="00AD43E6">
          <w:rPr>
            <w:rStyle w:val="Hyperlink"/>
          </w:rPr>
          <w:t>Sample</w:t>
        </w:r>
        <w:r w:rsidR="005C7531">
          <w:rPr>
            <w:webHidden/>
          </w:rPr>
          <w:tab/>
        </w:r>
        <w:r w:rsidR="005C7531">
          <w:rPr>
            <w:webHidden/>
          </w:rPr>
          <w:fldChar w:fldCharType="begin"/>
        </w:r>
        <w:r w:rsidR="005C7531">
          <w:rPr>
            <w:webHidden/>
          </w:rPr>
          <w:instrText xml:space="preserve"> PAGEREF _Toc50719364 \h </w:instrText>
        </w:r>
        <w:r w:rsidR="005C7531">
          <w:rPr>
            <w:webHidden/>
          </w:rPr>
        </w:r>
        <w:r w:rsidR="005C7531">
          <w:rPr>
            <w:webHidden/>
          </w:rPr>
          <w:fldChar w:fldCharType="separate"/>
        </w:r>
        <w:r w:rsidR="005C7531">
          <w:rPr>
            <w:webHidden/>
          </w:rPr>
          <w:t>144</w:t>
        </w:r>
        <w:r w:rsidR="005C7531">
          <w:rPr>
            <w:webHidden/>
          </w:rPr>
          <w:fldChar w:fldCharType="end"/>
        </w:r>
      </w:hyperlink>
    </w:p>
    <w:p w14:paraId="29F709D8" w14:textId="1B668B78" w:rsidR="005C7531" w:rsidRDefault="00000000">
      <w:pPr>
        <w:pStyle w:val="TOC3"/>
        <w:rPr>
          <w:rFonts w:asciiTheme="minorHAnsi" w:eastAsiaTheme="minorEastAsia" w:hAnsiTheme="minorHAnsi" w:cstheme="minorBidi"/>
          <w:color w:val="auto"/>
        </w:rPr>
      </w:pPr>
      <w:hyperlink w:anchor="_Toc50719365" w:history="1">
        <w:r w:rsidR="005C7531" w:rsidRPr="00AD43E6">
          <w:rPr>
            <w:rStyle w:val="Hyperlink"/>
          </w:rPr>
          <w:t xml:space="preserve">WEAI score </w:t>
        </w:r>
        <w:r w:rsidR="005C7531">
          <w:rPr>
            <w:webHidden/>
          </w:rPr>
          <w:tab/>
        </w:r>
        <w:r w:rsidR="005C7531">
          <w:rPr>
            <w:webHidden/>
          </w:rPr>
          <w:fldChar w:fldCharType="begin"/>
        </w:r>
        <w:r w:rsidR="005C7531">
          <w:rPr>
            <w:webHidden/>
          </w:rPr>
          <w:instrText xml:space="preserve"> PAGEREF _Toc50719365 \h </w:instrText>
        </w:r>
        <w:r w:rsidR="005C7531">
          <w:rPr>
            <w:webHidden/>
          </w:rPr>
        </w:r>
        <w:r w:rsidR="005C7531">
          <w:rPr>
            <w:webHidden/>
          </w:rPr>
          <w:fldChar w:fldCharType="separate"/>
        </w:r>
        <w:r w:rsidR="005C7531">
          <w:rPr>
            <w:webHidden/>
          </w:rPr>
          <w:t>144</w:t>
        </w:r>
        <w:r w:rsidR="005C7531">
          <w:rPr>
            <w:webHidden/>
          </w:rPr>
          <w:fldChar w:fldCharType="end"/>
        </w:r>
      </w:hyperlink>
    </w:p>
    <w:p w14:paraId="05416AE1" w14:textId="2FB405A1" w:rsidR="005C7531" w:rsidRDefault="00000000">
      <w:pPr>
        <w:pStyle w:val="TOC3"/>
        <w:rPr>
          <w:rFonts w:asciiTheme="minorHAnsi" w:eastAsiaTheme="minorEastAsia" w:hAnsiTheme="minorHAnsi" w:cstheme="minorBidi"/>
          <w:color w:val="auto"/>
        </w:rPr>
      </w:pPr>
      <w:hyperlink w:anchor="_Toc50719366" w:history="1">
        <w:r w:rsidR="005C7531" w:rsidRPr="00AD43E6">
          <w:rPr>
            <w:rStyle w:val="Hyperlink"/>
          </w:rPr>
          <w:t xml:space="preserve">5DE score </w:t>
        </w:r>
        <w:r w:rsidR="005C7531">
          <w:rPr>
            <w:webHidden/>
          </w:rPr>
          <w:tab/>
        </w:r>
        <w:r w:rsidR="005C7531">
          <w:rPr>
            <w:webHidden/>
          </w:rPr>
          <w:fldChar w:fldCharType="begin"/>
        </w:r>
        <w:r w:rsidR="005C7531">
          <w:rPr>
            <w:webHidden/>
          </w:rPr>
          <w:instrText xml:space="preserve"> PAGEREF _Toc50719366 \h </w:instrText>
        </w:r>
        <w:r w:rsidR="005C7531">
          <w:rPr>
            <w:webHidden/>
          </w:rPr>
        </w:r>
        <w:r w:rsidR="005C7531">
          <w:rPr>
            <w:webHidden/>
          </w:rPr>
          <w:fldChar w:fldCharType="separate"/>
        </w:r>
        <w:r w:rsidR="005C7531">
          <w:rPr>
            <w:webHidden/>
          </w:rPr>
          <w:t>144</w:t>
        </w:r>
        <w:r w:rsidR="005C7531">
          <w:rPr>
            <w:webHidden/>
          </w:rPr>
          <w:fldChar w:fldCharType="end"/>
        </w:r>
      </w:hyperlink>
    </w:p>
    <w:p w14:paraId="39ADF130" w14:textId="57DFAF5A" w:rsidR="005C7531" w:rsidRDefault="00000000">
      <w:pPr>
        <w:pStyle w:val="TOC3"/>
        <w:rPr>
          <w:rFonts w:asciiTheme="minorHAnsi" w:eastAsiaTheme="minorEastAsia" w:hAnsiTheme="minorHAnsi" w:cstheme="minorBidi"/>
          <w:color w:val="auto"/>
        </w:rPr>
      </w:pPr>
      <w:hyperlink w:anchor="_Toc50719367" w:history="1">
        <w:r w:rsidR="005C7531" w:rsidRPr="00AD43E6">
          <w:rPr>
            <w:rStyle w:val="Hyperlink"/>
          </w:rPr>
          <w:t>GPI score</w:t>
        </w:r>
        <w:r w:rsidR="005C7531">
          <w:rPr>
            <w:webHidden/>
          </w:rPr>
          <w:tab/>
        </w:r>
        <w:r w:rsidR="005C7531">
          <w:rPr>
            <w:webHidden/>
          </w:rPr>
          <w:fldChar w:fldCharType="begin"/>
        </w:r>
        <w:r w:rsidR="005C7531">
          <w:rPr>
            <w:webHidden/>
          </w:rPr>
          <w:instrText xml:space="preserve"> PAGEREF _Toc50719367 \h </w:instrText>
        </w:r>
        <w:r w:rsidR="005C7531">
          <w:rPr>
            <w:webHidden/>
          </w:rPr>
        </w:r>
        <w:r w:rsidR="005C7531">
          <w:rPr>
            <w:webHidden/>
          </w:rPr>
          <w:fldChar w:fldCharType="separate"/>
        </w:r>
        <w:r w:rsidR="005C7531">
          <w:rPr>
            <w:webHidden/>
          </w:rPr>
          <w:t>144</w:t>
        </w:r>
        <w:r w:rsidR="005C7531">
          <w:rPr>
            <w:webHidden/>
          </w:rPr>
          <w:fldChar w:fldCharType="end"/>
        </w:r>
      </w:hyperlink>
    </w:p>
    <w:p w14:paraId="610A81CC" w14:textId="7BF4E654" w:rsidR="005C7531" w:rsidRDefault="00000000">
      <w:pPr>
        <w:pStyle w:val="TOC3"/>
        <w:rPr>
          <w:rFonts w:asciiTheme="minorHAnsi" w:eastAsiaTheme="minorEastAsia" w:hAnsiTheme="minorHAnsi" w:cstheme="minorBidi"/>
          <w:color w:val="auto"/>
        </w:rPr>
      </w:pPr>
      <w:hyperlink w:anchor="_Toc50719368" w:history="1">
        <w:r w:rsidR="005C7531" w:rsidRPr="00AD43E6">
          <w:rPr>
            <w:rStyle w:val="Hyperlink"/>
          </w:rPr>
          <w:t>Top contributors to disempowerment</w:t>
        </w:r>
        <w:r w:rsidR="005C7531">
          <w:rPr>
            <w:webHidden/>
          </w:rPr>
          <w:tab/>
        </w:r>
        <w:r w:rsidR="005C7531">
          <w:rPr>
            <w:webHidden/>
          </w:rPr>
          <w:fldChar w:fldCharType="begin"/>
        </w:r>
        <w:r w:rsidR="005C7531">
          <w:rPr>
            <w:webHidden/>
          </w:rPr>
          <w:instrText xml:space="preserve"> PAGEREF _Toc50719368 \h </w:instrText>
        </w:r>
        <w:r w:rsidR="005C7531">
          <w:rPr>
            <w:webHidden/>
          </w:rPr>
        </w:r>
        <w:r w:rsidR="005C7531">
          <w:rPr>
            <w:webHidden/>
          </w:rPr>
          <w:fldChar w:fldCharType="separate"/>
        </w:r>
        <w:r w:rsidR="005C7531">
          <w:rPr>
            <w:webHidden/>
          </w:rPr>
          <w:t>144</w:t>
        </w:r>
        <w:r w:rsidR="005C7531">
          <w:rPr>
            <w:webHidden/>
          </w:rPr>
          <w:fldChar w:fldCharType="end"/>
        </w:r>
      </w:hyperlink>
    </w:p>
    <w:p w14:paraId="6B225443" w14:textId="421C9D0B" w:rsidR="005C7531" w:rsidRDefault="00000000">
      <w:pPr>
        <w:pStyle w:val="TOC3"/>
        <w:rPr>
          <w:rFonts w:asciiTheme="minorHAnsi" w:eastAsiaTheme="minorEastAsia" w:hAnsiTheme="minorHAnsi" w:cstheme="minorBidi"/>
          <w:color w:val="auto"/>
        </w:rPr>
      </w:pPr>
      <w:hyperlink w:anchor="_Toc50719369" w:history="1">
        <w:r w:rsidR="005C7531" w:rsidRPr="00AD43E6">
          <w:rPr>
            <w:rStyle w:val="Hyperlink"/>
          </w:rPr>
          <w:t>WEAI application in programming</w:t>
        </w:r>
        <w:r w:rsidR="005C7531">
          <w:rPr>
            <w:webHidden/>
          </w:rPr>
          <w:tab/>
        </w:r>
        <w:r w:rsidR="005C7531">
          <w:rPr>
            <w:webHidden/>
          </w:rPr>
          <w:fldChar w:fldCharType="begin"/>
        </w:r>
        <w:r w:rsidR="005C7531">
          <w:rPr>
            <w:webHidden/>
          </w:rPr>
          <w:instrText xml:space="preserve"> PAGEREF _Toc50719369 \h </w:instrText>
        </w:r>
        <w:r w:rsidR="005C7531">
          <w:rPr>
            <w:webHidden/>
          </w:rPr>
        </w:r>
        <w:r w:rsidR="005C7531">
          <w:rPr>
            <w:webHidden/>
          </w:rPr>
          <w:fldChar w:fldCharType="separate"/>
        </w:r>
        <w:r w:rsidR="005C7531">
          <w:rPr>
            <w:webHidden/>
          </w:rPr>
          <w:t>144</w:t>
        </w:r>
        <w:r w:rsidR="005C7531">
          <w:rPr>
            <w:webHidden/>
          </w:rPr>
          <w:fldChar w:fldCharType="end"/>
        </w:r>
      </w:hyperlink>
    </w:p>
    <w:p w14:paraId="1F07706C" w14:textId="053412B5" w:rsidR="005C7531" w:rsidRDefault="00000000">
      <w:pPr>
        <w:pStyle w:val="TOC3"/>
        <w:rPr>
          <w:rFonts w:asciiTheme="minorHAnsi" w:eastAsiaTheme="minorEastAsia" w:hAnsiTheme="minorHAnsi" w:cstheme="minorBidi"/>
          <w:color w:val="auto"/>
        </w:rPr>
      </w:pPr>
      <w:hyperlink w:anchor="_Toc50719370" w:history="1">
        <w:r w:rsidR="005C7531" w:rsidRPr="00AD43E6">
          <w:rPr>
            <w:rStyle w:val="Hyperlink"/>
          </w:rPr>
          <w:t xml:space="preserve">WEAI research </w:t>
        </w:r>
        <w:r w:rsidR="005C7531">
          <w:rPr>
            <w:webHidden/>
          </w:rPr>
          <w:tab/>
        </w:r>
        <w:r w:rsidR="005C7531">
          <w:rPr>
            <w:webHidden/>
          </w:rPr>
          <w:fldChar w:fldCharType="begin"/>
        </w:r>
        <w:r w:rsidR="005C7531">
          <w:rPr>
            <w:webHidden/>
          </w:rPr>
          <w:instrText xml:space="preserve"> PAGEREF _Toc50719370 \h </w:instrText>
        </w:r>
        <w:r w:rsidR="005C7531">
          <w:rPr>
            <w:webHidden/>
          </w:rPr>
        </w:r>
        <w:r w:rsidR="005C7531">
          <w:rPr>
            <w:webHidden/>
          </w:rPr>
          <w:fldChar w:fldCharType="separate"/>
        </w:r>
        <w:r w:rsidR="005C7531">
          <w:rPr>
            <w:webHidden/>
          </w:rPr>
          <w:t>145</w:t>
        </w:r>
        <w:r w:rsidR="005C7531">
          <w:rPr>
            <w:webHidden/>
          </w:rPr>
          <w:fldChar w:fldCharType="end"/>
        </w:r>
      </w:hyperlink>
    </w:p>
    <w:p w14:paraId="24F88D19" w14:textId="7B70B03B" w:rsidR="0061061E" w:rsidRPr="005634DF" w:rsidRDefault="00972CF2" w:rsidP="005634DF">
      <w:pPr>
        <w:pStyle w:val="BodyText1"/>
      </w:pPr>
      <w:r>
        <w:fldChar w:fldCharType="end"/>
      </w:r>
      <w:r w:rsidR="0061061E">
        <w:br w:type="page"/>
      </w:r>
    </w:p>
    <w:p w14:paraId="7D7487F4" w14:textId="388C0C5E" w:rsidR="00E601BE" w:rsidRPr="00FC65C5" w:rsidRDefault="00BD3197" w:rsidP="005634DF">
      <w:pPr>
        <w:pStyle w:val="Heading1"/>
      </w:pPr>
      <w:bookmarkStart w:id="16" w:name="_Toc22897145"/>
      <w:bookmarkStart w:id="17" w:name="_Toc50719250"/>
      <w:r w:rsidRPr="00FC65C5">
        <w:lastRenderedPageBreak/>
        <w:t>List of t</w:t>
      </w:r>
      <w:r w:rsidR="005659F3" w:rsidRPr="00FC65C5">
        <w:t>ables</w:t>
      </w:r>
      <w:bookmarkStart w:id="18" w:name="_Toc400542592"/>
      <w:bookmarkStart w:id="19" w:name="_Toc414874479"/>
      <w:bookmarkEnd w:id="16"/>
      <w:bookmarkEnd w:id="17"/>
    </w:p>
    <w:p w14:paraId="5D887E82" w14:textId="270A6E75" w:rsidR="00CF4B14" w:rsidRDefault="00BE5C3C">
      <w:pPr>
        <w:pStyle w:val="TOC1"/>
        <w:rPr>
          <w:rFonts w:asciiTheme="minorHAnsi" w:eastAsiaTheme="minorEastAsia" w:hAnsiTheme="minorHAnsi" w:cstheme="minorBidi"/>
          <w:color w:val="auto"/>
        </w:rPr>
      </w:pPr>
      <w:r>
        <w:rPr>
          <w:b/>
          <w:caps/>
          <w:szCs w:val="24"/>
        </w:rPr>
        <w:fldChar w:fldCharType="begin"/>
      </w:r>
      <w:r>
        <w:rPr>
          <w:b/>
          <w:caps/>
          <w:szCs w:val="24"/>
        </w:rPr>
        <w:instrText xml:space="preserve"> TOC \h \z \t "Table title,1" </w:instrText>
      </w:r>
      <w:r>
        <w:rPr>
          <w:b/>
          <w:caps/>
          <w:szCs w:val="24"/>
        </w:rPr>
        <w:fldChar w:fldCharType="separate"/>
      </w:r>
      <w:hyperlink w:anchor="_Toc50719153" w:history="1">
        <w:r w:rsidR="00CF4B14" w:rsidRPr="009F1CA7">
          <w:rPr>
            <w:rStyle w:val="Hyperlink"/>
          </w:rPr>
          <w:t>Table ES1: Feed the Future Phase One ZOI Indicator Estimates, by Key Disaggregates: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_Toc50719153 \h </w:instrText>
        </w:r>
        <w:r w:rsidR="00CF4B14">
          <w:rPr>
            <w:webHidden/>
          </w:rPr>
        </w:r>
        <w:r w:rsidR="00CF4B14">
          <w:rPr>
            <w:webHidden/>
          </w:rPr>
          <w:fldChar w:fldCharType="separate"/>
        </w:r>
        <w:r w:rsidR="00CF4B14">
          <w:rPr>
            <w:webHidden/>
          </w:rPr>
          <w:t>xiv</w:t>
        </w:r>
        <w:r w:rsidR="00CF4B14">
          <w:rPr>
            <w:webHidden/>
          </w:rPr>
          <w:fldChar w:fldCharType="end"/>
        </w:r>
      </w:hyperlink>
    </w:p>
    <w:p w14:paraId="586A366A" w14:textId="2D8C8809" w:rsidR="00CF4B14" w:rsidRDefault="00000000">
      <w:pPr>
        <w:pStyle w:val="TOC1"/>
        <w:rPr>
          <w:rFonts w:asciiTheme="minorHAnsi" w:eastAsiaTheme="minorEastAsia" w:hAnsiTheme="minorHAnsi" w:cstheme="minorBidi"/>
          <w:color w:val="auto"/>
        </w:rPr>
      </w:pPr>
      <w:hyperlink w:anchor="_Toc50719154" w:history="1">
        <w:r w:rsidR="00CF4B14" w:rsidRPr="009F1CA7">
          <w:rPr>
            <w:rStyle w:val="Hyperlink"/>
          </w:rPr>
          <w:t>Table ES2: Feed the Future Phase One ZOI Survey Endline Assessment Secondary Data Sources</w:t>
        </w:r>
        <w:r w:rsidR="00CF4B14">
          <w:rPr>
            <w:webHidden/>
          </w:rPr>
          <w:tab/>
        </w:r>
        <w:r w:rsidR="00CF4B14">
          <w:rPr>
            <w:webHidden/>
          </w:rPr>
          <w:fldChar w:fldCharType="begin"/>
        </w:r>
        <w:r w:rsidR="00CF4B14">
          <w:rPr>
            <w:webHidden/>
          </w:rPr>
          <w:instrText xml:space="preserve"> PAGEREF _Toc50719154 \h </w:instrText>
        </w:r>
        <w:r w:rsidR="00CF4B14">
          <w:rPr>
            <w:webHidden/>
          </w:rPr>
        </w:r>
        <w:r w:rsidR="00CF4B14">
          <w:rPr>
            <w:webHidden/>
          </w:rPr>
          <w:fldChar w:fldCharType="separate"/>
        </w:r>
        <w:r w:rsidR="00CF4B14">
          <w:rPr>
            <w:webHidden/>
          </w:rPr>
          <w:t>xvi</w:t>
        </w:r>
        <w:r w:rsidR="00CF4B14">
          <w:rPr>
            <w:webHidden/>
          </w:rPr>
          <w:fldChar w:fldCharType="end"/>
        </w:r>
      </w:hyperlink>
    </w:p>
    <w:p w14:paraId="7DB65DA4" w14:textId="4636A63E" w:rsidR="00CF4B14" w:rsidRDefault="00000000">
      <w:pPr>
        <w:pStyle w:val="TOC1"/>
        <w:rPr>
          <w:rFonts w:asciiTheme="minorHAnsi" w:eastAsiaTheme="minorEastAsia" w:hAnsiTheme="minorHAnsi" w:cstheme="minorBidi"/>
          <w:color w:val="auto"/>
        </w:rPr>
      </w:pPr>
      <w:hyperlink w:anchor="_Toc50719155" w:history="1">
        <w:r w:rsidR="00CF4B14" w:rsidRPr="009F1CA7">
          <w:rPr>
            <w:rStyle w:val="Hyperlink"/>
          </w:rPr>
          <w:t>Table 1.2.1: Population of Individuals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Year(s)</w:t>
        </w:r>
        <w:r w:rsidR="00CF4B14" w:rsidRPr="009F1CA7">
          <w:rPr>
            <w:rStyle w:val="Hyperlink"/>
          </w:rPr>
          <w:t>]-[</w:t>
        </w:r>
        <w:r w:rsidR="00CF4B14" w:rsidRPr="009F1CA7">
          <w:rPr>
            <w:rStyle w:val="Hyperlink"/>
            <w:highlight w:val="yellow"/>
          </w:rPr>
          <w:t>Endline Year(s)</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_Toc50719155 \h </w:instrText>
        </w:r>
        <w:r w:rsidR="00CF4B14">
          <w:rPr>
            <w:webHidden/>
          </w:rPr>
        </w:r>
        <w:r w:rsidR="00CF4B14">
          <w:rPr>
            <w:webHidden/>
          </w:rPr>
          <w:fldChar w:fldCharType="separate"/>
        </w:r>
        <w:r w:rsidR="00CF4B14">
          <w:rPr>
            <w:webHidden/>
          </w:rPr>
          <w:t>2</w:t>
        </w:r>
        <w:r w:rsidR="00CF4B14">
          <w:rPr>
            <w:webHidden/>
          </w:rPr>
          <w:fldChar w:fldCharType="end"/>
        </w:r>
      </w:hyperlink>
    </w:p>
    <w:p w14:paraId="58335450" w14:textId="5873EF8F" w:rsidR="00CF4B14" w:rsidRDefault="00000000">
      <w:pPr>
        <w:pStyle w:val="TOC1"/>
        <w:rPr>
          <w:rFonts w:asciiTheme="minorHAnsi" w:eastAsiaTheme="minorEastAsia" w:hAnsiTheme="minorHAnsi" w:cstheme="minorBidi"/>
          <w:color w:val="auto"/>
        </w:rPr>
      </w:pPr>
      <w:hyperlink w:anchor="_Toc50719156" w:history="1">
        <w:r w:rsidR="00CF4B14" w:rsidRPr="009F1CA7">
          <w:rPr>
            <w:rStyle w:val="Hyperlink"/>
          </w:rPr>
          <w:t>Table 1.2.2: Number of Households in the Phase One ZOI, by Category, [</w:t>
        </w:r>
        <w:r w:rsidR="00CF4B14" w:rsidRPr="009F1CA7">
          <w:rPr>
            <w:rStyle w:val="Hyperlink"/>
            <w:highlight w:val="yellow"/>
          </w:rPr>
          <w:t>Country</w:t>
        </w:r>
        <w:r w:rsidR="00CF4B14" w:rsidRPr="009F1CA7">
          <w:rPr>
            <w:rStyle w:val="Hyperlink"/>
          </w:rPr>
          <w:t>] [</w:t>
        </w:r>
        <w:r w:rsidR="00CF4B14" w:rsidRPr="009F1CA7">
          <w:rPr>
            <w:rStyle w:val="Hyperlink"/>
            <w:highlight w:val="yellow"/>
          </w:rPr>
          <w:t>Baseline Year</w:t>
        </w:r>
        <w:r w:rsidR="00CF4B14" w:rsidRPr="009F1CA7">
          <w:rPr>
            <w:rStyle w:val="Hyperlink"/>
          </w:rPr>
          <w:t>]-[</w:t>
        </w:r>
        <w:r w:rsidR="00CF4B14" w:rsidRPr="009F1CA7">
          <w:rPr>
            <w:rStyle w:val="Hyperlink"/>
            <w:highlight w:val="yellow"/>
          </w:rPr>
          <w:t>Endline Year</w:t>
        </w:r>
        <w:r w:rsidR="00CF4B14" w:rsidRPr="009F1CA7">
          <w:rPr>
            <w:rStyle w:val="Hyperlink"/>
          </w:rPr>
          <w:t>]</w:t>
        </w:r>
        <w:r w:rsidR="00CF4B14">
          <w:rPr>
            <w:webHidden/>
          </w:rPr>
          <w:tab/>
        </w:r>
        <w:r w:rsidR="00CF4B14">
          <w:rPr>
            <w:webHidden/>
          </w:rPr>
          <w:fldChar w:fldCharType="begin"/>
        </w:r>
        <w:r w:rsidR="00CF4B14">
          <w:rPr>
            <w:webHidden/>
          </w:rPr>
          <w:instrText xml:space="preserve"> PAGEREF _Toc50719156 \h </w:instrText>
        </w:r>
        <w:r w:rsidR="00CF4B14">
          <w:rPr>
            <w:webHidden/>
          </w:rPr>
        </w:r>
        <w:r w:rsidR="00CF4B14">
          <w:rPr>
            <w:webHidden/>
          </w:rPr>
          <w:fldChar w:fldCharType="separate"/>
        </w:r>
        <w:r w:rsidR="00CF4B14">
          <w:rPr>
            <w:webHidden/>
          </w:rPr>
          <w:t>3</w:t>
        </w:r>
        <w:r w:rsidR="00CF4B14">
          <w:rPr>
            <w:webHidden/>
          </w:rPr>
          <w:fldChar w:fldCharType="end"/>
        </w:r>
      </w:hyperlink>
    </w:p>
    <w:p w14:paraId="44366518" w14:textId="54FA6121" w:rsidR="00CF4B14" w:rsidRDefault="00000000">
      <w:pPr>
        <w:pStyle w:val="TOC1"/>
        <w:rPr>
          <w:rFonts w:asciiTheme="minorHAnsi" w:eastAsiaTheme="minorEastAsia" w:hAnsiTheme="minorHAnsi" w:cstheme="minorBidi"/>
          <w:color w:val="auto"/>
        </w:rPr>
      </w:pPr>
      <w:hyperlink w:anchor="_Toc50719157" w:history="1">
        <w:r w:rsidR="00CF4B14" w:rsidRPr="009F1CA7">
          <w:rPr>
            <w:rStyle w:val="Hyperlink"/>
          </w:rPr>
          <w:t>Table 2.1.1: Feed the Future Phase One Baseline and Endline ZOI Indicator Data Sources and Dates of Data Collection</w:t>
        </w:r>
        <w:r w:rsidR="00CF4B14">
          <w:rPr>
            <w:webHidden/>
          </w:rPr>
          <w:tab/>
        </w:r>
        <w:r w:rsidR="00CF4B14">
          <w:rPr>
            <w:webHidden/>
          </w:rPr>
          <w:fldChar w:fldCharType="begin"/>
        </w:r>
        <w:r w:rsidR="00CF4B14">
          <w:rPr>
            <w:webHidden/>
          </w:rPr>
          <w:instrText xml:space="preserve"> PAGEREF _Toc50719157 \h </w:instrText>
        </w:r>
        <w:r w:rsidR="00CF4B14">
          <w:rPr>
            <w:webHidden/>
          </w:rPr>
        </w:r>
        <w:r w:rsidR="00CF4B14">
          <w:rPr>
            <w:webHidden/>
          </w:rPr>
          <w:fldChar w:fldCharType="separate"/>
        </w:r>
        <w:r w:rsidR="00CF4B14">
          <w:rPr>
            <w:webHidden/>
          </w:rPr>
          <w:t>5</w:t>
        </w:r>
        <w:r w:rsidR="00CF4B14">
          <w:rPr>
            <w:webHidden/>
          </w:rPr>
          <w:fldChar w:fldCharType="end"/>
        </w:r>
      </w:hyperlink>
    </w:p>
    <w:p w14:paraId="75D11000" w14:textId="413D2E3D" w:rsidR="00CF4B14" w:rsidRDefault="00000000">
      <w:pPr>
        <w:pStyle w:val="TOC1"/>
        <w:rPr>
          <w:rFonts w:asciiTheme="minorHAnsi" w:eastAsiaTheme="minorEastAsia" w:hAnsiTheme="minorHAnsi" w:cstheme="minorBidi"/>
          <w:color w:val="auto"/>
        </w:rPr>
      </w:pPr>
      <w:hyperlink w:anchor="_Toc50719158" w:history="1">
        <w:r w:rsidR="00CF4B14" w:rsidRPr="009F1CA7">
          <w:rPr>
            <w:rStyle w:val="Hyperlink"/>
          </w:rPr>
          <w:t>Table 2.1.2: Sample Sizes and Response Rates for Secondary Data Sources Used at Baseline</w:t>
        </w:r>
        <w:r w:rsidR="00CF4B14">
          <w:rPr>
            <w:webHidden/>
          </w:rPr>
          <w:tab/>
        </w:r>
        <w:r w:rsidR="00CF4B14">
          <w:rPr>
            <w:webHidden/>
          </w:rPr>
          <w:fldChar w:fldCharType="begin"/>
        </w:r>
        <w:r w:rsidR="00CF4B14">
          <w:rPr>
            <w:webHidden/>
          </w:rPr>
          <w:instrText xml:space="preserve"> PAGEREF _Toc50719158 \h </w:instrText>
        </w:r>
        <w:r w:rsidR="00CF4B14">
          <w:rPr>
            <w:webHidden/>
          </w:rPr>
        </w:r>
        <w:r w:rsidR="00CF4B14">
          <w:rPr>
            <w:webHidden/>
          </w:rPr>
          <w:fldChar w:fldCharType="separate"/>
        </w:r>
        <w:r w:rsidR="00CF4B14">
          <w:rPr>
            <w:webHidden/>
          </w:rPr>
          <w:t>6</w:t>
        </w:r>
        <w:r w:rsidR="00CF4B14">
          <w:rPr>
            <w:webHidden/>
          </w:rPr>
          <w:fldChar w:fldCharType="end"/>
        </w:r>
      </w:hyperlink>
    </w:p>
    <w:p w14:paraId="705FB85F" w14:textId="4481FDE6" w:rsidR="00CF4B14" w:rsidRDefault="00000000">
      <w:pPr>
        <w:pStyle w:val="TOC1"/>
        <w:rPr>
          <w:rFonts w:asciiTheme="minorHAnsi" w:eastAsiaTheme="minorEastAsia" w:hAnsiTheme="minorHAnsi" w:cstheme="minorBidi"/>
          <w:color w:val="auto"/>
        </w:rPr>
      </w:pPr>
      <w:hyperlink w:anchor="_Toc50719159" w:history="1">
        <w:r w:rsidR="00CF4B14" w:rsidRPr="009F1CA7">
          <w:rPr>
            <w:rStyle w:val="Hyperlink"/>
          </w:rPr>
          <w:t>Table 2.1.3: Comparison of Results of Household and Individual Interviews in the Phase One ZOI, in Total and by Residence, Feed the Future Phase One Baseline and Endline ZOI Surveys</w:t>
        </w:r>
        <w:r w:rsidR="00CF4B14">
          <w:rPr>
            <w:webHidden/>
          </w:rPr>
          <w:tab/>
        </w:r>
        <w:r w:rsidR="00CF4B14">
          <w:rPr>
            <w:webHidden/>
          </w:rPr>
          <w:fldChar w:fldCharType="begin"/>
        </w:r>
        <w:r w:rsidR="00CF4B14">
          <w:rPr>
            <w:webHidden/>
          </w:rPr>
          <w:instrText xml:space="preserve"> PAGEREF _Toc50719159 \h </w:instrText>
        </w:r>
        <w:r w:rsidR="00CF4B14">
          <w:rPr>
            <w:webHidden/>
          </w:rPr>
        </w:r>
        <w:r w:rsidR="00CF4B14">
          <w:rPr>
            <w:webHidden/>
          </w:rPr>
          <w:fldChar w:fldCharType="separate"/>
        </w:r>
        <w:r w:rsidR="00CF4B14">
          <w:rPr>
            <w:webHidden/>
          </w:rPr>
          <w:t>8</w:t>
        </w:r>
        <w:r w:rsidR="00CF4B14">
          <w:rPr>
            <w:webHidden/>
          </w:rPr>
          <w:fldChar w:fldCharType="end"/>
        </w:r>
      </w:hyperlink>
    </w:p>
    <w:p w14:paraId="233115C4" w14:textId="04A49D2C" w:rsidR="00CF4B14" w:rsidRDefault="00000000">
      <w:pPr>
        <w:pStyle w:val="TOC1"/>
        <w:rPr>
          <w:rFonts w:asciiTheme="minorHAnsi" w:eastAsiaTheme="minorEastAsia" w:hAnsiTheme="minorHAnsi" w:cstheme="minorBidi"/>
          <w:color w:val="auto"/>
        </w:rPr>
      </w:pPr>
      <w:hyperlink w:anchor="_Toc50719160" w:history="1">
        <w:r w:rsidR="00CF4B14" w:rsidRPr="009F1CA7">
          <w:rPr>
            <w:rStyle w:val="Hyperlink"/>
          </w:rPr>
          <w:t>Table 2.1.4: Sample Sizes and Response Rates for Secondary Data Sources Used at Endline</w:t>
        </w:r>
        <w:r w:rsidR="00CF4B14">
          <w:rPr>
            <w:webHidden/>
          </w:rPr>
          <w:tab/>
        </w:r>
        <w:r w:rsidR="00CF4B14">
          <w:rPr>
            <w:webHidden/>
          </w:rPr>
          <w:fldChar w:fldCharType="begin"/>
        </w:r>
        <w:r w:rsidR="00CF4B14">
          <w:rPr>
            <w:webHidden/>
          </w:rPr>
          <w:instrText xml:space="preserve"> PAGEREF _Toc50719160 \h </w:instrText>
        </w:r>
        <w:r w:rsidR="00CF4B14">
          <w:rPr>
            <w:webHidden/>
          </w:rPr>
        </w:r>
        <w:r w:rsidR="00CF4B14">
          <w:rPr>
            <w:webHidden/>
          </w:rPr>
          <w:fldChar w:fldCharType="separate"/>
        </w:r>
        <w:r w:rsidR="00CF4B14">
          <w:rPr>
            <w:webHidden/>
          </w:rPr>
          <w:t>9</w:t>
        </w:r>
        <w:r w:rsidR="00CF4B14">
          <w:rPr>
            <w:webHidden/>
          </w:rPr>
          <w:fldChar w:fldCharType="end"/>
        </w:r>
      </w:hyperlink>
    </w:p>
    <w:p w14:paraId="2D1CC06B" w14:textId="7CBE882F" w:rsidR="00CF4B14" w:rsidRDefault="00000000">
      <w:pPr>
        <w:pStyle w:val="TOC1"/>
        <w:rPr>
          <w:rFonts w:asciiTheme="minorHAnsi" w:eastAsiaTheme="minorEastAsia" w:hAnsiTheme="minorHAnsi" w:cstheme="minorBidi"/>
          <w:color w:val="auto"/>
        </w:rPr>
      </w:pPr>
      <w:hyperlink w:anchor="_Toc50719161" w:history="1">
        <w:r w:rsidR="00CF4B14" w:rsidRPr="009F1CA7">
          <w:rPr>
            <w:rStyle w:val="Hyperlink"/>
          </w:rPr>
          <w:t>Table 2.1.5: Season in which Data Collection Took Place for Feed the Future Phase One Baseline and Endline, by Indicator</w:t>
        </w:r>
        <w:r w:rsidR="00CF4B14">
          <w:rPr>
            <w:webHidden/>
          </w:rPr>
          <w:tab/>
        </w:r>
        <w:r w:rsidR="00CF4B14">
          <w:rPr>
            <w:webHidden/>
          </w:rPr>
          <w:fldChar w:fldCharType="begin"/>
        </w:r>
        <w:r w:rsidR="00CF4B14">
          <w:rPr>
            <w:webHidden/>
          </w:rPr>
          <w:instrText xml:space="preserve"> PAGEREF _Toc50719161 \h </w:instrText>
        </w:r>
        <w:r w:rsidR="00CF4B14">
          <w:rPr>
            <w:webHidden/>
          </w:rPr>
        </w:r>
        <w:r w:rsidR="00CF4B14">
          <w:rPr>
            <w:webHidden/>
          </w:rPr>
          <w:fldChar w:fldCharType="separate"/>
        </w:r>
        <w:r w:rsidR="00CF4B14">
          <w:rPr>
            <w:webHidden/>
          </w:rPr>
          <w:t>9</w:t>
        </w:r>
        <w:r w:rsidR="00CF4B14">
          <w:rPr>
            <w:webHidden/>
          </w:rPr>
          <w:fldChar w:fldCharType="end"/>
        </w:r>
      </w:hyperlink>
    </w:p>
    <w:p w14:paraId="430E95E6" w14:textId="2876FF9F" w:rsidR="00CF4B14" w:rsidRDefault="00000000">
      <w:pPr>
        <w:pStyle w:val="TOC1"/>
        <w:rPr>
          <w:rFonts w:asciiTheme="minorHAnsi" w:eastAsiaTheme="minorEastAsia" w:hAnsiTheme="minorHAnsi" w:cstheme="minorBidi"/>
          <w:color w:val="auto"/>
        </w:rPr>
      </w:pPr>
      <w:hyperlink w:anchor="_Toc50719162" w:history="1">
        <w:r w:rsidR="00CF4B14" w:rsidRPr="009F1CA7">
          <w:rPr>
            <w:rStyle w:val="Hyperlink"/>
          </w:rPr>
          <w:t>Table 3.1.1: Comparison of Household Demographic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_Toc50719162 \h </w:instrText>
        </w:r>
        <w:r w:rsidR="00CF4B14">
          <w:rPr>
            <w:webHidden/>
          </w:rPr>
        </w:r>
        <w:r w:rsidR="00CF4B14">
          <w:rPr>
            <w:webHidden/>
          </w:rPr>
          <w:fldChar w:fldCharType="separate"/>
        </w:r>
        <w:r w:rsidR="00CF4B14">
          <w:rPr>
            <w:webHidden/>
          </w:rPr>
          <w:t>15</w:t>
        </w:r>
        <w:r w:rsidR="00CF4B14">
          <w:rPr>
            <w:webHidden/>
          </w:rPr>
          <w:fldChar w:fldCharType="end"/>
        </w:r>
      </w:hyperlink>
    </w:p>
    <w:p w14:paraId="219967E8" w14:textId="004F5F8F" w:rsidR="00CF4B14" w:rsidRDefault="00000000">
      <w:pPr>
        <w:pStyle w:val="TOC1"/>
        <w:rPr>
          <w:rFonts w:asciiTheme="minorHAnsi" w:eastAsiaTheme="minorEastAsia" w:hAnsiTheme="minorHAnsi" w:cstheme="minorBidi"/>
          <w:color w:val="auto"/>
        </w:rPr>
      </w:pPr>
      <w:hyperlink w:anchor="_Toc50719163" w:history="1">
        <w:r w:rsidR="00CF4B14" w:rsidRPr="009F1CA7">
          <w:rPr>
            <w:rStyle w:val="Hyperlink"/>
          </w:rPr>
          <w:t>Table 3.1.2: Comparison of Characteristics of Primary Adult Female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_Toc50719163 \h </w:instrText>
        </w:r>
        <w:r w:rsidR="00CF4B14">
          <w:rPr>
            <w:webHidden/>
          </w:rPr>
        </w:r>
        <w:r w:rsidR="00CF4B14">
          <w:rPr>
            <w:webHidden/>
          </w:rPr>
          <w:fldChar w:fldCharType="separate"/>
        </w:r>
        <w:r w:rsidR="00CF4B14">
          <w:rPr>
            <w:webHidden/>
          </w:rPr>
          <w:t>16</w:t>
        </w:r>
        <w:r w:rsidR="00CF4B14">
          <w:rPr>
            <w:webHidden/>
          </w:rPr>
          <w:fldChar w:fldCharType="end"/>
        </w:r>
      </w:hyperlink>
    </w:p>
    <w:p w14:paraId="1533F079" w14:textId="716022AD" w:rsidR="00CF4B14" w:rsidRDefault="00000000">
      <w:pPr>
        <w:pStyle w:val="TOC1"/>
        <w:rPr>
          <w:rFonts w:asciiTheme="minorHAnsi" w:eastAsiaTheme="minorEastAsia" w:hAnsiTheme="minorHAnsi" w:cstheme="minorBidi"/>
          <w:color w:val="auto"/>
        </w:rPr>
      </w:pPr>
      <w:hyperlink w:anchor="_Toc50719164" w:history="1">
        <w:r w:rsidR="00CF4B14" w:rsidRPr="009F1CA7">
          <w:rPr>
            <w:rStyle w:val="Hyperlink"/>
          </w:rPr>
          <w:t>Table 3.1.3: Comparison of Characteristics of Primary Adult Male Decisionmakers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_Toc50719164 \h </w:instrText>
        </w:r>
        <w:r w:rsidR="00CF4B14">
          <w:rPr>
            <w:webHidden/>
          </w:rPr>
        </w:r>
        <w:r w:rsidR="00CF4B14">
          <w:rPr>
            <w:webHidden/>
          </w:rPr>
          <w:fldChar w:fldCharType="separate"/>
        </w:r>
        <w:r w:rsidR="00CF4B14">
          <w:rPr>
            <w:webHidden/>
          </w:rPr>
          <w:t>17</w:t>
        </w:r>
        <w:r w:rsidR="00CF4B14">
          <w:rPr>
            <w:webHidden/>
          </w:rPr>
          <w:fldChar w:fldCharType="end"/>
        </w:r>
      </w:hyperlink>
    </w:p>
    <w:p w14:paraId="049D067C" w14:textId="1A63BF3F" w:rsidR="00CF4B14" w:rsidRDefault="00000000">
      <w:pPr>
        <w:pStyle w:val="TOC1"/>
        <w:rPr>
          <w:rFonts w:asciiTheme="minorHAnsi" w:eastAsiaTheme="minorEastAsia" w:hAnsiTheme="minorHAnsi" w:cstheme="minorBidi"/>
          <w:color w:val="auto"/>
        </w:rPr>
      </w:pPr>
      <w:hyperlink w:anchor="_Toc50719165" w:history="1">
        <w:r w:rsidR="00CF4B14" w:rsidRPr="009F1CA7">
          <w:rPr>
            <w:rStyle w:val="Hyperlink"/>
          </w:rPr>
          <w:t>Table 3.2.1: Comparison of School Attendance at Time of Survey among Children and Youth 5-24 Years of Age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_Toc50719165 \h </w:instrText>
        </w:r>
        <w:r w:rsidR="00CF4B14">
          <w:rPr>
            <w:webHidden/>
          </w:rPr>
        </w:r>
        <w:r w:rsidR="00CF4B14">
          <w:rPr>
            <w:webHidden/>
          </w:rPr>
          <w:fldChar w:fldCharType="separate"/>
        </w:r>
        <w:r w:rsidR="00CF4B14">
          <w:rPr>
            <w:webHidden/>
          </w:rPr>
          <w:t>19</w:t>
        </w:r>
        <w:r w:rsidR="00CF4B14">
          <w:rPr>
            <w:webHidden/>
          </w:rPr>
          <w:fldChar w:fldCharType="end"/>
        </w:r>
      </w:hyperlink>
    </w:p>
    <w:p w14:paraId="170E8330" w14:textId="797D2164" w:rsidR="00CF4B14" w:rsidRDefault="00000000">
      <w:pPr>
        <w:pStyle w:val="TOC1"/>
        <w:rPr>
          <w:rFonts w:asciiTheme="minorHAnsi" w:eastAsiaTheme="minorEastAsia" w:hAnsiTheme="minorHAnsi" w:cstheme="minorBidi"/>
          <w:color w:val="auto"/>
        </w:rPr>
      </w:pPr>
      <w:hyperlink w:anchor="_Toc50719166" w:history="1">
        <w:r w:rsidR="00CF4B14" w:rsidRPr="009F1CA7">
          <w:rPr>
            <w:rStyle w:val="Hyperlink"/>
          </w:rPr>
          <w:t>Table 3.2.2: Comparison of Completion of Primary Education among Individuals 10 Years of Age or Older in the Phase One ZOI, in Total and by Age and Sex, Feed the Future Phase One Baseline and Endline ZOI Surveys</w:t>
        </w:r>
        <w:r w:rsidR="00CF4B14">
          <w:rPr>
            <w:webHidden/>
          </w:rPr>
          <w:tab/>
        </w:r>
        <w:r w:rsidR="00CF4B14">
          <w:rPr>
            <w:webHidden/>
          </w:rPr>
          <w:fldChar w:fldCharType="begin"/>
        </w:r>
        <w:r w:rsidR="00CF4B14">
          <w:rPr>
            <w:webHidden/>
          </w:rPr>
          <w:instrText xml:space="preserve"> PAGEREF _Toc50719166 \h </w:instrText>
        </w:r>
        <w:r w:rsidR="00CF4B14">
          <w:rPr>
            <w:webHidden/>
          </w:rPr>
        </w:r>
        <w:r w:rsidR="00CF4B14">
          <w:rPr>
            <w:webHidden/>
          </w:rPr>
          <w:fldChar w:fldCharType="separate"/>
        </w:r>
        <w:r w:rsidR="00CF4B14">
          <w:rPr>
            <w:webHidden/>
          </w:rPr>
          <w:t>19</w:t>
        </w:r>
        <w:r w:rsidR="00CF4B14">
          <w:rPr>
            <w:webHidden/>
          </w:rPr>
          <w:fldChar w:fldCharType="end"/>
        </w:r>
      </w:hyperlink>
    </w:p>
    <w:p w14:paraId="22CB8E7F" w14:textId="2D59F434" w:rsidR="00CF4B14" w:rsidRDefault="00000000">
      <w:pPr>
        <w:pStyle w:val="TOC1"/>
        <w:rPr>
          <w:rFonts w:asciiTheme="minorHAnsi" w:eastAsiaTheme="minorEastAsia" w:hAnsiTheme="minorHAnsi" w:cstheme="minorBidi"/>
          <w:color w:val="auto"/>
        </w:rPr>
      </w:pPr>
      <w:hyperlink w:anchor="_Toc50719167" w:history="1">
        <w:r w:rsidR="00CF4B14" w:rsidRPr="009F1CA7">
          <w:rPr>
            <w:rStyle w:val="Hyperlink"/>
          </w:rPr>
          <w:t>Table 3.2.3: Comparison of Household Member Educational Attainment in the Phase One ZOI, in Total and by Sex, Feed the Future Phase One Baseline and Endline ZOI Surveys</w:t>
        </w:r>
        <w:r w:rsidR="00CF4B14">
          <w:rPr>
            <w:webHidden/>
          </w:rPr>
          <w:tab/>
        </w:r>
        <w:r w:rsidR="00CF4B14">
          <w:rPr>
            <w:webHidden/>
          </w:rPr>
          <w:fldChar w:fldCharType="begin"/>
        </w:r>
        <w:r w:rsidR="00CF4B14">
          <w:rPr>
            <w:webHidden/>
          </w:rPr>
          <w:instrText xml:space="preserve"> PAGEREF _Toc50719167 \h </w:instrText>
        </w:r>
        <w:r w:rsidR="00CF4B14">
          <w:rPr>
            <w:webHidden/>
          </w:rPr>
        </w:r>
        <w:r w:rsidR="00CF4B14">
          <w:rPr>
            <w:webHidden/>
          </w:rPr>
          <w:fldChar w:fldCharType="separate"/>
        </w:r>
        <w:r w:rsidR="00CF4B14">
          <w:rPr>
            <w:webHidden/>
          </w:rPr>
          <w:t>21</w:t>
        </w:r>
        <w:r w:rsidR="00CF4B14">
          <w:rPr>
            <w:webHidden/>
          </w:rPr>
          <w:fldChar w:fldCharType="end"/>
        </w:r>
      </w:hyperlink>
    </w:p>
    <w:p w14:paraId="7626719B" w14:textId="5AB28ED8" w:rsidR="00CF4B14" w:rsidRDefault="00000000">
      <w:pPr>
        <w:pStyle w:val="TOC1"/>
        <w:rPr>
          <w:rFonts w:asciiTheme="minorHAnsi" w:eastAsiaTheme="minorEastAsia" w:hAnsiTheme="minorHAnsi" w:cstheme="minorBidi"/>
          <w:color w:val="auto"/>
        </w:rPr>
      </w:pPr>
      <w:hyperlink w:anchor="_Toc50719168" w:history="1">
        <w:r w:rsidR="00CF4B14" w:rsidRPr="009F1CA7">
          <w:rPr>
            <w:rStyle w:val="Hyperlink"/>
          </w:rPr>
          <w:t>Table 3.3.1: Comparison of Household Dwelling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_Toc50719168 \h </w:instrText>
        </w:r>
        <w:r w:rsidR="00CF4B14">
          <w:rPr>
            <w:webHidden/>
          </w:rPr>
        </w:r>
        <w:r w:rsidR="00CF4B14">
          <w:rPr>
            <w:webHidden/>
          </w:rPr>
          <w:fldChar w:fldCharType="separate"/>
        </w:r>
        <w:r w:rsidR="00CF4B14">
          <w:rPr>
            <w:webHidden/>
          </w:rPr>
          <w:t>22</w:t>
        </w:r>
        <w:r w:rsidR="00CF4B14">
          <w:rPr>
            <w:webHidden/>
          </w:rPr>
          <w:fldChar w:fldCharType="end"/>
        </w:r>
      </w:hyperlink>
    </w:p>
    <w:p w14:paraId="3BE12E7C" w14:textId="4ABF0C4D" w:rsidR="00CF4B14" w:rsidRDefault="00000000">
      <w:pPr>
        <w:pStyle w:val="TOC1"/>
        <w:rPr>
          <w:rFonts w:asciiTheme="minorHAnsi" w:eastAsiaTheme="minorEastAsia" w:hAnsiTheme="minorHAnsi" w:cstheme="minorBidi"/>
          <w:color w:val="auto"/>
        </w:rPr>
      </w:pPr>
      <w:hyperlink w:anchor="_Toc50719169" w:history="1">
        <w:r w:rsidR="00CF4B14" w:rsidRPr="009F1CA7">
          <w:rPr>
            <w:rStyle w:val="Hyperlink"/>
          </w:rPr>
          <w:t>Table 3.3.2: Comparison of Household Dwelling Characteristics in the Phase One ZOI, by Gendered Household Type and Residence, Feed the Future Phase One Baseline and Endline ZOI Surveys</w:t>
        </w:r>
        <w:r w:rsidR="00CF4B14">
          <w:rPr>
            <w:webHidden/>
          </w:rPr>
          <w:tab/>
        </w:r>
        <w:r w:rsidR="00CF4B14">
          <w:rPr>
            <w:webHidden/>
          </w:rPr>
          <w:fldChar w:fldCharType="begin"/>
        </w:r>
        <w:r w:rsidR="00CF4B14">
          <w:rPr>
            <w:webHidden/>
          </w:rPr>
          <w:instrText xml:space="preserve"> PAGEREF _Toc50719169 \h </w:instrText>
        </w:r>
        <w:r w:rsidR="00CF4B14">
          <w:rPr>
            <w:webHidden/>
          </w:rPr>
        </w:r>
        <w:r w:rsidR="00CF4B14">
          <w:rPr>
            <w:webHidden/>
          </w:rPr>
          <w:fldChar w:fldCharType="separate"/>
        </w:r>
        <w:r w:rsidR="00CF4B14">
          <w:rPr>
            <w:webHidden/>
          </w:rPr>
          <w:t>22</w:t>
        </w:r>
        <w:r w:rsidR="00CF4B14">
          <w:rPr>
            <w:webHidden/>
          </w:rPr>
          <w:fldChar w:fldCharType="end"/>
        </w:r>
      </w:hyperlink>
    </w:p>
    <w:p w14:paraId="48C12988" w14:textId="03220D6B" w:rsidR="00CF4B14" w:rsidRDefault="00000000">
      <w:pPr>
        <w:pStyle w:val="TOC1"/>
        <w:rPr>
          <w:rFonts w:asciiTheme="minorHAnsi" w:eastAsiaTheme="minorEastAsia" w:hAnsiTheme="minorHAnsi" w:cstheme="minorBidi"/>
          <w:color w:val="auto"/>
        </w:rPr>
      </w:pPr>
      <w:hyperlink w:anchor="_Toc50719170" w:history="1">
        <w:r w:rsidR="00CF4B14" w:rsidRPr="009F1CA7">
          <w:rPr>
            <w:rStyle w:val="Hyperlink"/>
          </w:rPr>
          <w:t>Table 3.4.1: Comparison of Household Water, Sanitation, and Hygiene Characteristics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_Toc50719170 \h </w:instrText>
        </w:r>
        <w:r w:rsidR="00CF4B14">
          <w:rPr>
            <w:webHidden/>
          </w:rPr>
        </w:r>
        <w:r w:rsidR="00CF4B14">
          <w:rPr>
            <w:webHidden/>
          </w:rPr>
          <w:fldChar w:fldCharType="separate"/>
        </w:r>
        <w:r w:rsidR="00CF4B14">
          <w:rPr>
            <w:webHidden/>
          </w:rPr>
          <w:t>24</w:t>
        </w:r>
        <w:r w:rsidR="00CF4B14">
          <w:rPr>
            <w:webHidden/>
          </w:rPr>
          <w:fldChar w:fldCharType="end"/>
        </w:r>
      </w:hyperlink>
    </w:p>
    <w:p w14:paraId="3563221F" w14:textId="77284147" w:rsidR="00CF4B14" w:rsidRDefault="00000000">
      <w:pPr>
        <w:pStyle w:val="TOC1"/>
        <w:rPr>
          <w:rFonts w:asciiTheme="minorHAnsi" w:eastAsiaTheme="minorEastAsia" w:hAnsiTheme="minorHAnsi" w:cstheme="minorBidi"/>
          <w:color w:val="auto"/>
        </w:rPr>
      </w:pPr>
      <w:hyperlink w:anchor="_Toc50719171" w:history="1">
        <w:r w:rsidR="00CF4B14" w:rsidRPr="009F1CA7">
          <w:rPr>
            <w:rStyle w:val="Hyperlink"/>
          </w:rPr>
          <w:t>Table 4.1.1: Comparison of Mean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_Toc50719171 \h </w:instrText>
        </w:r>
        <w:r w:rsidR="00CF4B14">
          <w:rPr>
            <w:webHidden/>
          </w:rPr>
        </w:r>
        <w:r w:rsidR="00CF4B14">
          <w:rPr>
            <w:webHidden/>
          </w:rPr>
          <w:fldChar w:fldCharType="separate"/>
        </w:r>
        <w:r w:rsidR="00CF4B14">
          <w:rPr>
            <w:webHidden/>
          </w:rPr>
          <w:t>27</w:t>
        </w:r>
        <w:r w:rsidR="00CF4B14">
          <w:rPr>
            <w:webHidden/>
          </w:rPr>
          <w:fldChar w:fldCharType="end"/>
        </w:r>
      </w:hyperlink>
    </w:p>
    <w:p w14:paraId="3720BF54" w14:textId="40555F08" w:rsidR="00CF4B14" w:rsidRDefault="00000000">
      <w:pPr>
        <w:pStyle w:val="TOC1"/>
        <w:rPr>
          <w:rFonts w:asciiTheme="minorHAnsi" w:eastAsiaTheme="minorEastAsia" w:hAnsiTheme="minorHAnsi" w:cstheme="minorBidi"/>
          <w:color w:val="auto"/>
        </w:rPr>
      </w:pPr>
      <w:hyperlink w:anchor="_Toc50719172" w:history="1">
        <w:r w:rsidR="00CF4B14" w:rsidRPr="009F1CA7">
          <w:rPr>
            <w:rStyle w:val="Hyperlink"/>
          </w:rPr>
          <w:t>Table 4.1.2: Comparison of Median Daily Per Capita Consumption Expenditures in Constant 2010 USD at 2005 PPP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_Toc50719172 \h </w:instrText>
        </w:r>
        <w:r w:rsidR="00CF4B14">
          <w:rPr>
            <w:webHidden/>
          </w:rPr>
        </w:r>
        <w:r w:rsidR="00CF4B14">
          <w:rPr>
            <w:webHidden/>
          </w:rPr>
          <w:fldChar w:fldCharType="separate"/>
        </w:r>
        <w:r w:rsidR="00CF4B14">
          <w:rPr>
            <w:webHidden/>
          </w:rPr>
          <w:t>28</w:t>
        </w:r>
        <w:r w:rsidR="00CF4B14">
          <w:rPr>
            <w:webHidden/>
          </w:rPr>
          <w:fldChar w:fldCharType="end"/>
        </w:r>
      </w:hyperlink>
    </w:p>
    <w:p w14:paraId="7E58B89A" w14:textId="4594E8DB" w:rsidR="00CF4B14" w:rsidRDefault="00000000">
      <w:pPr>
        <w:pStyle w:val="TOC1"/>
        <w:rPr>
          <w:rFonts w:asciiTheme="minorHAnsi" w:eastAsiaTheme="minorEastAsia" w:hAnsiTheme="minorHAnsi" w:cstheme="minorBidi"/>
          <w:color w:val="auto"/>
        </w:rPr>
      </w:pPr>
      <w:hyperlink w:anchor="_Toc50719173" w:history="1">
        <w:r w:rsidR="00CF4B14" w:rsidRPr="009F1CA7">
          <w:rPr>
            <w:rStyle w:val="Hyperlink"/>
          </w:rPr>
          <w:t>Table 4.2.1: Comparison of Prevalence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_Toc50719173 \h </w:instrText>
        </w:r>
        <w:r w:rsidR="00CF4B14">
          <w:rPr>
            <w:webHidden/>
          </w:rPr>
        </w:r>
        <w:r w:rsidR="00CF4B14">
          <w:rPr>
            <w:webHidden/>
          </w:rPr>
          <w:fldChar w:fldCharType="separate"/>
        </w:r>
        <w:r w:rsidR="00CF4B14">
          <w:rPr>
            <w:webHidden/>
          </w:rPr>
          <w:t>29</w:t>
        </w:r>
        <w:r w:rsidR="00CF4B14">
          <w:rPr>
            <w:webHidden/>
          </w:rPr>
          <w:fldChar w:fldCharType="end"/>
        </w:r>
      </w:hyperlink>
    </w:p>
    <w:p w14:paraId="2CAEE9E7" w14:textId="6BF44456" w:rsidR="00CF4B14" w:rsidRDefault="00000000">
      <w:pPr>
        <w:pStyle w:val="TOC1"/>
        <w:rPr>
          <w:rFonts w:asciiTheme="minorHAnsi" w:eastAsiaTheme="minorEastAsia" w:hAnsiTheme="minorHAnsi" w:cstheme="minorBidi"/>
          <w:color w:val="auto"/>
        </w:rPr>
      </w:pPr>
      <w:hyperlink w:anchor="_Toc50719174" w:history="1">
        <w:r w:rsidR="00CF4B14" w:rsidRPr="009F1CA7">
          <w:rPr>
            <w:rStyle w:val="Hyperlink"/>
          </w:rPr>
          <w:t>Table 4.2.2: Comparison of Depth of Poverty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_Toc50719174 \h </w:instrText>
        </w:r>
        <w:r w:rsidR="00CF4B14">
          <w:rPr>
            <w:webHidden/>
          </w:rPr>
        </w:r>
        <w:r w:rsidR="00CF4B14">
          <w:rPr>
            <w:webHidden/>
          </w:rPr>
          <w:fldChar w:fldCharType="separate"/>
        </w:r>
        <w:r w:rsidR="00CF4B14">
          <w:rPr>
            <w:webHidden/>
          </w:rPr>
          <w:t>30</w:t>
        </w:r>
        <w:r w:rsidR="00CF4B14">
          <w:rPr>
            <w:webHidden/>
          </w:rPr>
          <w:fldChar w:fldCharType="end"/>
        </w:r>
      </w:hyperlink>
    </w:p>
    <w:p w14:paraId="4D50036E" w14:textId="33CD59CE" w:rsidR="00CF4B14" w:rsidRDefault="00000000">
      <w:pPr>
        <w:pStyle w:val="TOC1"/>
        <w:rPr>
          <w:rFonts w:asciiTheme="minorHAnsi" w:eastAsiaTheme="minorEastAsia" w:hAnsiTheme="minorHAnsi" w:cstheme="minorBidi"/>
          <w:color w:val="auto"/>
        </w:rPr>
      </w:pPr>
      <w:hyperlink w:anchor="_Toc50719175" w:history="1">
        <w:r w:rsidR="00CF4B14" w:rsidRPr="009F1CA7">
          <w:rPr>
            <w:rStyle w:val="Hyperlink"/>
          </w:rPr>
          <w:t>Table 4.2.3: Comparison of Average Consumption Shortfall of the Poor at the USD $1.25 (2005 PPP) Per Person Per Day Threshold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_Toc50719175 \h </w:instrText>
        </w:r>
        <w:r w:rsidR="00CF4B14">
          <w:rPr>
            <w:webHidden/>
          </w:rPr>
        </w:r>
        <w:r w:rsidR="00CF4B14">
          <w:rPr>
            <w:webHidden/>
          </w:rPr>
          <w:fldChar w:fldCharType="separate"/>
        </w:r>
        <w:r w:rsidR="00CF4B14">
          <w:rPr>
            <w:webHidden/>
          </w:rPr>
          <w:t>31</w:t>
        </w:r>
        <w:r w:rsidR="00CF4B14">
          <w:rPr>
            <w:webHidden/>
          </w:rPr>
          <w:fldChar w:fldCharType="end"/>
        </w:r>
      </w:hyperlink>
    </w:p>
    <w:p w14:paraId="11A07BDD" w14:textId="2C47AE7C" w:rsidR="00CF4B14" w:rsidRDefault="00000000">
      <w:pPr>
        <w:pStyle w:val="TOC1"/>
        <w:rPr>
          <w:rFonts w:asciiTheme="minorHAnsi" w:eastAsiaTheme="minorEastAsia" w:hAnsiTheme="minorHAnsi" w:cstheme="minorBidi"/>
          <w:color w:val="auto"/>
        </w:rPr>
      </w:pPr>
      <w:hyperlink w:anchor="_Toc50719176" w:history="1">
        <w:r w:rsidR="00CF4B14" w:rsidRPr="009F1CA7">
          <w:rPr>
            <w:rStyle w:val="Hyperlink"/>
          </w:rPr>
          <w:t>Table 4.2.4: Comparison of Prevalence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_Toc50719176 \h </w:instrText>
        </w:r>
        <w:r w:rsidR="00CF4B14">
          <w:rPr>
            <w:webHidden/>
          </w:rPr>
        </w:r>
        <w:r w:rsidR="00CF4B14">
          <w:rPr>
            <w:webHidden/>
          </w:rPr>
          <w:fldChar w:fldCharType="separate"/>
        </w:r>
        <w:r w:rsidR="00CF4B14">
          <w:rPr>
            <w:webHidden/>
          </w:rPr>
          <w:t>32</w:t>
        </w:r>
        <w:r w:rsidR="00CF4B14">
          <w:rPr>
            <w:webHidden/>
          </w:rPr>
          <w:fldChar w:fldCharType="end"/>
        </w:r>
      </w:hyperlink>
    </w:p>
    <w:p w14:paraId="54BC8C26" w14:textId="2432E250" w:rsidR="00CF4B14" w:rsidRDefault="00000000">
      <w:pPr>
        <w:pStyle w:val="TOC1"/>
        <w:rPr>
          <w:rFonts w:asciiTheme="minorHAnsi" w:eastAsiaTheme="minorEastAsia" w:hAnsiTheme="minorHAnsi" w:cstheme="minorBidi"/>
          <w:color w:val="auto"/>
        </w:rPr>
      </w:pPr>
      <w:hyperlink w:anchor="_Toc50719177" w:history="1">
        <w:r w:rsidR="00CF4B14" w:rsidRPr="009F1CA7">
          <w:rPr>
            <w:rStyle w:val="Hyperlink"/>
          </w:rPr>
          <w:t>Table 4.2.5: Comparison of Depth of Poverty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_Toc50719177 \h </w:instrText>
        </w:r>
        <w:r w:rsidR="00CF4B14">
          <w:rPr>
            <w:webHidden/>
          </w:rPr>
        </w:r>
        <w:r w:rsidR="00CF4B14">
          <w:rPr>
            <w:webHidden/>
          </w:rPr>
          <w:fldChar w:fldCharType="separate"/>
        </w:r>
        <w:r w:rsidR="00CF4B14">
          <w:rPr>
            <w:webHidden/>
          </w:rPr>
          <w:t>33</w:t>
        </w:r>
        <w:r w:rsidR="00CF4B14">
          <w:rPr>
            <w:webHidden/>
          </w:rPr>
          <w:fldChar w:fldCharType="end"/>
        </w:r>
      </w:hyperlink>
    </w:p>
    <w:p w14:paraId="605976DA" w14:textId="63FBD3DC" w:rsidR="00CF4B14" w:rsidRDefault="00000000">
      <w:pPr>
        <w:pStyle w:val="TOC1"/>
        <w:rPr>
          <w:rFonts w:asciiTheme="minorHAnsi" w:eastAsiaTheme="minorEastAsia" w:hAnsiTheme="minorHAnsi" w:cstheme="minorBidi"/>
          <w:color w:val="auto"/>
        </w:rPr>
      </w:pPr>
      <w:hyperlink w:anchor="_Toc50719178" w:history="1">
        <w:r w:rsidR="00CF4B14" w:rsidRPr="009F1CA7">
          <w:rPr>
            <w:rStyle w:val="Hyperlink"/>
          </w:rPr>
          <w:t>Table 4.2.6: Comparison of Average Consumption Shortfall of the Poor at the National Extreme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_Toc50719178 \h </w:instrText>
        </w:r>
        <w:r w:rsidR="00CF4B14">
          <w:rPr>
            <w:webHidden/>
          </w:rPr>
        </w:r>
        <w:r w:rsidR="00CF4B14">
          <w:rPr>
            <w:webHidden/>
          </w:rPr>
          <w:fldChar w:fldCharType="separate"/>
        </w:r>
        <w:r w:rsidR="00CF4B14">
          <w:rPr>
            <w:webHidden/>
          </w:rPr>
          <w:t>34</w:t>
        </w:r>
        <w:r w:rsidR="00CF4B14">
          <w:rPr>
            <w:webHidden/>
          </w:rPr>
          <w:fldChar w:fldCharType="end"/>
        </w:r>
      </w:hyperlink>
    </w:p>
    <w:p w14:paraId="63317C5C" w14:textId="281C87D7" w:rsidR="00CF4B14" w:rsidRDefault="00000000">
      <w:pPr>
        <w:pStyle w:val="TOC1"/>
        <w:rPr>
          <w:rFonts w:asciiTheme="minorHAnsi" w:eastAsiaTheme="minorEastAsia" w:hAnsiTheme="minorHAnsi" w:cstheme="minorBidi"/>
          <w:color w:val="auto"/>
        </w:rPr>
      </w:pPr>
      <w:hyperlink w:anchor="_Toc50719179" w:history="1">
        <w:r w:rsidR="00CF4B14" w:rsidRPr="009F1CA7">
          <w:rPr>
            <w:rStyle w:val="Hyperlink"/>
          </w:rPr>
          <w:t>Table 4.2.7: Comparison of Prevalence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_Toc50719179 \h </w:instrText>
        </w:r>
        <w:r w:rsidR="00CF4B14">
          <w:rPr>
            <w:webHidden/>
          </w:rPr>
        </w:r>
        <w:r w:rsidR="00CF4B14">
          <w:rPr>
            <w:webHidden/>
          </w:rPr>
          <w:fldChar w:fldCharType="separate"/>
        </w:r>
        <w:r w:rsidR="00CF4B14">
          <w:rPr>
            <w:webHidden/>
          </w:rPr>
          <w:t>35</w:t>
        </w:r>
        <w:r w:rsidR="00CF4B14">
          <w:rPr>
            <w:webHidden/>
          </w:rPr>
          <w:fldChar w:fldCharType="end"/>
        </w:r>
      </w:hyperlink>
    </w:p>
    <w:p w14:paraId="7C7CB63A" w14:textId="0A8EAF3E" w:rsidR="00CF4B14" w:rsidRDefault="00000000">
      <w:pPr>
        <w:pStyle w:val="TOC1"/>
        <w:rPr>
          <w:rFonts w:asciiTheme="minorHAnsi" w:eastAsiaTheme="minorEastAsia" w:hAnsiTheme="minorHAnsi" w:cstheme="minorBidi"/>
          <w:color w:val="auto"/>
        </w:rPr>
      </w:pPr>
      <w:hyperlink w:anchor="_Toc50719180" w:history="1">
        <w:r w:rsidR="00CF4B14" w:rsidRPr="009F1CA7">
          <w:rPr>
            <w:rStyle w:val="Hyperlink"/>
          </w:rPr>
          <w:t>Table 4.2.8: Comparison of Depth of Poverty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_Toc50719180 \h </w:instrText>
        </w:r>
        <w:r w:rsidR="00CF4B14">
          <w:rPr>
            <w:webHidden/>
          </w:rPr>
        </w:r>
        <w:r w:rsidR="00CF4B14">
          <w:rPr>
            <w:webHidden/>
          </w:rPr>
          <w:fldChar w:fldCharType="separate"/>
        </w:r>
        <w:r w:rsidR="00CF4B14">
          <w:rPr>
            <w:webHidden/>
          </w:rPr>
          <w:t>36</w:t>
        </w:r>
        <w:r w:rsidR="00CF4B14">
          <w:rPr>
            <w:webHidden/>
          </w:rPr>
          <w:fldChar w:fldCharType="end"/>
        </w:r>
      </w:hyperlink>
    </w:p>
    <w:p w14:paraId="5767C2FC" w14:textId="4FB8368B" w:rsidR="00CF4B14" w:rsidRDefault="00000000">
      <w:pPr>
        <w:pStyle w:val="TOC1"/>
        <w:rPr>
          <w:rFonts w:asciiTheme="minorHAnsi" w:eastAsiaTheme="minorEastAsia" w:hAnsiTheme="minorHAnsi" w:cstheme="minorBidi"/>
          <w:color w:val="auto"/>
        </w:rPr>
      </w:pPr>
      <w:hyperlink w:anchor="_Toc50719181" w:history="1">
        <w:r w:rsidR="00CF4B14" w:rsidRPr="009F1CA7">
          <w:rPr>
            <w:rStyle w:val="Hyperlink"/>
          </w:rPr>
          <w:t>Table 4.2.9: Comparison of Average Consumption Shortfall of the Poor at the National Threshold of [</w:t>
        </w:r>
        <w:r w:rsidR="00CF4B14" w:rsidRPr="009F1CA7">
          <w:rPr>
            <w:rStyle w:val="Hyperlink"/>
            <w:highlight w:val="yellow"/>
          </w:rPr>
          <w:t>Threshold</w:t>
        </w:r>
        <w:r w:rsidR="00CF4B14" w:rsidRPr="009F1CA7">
          <w:rPr>
            <w:rStyle w:val="Hyperlink"/>
          </w:rPr>
          <w:t>]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_Toc50719181 \h </w:instrText>
        </w:r>
        <w:r w:rsidR="00CF4B14">
          <w:rPr>
            <w:webHidden/>
          </w:rPr>
        </w:r>
        <w:r w:rsidR="00CF4B14">
          <w:rPr>
            <w:webHidden/>
          </w:rPr>
          <w:fldChar w:fldCharType="separate"/>
        </w:r>
        <w:r w:rsidR="00CF4B14">
          <w:rPr>
            <w:webHidden/>
          </w:rPr>
          <w:t>37</w:t>
        </w:r>
        <w:r w:rsidR="00CF4B14">
          <w:rPr>
            <w:webHidden/>
          </w:rPr>
          <w:fldChar w:fldCharType="end"/>
        </w:r>
      </w:hyperlink>
    </w:p>
    <w:p w14:paraId="42B01763" w14:textId="72277CF4" w:rsidR="00CF4B14" w:rsidRDefault="00000000">
      <w:pPr>
        <w:pStyle w:val="TOC1"/>
        <w:rPr>
          <w:rFonts w:asciiTheme="minorHAnsi" w:eastAsiaTheme="minorEastAsia" w:hAnsiTheme="minorHAnsi" w:cstheme="minorBidi"/>
          <w:color w:val="auto"/>
        </w:rPr>
      </w:pPr>
      <w:hyperlink w:anchor="_Toc50719182" w:history="1">
        <w:r w:rsidR="00CF4B14" w:rsidRPr="009F1CA7">
          <w:rPr>
            <w:rStyle w:val="Hyperlink"/>
          </w:rPr>
          <w:t>Table 5.1.1: A-WEAI Domains, Indicators, and Definitions of Adequacy</w:t>
        </w:r>
        <w:r w:rsidR="00CF4B14">
          <w:rPr>
            <w:webHidden/>
          </w:rPr>
          <w:tab/>
        </w:r>
        <w:r w:rsidR="00CF4B14">
          <w:rPr>
            <w:webHidden/>
          </w:rPr>
          <w:fldChar w:fldCharType="begin"/>
        </w:r>
        <w:r w:rsidR="00CF4B14">
          <w:rPr>
            <w:webHidden/>
          </w:rPr>
          <w:instrText xml:space="preserve"> PAGEREF _Toc50719182 \h </w:instrText>
        </w:r>
        <w:r w:rsidR="00CF4B14">
          <w:rPr>
            <w:webHidden/>
          </w:rPr>
        </w:r>
        <w:r w:rsidR="00CF4B14">
          <w:rPr>
            <w:webHidden/>
          </w:rPr>
          <w:fldChar w:fldCharType="separate"/>
        </w:r>
        <w:r w:rsidR="00CF4B14">
          <w:rPr>
            <w:webHidden/>
          </w:rPr>
          <w:t>40</w:t>
        </w:r>
        <w:r w:rsidR="00CF4B14">
          <w:rPr>
            <w:webHidden/>
          </w:rPr>
          <w:fldChar w:fldCharType="end"/>
        </w:r>
      </w:hyperlink>
    </w:p>
    <w:p w14:paraId="787E02A2" w14:textId="377775CC" w:rsidR="00CF4B14" w:rsidRDefault="00000000">
      <w:pPr>
        <w:pStyle w:val="TOC1"/>
        <w:rPr>
          <w:rFonts w:asciiTheme="minorHAnsi" w:eastAsiaTheme="minorEastAsia" w:hAnsiTheme="minorHAnsi" w:cstheme="minorBidi"/>
          <w:color w:val="auto"/>
        </w:rPr>
      </w:pPr>
      <w:hyperlink w:anchor="_Toc50719183" w:history="1">
        <w:r w:rsidR="00CF4B14" w:rsidRPr="009F1CA7">
          <w:rPr>
            <w:rStyle w:val="Hyperlink"/>
          </w:rPr>
          <w:t>Table 5.2.1: Comparison of A-WEAI, 5DE, and GPI Scores, and Average Empowerment Gap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_Toc50719183 \h </w:instrText>
        </w:r>
        <w:r w:rsidR="00CF4B14">
          <w:rPr>
            <w:webHidden/>
          </w:rPr>
        </w:r>
        <w:r w:rsidR="00CF4B14">
          <w:rPr>
            <w:webHidden/>
          </w:rPr>
          <w:fldChar w:fldCharType="separate"/>
        </w:r>
        <w:r w:rsidR="00CF4B14">
          <w:rPr>
            <w:webHidden/>
          </w:rPr>
          <w:t>42</w:t>
        </w:r>
        <w:r w:rsidR="00CF4B14">
          <w:rPr>
            <w:webHidden/>
          </w:rPr>
          <w:fldChar w:fldCharType="end"/>
        </w:r>
      </w:hyperlink>
    </w:p>
    <w:p w14:paraId="1538009B" w14:textId="0A2E0773" w:rsidR="00CF4B14" w:rsidRDefault="00000000">
      <w:pPr>
        <w:pStyle w:val="TOC1"/>
        <w:rPr>
          <w:rFonts w:asciiTheme="minorHAnsi" w:eastAsiaTheme="minorEastAsia" w:hAnsiTheme="minorHAnsi" w:cstheme="minorBidi"/>
          <w:color w:val="auto"/>
        </w:rPr>
      </w:pPr>
      <w:hyperlink w:anchor="_Toc50719184" w:history="1">
        <w:r w:rsidR="00CF4B14" w:rsidRPr="009F1CA7">
          <w:rPr>
            <w:rStyle w:val="Hyperlink"/>
          </w:rPr>
          <w:t>Table 5.2.2: Comparison of Empowerment in the Phase One ZOI by Sex, Age, Education, Poverty Status, Region, and Child Feeding Behavior, Feed the Future Phase One Baseline and Endline ZOI Surveys</w:t>
        </w:r>
        <w:r w:rsidR="00CF4B14">
          <w:rPr>
            <w:webHidden/>
          </w:rPr>
          <w:tab/>
        </w:r>
        <w:r w:rsidR="00CF4B14">
          <w:rPr>
            <w:webHidden/>
          </w:rPr>
          <w:fldChar w:fldCharType="begin"/>
        </w:r>
        <w:r w:rsidR="00CF4B14">
          <w:rPr>
            <w:webHidden/>
          </w:rPr>
          <w:instrText xml:space="preserve"> PAGEREF _Toc50719184 \h </w:instrText>
        </w:r>
        <w:r w:rsidR="00CF4B14">
          <w:rPr>
            <w:webHidden/>
          </w:rPr>
        </w:r>
        <w:r w:rsidR="00CF4B14">
          <w:rPr>
            <w:webHidden/>
          </w:rPr>
          <w:fldChar w:fldCharType="separate"/>
        </w:r>
        <w:r w:rsidR="00CF4B14">
          <w:rPr>
            <w:webHidden/>
          </w:rPr>
          <w:t>43</w:t>
        </w:r>
        <w:r w:rsidR="00CF4B14">
          <w:rPr>
            <w:webHidden/>
          </w:rPr>
          <w:fldChar w:fldCharType="end"/>
        </w:r>
      </w:hyperlink>
    </w:p>
    <w:p w14:paraId="207C089C" w14:textId="3BD3F3FF" w:rsidR="00CF4B14" w:rsidRDefault="00000000">
      <w:pPr>
        <w:pStyle w:val="TOC1"/>
        <w:rPr>
          <w:rFonts w:asciiTheme="minorHAnsi" w:eastAsiaTheme="minorEastAsia" w:hAnsiTheme="minorHAnsi" w:cstheme="minorBidi"/>
          <w:color w:val="auto"/>
        </w:rPr>
      </w:pPr>
      <w:hyperlink w:anchor="_Toc50719185" w:history="1">
        <w:r w:rsidR="00CF4B14" w:rsidRPr="009F1CA7">
          <w:rPr>
            <w:rStyle w:val="Hyperlink"/>
          </w:rPr>
          <w:t>Table 5.3.1: Comparison of Average Percent of Primary Adult Decisionmakers in the Phase One ZOI Achieving Adequacy in the Six A-WEAI Indicators,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_Toc50719185 \h </w:instrText>
        </w:r>
        <w:r w:rsidR="00CF4B14">
          <w:rPr>
            <w:webHidden/>
          </w:rPr>
        </w:r>
        <w:r w:rsidR="00CF4B14">
          <w:rPr>
            <w:webHidden/>
          </w:rPr>
          <w:fldChar w:fldCharType="separate"/>
        </w:r>
        <w:r w:rsidR="00CF4B14">
          <w:rPr>
            <w:webHidden/>
          </w:rPr>
          <w:t>46</w:t>
        </w:r>
        <w:r w:rsidR="00CF4B14">
          <w:rPr>
            <w:webHidden/>
          </w:rPr>
          <w:fldChar w:fldCharType="end"/>
        </w:r>
      </w:hyperlink>
    </w:p>
    <w:p w14:paraId="51631B64" w14:textId="56C1DB44" w:rsidR="00CF4B14" w:rsidRDefault="00000000">
      <w:pPr>
        <w:pStyle w:val="TOC1"/>
        <w:rPr>
          <w:rFonts w:asciiTheme="minorHAnsi" w:eastAsiaTheme="minorEastAsia" w:hAnsiTheme="minorHAnsi" w:cstheme="minorBidi"/>
          <w:color w:val="auto"/>
        </w:rPr>
      </w:pPr>
      <w:hyperlink w:anchor="_Toc50719186" w:history="1">
        <w:r w:rsidR="00CF4B14" w:rsidRPr="009F1CA7">
          <w:rPr>
            <w:rStyle w:val="Hyperlink"/>
          </w:rPr>
          <w:t>Table 5.3.2: Comparison of Adequate Achievement in Each A-WEAI Indicator in the Phase One ZOI Using 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_Toc50719186 \h </w:instrText>
        </w:r>
        <w:r w:rsidR="00CF4B14">
          <w:rPr>
            <w:webHidden/>
          </w:rPr>
        </w:r>
        <w:r w:rsidR="00CF4B14">
          <w:rPr>
            <w:webHidden/>
          </w:rPr>
          <w:fldChar w:fldCharType="separate"/>
        </w:r>
        <w:r w:rsidR="00CF4B14">
          <w:rPr>
            <w:webHidden/>
          </w:rPr>
          <w:t>46</w:t>
        </w:r>
        <w:r w:rsidR="00CF4B14">
          <w:rPr>
            <w:webHidden/>
          </w:rPr>
          <w:fldChar w:fldCharType="end"/>
        </w:r>
      </w:hyperlink>
    </w:p>
    <w:p w14:paraId="621EB98C" w14:textId="083AFF9E" w:rsidR="00CF4B14" w:rsidRDefault="00000000">
      <w:pPr>
        <w:pStyle w:val="TOC1"/>
        <w:rPr>
          <w:rFonts w:asciiTheme="minorHAnsi" w:eastAsiaTheme="minorEastAsia" w:hAnsiTheme="minorHAnsi" w:cstheme="minorBidi"/>
          <w:color w:val="auto"/>
        </w:rPr>
      </w:pPr>
      <w:hyperlink w:anchor="_Toc50719187" w:history="1">
        <w:r w:rsidR="00CF4B14" w:rsidRPr="009F1CA7">
          <w:rPr>
            <w:rStyle w:val="Hyperlink"/>
          </w:rPr>
          <w:t>Table 5.4.1: Comparison of Participation in Economic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_Toc50719187 \h </w:instrText>
        </w:r>
        <w:r w:rsidR="00CF4B14">
          <w:rPr>
            <w:webHidden/>
          </w:rPr>
        </w:r>
        <w:r w:rsidR="00CF4B14">
          <w:rPr>
            <w:webHidden/>
          </w:rPr>
          <w:fldChar w:fldCharType="separate"/>
        </w:r>
        <w:r w:rsidR="00CF4B14">
          <w:rPr>
            <w:webHidden/>
          </w:rPr>
          <w:t>48</w:t>
        </w:r>
        <w:r w:rsidR="00CF4B14">
          <w:rPr>
            <w:webHidden/>
          </w:rPr>
          <w:fldChar w:fldCharType="end"/>
        </w:r>
      </w:hyperlink>
    </w:p>
    <w:p w14:paraId="4FC1111E" w14:textId="0E3B56C7" w:rsidR="00CF4B14" w:rsidRDefault="00000000">
      <w:pPr>
        <w:pStyle w:val="TOC1"/>
        <w:rPr>
          <w:rFonts w:asciiTheme="minorHAnsi" w:eastAsiaTheme="minorEastAsia" w:hAnsiTheme="minorHAnsi" w:cstheme="minorBidi"/>
          <w:color w:val="auto"/>
        </w:rPr>
      </w:pPr>
      <w:hyperlink w:anchor="_Toc50719188" w:history="1">
        <w:r w:rsidR="00CF4B14" w:rsidRPr="009F1CA7">
          <w:rPr>
            <w:rStyle w:val="Hyperlink"/>
          </w:rPr>
          <w:t>Table 5.4.2: Comparison of Input into Decisionmaking on Production, by Sex, Feed the Future Phase One Baseline and Endline ZOI Surveys</w:t>
        </w:r>
        <w:r w:rsidR="00CF4B14">
          <w:rPr>
            <w:webHidden/>
          </w:rPr>
          <w:tab/>
        </w:r>
        <w:r w:rsidR="00CF4B14">
          <w:rPr>
            <w:webHidden/>
          </w:rPr>
          <w:fldChar w:fldCharType="begin"/>
        </w:r>
        <w:r w:rsidR="00CF4B14">
          <w:rPr>
            <w:webHidden/>
          </w:rPr>
          <w:instrText xml:space="preserve"> PAGEREF _Toc50719188 \h </w:instrText>
        </w:r>
        <w:r w:rsidR="00CF4B14">
          <w:rPr>
            <w:webHidden/>
          </w:rPr>
        </w:r>
        <w:r w:rsidR="00CF4B14">
          <w:rPr>
            <w:webHidden/>
          </w:rPr>
          <w:fldChar w:fldCharType="separate"/>
        </w:r>
        <w:r w:rsidR="00CF4B14">
          <w:rPr>
            <w:webHidden/>
          </w:rPr>
          <w:t>49</w:t>
        </w:r>
        <w:r w:rsidR="00CF4B14">
          <w:rPr>
            <w:webHidden/>
          </w:rPr>
          <w:fldChar w:fldCharType="end"/>
        </w:r>
      </w:hyperlink>
    </w:p>
    <w:p w14:paraId="3CBA7CE5" w14:textId="7E8E79F7" w:rsidR="00CF4B14" w:rsidRDefault="00000000">
      <w:pPr>
        <w:pStyle w:val="TOC1"/>
        <w:rPr>
          <w:rFonts w:asciiTheme="minorHAnsi" w:eastAsiaTheme="minorEastAsia" w:hAnsiTheme="minorHAnsi" w:cstheme="minorBidi"/>
          <w:color w:val="auto"/>
        </w:rPr>
      </w:pPr>
      <w:hyperlink w:anchor="_Toc50719189" w:history="1">
        <w:r w:rsidR="00CF4B14" w:rsidRPr="009F1CA7">
          <w:rPr>
            <w:rStyle w:val="Hyperlink"/>
          </w:rPr>
          <w:t>Table 5.4.3: Comparison of Ownership of Productive Resources, by Sex, Feed the Future Phase One Baseline and Endline ZOI Surveys</w:t>
        </w:r>
        <w:r w:rsidR="00CF4B14">
          <w:rPr>
            <w:webHidden/>
          </w:rPr>
          <w:tab/>
        </w:r>
        <w:r w:rsidR="00CF4B14">
          <w:rPr>
            <w:webHidden/>
          </w:rPr>
          <w:fldChar w:fldCharType="begin"/>
        </w:r>
        <w:r w:rsidR="00CF4B14">
          <w:rPr>
            <w:webHidden/>
          </w:rPr>
          <w:instrText xml:space="preserve"> PAGEREF _Toc50719189 \h </w:instrText>
        </w:r>
        <w:r w:rsidR="00CF4B14">
          <w:rPr>
            <w:webHidden/>
          </w:rPr>
        </w:r>
        <w:r w:rsidR="00CF4B14">
          <w:rPr>
            <w:webHidden/>
          </w:rPr>
          <w:fldChar w:fldCharType="separate"/>
        </w:r>
        <w:r w:rsidR="00CF4B14">
          <w:rPr>
            <w:webHidden/>
          </w:rPr>
          <w:t>50</w:t>
        </w:r>
        <w:r w:rsidR="00CF4B14">
          <w:rPr>
            <w:webHidden/>
          </w:rPr>
          <w:fldChar w:fldCharType="end"/>
        </w:r>
      </w:hyperlink>
    </w:p>
    <w:p w14:paraId="59564497" w14:textId="3567F6CF" w:rsidR="00CF4B14" w:rsidRDefault="00000000">
      <w:pPr>
        <w:pStyle w:val="TOC1"/>
        <w:rPr>
          <w:rFonts w:asciiTheme="minorHAnsi" w:eastAsiaTheme="minorEastAsia" w:hAnsiTheme="minorHAnsi" w:cstheme="minorBidi"/>
          <w:color w:val="auto"/>
        </w:rPr>
      </w:pPr>
      <w:hyperlink w:anchor="_Toc50719190" w:history="1">
        <w:r w:rsidR="00CF4B14" w:rsidRPr="009F1CA7">
          <w:rPr>
            <w:rStyle w:val="Hyperlink"/>
          </w:rPr>
          <w:t>Table 5.4.4: Comparison of Credit Access, by Sex, Feed the Future Phase One Baseline and Endline ZOI Surveys</w:t>
        </w:r>
        <w:r w:rsidR="00CF4B14">
          <w:rPr>
            <w:webHidden/>
          </w:rPr>
          <w:tab/>
        </w:r>
        <w:r w:rsidR="00CF4B14">
          <w:rPr>
            <w:webHidden/>
          </w:rPr>
          <w:fldChar w:fldCharType="begin"/>
        </w:r>
        <w:r w:rsidR="00CF4B14">
          <w:rPr>
            <w:webHidden/>
          </w:rPr>
          <w:instrText xml:space="preserve"> PAGEREF _Toc50719190 \h </w:instrText>
        </w:r>
        <w:r w:rsidR="00CF4B14">
          <w:rPr>
            <w:webHidden/>
          </w:rPr>
        </w:r>
        <w:r w:rsidR="00CF4B14">
          <w:rPr>
            <w:webHidden/>
          </w:rPr>
          <w:fldChar w:fldCharType="separate"/>
        </w:r>
        <w:r w:rsidR="00CF4B14">
          <w:rPr>
            <w:webHidden/>
          </w:rPr>
          <w:t>51</w:t>
        </w:r>
        <w:r w:rsidR="00CF4B14">
          <w:rPr>
            <w:webHidden/>
          </w:rPr>
          <w:fldChar w:fldCharType="end"/>
        </w:r>
      </w:hyperlink>
    </w:p>
    <w:p w14:paraId="5D92482B" w14:textId="1EB07C76" w:rsidR="00CF4B14" w:rsidRDefault="00000000">
      <w:pPr>
        <w:pStyle w:val="TOC1"/>
        <w:rPr>
          <w:rFonts w:asciiTheme="minorHAnsi" w:eastAsiaTheme="minorEastAsia" w:hAnsiTheme="minorHAnsi" w:cstheme="minorBidi"/>
          <w:color w:val="auto"/>
        </w:rPr>
      </w:pPr>
      <w:hyperlink w:anchor="_Toc50719191" w:history="1">
        <w:r w:rsidR="00CF4B14" w:rsidRPr="009F1CA7">
          <w:rPr>
            <w:rStyle w:val="Hyperlink"/>
          </w:rPr>
          <w:t>Table 5.4.5: Comparison of Source of Credit Accessed, by Sex, Feed the Future Phase One Baseline and Endline ZOI Surveys</w:t>
        </w:r>
        <w:r w:rsidR="00CF4B14">
          <w:rPr>
            <w:webHidden/>
          </w:rPr>
          <w:tab/>
        </w:r>
        <w:r w:rsidR="00CF4B14">
          <w:rPr>
            <w:webHidden/>
          </w:rPr>
          <w:fldChar w:fldCharType="begin"/>
        </w:r>
        <w:r w:rsidR="00CF4B14">
          <w:rPr>
            <w:webHidden/>
          </w:rPr>
          <w:instrText xml:space="preserve"> PAGEREF _Toc50719191 \h </w:instrText>
        </w:r>
        <w:r w:rsidR="00CF4B14">
          <w:rPr>
            <w:webHidden/>
          </w:rPr>
        </w:r>
        <w:r w:rsidR="00CF4B14">
          <w:rPr>
            <w:webHidden/>
          </w:rPr>
          <w:fldChar w:fldCharType="separate"/>
        </w:r>
        <w:r w:rsidR="00CF4B14">
          <w:rPr>
            <w:webHidden/>
          </w:rPr>
          <w:t>52</w:t>
        </w:r>
        <w:r w:rsidR="00CF4B14">
          <w:rPr>
            <w:webHidden/>
          </w:rPr>
          <w:fldChar w:fldCharType="end"/>
        </w:r>
      </w:hyperlink>
    </w:p>
    <w:p w14:paraId="4FE7885D" w14:textId="25797D36" w:rsidR="00CF4B14" w:rsidRDefault="00000000">
      <w:pPr>
        <w:pStyle w:val="TOC1"/>
        <w:rPr>
          <w:rFonts w:asciiTheme="minorHAnsi" w:eastAsiaTheme="minorEastAsia" w:hAnsiTheme="minorHAnsi" w:cstheme="minorBidi"/>
          <w:color w:val="auto"/>
        </w:rPr>
      </w:pPr>
      <w:hyperlink w:anchor="_Toc50719192" w:history="1">
        <w:r w:rsidR="00CF4B14" w:rsidRPr="009F1CA7">
          <w:rPr>
            <w:rStyle w:val="Hyperlink"/>
          </w:rPr>
          <w:t>Table 5.4.6: Comparison of Input into Decisionmaking on Use of Income and Major Household Expenditures, by Sex, Feed the Future Phase One Baseline and Endline ZOI Surveys</w:t>
        </w:r>
        <w:r w:rsidR="00CF4B14">
          <w:rPr>
            <w:webHidden/>
          </w:rPr>
          <w:tab/>
        </w:r>
        <w:r w:rsidR="00CF4B14">
          <w:rPr>
            <w:webHidden/>
          </w:rPr>
          <w:fldChar w:fldCharType="begin"/>
        </w:r>
        <w:r w:rsidR="00CF4B14">
          <w:rPr>
            <w:webHidden/>
          </w:rPr>
          <w:instrText xml:space="preserve"> PAGEREF _Toc50719192 \h </w:instrText>
        </w:r>
        <w:r w:rsidR="00CF4B14">
          <w:rPr>
            <w:webHidden/>
          </w:rPr>
        </w:r>
        <w:r w:rsidR="00CF4B14">
          <w:rPr>
            <w:webHidden/>
          </w:rPr>
          <w:fldChar w:fldCharType="separate"/>
        </w:r>
        <w:r w:rsidR="00CF4B14">
          <w:rPr>
            <w:webHidden/>
          </w:rPr>
          <w:t>53</w:t>
        </w:r>
        <w:r w:rsidR="00CF4B14">
          <w:rPr>
            <w:webHidden/>
          </w:rPr>
          <w:fldChar w:fldCharType="end"/>
        </w:r>
      </w:hyperlink>
    </w:p>
    <w:p w14:paraId="00674376" w14:textId="3EACD3CA" w:rsidR="00CF4B14" w:rsidRDefault="00000000">
      <w:pPr>
        <w:pStyle w:val="TOC1"/>
        <w:rPr>
          <w:rFonts w:asciiTheme="minorHAnsi" w:eastAsiaTheme="minorEastAsia" w:hAnsiTheme="minorHAnsi" w:cstheme="minorBidi"/>
          <w:color w:val="auto"/>
        </w:rPr>
      </w:pPr>
      <w:hyperlink w:anchor="_Toc50719193" w:history="1">
        <w:r w:rsidR="00CF4B14" w:rsidRPr="009F1CA7">
          <w:rPr>
            <w:rStyle w:val="Hyperlink"/>
          </w:rPr>
          <w:t>Table 5.4.7: Comparison of Group Membership, by Sex, Feed the Future Phase One Baseline and Endline ZOI Surveys</w:t>
        </w:r>
        <w:r w:rsidR="00CF4B14">
          <w:rPr>
            <w:webHidden/>
          </w:rPr>
          <w:tab/>
        </w:r>
        <w:r w:rsidR="00CF4B14">
          <w:rPr>
            <w:webHidden/>
          </w:rPr>
          <w:fldChar w:fldCharType="begin"/>
        </w:r>
        <w:r w:rsidR="00CF4B14">
          <w:rPr>
            <w:webHidden/>
          </w:rPr>
          <w:instrText xml:space="preserve"> PAGEREF _Toc50719193 \h </w:instrText>
        </w:r>
        <w:r w:rsidR="00CF4B14">
          <w:rPr>
            <w:webHidden/>
          </w:rPr>
        </w:r>
        <w:r w:rsidR="00CF4B14">
          <w:rPr>
            <w:webHidden/>
          </w:rPr>
          <w:fldChar w:fldCharType="separate"/>
        </w:r>
        <w:r w:rsidR="00CF4B14">
          <w:rPr>
            <w:webHidden/>
          </w:rPr>
          <w:t>54</w:t>
        </w:r>
        <w:r w:rsidR="00CF4B14">
          <w:rPr>
            <w:webHidden/>
          </w:rPr>
          <w:fldChar w:fldCharType="end"/>
        </w:r>
      </w:hyperlink>
    </w:p>
    <w:p w14:paraId="1493BA05" w14:textId="6E6E905C" w:rsidR="00CF4B14" w:rsidRDefault="00000000">
      <w:pPr>
        <w:pStyle w:val="TOC1"/>
        <w:rPr>
          <w:rFonts w:asciiTheme="minorHAnsi" w:eastAsiaTheme="minorEastAsia" w:hAnsiTheme="minorHAnsi" w:cstheme="minorBidi"/>
          <w:color w:val="auto"/>
        </w:rPr>
      </w:pPr>
      <w:hyperlink w:anchor="_Toc50719194" w:history="1">
        <w:r w:rsidR="00CF4B14" w:rsidRPr="009F1CA7">
          <w:rPr>
            <w:rStyle w:val="Hyperlink"/>
          </w:rPr>
          <w:t>Table 5.4.8: Comparison of Time Allocation, by Sex, Feed the Future Phase One Baseline and Endline ZOI Surveys</w:t>
        </w:r>
        <w:r w:rsidR="00CF4B14">
          <w:rPr>
            <w:webHidden/>
          </w:rPr>
          <w:tab/>
        </w:r>
        <w:r w:rsidR="00CF4B14">
          <w:rPr>
            <w:webHidden/>
          </w:rPr>
          <w:fldChar w:fldCharType="begin"/>
        </w:r>
        <w:r w:rsidR="00CF4B14">
          <w:rPr>
            <w:webHidden/>
          </w:rPr>
          <w:instrText xml:space="preserve"> PAGEREF _Toc50719194 \h </w:instrText>
        </w:r>
        <w:r w:rsidR="00CF4B14">
          <w:rPr>
            <w:webHidden/>
          </w:rPr>
        </w:r>
        <w:r w:rsidR="00CF4B14">
          <w:rPr>
            <w:webHidden/>
          </w:rPr>
          <w:fldChar w:fldCharType="separate"/>
        </w:r>
        <w:r w:rsidR="00CF4B14">
          <w:rPr>
            <w:webHidden/>
          </w:rPr>
          <w:t>56</w:t>
        </w:r>
        <w:r w:rsidR="00CF4B14">
          <w:rPr>
            <w:webHidden/>
          </w:rPr>
          <w:fldChar w:fldCharType="end"/>
        </w:r>
      </w:hyperlink>
    </w:p>
    <w:p w14:paraId="0254157B" w14:textId="4A950634" w:rsidR="00CF4B14" w:rsidRDefault="00000000">
      <w:pPr>
        <w:pStyle w:val="TOC1"/>
        <w:rPr>
          <w:rFonts w:asciiTheme="minorHAnsi" w:eastAsiaTheme="minorEastAsia" w:hAnsiTheme="minorHAnsi" w:cstheme="minorBidi"/>
          <w:color w:val="auto"/>
        </w:rPr>
      </w:pPr>
      <w:hyperlink w:anchor="_Toc50719195" w:history="1">
        <w:r w:rsidR="00CF4B14" w:rsidRPr="009F1CA7">
          <w:rPr>
            <w:rStyle w:val="Hyperlink"/>
          </w:rPr>
          <w:t>Table 6.1: Comparison of Household Hunger in the Phase One ZOI, by Severity,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_Toc50719195 \h </w:instrText>
        </w:r>
        <w:r w:rsidR="00CF4B14">
          <w:rPr>
            <w:webHidden/>
          </w:rPr>
        </w:r>
        <w:r w:rsidR="00CF4B14">
          <w:rPr>
            <w:webHidden/>
          </w:rPr>
          <w:fldChar w:fldCharType="separate"/>
        </w:r>
        <w:r w:rsidR="00CF4B14">
          <w:rPr>
            <w:webHidden/>
          </w:rPr>
          <w:t>59</w:t>
        </w:r>
        <w:r w:rsidR="00CF4B14">
          <w:rPr>
            <w:webHidden/>
          </w:rPr>
          <w:fldChar w:fldCharType="end"/>
        </w:r>
      </w:hyperlink>
    </w:p>
    <w:p w14:paraId="6EC8D259" w14:textId="35E7306B" w:rsidR="00CF4B14" w:rsidRDefault="00000000">
      <w:pPr>
        <w:pStyle w:val="TOC1"/>
        <w:rPr>
          <w:rFonts w:asciiTheme="minorHAnsi" w:eastAsiaTheme="minorEastAsia" w:hAnsiTheme="minorHAnsi" w:cstheme="minorBidi"/>
          <w:color w:val="auto"/>
        </w:rPr>
      </w:pPr>
      <w:hyperlink w:anchor="_Toc50719196" w:history="1">
        <w:r w:rsidR="00CF4B14" w:rsidRPr="009F1CA7">
          <w:rPr>
            <w:rStyle w:val="Hyperlink"/>
          </w:rPr>
          <w:t>Table 6.2.1: Comparison of Mean Number of Food Groups Consumed by Women of Reproductive Age in the Phase One ZOI, in Total and by Selected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_Toc50719196 \h </w:instrText>
        </w:r>
        <w:r w:rsidR="00CF4B14">
          <w:rPr>
            <w:webHidden/>
          </w:rPr>
        </w:r>
        <w:r w:rsidR="00CF4B14">
          <w:rPr>
            <w:webHidden/>
          </w:rPr>
          <w:fldChar w:fldCharType="separate"/>
        </w:r>
        <w:r w:rsidR="00CF4B14">
          <w:rPr>
            <w:webHidden/>
          </w:rPr>
          <w:t>60</w:t>
        </w:r>
        <w:r w:rsidR="00CF4B14">
          <w:rPr>
            <w:webHidden/>
          </w:rPr>
          <w:fldChar w:fldCharType="end"/>
        </w:r>
      </w:hyperlink>
    </w:p>
    <w:p w14:paraId="293A9B5A" w14:textId="2D78D9CE" w:rsidR="00CF4B14" w:rsidRDefault="00000000">
      <w:pPr>
        <w:pStyle w:val="TOC1"/>
        <w:rPr>
          <w:rFonts w:asciiTheme="minorHAnsi" w:eastAsiaTheme="minorEastAsia" w:hAnsiTheme="minorHAnsi" w:cstheme="minorBidi"/>
          <w:color w:val="auto"/>
        </w:rPr>
      </w:pPr>
      <w:hyperlink w:anchor="_Toc50719197" w:history="1">
        <w:r w:rsidR="00CF4B14" w:rsidRPr="009F1CA7">
          <w:rPr>
            <w:rStyle w:val="Hyperlink"/>
          </w:rPr>
          <w:t>Table 6.2.2: Comparison of Percent of Women of Reproductive Age Who Consumed Specified Foods in the Phase One ZOI, Feed the Future Phase One Baseline and Endline ZOI Surveys</w:t>
        </w:r>
        <w:r w:rsidR="00CF4B14">
          <w:rPr>
            <w:webHidden/>
          </w:rPr>
          <w:tab/>
        </w:r>
        <w:r w:rsidR="00CF4B14">
          <w:rPr>
            <w:webHidden/>
          </w:rPr>
          <w:fldChar w:fldCharType="begin"/>
        </w:r>
        <w:r w:rsidR="00CF4B14">
          <w:rPr>
            <w:webHidden/>
          </w:rPr>
          <w:instrText xml:space="preserve"> PAGEREF _Toc50719197 \h </w:instrText>
        </w:r>
        <w:r w:rsidR="00CF4B14">
          <w:rPr>
            <w:webHidden/>
          </w:rPr>
        </w:r>
        <w:r w:rsidR="00CF4B14">
          <w:rPr>
            <w:webHidden/>
          </w:rPr>
          <w:fldChar w:fldCharType="separate"/>
        </w:r>
        <w:r w:rsidR="00CF4B14">
          <w:rPr>
            <w:webHidden/>
          </w:rPr>
          <w:t>61</w:t>
        </w:r>
        <w:r w:rsidR="00CF4B14">
          <w:rPr>
            <w:webHidden/>
          </w:rPr>
          <w:fldChar w:fldCharType="end"/>
        </w:r>
      </w:hyperlink>
    </w:p>
    <w:p w14:paraId="4866816B" w14:textId="49B87E04" w:rsidR="00CF4B14" w:rsidRDefault="00000000">
      <w:pPr>
        <w:pStyle w:val="TOC1"/>
        <w:rPr>
          <w:rFonts w:asciiTheme="minorHAnsi" w:eastAsiaTheme="minorEastAsia" w:hAnsiTheme="minorHAnsi" w:cstheme="minorBidi"/>
          <w:color w:val="auto"/>
        </w:rPr>
      </w:pPr>
      <w:hyperlink w:anchor="_Toc50719198" w:history="1">
        <w:r w:rsidR="00CF4B14" w:rsidRPr="009F1CA7">
          <w:rPr>
            <w:rStyle w:val="Hyperlink"/>
          </w:rPr>
          <w:t>Table 6.3.1: Comparison of Exclusive Breastfeeding among Children 0-5 Months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_Toc50719198 \h </w:instrText>
        </w:r>
        <w:r w:rsidR="00CF4B14">
          <w:rPr>
            <w:webHidden/>
          </w:rPr>
        </w:r>
        <w:r w:rsidR="00CF4B14">
          <w:rPr>
            <w:webHidden/>
          </w:rPr>
          <w:fldChar w:fldCharType="separate"/>
        </w:r>
        <w:r w:rsidR="00CF4B14">
          <w:rPr>
            <w:webHidden/>
          </w:rPr>
          <w:t>62</w:t>
        </w:r>
        <w:r w:rsidR="00CF4B14">
          <w:rPr>
            <w:webHidden/>
          </w:rPr>
          <w:fldChar w:fldCharType="end"/>
        </w:r>
      </w:hyperlink>
    </w:p>
    <w:p w14:paraId="1F7FC8C7" w14:textId="55F13A71" w:rsidR="00CF4B14" w:rsidRDefault="00000000">
      <w:pPr>
        <w:pStyle w:val="TOC1"/>
        <w:rPr>
          <w:rFonts w:asciiTheme="minorHAnsi" w:eastAsiaTheme="minorEastAsia" w:hAnsiTheme="minorHAnsi" w:cstheme="minorBidi"/>
          <w:color w:val="auto"/>
        </w:rPr>
      </w:pPr>
      <w:hyperlink w:anchor="_Toc50719199" w:history="1">
        <w:r w:rsidR="00CF4B14" w:rsidRPr="009F1CA7">
          <w:rPr>
            <w:rStyle w:val="Hyperlink"/>
          </w:rPr>
          <w:t>Table 6.3.2: Comparison of Children 6-23 Months of Age in the Phase One ZOI Who Received a Minimum Acceptable Diet,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_Toc50719199 \h </w:instrText>
        </w:r>
        <w:r w:rsidR="00CF4B14">
          <w:rPr>
            <w:webHidden/>
          </w:rPr>
        </w:r>
        <w:r w:rsidR="00CF4B14">
          <w:rPr>
            <w:webHidden/>
          </w:rPr>
          <w:fldChar w:fldCharType="separate"/>
        </w:r>
        <w:r w:rsidR="00CF4B14">
          <w:rPr>
            <w:webHidden/>
          </w:rPr>
          <w:t>64</w:t>
        </w:r>
        <w:r w:rsidR="00CF4B14">
          <w:rPr>
            <w:webHidden/>
          </w:rPr>
          <w:fldChar w:fldCharType="end"/>
        </w:r>
      </w:hyperlink>
    </w:p>
    <w:p w14:paraId="04464B25" w14:textId="24B1D444" w:rsidR="00CF4B14" w:rsidRDefault="00000000">
      <w:pPr>
        <w:pStyle w:val="TOC1"/>
        <w:rPr>
          <w:rFonts w:asciiTheme="minorHAnsi" w:eastAsiaTheme="minorEastAsia" w:hAnsiTheme="minorHAnsi" w:cstheme="minorBidi"/>
          <w:color w:val="auto"/>
        </w:rPr>
      </w:pPr>
      <w:hyperlink w:anchor="_Toc50719200" w:history="1">
        <w:r w:rsidR="00CF4B14" w:rsidRPr="009F1CA7">
          <w:rPr>
            <w:rStyle w:val="Hyperlink"/>
          </w:rPr>
          <w:t>Table 6.3.3: Comparison of Percent of Children 6-23 Months of Age in the Phase One ZOI Achieving Minimum Feeding Frequency, Dietary Diversity, and Consuming Specified Foods, in Total and by Breastfeeding Status and Age, Feed the Future Phase One Baseline and Endline ZOI Surveys</w:t>
        </w:r>
        <w:r w:rsidR="00CF4B14">
          <w:rPr>
            <w:webHidden/>
          </w:rPr>
          <w:tab/>
        </w:r>
        <w:r w:rsidR="00CF4B14">
          <w:rPr>
            <w:webHidden/>
          </w:rPr>
          <w:fldChar w:fldCharType="begin"/>
        </w:r>
        <w:r w:rsidR="00CF4B14">
          <w:rPr>
            <w:webHidden/>
          </w:rPr>
          <w:instrText xml:space="preserve"> PAGEREF _Toc50719200 \h </w:instrText>
        </w:r>
        <w:r w:rsidR="00CF4B14">
          <w:rPr>
            <w:webHidden/>
          </w:rPr>
        </w:r>
        <w:r w:rsidR="00CF4B14">
          <w:rPr>
            <w:webHidden/>
          </w:rPr>
          <w:fldChar w:fldCharType="separate"/>
        </w:r>
        <w:r w:rsidR="00CF4B14">
          <w:rPr>
            <w:webHidden/>
          </w:rPr>
          <w:t>66</w:t>
        </w:r>
        <w:r w:rsidR="00CF4B14">
          <w:rPr>
            <w:webHidden/>
          </w:rPr>
          <w:fldChar w:fldCharType="end"/>
        </w:r>
      </w:hyperlink>
    </w:p>
    <w:p w14:paraId="17BD7D8C" w14:textId="79B6A0B1" w:rsidR="00CF4B14" w:rsidRDefault="00000000">
      <w:pPr>
        <w:pStyle w:val="TOC1"/>
        <w:rPr>
          <w:rFonts w:asciiTheme="minorHAnsi" w:eastAsiaTheme="minorEastAsia" w:hAnsiTheme="minorHAnsi" w:cstheme="minorBidi"/>
          <w:color w:val="auto"/>
        </w:rPr>
      </w:pPr>
      <w:hyperlink w:anchor="_Toc50719201" w:history="1">
        <w:r w:rsidR="00CF4B14" w:rsidRPr="009F1CA7">
          <w:rPr>
            <w:rStyle w:val="Hyperlink"/>
          </w:rPr>
          <w:t>Table 7.1: Comparison of Mean BMI and Prevalence of Underweight, Normal Weight, Overweight, and Obese Women of Reproductive Age in the Phase One ZOI, in Total and by Individual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_Toc50719201 \h </w:instrText>
        </w:r>
        <w:r w:rsidR="00CF4B14">
          <w:rPr>
            <w:webHidden/>
          </w:rPr>
        </w:r>
        <w:r w:rsidR="00CF4B14">
          <w:rPr>
            <w:webHidden/>
          </w:rPr>
          <w:fldChar w:fldCharType="separate"/>
        </w:r>
        <w:r w:rsidR="00CF4B14">
          <w:rPr>
            <w:webHidden/>
          </w:rPr>
          <w:t>69</w:t>
        </w:r>
        <w:r w:rsidR="00CF4B14">
          <w:rPr>
            <w:webHidden/>
          </w:rPr>
          <w:fldChar w:fldCharType="end"/>
        </w:r>
      </w:hyperlink>
    </w:p>
    <w:p w14:paraId="5B8612B0" w14:textId="16FEF63C" w:rsidR="00CF4B14" w:rsidRDefault="00000000">
      <w:pPr>
        <w:pStyle w:val="TOC1"/>
        <w:rPr>
          <w:rFonts w:asciiTheme="minorHAnsi" w:eastAsiaTheme="minorEastAsia" w:hAnsiTheme="minorHAnsi" w:cstheme="minorBidi"/>
          <w:color w:val="auto"/>
        </w:rPr>
      </w:pPr>
      <w:hyperlink w:anchor="_Toc50719202" w:history="1">
        <w:r w:rsidR="00CF4B14" w:rsidRPr="009F1CA7">
          <w:rPr>
            <w:rStyle w:val="Hyperlink"/>
          </w:rPr>
          <w:t>Table 7.2.1: Comparison of the Prevalence of Stunting and Mean Height-for-Age Z-Scores among Children Under 5 Years of Age in the Phase One ZOI, in Total and by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_Toc50719202 \h </w:instrText>
        </w:r>
        <w:r w:rsidR="00CF4B14">
          <w:rPr>
            <w:webHidden/>
          </w:rPr>
        </w:r>
        <w:r w:rsidR="00CF4B14">
          <w:rPr>
            <w:webHidden/>
          </w:rPr>
          <w:fldChar w:fldCharType="separate"/>
        </w:r>
        <w:r w:rsidR="00CF4B14">
          <w:rPr>
            <w:webHidden/>
          </w:rPr>
          <w:t>71</w:t>
        </w:r>
        <w:r w:rsidR="00CF4B14">
          <w:rPr>
            <w:webHidden/>
          </w:rPr>
          <w:fldChar w:fldCharType="end"/>
        </w:r>
      </w:hyperlink>
    </w:p>
    <w:p w14:paraId="4187D7EF" w14:textId="2E174EA1" w:rsidR="00CF4B14" w:rsidRDefault="00000000">
      <w:pPr>
        <w:pStyle w:val="TOC1"/>
        <w:rPr>
          <w:rFonts w:asciiTheme="minorHAnsi" w:eastAsiaTheme="minorEastAsia" w:hAnsiTheme="minorHAnsi" w:cstheme="minorBidi"/>
          <w:color w:val="auto"/>
        </w:rPr>
      </w:pPr>
      <w:hyperlink w:anchor="_Toc50719203" w:history="1">
        <w:r w:rsidR="00CF4B14" w:rsidRPr="009F1CA7">
          <w:rPr>
            <w:rStyle w:val="Hyperlink"/>
          </w:rPr>
          <w:t>Table 7.2.2: Comparison of Prevalence of Wasting and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_Toc50719203 \h </w:instrText>
        </w:r>
        <w:r w:rsidR="00CF4B14">
          <w:rPr>
            <w:webHidden/>
          </w:rPr>
        </w:r>
        <w:r w:rsidR="00CF4B14">
          <w:rPr>
            <w:webHidden/>
          </w:rPr>
          <w:fldChar w:fldCharType="separate"/>
        </w:r>
        <w:r w:rsidR="00CF4B14">
          <w:rPr>
            <w:webHidden/>
          </w:rPr>
          <w:t>74</w:t>
        </w:r>
        <w:r w:rsidR="00CF4B14">
          <w:rPr>
            <w:webHidden/>
          </w:rPr>
          <w:fldChar w:fldCharType="end"/>
        </w:r>
      </w:hyperlink>
    </w:p>
    <w:p w14:paraId="1373B82E" w14:textId="5D6A3164" w:rsidR="00CF4B14" w:rsidRDefault="00000000">
      <w:pPr>
        <w:pStyle w:val="TOC1"/>
        <w:rPr>
          <w:rFonts w:asciiTheme="minorHAnsi" w:eastAsiaTheme="minorEastAsia" w:hAnsiTheme="minorHAnsi" w:cstheme="minorBidi"/>
          <w:color w:val="auto"/>
        </w:rPr>
      </w:pPr>
      <w:hyperlink w:anchor="_Toc50719204" w:history="1">
        <w:r w:rsidR="00CF4B14" w:rsidRPr="009F1CA7">
          <w:rPr>
            <w:rStyle w:val="Hyperlink"/>
          </w:rPr>
          <w:t>Table 7.2.3: Comparison of Prevalence of Healthy Weight, Overweight, and Obesity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_Toc50719204 \h </w:instrText>
        </w:r>
        <w:r w:rsidR="00CF4B14">
          <w:rPr>
            <w:webHidden/>
          </w:rPr>
        </w:r>
        <w:r w:rsidR="00CF4B14">
          <w:rPr>
            <w:webHidden/>
          </w:rPr>
          <w:fldChar w:fldCharType="separate"/>
        </w:r>
        <w:r w:rsidR="00CF4B14">
          <w:rPr>
            <w:webHidden/>
          </w:rPr>
          <w:t>76</w:t>
        </w:r>
        <w:r w:rsidR="00CF4B14">
          <w:rPr>
            <w:webHidden/>
          </w:rPr>
          <w:fldChar w:fldCharType="end"/>
        </w:r>
      </w:hyperlink>
    </w:p>
    <w:p w14:paraId="596D73B5" w14:textId="03E70028" w:rsidR="00CF4B14" w:rsidRDefault="00000000">
      <w:pPr>
        <w:pStyle w:val="TOC1"/>
        <w:rPr>
          <w:rFonts w:asciiTheme="minorHAnsi" w:eastAsiaTheme="minorEastAsia" w:hAnsiTheme="minorHAnsi" w:cstheme="minorBidi"/>
          <w:color w:val="auto"/>
        </w:rPr>
      </w:pPr>
      <w:hyperlink w:anchor="_Toc50719205" w:history="1">
        <w:r w:rsidR="00CF4B14" w:rsidRPr="009F1CA7">
          <w:rPr>
            <w:rStyle w:val="Hyperlink"/>
          </w:rPr>
          <w:t>Table 7.2.4: Comparison of Prevalence of Underweight and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_Toc50719205 \h </w:instrText>
        </w:r>
        <w:r w:rsidR="00CF4B14">
          <w:rPr>
            <w:webHidden/>
          </w:rPr>
        </w:r>
        <w:r w:rsidR="00CF4B14">
          <w:rPr>
            <w:webHidden/>
          </w:rPr>
          <w:fldChar w:fldCharType="separate"/>
        </w:r>
        <w:r w:rsidR="00CF4B14">
          <w:rPr>
            <w:webHidden/>
          </w:rPr>
          <w:t>79</w:t>
        </w:r>
        <w:r w:rsidR="00CF4B14">
          <w:rPr>
            <w:webHidden/>
          </w:rPr>
          <w:fldChar w:fldCharType="end"/>
        </w:r>
      </w:hyperlink>
    </w:p>
    <w:p w14:paraId="56FCCD08" w14:textId="0680CCD3" w:rsidR="00CF4B14" w:rsidRDefault="00000000">
      <w:pPr>
        <w:pStyle w:val="TOC1"/>
        <w:rPr>
          <w:rFonts w:asciiTheme="minorHAnsi" w:eastAsiaTheme="minorEastAsia" w:hAnsiTheme="minorHAnsi" w:cstheme="minorBidi"/>
          <w:color w:val="auto"/>
        </w:rPr>
      </w:pPr>
      <w:hyperlink w:anchor="_Toc50719206" w:history="1">
        <w:r w:rsidR="00CF4B14" w:rsidRPr="009F1CA7">
          <w:rPr>
            <w:rStyle w:val="Hyperlink"/>
          </w:rPr>
          <w:t>Table A1.1: Feed the Future Phase One ZOI Indicator Estimates, by Key Disaggregates: [Country] [Baseline Year(s)]-[Endline Year(s)]</w:t>
        </w:r>
        <w:r w:rsidR="00CF4B14">
          <w:rPr>
            <w:webHidden/>
          </w:rPr>
          <w:tab/>
        </w:r>
        <w:r w:rsidR="00CF4B14">
          <w:rPr>
            <w:webHidden/>
          </w:rPr>
          <w:fldChar w:fldCharType="begin"/>
        </w:r>
        <w:r w:rsidR="00CF4B14">
          <w:rPr>
            <w:webHidden/>
          </w:rPr>
          <w:instrText xml:space="preserve"> PAGEREF _Toc50719206 \h </w:instrText>
        </w:r>
        <w:r w:rsidR="00CF4B14">
          <w:rPr>
            <w:webHidden/>
          </w:rPr>
        </w:r>
        <w:r w:rsidR="00CF4B14">
          <w:rPr>
            <w:webHidden/>
          </w:rPr>
          <w:fldChar w:fldCharType="separate"/>
        </w:r>
        <w:r w:rsidR="00CF4B14">
          <w:rPr>
            <w:webHidden/>
          </w:rPr>
          <w:t>86</w:t>
        </w:r>
        <w:r w:rsidR="00CF4B14">
          <w:rPr>
            <w:webHidden/>
          </w:rPr>
          <w:fldChar w:fldCharType="end"/>
        </w:r>
      </w:hyperlink>
    </w:p>
    <w:p w14:paraId="3B52836C" w14:textId="3B5759C0" w:rsidR="00CF4B14" w:rsidRDefault="00000000">
      <w:pPr>
        <w:pStyle w:val="TOC1"/>
        <w:rPr>
          <w:rFonts w:asciiTheme="minorHAnsi" w:eastAsiaTheme="minorEastAsia" w:hAnsiTheme="minorHAnsi" w:cstheme="minorBidi"/>
          <w:color w:val="auto"/>
        </w:rPr>
      </w:pPr>
      <w:hyperlink w:anchor="_Toc50719207" w:history="1">
        <w:r w:rsidR="00CF4B14" w:rsidRPr="009F1CA7">
          <w:rPr>
            <w:rStyle w:val="Hyperlink"/>
          </w:rPr>
          <w:t>Table A1.2.1: Comparison of Response Rates in the Phase One ZOI, by Module, Feed the Future Phase One Baseline and Endline ZOI Surveys</w:t>
        </w:r>
        <w:r w:rsidR="00CF4B14">
          <w:rPr>
            <w:webHidden/>
          </w:rPr>
          <w:tab/>
        </w:r>
        <w:r w:rsidR="00CF4B14">
          <w:rPr>
            <w:webHidden/>
          </w:rPr>
          <w:fldChar w:fldCharType="begin"/>
        </w:r>
        <w:r w:rsidR="00CF4B14">
          <w:rPr>
            <w:webHidden/>
          </w:rPr>
          <w:instrText xml:space="preserve"> PAGEREF _Toc50719207 \h </w:instrText>
        </w:r>
        <w:r w:rsidR="00CF4B14">
          <w:rPr>
            <w:webHidden/>
          </w:rPr>
        </w:r>
        <w:r w:rsidR="00CF4B14">
          <w:rPr>
            <w:webHidden/>
          </w:rPr>
          <w:fldChar w:fldCharType="separate"/>
        </w:r>
        <w:r w:rsidR="00CF4B14">
          <w:rPr>
            <w:webHidden/>
          </w:rPr>
          <w:t>89</w:t>
        </w:r>
        <w:r w:rsidR="00CF4B14">
          <w:rPr>
            <w:webHidden/>
          </w:rPr>
          <w:fldChar w:fldCharType="end"/>
        </w:r>
      </w:hyperlink>
    </w:p>
    <w:p w14:paraId="6788A611" w14:textId="709D0047" w:rsidR="00CF4B14" w:rsidRDefault="00000000">
      <w:pPr>
        <w:pStyle w:val="TOC1"/>
        <w:rPr>
          <w:rFonts w:asciiTheme="minorHAnsi" w:eastAsiaTheme="minorEastAsia" w:hAnsiTheme="minorHAnsi" w:cstheme="minorBidi"/>
          <w:color w:val="auto"/>
        </w:rPr>
      </w:pPr>
      <w:hyperlink w:anchor="_Toc50719208" w:history="1">
        <w:r w:rsidR="00CF4B14" w:rsidRPr="009F1CA7">
          <w:rPr>
            <w:rStyle w:val="Hyperlink"/>
          </w:rPr>
          <w:t>Table A1.3.1: Household Demographic Characteristics in the Phase One ZOI, by Gendered Household Type, Feed the Future Phase One Endline ZOI Survey</w:t>
        </w:r>
        <w:r w:rsidR="00CF4B14">
          <w:rPr>
            <w:webHidden/>
          </w:rPr>
          <w:tab/>
        </w:r>
        <w:r w:rsidR="00CF4B14">
          <w:rPr>
            <w:webHidden/>
          </w:rPr>
          <w:fldChar w:fldCharType="begin"/>
        </w:r>
        <w:r w:rsidR="00CF4B14">
          <w:rPr>
            <w:webHidden/>
          </w:rPr>
          <w:instrText xml:space="preserve"> PAGEREF _Toc50719208 \h </w:instrText>
        </w:r>
        <w:r w:rsidR="00CF4B14">
          <w:rPr>
            <w:webHidden/>
          </w:rPr>
        </w:r>
        <w:r w:rsidR="00CF4B14">
          <w:rPr>
            <w:webHidden/>
          </w:rPr>
          <w:fldChar w:fldCharType="separate"/>
        </w:r>
        <w:r w:rsidR="00CF4B14">
          <w:rPr>
            <w:webHidden/>
          </w:rPr>
          <w:t>91</w:t>
        </w:r>
        <w:r w:rsidR="00CF4B14">
          <w:rPr>
            <w:webHidden/>
          </w:rPr>
          <w:fldChar w:fldCharType="end"/>
        </w:r>
      </w:hyperlink>
    </w:p>
    <w:p w14:paraId="0057C03B" w14:textId="49C78596" w:rsidR="00CF4B14" w:rsidRDefault="00000000">
      <w:pPr>
        <w:pStyle w:val="TOC1"/>
        <w:rPr>
          <w:rFonts w:asciiTheme="minorHAnsi" w:eastAsiaTheme="minorEastAsia" w:hAnsiTheme="minorHAnsi" w:cstheme="minorBidi"/>
          <w:color w:val="auto"/>
        </w:rPr>
      </w:pPr>
      <w:hyperlink w:anchor="_Toc50719209" w:history="1">
        <w:r w:rsidR="00CF4B14" w:rsidRPr="009F1CA7">
          <w:rPr>
            <w:rStyle w:val="Hyperlink"/>
          </w:rPr>
          <w:t>Table A1.3.2: Characteristics of Primary Adult Female and Male Decisionmakers in the Phase One ZOI, Feed the Future Phase One Endline Survey</w:t>
        </w:r>
        <w:r w:rsidR="00CF4B14">
          <w:rPr>
            <w:webHidden/>
          </w:rPr>
          <w:tab/>
        </w:r>
        <w:r w:rsidR="00CF4B14">
          <w:rPr>
            <w:webHidden/>
          </w:rPr>
          <w:fldChar w:fldCharType="begin"/>
        </w:r>
        <w:r w:rsidR="00CF4B14">
          <w:rPr>
            <w:webHidden/>
          </w:rPr>
          <w:instrText xml:space="preserve"> PAGEREF _Toc50719209 \h </w:instrText>
        </w:r>
        <w:r w:rsidR="00CF4B14">
          <w:rPr>
            <w:webHidden/>
          </w:rPr>
        </w:r>
        <w:r w:rsidR="00CF4B14">
          <w:rPr>
            <w:webHidden/>
          </w:rPr>
          <w:fldChar w:fldCharType="separate"/>
        </w:r>
        <w:r w:rsidR="00CF4B14">
          <w:rPr>
            <w:webHidden/>
          </w:rPr>
          <w:t>92</w:t>
        </w:r>
        <w:r w:rsidR="00CF4B14">
          <w:rPr>
            <w:webHidden/>
          </w:rPr>
          <w:fldChar w:fldCharType="end"/>
        </w:r>
      </w:hyperlink>
    </w:p>
    <w:p w14:paraId="41765A0C" w14:textId="4769E20A" w:rsidR="00CF4B14" w:rsidRDefault="00000000">
      <w:pPr>
        <w:pStyle w:val="TOC1"/>
        <w:rPr>
          <w:rFonts w:asciiTheme="minorHAnsi" w:eastAsiaTheme="minorEastAsia" w:hAnsiTheme="minorHAnsi" w:cstheme="minorBidi"/>
          <w:color w:val="auto"/>
        </w:rPr>
      </w:pPr>
      <w:hyperlink w:anchor="_Toc50719210" w:history="1">
        <w:r w:rsidR="00CF4B14" w:rsidRPr="009F1CA7">
          <w:rPr>
            <w:rStyle w:val="Hyperlink"/>
          </w:rPr>
          <w:t>Table A1.4.1.1: Comparison of Average Consumption Shortfall of the Poor at the USD $1.25 (2005 PPP) Per Person Per Day Threshold in the Phase One ZOI, USD (2005 PPP),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_Toc50719210 \h </w:instrText>
        </w:r>
        <w:r w:rsidR="00CF4B14">
          <w:rPr>
            <w:webHidden/>
          </w:rPr>
        </w:r>
        <w:r w:rsidR="00CF4B14">
          <w:rPr>
            <w:webHidden/>
          </w:rPr>
          <w:fldChar w:fldCharType="separate"/>
        </w:r>
        <w:r w:rsidR="00CF4B14">
          <w:rPr>
            <w:webHidden/>
          </w:rPr>
          <w:t>93</w:t>
        </w:r>
        <w:r w:rsidR="00CF4B14">
          <w:rPr>
            <w:webHidden/>
          </w:rPr>
          <w:fldChar w:fldCharType="end"/>
        </w:r>
      </w:hyperlink>
    </w:p>
    <w:p w14:paraId="74694431" w14:textId="35EA02EB" w:rsidR="00CF4B14" w:rsidRDefault="00000000">
      <w:pPr>
        <w:pStyle w:val="TOC1"/>
        <w:rPr>
          <w:rFonts w:asciiTheme="minorHAnsi" w:eastAsiaTheme="minorEastAsia" w:hAnsiTheme="minorHAnsi" w:cstheme="minorBidi"/>
          <w:color w:val="auto"/>
        </w:rPr>
      </w:pPr>
      <w:hyperlink w:anchor="_Toc50719211" w:history="1">
        <w:r w:rsidR="00CF4B14" w:rsidRPr="009F1CA7">
          <w:rPr>
            <w:rStyle w:val="Hyperlink"/>
          </w:rPr>
          <w:t>Table A1.4.1.2: Comparison of Average Consumption Shortfall of the Poor at the USD $1.25 (2005 PPP) Per Person Per Day Threshold in the Phase One ZOI,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_Toc50719211 \h </w:instrText>
        </w:r>
        <w:r w:rsidR="00CF4B14">
          <w:rPr>
            <w:webHidden/>
          </w:rPr>
        </w:r>
        <w:r w:rsidR="00CF4B14">
          <w:rPr>
            <w:webHidden/>
          </w:rPr>
          <w:fldChar w:fldCharType="separate"/>
        </w:r>
        <w:r w:rsidR="00CF4B14">
          <w:rPr>
            <w:webHidden/>
          </w:rPr>
          <w:t>94</w:t>
        </w:r>
        <w:r w:rsidR="00CF4B14">
          <w:rPr>
            <w:webHidden/>
          </w:rPr>
          <w:fldChar w:fldCharType="end"/>
        </w:r>
      </w:hyperlink>
    </w:p>
    <w:p w14:paraId="0569FF1F" w14:textId="64E3696E" w:rsidR="00CF4B14" w:rsidRDefault="00000000">
      <w:pPr>
        <w:pStyle w:val="TOC1"/>
        <w:rPr>
          <w:rFonts w:asciiTheme="minorHAnsi" w:eastAsiaTheme="minorEastAsia" w:hAnsiTheme="minorHAnsi" w:cstheme="minorBidi"/>
          <w:color w:val="auto"/>
        </w:rPr>
      </w:pPr>
      <w:hyperlink w:anchor="_Toc50719212" w:history="1">
        <w:r w:rsidR="00CF4B14" w:rsidRPr="009F1CA7">
          <w:rPr>
            <w:rStyle w:val="Hyperlink"/>
          </w:rPr>
          <w:t>Table A1.4.2.1: Comparison of Average Consumption Shortfall of the Poor in the Phase One ZOI at the National Extreme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_Toc50719212 \h </w:instrText>
        </w:r>
        <w:r w:rsidR="00CF4B14">
          <w:rPr>
            <w:webHidden/>
          </w:rPr>
        </w:r>
        <w:r w:rsidR="00CF4B14">
          <w:rPr>
            <w:webHidden/>
          </w:rPr>
          <w:fldChar w:fldCharType="separate"/>
        </w:r>
        <w:r w:rsidR="00CF4B14">
          <w:rPr>
            <w:webHidden/>
          </w:rPr>
          <w:t>95</w:t>
        </w:r>
        <w:r w:rsidR="00CF4B14">
          <w:rPr>
            <w:webHidden/>
          </w:rPr>
          <w:fldChar w:fldCharType="end"/>
        </w:r>
      </w:hyperlink>
    </w:p>
    <w:p w14:paraId="4E6CEA5B" w14:textId="5C495EF6" w:rsidR="00CF4B14" w:rsidRDefault="00000000">
      <w:pPr>
        <w:pStyle w:val="TOC1"/>
        <w:rPr>
          <w:rFonts w:asciiTheme="minorHAnsi" w:eastAsiaTheme="minorEastAsia" w:hAnsiTheme="minorHAnsi" w:cstheme="minorBidi"/>
          <w:color w:val="auto"/>
        </w:rPr>
      </w:pPr>
      <w:hyperlink w:anchor="_Toc50719213" w:history="1">
        <w:r w:rsidR="00CF4B14" w:rsidRPr="009F1CA7">
          <w:rPr>
            <w:rStyle w:val="Hyperlink"/>
          </w:rPr>
          <w:t>Table A1.4.2.2: Comparison of Average Consumption Shortfall of the Poor in the Phase One ZOI at the National Extreme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_Toc50719213 \h </w:instrText>
        </w:r>
        <w:r w:rsidR="00CF4B14">
          <w:rPr>
            <w:webHidden/>
          </w:rPr>
        </w:r>
        <w:r w:rsidR="00CF4B14">
          <w:rPr>
            <w:webHidden/>
          </w:rPr>
          <w:fldChar w:fldCharType="separate"/>
        </w:r>
        <w:r w:rsidR="00CF4B14">
          <w:rPr>
            <w:webHidden/>
          </w:rPr>
          <w:t>96</w:t>
        </w:r>
        <w:r w:rsidR="00CF4B14">
          <w:rPr>
            <w:webHidden/>
          </w:rPr>
          <w:fldChar w:fldCharType="end"/>
        </w:r>
      </w:hyperlink>
    </w:p>
    <w:p w14:paraId="43677156" w14:textId="02686397" w:rsidR="00CF4B14" w:rsidRDefault="00000000">
      <w:pPr>
        <w:pStyle w:val="TOC1"/>
        <w:rPr>
          <w:rFonts w:asciiTheme="minorHAnsi" w:eastAsiaTheme="minorEastAsia" w:hAnsiTheme="minorHAnsi" w:cstheme="minorBidi"/>
          <w:color w:val="auto"/>
        </w:rPr>
      </w:pPr>
      <w:hyperlink w:anchor="_Toc50719214" w:history="1">
        <w:r w:rsidR="00CF4B14" w:rsidRPr="009F1CA7">
          <w:rPr>
            <w:rStyle w:val="Hyperlink"/>
          </w:rPr>
          <w:t>Table A1.4.3.1: Comparison of Average Consumption Shortfall of the Poor in the Phase One ZOI at the National Threshold of [Threshold], in [Year LCU],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_Toc50719214 \h </w:instrText>
        </w:r>
        <w:r w:rsidR="00CF4B14">
          <w:rPr>
            <w:webHidden/>
          </w:rPr>
        </w:r>
        <w:r w:rsidR="00CF4B14">
          <w:rPr>
            <w:webHidden/>
          </w:rPr>
          <w:fldChar w:fldCharType="separate"/>
        </w:r>
        <w:r w:rsidR="00CF4B14">
          <w:rPr>
            <w:webHidden/>
          </w:rPr>
          <w:t>97</w:t>
        </w:r>
        <w:r w:rsidR="00CF4B14">
          <w:rPr>
            <w:webHidden/>
          </w:rPr>
          <w:fldChar w:fldCharType="end"/>
        </w:r>
      </w:hyperlink>
    </w:p>
    <w:p w14:paraId="7273C6A2" w14:textId="31BDB135" w:rsidR="00CF4B14" w:rsidRDefault="00000000">
      <w:pPr>
        <w:pStyle w:val="TOC1"/>
        <w:rPr>
          <w:rFonts w:asciiTheme="minorHAnsi" w:eastAsiaTheme="minorEastAsia" w:hAnsiTheme="minorHAnsi" w:cstheme="minorBidi"/>
          <w:color w:val="auto"/>
        </w:rPr>
      </w:pPr>
      <w:hyperlink w:anchor="_Toc50719215" w:history="1">
        <w:r w:rsidR="00CF4B14" w:rsidRPr="009F1CA7">
          <w:rPr>
            <w:rStyle w:val="Hyperlink"/>
          </w:rPr>
          <w:t>Table A1.4.3.2: Comparison of Average Consumption Shortfall of the Poor in the Phase One ZOI at the National Threshold of [Threshold], Percent of Poverty Line,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_Toc50719215 \h </w:instrText>
        </w:r>
        <w:r w:rsidR="00CF4B14">
          <w:rPr>
            <w:webHidden/>
          </w:rPr>
        </w:r>
        <w:r w:rsidR="00CF4B14">
          <w:rPr>
            <w:webHidden/>
          </w:rPr>
          <w:fldChar w:fldCharType="separate"/>
        </w:r>
        <w:r w:rsidR="00CF4B14">
          <w:rPr>
            <w:webHidden/>
          </w:rPr>
          <w:t>98</w:t>
        </w:r>
        <w:r w:rsidR="00CF4B14">
          <w:rPr>
            <w:webHidden/>
          </w:rPr>
          <w:fldChar w:fldCharType="end"/>
        </w:r>
      </w:hyperlink>
    </w:p>
    <w:p w14:paraId="5E981F40" w14:textId="4337BEC9" w:rsidR="00CF4B14" w:rsidRDefault="00000000">
      <w:pPr>
        <w:pStyle w:val="TOC1"/>
        <w:rPr>
          <w:rFonts w:asciiTheme="minorHAnsi" w:eastAsiaTheme="minorEastAsia" w:hAnsiTheme="minorHAnsi" w:cstheme="minorBidi"/>
          <w:color w:val="auto"/>
        </w:rPr>
      </w:pPr>
      <w:hyperlink w:anchor="_Toc50719216" w:history="1">
        <w:r w:rsidR="00CF4B14" w:rsidRPr="009F1CA7">
          <w:rPr>
            <w:rStyle w:val="Hyperlink"/>
          </w:rPr>
          <w:t>Table A1.5.1: Comparison of Adequate Achievement in Each A-WEAI Indicator in the Phase One ZOI Using Uncensored Headcount Ratios, by Sex and Age, Feed the Future Phase One Baseline and Endline ZOI Surveys</w:t>
        </w:r>
        <w:r w:rsidR="00CF4B14">
          <w:rPr>
            <w:webHidden/>
          </w:rPr>
          <w:tab/>
        </w:r>
        <w:r w:rsidR="00CF4B14">
          <w:rPr>
            <w:webHidden/>
          </w:rPr>
          <w:fldChar w:fldCharType="begin"/>
        </w:r>
        <w:r w:rsidR="00CF4B14">
          <w:rPr>
            <w:webHidden/>
          </w:rPr>
          <w:instrText xml:space="preserve"> PAGEREF _Toc50719216 \h </w:instrText>
        </w:r>
        <w:r w:rsidR="00CF4B14">
          <w:rPr>
            <w:webHidden/>
          </w:rPr>
        </w:r>
        <w:r w:rsidR="00CF4B14">
          <w:rPr>
            <w:webHidden/>
          </w:rPr>
          <w:fldChar w:fldCharType="separate"/>
        </w:r>
        <w:r w:rsidR="00CF4B14">
          <w:rPr>
            <w:webHidden/>
          </w:rPr>
          <w:t>99</w:t>
        </w:r>
        <w:r w:rsidR="00CF4B14">
          <w:rPr>
            <w:webHidden/>
          </w:rPr>
          <w:fldChar w:fldCharType="end"/>
        </w:r>
      </w:hyperlink>
    </w:p>
    <w:p w14:paraId="0CF3B165" w14:textId="7F1803F8" w:rsidR="00CF4B14" w:rsidRDefault="00000000">
      <w:pPr>
        <w:pStyle w:val="TOC1"/>
        <w:rPr>
          <w:rFonts w:asciiTheme="minorHAnsi" w:eastAsiaTheme="minorEastAsia" w:hAnsiTheme="minorHAnsi" w:cstheme="minorBidi"/>
          <w:color w:val="auto"/>
        </w:rPr>
      </w:pPr>
      <w:hyperlink w:anchor="_Toc50719217" w:history="1">
        <w:r w:rsidR="00CF4B14" w:rsidRPr="009F1CA7">
          <w:rPr>
            <w:rStyle w:val="Hyperlink"/>
          </w:rPr>
          <w:t>Table A1.5.2: Comparison of Participation in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_Toc50719217 \h </w:instrText>
        </w:r>
        <w:r w:rsidR="00CF4B14">
          <w:rPr>
            <w:webHidden/>
          </w:rPr>
        </w:r>
        <w:r w:rsidR="00CF4B14">
          <w:rPr>
            <w:webHidden/>
          </w:rPr>
          <w:fldChar w:fldCharType="separate"/>
        </w:r>
        <w:r w:rsidR="00CF4B14">
          <w:rPr>
            <w:webHidden/>
          </w:rPr>
          <w:t>101</w:t>
        </w:r>
        <w:r w:rsidR="00CF4B14">
          <w:rPr>
            <w:webHidden/>
          </w:rPr>
          <w:fldChar w:fldCharType="end"/>
        </w:r>
      </w:hyperlink>
    </w:p>
    <w:p w14:paraId="7BE92CAE" w14:textId="793AFC16" w:rsidR="00CF4B14" w:rsidRDefault="00000000">
      <w:pPr>
        <w:pStyle w:val="TOC1"/>
        <w:rPr>
          <w:rFonts w:asciiTheme="minorHAnsi" w:eastAsiaTheme="minorEastAsia" w:hAnsiTheme="minorHAnsi" w:cstheme="minorBidi"/>
          <w:color w:val="auto"/>
        </w:rPr>
      </w:pPr>
      <w:hyperlink w:anchor="_Toc50719218" w:history="1">
        <w:r w:rsidR="00CF4B14" w:rsidRPr="009F1CA7">
          <w:rPr>
            <w:rStyle w:val="Hyperlink"/>
          </w:rPr>
          <w:t>Table A1.5.3: Comparison of Mean Hours Devoted to Activities, by Sex, Feed the Future Phase One Baseline and Endline ZOI Surveys</w:t>
        </w:r>
        <w:r w:rsidR="00CF4B14">
          <w:rPr>
            <w:webHidden/>
          </w:rPr>
          <w:tab/>
        </w:r>
        <w:r w:rsidR="00CF4B14">
          <w:rPr>
            <w:webHidden/>
          </w:rPr>
          <w:fldChar w:fldCharType="begin"/>
        </w:r>
        <w:r w:rsidR="00CF4B14">
          <w:rPr>
            <w:webHidden/>
          </w:rPr>
          <w:instrText xml:space="preserve"> PAGEREF _Toc50719218 \h </w:instrText>
        </w:r>
        <w:r w:rsidR="00CF4B14">
          <w:rPr>
            <w:webHidden/>
          </w:rPr>
        </w:r>
        <w:r w:rsidR="00CF4B14">
          <w:rPr>
            <w:webHidden/>
          </w:rPr>
          <w:fldChar w:fldCharType="separate"/>
        </w:r>
        <w:r w:rsidR="00CF4B14">
          <w:rPr>
            <w:webHidden/>
          </w:rPr>
          <w:t>103</w:t>
        </w:r>
        <w:r w:rsidR="00CF4B14">
          <w:rPr>
            <w:webHidden/>
          </w:rPr>
          <w:fldChar w:fldCharType="end"/>
        </w:r>
      </w:hyperlink>
    </w:p>
    <w:p w14:paraId="3B6409DF" w14:textId="6BDD794F" w:rsidR="00CF4B14" w:rsidRDefault="00000000">
      <w:pPr>
        <w:pStyle w:val="TOC1"/>
        <w:rPr>
          <w:rFonts w:asciiTheme="minorHAnsi" w:eastAsiaTheme="minorEastAsia" w:hAnsiTheme="minorHAnsi" w:cstheme="minorBidi"/>
          <w:color w:val="auto"/>
        </w:rPr>
      </w:pPr>
      <w:hyperlink w:anchor="_Toc50719219" w:history="1">
        <w:r w:rsidR="00CF4B14" w:rsidRPr="009F1CA7">
          <w:rPr>
            <w:rStyle w:val="Hyperlink"/>
          </w:rPr>
          <w:t>Table A1.6.1.1: Comparison of Moderate to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_Toc50719219 \h </w:instrText>
        </w:r>
        <w:r w:rsidR="00CF4B14">
          <w:rPr>
            <w:webHidden/>
          </w:rPr>
        </w:r>
        <w:r w:rsidR="00CF4B14">
          <w:rPr>
            <w:webHidden/>
          </w:rPr>
          <w:fldChar w:fldCharType="separate"/>
        </w:r>
        <w:r w:rsidR="00CF4B14">
          <w:rPr>
            <w:webHidden/>
          </w:rPr>
          <w:t>105</w:t>
        </w:r>
        <w:r w:rsidR="00CF4B14">
          <w:rPr>
            <w:webHidden/>
          </w:rPr>
          <w:fldChar w:fldCharType="end"/>
        </w:r>
      </w:hyperlink>
    </w:p>
    <w:p w14:paraId="07DB70D4" w14:textId="533BD5A6" w:rsidR="00CF4B14" w:rsidRDefault="00000000">
      <w:pPr>
        <w:pStyle w:val="TOC1"/>
        <w:rPr>
          <w:rFonts w:asciiTheme="minorHAnsi" w:eastAsiaTheme="minorEastAsia" w:hAnsiTheme="minorHAnsi" w:cstheme="minorBidi"/>
          <w:color w:val="auto"/>
        </w:rPr>
      </w:pPr>
      <w:hyperlink w:anchor="_Toc50719220" w:history="1">
        <w:r w:rsidR="00CF4B14" w:rsidRPr="009F1CA7">
          <w:rPr>
            <w:rStyle w:val="Hyperlink"/>
          </w:rPr>
          <w:t>Table A1.6.1.2: Comparison of Severe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_Toc50719220 \h </w:instrText>
        </w:r>
        <w:r w:rsidR="00CF4B14">
          <w:rPr>
            <w:webHidden/>
          </w:rPr>
        </w:r>
        <w:r w:rsidR="00CF4B14">
          <w:rPr>
            <w:webHidden/>
          </w:rPr>
          <w:fldChar w:fldCharType="separate"/>
        </w:r>
        <w:r w:rsidR="00CF4B14">
          <w:rPr>
            <w:webHidden/>
          </w:rPr>
          <w:t>106</w:t>
        </w:r>
        <w:r w:rsidR="00CF4B14">
          <w:rPr>
            <w:webHidden/>
          </w:rPr>
          <w:fldChar w:fldCharType="end"/>
        </w:r>
      </w:hyperlink>
    </w:p>
    <w:p w14:paraId="08842D11" w14:textId="401B8A8D" w:rsidR="00CF4B14" w:rsidRDefault="00000000">
      <w:pPr>
        <w:pStyle w:val="TOC1"/>
        <w:rPr>
          <w:rFonts w:asciiTheme="minorHAnsi" w:eastAsiaTheme="minorEastAsia" w:hAnsiTheme="minorHAnsi" w:cstheme="minorBidi"/>
          <w:color w:val="auto"/>
        </w:rPr>
      </w:pPr>
      <w:hyperlink w:anchor="_Toc50719221" w:history="1">
        <w:r w:rsidR="00CF4B14" w:rsidRPr="009F1CA7">
          <w:rPr>
            <w:rStyle w:val="Hyperlink"/>
          </w:rPr>
          <w:t>Table A1.6.1.3: Comparison of Moderate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_Toc50719221 \h </w:instrText>
        </w:r>
        <w:r w:rsidR="00CF4B14">
          <w:rPr>
            <w:webHidden/>
          </w:rPr>
        </w:r>
        <w:r w:rsidR="00CF4B14">
          <w:rPr>
            <w:webHidden/>
          </w:rPr>
          <w:fldChar w:fldCharType="separate"/>
        </w:r>
        <w:r w:rsidR="00CF4B14">
          <w:rPr>
            <w:webHidden/>
          </w:rPr>
          <w:t>107</w:t>
        </w:r>
        <w:r w:rsidR="00CF4B14">
          <w:rPr>
            <w:webHidden/>
          </w:rPr>
          <w:fldChar w:fldCharType="end"/>
        </w:r>
      </w:hyperlink>
    </w:p>
    <w:p w14:paraId="51C1938E" w14:textId="6989B18C" w:rsidR="00CF4B14" w:rsidRDefault="00000000">
      <w:pPr>
        <w:pStyle w:val="TOC1"/>
        <w:rPr>
          <w:rFonts w:asciiTheme="minorHAnsi" w:eastAsiaTheme="minorEastAsia" w:hAnsiTheme="minorHAnsi" w:cstheme="minorBidi"/>
          <w:color w:val="auto"/>
        </w:rPr>
      </w:pPr>
      <w:hyperlink w:anchor="_Toc50719222" w:history="1">
        <w:r w:rsidR="00CF4B14" w:rsidRPr="009F1CA7">
          <w:rPr>
            <w:rStyle w:val="Hyperlink"/>
          </w:rPr>
          <w:t>Table A1.6.1.4: Comparison of Little to No Household Hunger in the Phase One ZOI, in Total and by Selected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_Toc50719222 \h </w:instrText>
        </w:r>
        <w:r w:rsidR="00CF4B14">
          <w:rPr>
            <w:webHidden/>
          </w:rPr>
        </w:r>
        <w:r w:rsidR="00CF4B14">
          <w:rPr>
            <w:webHidden/>
          </w:rPr>
          <w:fldChar w:fldCharType="separate"/>
        </w:r>
        <w:r w:rsidR="00CF4B14">
          <w:rPr>
            <w:webHidden/>
          </w:rPr>
          <w:t>108</w:t>
        </w:r>
        <w:r w:rsidR="00CF4B14">
          <w:rPr>
            <w:webHidden/>
          </w:rPr>
          <w:fldChar w:fldCharType="end"/>
        </w:r>
      </w:hyperlink>
    </w:p>
    <w:p w14:paraId="0A469923" w14:textId="3B1E3520" w:rsidR="00CF4B14" w:rsidRDefault="00000000">
      <w:pPr>
        <w:pStyle w:val="TOC1"/>
        <w:rPr>
          <w:rFonts w:asciiTheme="minorHAnsi" w:eastAsiaTheme="minorEastAsia" w:hAnsiTheme="minorHAnsi" w:cstheme="minorBidi"/>
          <w:color w:val="auto"/>
        </w:rPr>
      </w:pPr>
      <w:hyperlink w:anchor="_Toc50719223" w:history="1">
        <w:r w:rsidR="00CF4B14" w:rsidRPr="009F1CA7">
          <w:rPr>
            <w:rStyle w:val="Hyperlink"/>
          </w:rPr>
          <w:t>Table A1.6.2: Comparison of Percent of All Children 6-23 Months of Age Achieving Minimum Feeding Frequency, Dietary Diversity, and Consuming Specified Foods in the Phase One ZOI, in Total and by Breastfeeding Status, Feed the Future Phase One Baseline and Endline ZOI Surveys</w:t>
        </w:r>
        <w:r w:rsidR="00CF4B14">
          <w:rPr>
            <w:webHidden/>
          </w:rPr>
          <w:tab/>
        </w:r>
        <w:r w:rsidR="00CF4B14">
          <w:rPr>
            <w:webHidden/>
          </w:rPr>
          <w:fldChar w:fldCharType="begin"/>
        </w:r>
        <w:r w:rsidR="00CF4B14">
          <w:rPr>
            <w:webHidden/>
          </w:rPr>
          <w:instrText xml:space="preserve"> PAGEREF _Toc50719223 \h </w:instrText>
        </w:r>
        <w:r w:rsidR="00CF4B14">
          <w:rPr>
            <w:webHidden/>
          </w:rPr>
        </w:r>
        <w:r w:rsidR="00CF4B14">
          <w:rPr>
            <w:webHidden/>
          </w:rPr>
          <w:fldChar w:fldCharType="separate"/>
        </w:r>
        <w:r w:rsidR="00CF4B14">
          <w:rPr>
            <w:webHidden/>
          </w:rPr>
          <w:t>109</w:t>
        </w:r>
        <w:r w:rsidR="00CF4B14">
          <w:rPr>
            <w:webHidden/>
          </w:rPr>
          <w:fldChar w:fldCharType="end"/>
        </w:r>
      </w:hyperlink>
    </w:p>
    <w:p w14:paraId="516D926E" w14:textId="6E767BBC" w:rsidR="00CF4B14" w:rsidRDefault="00000000">
      <w:pPr>
        <w:pStyle w:val="TOC1"/>
        <w:rPr>
          <w:rFonts w:asciiTheme="minorHAnsi" w:eastAsiaTheme="minorEastAsia" w:hAnsiTheme="minorHAnsi" w:cstheme="minorBidi"/>
          <w:color w:val="auto"/>
        </w:rPr>
      </w:pPr>
      <w:hyperlink w:anchor="_Toc50719224" w:history="1">
        <w:r w:rsidR="00CF4B14" w:rsidRPr="009F1CA7">
          <w:rPr>
            <w:rStyle w:val="Hyperlink"/>
          </w:rPr>
          <w:t>Table A1.7.1.1: Comparison of Mean Body Mass Index among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_Toc50719224 \h </w:instrText>
        </w:r>
        <w:r w:rsidR="00CF4B14">
          <w:rPr>
            <w:webHidden/>
          </w:rPr>
        </w:r>
        <w:r w:rsidR="00CF4B14">
          <w:rPr>
            <w:webHidden/>
          </w:rPr>
          <w:fldChar w:fldCharType="separate"/>
        </w:r>
        <w:r w:rsidR="00CF4B14">
          <w:rPr>
            <w:webHidden/>
          </w:rPr>
          <w:t>111</w:t>
        </w:r>
        <w:r w:rsidR="00CF4B14">
          <w:rPr>
            <w:webHidden/>
          </w:rPr>
          <w:fldChar w:fldCharType="end"/>
        </w:r>
      </w:hyperlink>
    </w:p>
    <w:p w14:paraId="73976112" w14:textId="53E2877E" w:rsidR="00CF4B14" w:rsidRDefault="00000000">
      <w:pPr>
        <w:pStyle w:val="TOC1"/>
        <w:rPr>
          <w:rFonts w:asciiTheme="minorHAnsi" w:eastAsiaTheme="minorEastAsia" w:hAnsiTheme="minorHAnsi" w:cstheme="minorBidi"/>
          <w:color w:val="auto"/>
        </w:rPr>
      </w:pPr>
      <w:hyperlink w:anchor="_Toc50719225" w:history="1">
        <w:r w:rsidR="00CF4B14" w:rsidRPr="009F1CA7">
          <w:rPr>
            <w:rStyle w:val="Hyperlink"/>
          </w:rPr>
          <w:t>Table A1.7.1.2: Comparison of Prevalence of Underweight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_Toc50719225 \h </w:instrText>
        </w:r>
        <w:r w:rsidR="00CF4B14">
          <w:rPr>
            <w:webHidden/>
          </w:rPr>
        </w:r>
        <w:r w:rsidR="00CF4B14">
          <w:rPr>
            <w:webHidden/>
          </w:rPr>
          <w:fldChar w:fldCharType="separate"/>
        </w:r>
        <w:r w:rsidR="00CF4B14">
          <w:rPr>
            <w:webHidden/>
          </w:rPr>
          <w:t>112</w:t>
        </w:r>
        <w:r w:rsidR="00CF4B14">
          <w:rPr>
            <w:webHidden/>
          </w:rPr>
          <w:fldChar w:fldCharType="end"/>
        </w:r>
      </w:hyperlink>
    </w:p>
    <w:p w14:paraId="1173EAF3" w14:textId="1940982D" w:rsidR="00CF4B14" w:rsidRDefault="00000000">
      <w:pPr>
        <w:pStyle w:val="TOC1"/>
        <w:rPr>
          <w:rFonts w:asciiTheme="minorHAnsi" w:eastAsiaTheme="minorEastAsia" w:hAnsiTheme="minorHAnsi" w:cstheme="minorBidi"/>
          <w:color w:val="auto"/>
        </w:rPr>
      </w:pPr>
      <w:hyperlink w:anchor="_Toc50719226" w:history="1">
        <w:r w:rsidR="00CF4B14" w:rsidRPr="009F1CA7">
          <w:rPr>
            <w:rStyle w:val="Hyperlink"/>
          </w:rPr>
          <w:t>Table A1.7.1.3: Comparison of Prevalence of Normal 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_Toc50719226 \h </w:instrText>
        </w:r>
        <w:r w:rsidR="00CF4B14">
          <w:rPr>
            <w:webHidden/>
          </w:rPr>
        </w:r>
        <w:r w:rsidR="00CF4B14">
          <w:rPr>
            <w:webHidden/>
          </w:rPr>
          <w:fldChar w:fldCharType="separate"/>
        </w:r>
        <w:r w:rsidR="00CF4B14">
          <w:rPr>
            <w:webHidden/>
          </w:rPr>
          <w:t>113</w:t>
        </w:r>
        <w:r w:rsidR="00CF4B14">
          <w:rPr>
            <w:webHidden/>
          </w:rPr>
          <w:fldChar w:fldCharType="end"/>
        </w:r>
      </w:hyperlink>
    </w:p>
    <w:p w14:paraId="2709260D" w14:textId="3DF1DD32" w:rsidR="00CF4B14" w:rsidRDefault="00000000">
      <w:pPr>
        <w:pStyle w:val="TOC1"/>
        <w:rPr>
          <w:rFonts w:asciiTheme="minorHAnsi" w:eastAsiaTheme="minorEastAsia" w:hAnsiTheme="minorHAnsi" w:cstheme="minorBidi"/>
          <w:color w:val="auto"/>
        </w:rPr>
      </w:pPr>
      <w:hyperlink w:anchor="_Toc50719227" w:history="1">
        <w:r w:rsidR="00CF4B14" w:rsidRPr="009F1CA7">
          <w:rPr>
            <w:rStyle w:val="Hyperlink"/>
          </w:rPr>
          <w:t>Table A1.7.1.4: Comparison of Prevalence of Overweight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_Toc50719227 \h </w:instrText>
        </w:r>
        <w:r w:rsidR="00CF4B14">
          <w:rPr>
            <w:webHidden/>
          </w:rPr>
        </w:r>
        <w:r w:rsidR="00CF4B14">
          <w:rPr>
            <w:webHidden/>
          </w:rPr>
          <w:fldChar w:fldCharType="separate"/>
        </w:r>
        <w:r w:rsidR="00CF4B14">
          <w:rPr>
            <w:webHidden/>
          </w:rPr>
          <w:t>114</w:t>
        </w:r>
        <w:r w:rsidR="00CF4B14">
          <w:rPr>
            <w:webHidden/>
          </w:rPr>
          <w:fldChar w:fldCharType="end"/>
        </w:r>
      </w:hyperlink>
    </w:p>
    <w:p w14:paraId="250575EC" w14:textId="4F23A146" w:rsidR="00CF4B14" w:rsidRDefault="00000000">
      <w:pPr>
        <w:pStyle w:val="TOC1"/>
        <w:rPr>
          <w:rFonts w:asciiTheme="minorHAnsi" w:eastAsiaTheme="minorEastAsia" w:hAnsiTheme="minorHAnsi" w:cstheme="minorBidi"/>
          <w:color w:val="auto"/>
        </w:rPr>
      </w:pPr>
      <w:hyperlink w:anchor="_Toc50719228" w:history="1">
        <w:r w:rsidR="00CF4B14" w:rsidRPr="009F1CA7">
          <w:rPr>
            <w:rStyle w:val="Hyperlink"/>
          </w:rPr>
          <w:t>Table A1.7.1.5: Comparison of Prevalence of Obese Women of Reproductive Age in the Phase One ZOI, in Total and by Woman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_Toc50719228 \h </w:instrText>
        </w:r>
        <w:r w:rsidR="00CF4B14">
          <w:rPr>
            <w:webHidden/>
          </w:rPr>
        </w:r>
        <w:r w:rsidR="00CF4B14">
          <w:rPr>
            <w:webHidden/>
          </w:rPr>
          <w:fldChar w:fldCharType="separate"/>
        </w:r>
        <w:r w:rsidR="00CF4B14">
          <w:rPr>
            <w:webHidden/>
          </w:rPr>
          <w:t>115</w:t>
        </w:r>
        <w:r w:rsidR="00CF4B14">
          <w:rPr>
            <w:webHidden/>
          </w:rPr>
          <w:fldChar w:fldCharType="end"/>
        </w:r>
      </w:hyperlink>
    </w:p>
    <w:p w14:paraId="5D89B739" w14:textId="10DF1A40" w:rsidR="00CF4B14" w:rsidRDefault="00000000">
      <w:pPr>
        <w:pStyle w:val="TOC1"/>
        <w:rPr>
          <w:rFonts w:asciiTheme="minorHAnsi" w:eastAsiaTheme="minorEastAsia" w:hAnsiTheme="minorHAnsi" w:cstheme="minorBidi"/>
          <w:color w:val="auto"/>
        </w:rPr>
      </w:pPr>
      <w:hyperlink w:anchor="_Toc50719229" w:history="1">
        <w:r w:rsidR="00CF4B14" w:rsidRPr="009F1CA7">
          <w:rPr>
            <w:rStyle w:val="Hyperlink"/>
          </w:rPr>
          <w:t>Table A1.7.2.1: Comparison of Prevalence of Severe Stunting (&lt;-3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_Toc50719229 \h </w:instrText>
        </w:r>
        <w:r w:rsidR="00CF4B14">
          <w:rPr>
            <w:webHidden/>
          </w:rPr>
        </w:r>
        <w:r w:rsidR="00CF4B14">
          <w:rPr>
            <w:webHidden/>
          </w:rPr>
          <w:fldChar w:fldCharType="separate"/>
        </w:r>
        <w:r w:rsidR="00CF4B14">
          <w:rPr>
            <w:webHidden/>
          </w:rPr>
          <w:t>116</w:t>
        </w:r>
        <w:r w:rsidR="00CF4B14">
          <w:rPr>
            <w:webHidden/>
          </w:rPr>
          <w:fldChar w:fldCharType="end"/>
        </w:r>
      </w:hyperlink>
    </w:p>
    <w:p w14:paraId="0746F368" w14:textId="767999C4" w:rsidR="00CF4B14" w:rsidRDefault="00000000">
      <w:pPr>
        <w:pStyle w:val="TOC1"/>
        <w:rPr>
          <w:rFonts w:asciiTheme="minorHAnsi" w:eastAsiaTheme="minorEastAsia" w:hAnsiTheme="minorHAnsi" w:cstheme="minorBidi"/>
          <w:color w:val="auto"/>
        </w:rPr>
      </w:pPr>
      <w:hyperlink w:anchor="_Toc50719230" w:history="1">
        <w:r w:rsidR="00CF4B14" w:rsidRPr="009F1CA7">
          <w:rPr>
            <w:rStyle w:val="Hyperlink"/>
          </w:rPr>
          <w:t>Table A1.7.2.2: Comparison of Prevalence of Stunting (&lt;-2 SD)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_Toc50719230 \h </w:instrText>
        </w:r>
        <w:r w:rsidR="00CF4B14">
          <w:rPr>
            <w:webHidden/>
          </w:rPr>
        </w:r>
        <w:r w:rsidR="00CF4B14">
          <w:rPr>
            <w:webHidden/>
          </w:rPr>
          <w:fldChar w:fldCharType="separate"/>
        </w:r>
        <w:r w:rsidR="00CF4B14">
          <w:rPr>
            <w:webHidden/>
          </w:rPr>
          <w:t>117</w:t>
        </w:r>
        <w:r w:rsidR="00CF4B14">
          <w:rPr>
            <w:webHidden/>
          </w:rPr>
          <w:fldChar w:fldCharType="end"/>
        </w:r>
      </w:hyperlink>
    </w:p>
    <w:p w14:paraId="47F48D42" w14:textId="04149E6B" w:rsidR="00CF4B14" w:rsidRDefault="00000000">
      <w:pPr>
        <w:pStyle w:val="TOC1"/>
        <w:rPr>
          <w:rFonts w:asciiTheme="minorHAnsi" w:eastAsiaTheme="minorEastAsia" w:hAnsiTheme="minorHAnsi" w:cstheme="minorBidi"/>
          <w:color w:val="auto"/>
        </w:rPr>
      </w:pPr>
      <w:hyperlink w:anchor="_Toc50719231" w:history="1">
        <w:r w:rsidR="00CF4B14" w:rsidRPr="009F1CA7">
          <w:rPr>
            <w:rStyle w:val="Hyperlink"/>
          </w:rPr>
          <w:t>Table A1.7.2.3: Comparison of Mean Height-for-Age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_Toc50719231 \h </w:instrText>
        </w:r>
        <w:r w:rsidR="00CF4B14">
          <w:rPr>
            <w:webHidden/>
          </w:rPr>
        </w:r>
        <w:r w:rsidR="00CF4B14">
          <w:rPr>
            <w:webHidden/>
          </w:rPr>
          <w:fldChar w:fldCharType="separate"/>
        </w:r>
        <w:r w:rsidR="00CF4B14">
          <w:rPr>
            <w:webHidden/>
          </w:rPr>
          <w:t>118</w:t>
        </w:r>
        <w:r w:rsidR="00CF4B14">
          <w:rPr>
            <w:webHidden/>
          </w:rPr>
          <w:fldChar w:fldCharType="end"/>
        </w:r>
      </w:hyperlink>
    </w:p>
    <w:p w14:paraId="0BDC0AD3" w14:textId="4BD385D5" w:rsidR="00CF4B14" w:rsidRDefault="00000000">
      <w:pPr>
        <w:pStyle w:val="TOC1"/>
        <w:rPr>
          <w:rFonts w:asciiTheme="minorHAnsi" w:eastAsiaTheme="minorEastAsia" w:hAnsiTheme="minorHAnsi" w:cstheme="minorBidi"/>
          <w:color w:val="auto"/>
        </w:rPr>
      </w:pPr>
      <w:hyperlink w:anchor="_Toc50719232" w:history="1">
        <w:r w:rsidR="00CF4B14" w:rsidRPr="009F1CA7">
          <w:rPr>
            <w:rStyle w:val="Hyperlink"/>
          </w:rPr>
          <w:t>Table A1.7.3.1: Comparison of Prevalence of Severe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_Toc50719232 \h </w:instrText>
        </w:r>
        <w:r w:rsidR="00CF4B14">
          <w:rPr>
            <w:webHidden/>
          </w:rPr>
        </w:r>
        <w:r w:rsidR="00CF4B14">
          <w:rPr>
            <w:webHidden/>
          </w:rPr>
          <w:fldChar w:fldCharType="separate"/>
        </w:r>
        <w:r w:rsidR="00CF4B14">
          <w:rPr>
            <w:webHidden/>
          </w:rPr>
          <w:t>119</w:t>
        </w:r>
        <w:r w:rsidR="00CF4B14">
          <w:rPr>
            <w:webHidden/>
          </w:rPr>
          <w:fldChar w:fldCharType="end"/>
        </w:r>
      </w:hyperlink>
    </w:p>
    <w:p w14:paraId="1397FF12" w14:textId="446C241C" w:rsidR="00CF4B14" w:rsidRDefault="00000000">
      <w:pPr>
        <w:pStyle w:val="TOC1"/>
        <w:rPr>
          <w:rFonts w:asciiTheme="minorHAnsi" w:eastAsiaTheme="minorEastAsia" w:hAnsiTheme="minorHAnsi" w:cstheme="minorBidi"/>
          <w:color w:val="auto"/>
        </w:rPr>
      </w:pPr>
      <w:hyperlink w:anchor="_Toc50719233" w:history="1">
        <w:r w:rsidR="00CF4B14" w:rsidRPr="009F1CA7">
          <w:rPr>
            <w:rStyle w:val="Hyperlink"/>
          </w:rPr>
          <w:t>Table A1.7.3.2: Comparison of Prevalence of Wasting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_Toc50719233 \h </w:instrText>
        </w:r>
        <w:r w:rsidR="00CF4B14">
          <w:rPr>
            <w:webHidden/>
          </w:rPr>
        </w:r>
        <w:r w:rsidR="00CF4B14">
          <w:rPr>
            <w:webHidden/>
          </w:rPr>
          <w:fldChar w:fldCharType="separate"/>
        </w:r>
        <w:r w:rsidR="00CF4B14">
          <w:rPr>
            <w:webHidden/>
          </w:rPr>
          <w:t>120</w:t>
        </w:r>
        <w:r w:rsidR="00CF4B14">
          <w:rPr>
            <w:webHidden/>
          </w:rPr>
          <w:fldChar w:fldCharType="end"/>
        </w:r>
      </w:hyperlink>
    </w:p>
    <w:p w14:paraId="492114C7" w14:textId="2D642C55" w:rsidR="00CF4B14" w:rsidRDefault="00000000">
      <w:pPr>
        <w:pStyle w:val="TOC1"/>
        <w:rPr>
          <w:rFonts w:asciiTheme="minorHAnsi" w:eastAsiaTheme="minorEastAsia" w:hAnsiTheme="minorHAnsi" w:cstheme="minorBidi"/>
          <w:color w:val="auto"/>
        </w:rPr>
      </w:pPr>
      <w:hyperlink w:anchor="_Toc50719234" w:history="1">
        <w:r w:rsidR="00CF4B14" w:rsidRPr="009F1CA7">
          <w:rPr>
            <w:rStyle w:val="Hyperlink"/>
          </w:rPr>
          <w:t>Table A1.7.3.3: Comparison of Prevalence of Healthy 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_Toc50719234 \h </w:instrText>
        </w:r>
        <w:r w:rsidR="00CF4B14">
          <w:rPr>
            <w:webHidden/>
          </w:rPr>
        </w:r>
        <w:r w:rsidR="00CF4B14">
          <w:rPr>
            <w:webHidden/>
          </w:rPr>
          <w:fldChar w:fldCharType="separate"/>
        </w:r>
        <w:r w:rsidR="00CF4B14">
          <w:rPr>
            <w:webHidden/>
          </w:rPr>
          <w:t>121</w:t>
        </w:r>
        <w:r w:rsidR="00CF4B14">
          <w:rPr>
            <w:webHidden/>
          </w:rPr>
          <w:fldChar w:fldCharType="end"/>
        </w:r>
      </w:hyperlink>
    </w:p>
    <w:p w14:paraId="1526FBD3" w14:textId="6EBAD05D" w:rsidR="00CF4B14" w:rsidRDefault="00000000">
      <w:pPr>
        <w:pStyle w:val="TOC1"/>
        <w:rPr>
          <w:rFonts w:asciiTheme="minorHAnsi" w:eastAsiaTheme="minorEastAsia" w:hAnsiTheme="minorHAnsi" w:cstheme="minorBidi"/>
          <w:color w:val="auto"/>
        </w:rPr>
      </w:pPr>
      <w:hyperlink w:anchor="_Toc50719235" w:history="1">
        <w:r w:rsidR="00CF4B14" w:rsidRPr="009F1CA7">
          <w:rPr>
            <w:rStyle w:val="Hyperlink"/>
          </w:rPr>
          <w:t>Table A1.7.3.4: Comparison of Prevalence of Overweight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_Toc50719235 \h </w:instrText>
        </w:r>
        <w:r w:rsidR="00CF4B14">
          <w:rPr>
            <w:webHidden/>
          </w:rPr>
        </w:r>
        <w:r w:rsidR="00CF4B14">
          <w:rPr>
            <w:webHidden/>
          </w:rPr>
          <w:fldChar w:fldCharType="separate"/>
        </w:r>
        <w:r w:rsidR="00CF4B14">
          <w:rPr>
            <w:webHidden/>
          </w:rPr>
          <w:t>122</w:t>
        </w:r>
        <w:r w:rsidR="00CF4B14">
          <w:rPr>
            <w:webHidden/>
          </w:rPr>
          <w:fldChar w:fldCharType="end"/>
        </w:r>
      </w:hyperlink>
    </w:p>
    <w:p w14:paraId="139785DA" w14:textId="7A714FE4" w:rsidR="00CF4B14" w:rsidRDefault="00000000">
      <w:pPr>
        <w:pStyle w:val="TOC1"/>
        <w:rPr>
          <w:rFonts w:asciiTheme="minorHAnsi" w:eastAsiaTheme="minorEastAsia" w:hAnsiTheme="minorHAnsi" w:cstheme="minorBidi"/>
          <w:color w:val="auto"/>
        </w:rPr>
      </w:pPr>
      <w:hyperlink w:anchor="_Toc50719236" w:history="1">
        <w:r w:rsidR="00CF4B14" w:rsidRPr="009F1CA7">
          <w:rPr>
            <w:rStyle w:val="Hyperlink"/>
          </w:rPr>
          <w:t>Table A1.7.3.5: Comparison of Prevalence of Obese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_Toc50719236 \h </w:instrText>
        </w:r>
        <w:r w:rsidR="00CF4B14">
          <w:rPr>
            <w:webHidden/>
          </w:rPr>
        </w:r>
        <w:r w:rsidR="00CF4B14">
          <w:rPr>
            <w:webHidden/>
          </w:rPr>
          <w:fldChar w:fldCharType="separate"/>
        </w:r>
        <w:r w:rsidR="00CF4B14">
          <w:rPr>
            <w:webHidden/>
          </w:rPr>
          <w:t>123</w:t>
        </w:r>
        <w:r w:rsidR="00CF4B14">
          <w:rPr>
            <w:webHidden/>
          </w:rPr>
          <w:fldChar w:fldCharType="end"/>
        </w:r>
      </w:hyperlink>
    </w:p>
    <w:p w14:paraId="36F6B883" w14:textId="6003BE73" w:rsidR="00CF4B14" w:rsidRDefault="00000000">
      <w:pPr>
        <w:pStyle w:val="TOC1"/>
        <w:rPr>
          <w:rFonts w:asciiTheme="minorHAnsi" w:eastAsiaTheme="minorEastAsia" w:hAnsiTheme="minorHAnsi" w:cstheme="minorBidi"/>
          <w:color w:val="auto"/>
        </w:rPr>
      </w:pPr>
      <w:hyperlink w:anchor="_Toc50719237" w:history="1">
        <w:r w:rsidR="00CF4B14" w:rsidRPr="009F1CA7">
          <w:rPr>
            <w:rStyle w:val="Hyperlink"/>
          </w:rPr>
          <w:t>Table A1.7.3.6: Comparison of Mean Weight-for-Height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_Toc50719237 \h </w:instrText>
        </w:r>
        <w:r w:rsidR="00CF4B14">
          <w:rPr>
            <w:webHidden/>
          </w:rPr>
        </w:r>
        <w:r w:rsidR="00CF4B14">
          <w:rPr>
            <w:webHidden/>
          </w:rPr>
          <w:fldChar w:fldCharType="separate"/>
        </w:r>
        <w:r w:rsidR="00CF4B14">
          <w:rPr>
            <w:webHidden/>
          </w:rPr>
          <w:t>124</w:t>
        </w:r>
        <w:r w:rsidR="00CF4B14">
          <w:rPr>
            <w:webHidden/>
          </w:rPr>
          <w:fldChar w:fldCharType="end"/>
        </w:r>
      </w:hyperlink>
    </w:p>
    <w:p w14:paraId="32115BE6" w14:textId="47DF851E" w:rsidR="00CF4B14" w:rsidRDefault="00000000">
      <w:pPr>
        <w:pStyle w:val="TOC1"/>
        <w:rPr>
          <w:rFonts w:asciiTheme="minorHAnsi" w:eastAsiaTheme="minorEastAsia" w:hAnsiTheme="minorHAnsi" w:cstheme="minorBidi"/>
          <w:color w:val="auto"/>
        </w:rPr>
      </w:pPr>
      <w:hyperlink w:anchor="_Toc50719238" w:history="1">
        <w:r w:rsidR="00CF4B14" w:rsidRPr="009F1CA7">
          <w:rPr>
            <w:rStyle w:val="Hyperlink"/>
          </w:rPr>
          <w:t>Table A1.7.4.1: Comparison of Prevalence of Severely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_Toc50719238 \h </w:instrText>
        </w:r>
        <w:r w:rsidR="00CF4B14">
          <w:rPr>
            <w:webHidden/>
          </w:rPr>
        </w:r>
        <w:r w:rsidR="00CF4B14">
          <w:rPr>
            <w:webHidden/>
          </w:rPr>
          <w:fldChar w:fldCharType="separate"/>
        </w:r>
        <w:r w:rsidR="00CF4B14">
          <w:rPr>
            <w:webHidden/>
          </w:rPr>
          <w:t>125</w:t>
        </w:r>
        <w:r w:rsidR="00CF4B14">
          <w:rPr>
            <w:webHidden/>
          </w:rPr>
          <w:fldChar w:fldCharType="end"/>
        </w:r>
      </w:hyperlink>
    </w:p>
    <w:p w14:paraId="5EFF4604" w14:textId="081F3688" w:rsidR="00CF4B14" w:rsidRDefault="00000000">
      <w:pPr>
        <w:pStyle w:val="TOC1"/>
        <w:rPr>
          <w:rFonts w:asciiTheme="minorHAnsi" w:eastAsiaTheme="minorEastAsia" w:hAnsiTheme="minorHAnsi" w:cstheme="minorBidi"/>
          <w:color w:val="auto"/>
        </w:rPr>
      </w:pPr>
      <w:hyperlink w:anchor="_Toc50719239" w:history="1">
        <w:r w:rsidR="00CF4B14" w:rsidRPr="009F1CA7">
          <w:rPr>
            <w:rStyle w:val="Hyperlink"/>
          </w:rPr>
          <w:t>Table A1.7.4.2: Comparison of Prevalence of Underweight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_Toc50719239 \h </w:instrText>
        </w:r>
        <w:r w:rsidR="00CF4B14">
          <w:rPr>
            <w:webHidden/>
          </w:rPr>
        </w:r>
        <w:r w:rsidR="00CF4B14">
          <w:rPr>
            <w:webHidden/>
          </w:rPr>
          <w:fldChar w:fldCharType="separate"/>
        </w:r>
        <w:r w:rsidR="00CF4B14">
          <w:rPr>
            <w:webHidden/>
          </w:rPr>
          <w:t>126</w:t>
        </w:r>
        <w:r w:rsidR="00CF4B14">
          <w:rPr>
            <w:webHidden/>
          </w:rPr>
          <w:fldChar w:fldCharType="end"/>
        </w:r>
      </w:hyperlink>
    </w:p>
    <w:p w14:paraId="022E01E4" w14:textId="2E542FC4" w:rsidR="00CF4B14" w:rsidRDefault="00000000">
      <w:pPr>
        <w:pStyle w:val="TOC1"/>
        <w:rPr>
          <w:rFonts w:asciiTheme="minorHAnsi" w:eastAsiaTheme="minorEastAsia" w:hAnsiTheme="minorHAnsi" w:cstheme="minorBidi"/>
          <w:color w:val="auto"/>
        </w:rPr>
      </w:pPr>
      <w:hyperlink w:anchor="_Toc50719240" w:history="1">
        <w:r w:rsidR="00CF4B14" w:rsidRPr="009F1CA7">
          <w:rPr>
            <w:rStyle w:val="Hyperlink"/>
          </w:rPr>
          <w:t>Table A1.7.4.3: Comparison of Mean Weight-for-Age Z-scores among Children Under 5 Years of Age in the Phase One ZOI, in Total and by Selected Child, Caregiver, and Household Characteristics, Feed the Future Phase One Baseline and Endline ZOI Surveys</w:t>
        </w:r>
        <w:r w:rsidR="00CF4B14">
          <w:rPr>
            <w:webHidden/>
          </w:rPr>
          <w:tab/>
        </w:r>
        <w:r w:rsidR="00CF4B14">
          <w:rPr>
            <w:webHidden/>
          </w:rPr>
          <w:fldChar w:fldCharType="begin"/>
        </w:r>
        <w:r w:rsidR="00CF4B14">
          <w:rPr>
            <w:webHidden/>
          </w:rPr>
          <w:instrText xml:space="preserve"> PAGEREF _Toc50719240 \h </w:instrText>
        </w:r>
        <w:r w:rsidR="00CF4B14">
          <w:rPr>
            <w:webHidden/>
          </w:rPr>
        </w:r>
        <w:r w:rsidR="00CF4B14">
          <w:rPr>
            <w:webHidden/>
          </w:rPr>
          <w:fldChar w:fldCharType="separate"/>
        </w:r>
        <w:r w:rsidR="00CF4B14">
          <w:rPr>
            <w:webHidden/>
          </w:rPr>
          <w:t>127</w:t>
        </w:r>
        <w:r w:rsidR="00CF4B14">
          <w:rPr>
            <w:webHidden/>
          </w:rPr>
          <w:fldChar w:fldCharType="end"/>
        </w:r>
      </w:hyperlink>
    </w:p>
    <w:p w14:paraId="3A0B33A9" w14:textId="0446F906" w:rsidR="00CF4B14" w:rsidRDefault="00000000">
      <w:pPr>
        <w:pStyle w:val="TOC1"/>
        <w:rPr>
          <w:rFonts w:asciiTheme="minorHAnsi" w:eastAsiaTheme="minorEastAsia" w:hAnsiTheme="minorHAnsi" w:cstheme="minorBidi"/>
          <w:color w:val="auto"/>
        </w:rPr>
      </w:pPr>
      <w:hyperlink w:anchor="_Toc50719241" w:history="1">
        <w:r w:rsidR="00CF4B14" w:rsidRPr="009F1CA7">
          <w:rPr>
            <w:rStyle w:val="Hyperlink"/>
          </w:rPr>
          <w:t>Table A3.1: Household Completion Rate</w:t>
        </w:r>
        <w:r w:rsidR="00CF4B14">
          <w:rPr>
            <w:webHidden/>
          </w:rPr>
          <w:tab/>
        </w:r>
        <w:r w:rsidR="00CF4B14">
          <w:rPr>
            <w:webHidden/>
          </w:rPr>
          <w:fldChar w:fldCharType="begin"/>
        </w:r>
        <w:r w:rsidR="00CF4B14">
          <w:rPr>
            <w:webHidden/>
          </w:rPr>
          <w:instrText xml:space="preserve"> PAGEREF _Toc50719241 \h </w:instrText>
        </w:r>
        <w:r w:rsidR="00CF4B14">
          <w:rPr>
            <w:webHidden/>
          </w:rPr>
        </w:r>
        <w:r w:rsidR="00CF4B14">
          <w:rPr>
            <w:webHidden/>
          </w:rPr>
          <w:fldChar w:fldCharType="separate"/>
        </w:r>
        <w:r w:rsidR="00CF4B14">
          <w:rPr>
            <w:webHidden/>
          </w:rPr>
          <w:t>132</w:t>
        </w:r>
        <w:r w:rsidR="00CF4B14">
          <w:rPr>
            <w:webHidden/>
          </w:rPr>
          <w:fldChar w:fldCharType="end"/>
        </w:r>
      </w:hyperlink>
    </w:p>
    <w:p w14:paraId="5AC9BE33" w14:textId="10CC63FF" w:rsidR="00CF4B14" w:rsidRDefault="00000000">
      <w:pPr>
        <w:pStyle w:val="TOC1"/>
        <w:rPr>
          <w:rFonts w:asciiTheme="minorHAnsi" w:eastAsiaTheme="minorEastAsia" w:hAnsiTheme="minorHAnsi" w:cstheme="minorBidi"/>
          <w:color w:val="auto"/>
        </w:rPr>
      </w:pPr>
      <w:hyperlink w:anchor="_Toc50719242" w:history="1">
        <w:r w:rsidR="00CF4B14" w:rsidRPr="009F1CA7">
          <w:rPr>
            <w:rStyle w:val="Hyperlink"/>
          </w:rPr>
          <w:t>Table A3.2: Primary Male and Female Decisionmakers</w:t>
        </w:r>
        <w:r w:rsidR="00CF4B14">
          <w:rPr>
            <w:webHidden/>
          </w:rPr>
          <w:tab/>
        </w:r>
        <w:r w:rsidR="00CF4B14">
          <w:rPr>
            <w:webHidden/>
          </w:rPr>
          <w:fldChar w:fldCharType="begin"/>
        </w:r>
        <w:r w:rsidR="00CF4B14">
          <w:rPr>
            <w:webHidden/>
          </w:rPr>
          <w:instrText xml:space="preserve"> PAGEREF _Toc50719242 \h </w:instrText>
        </w:r>
        <w:r w:rsidR="00CF4B14">
          <w:rPr>
            <w:webHidden/>
          </w:rPr>
        </w:r>
        <w:r w:rsidR="00CF4B14">
          <w:rPr>
            <w:webHidden/>
          </w:rPr>
          <w:fldChar w:fldCharType="separate"/>
        </w:r>
        <w:r w:rsidR="00CF4B14">
          <w:rPr>
            <w:webHidden/>
          </w:rPr>
          <w:t>134</w:t>
        </w:r>
        <w:r w:rsidR="00CF4B14">
          <w:rPr>
            <w:webHidden/>
          </w:rPr>
          <w:fldChar w:fldCharType="end"/>
        </w:r>
      </w:hyperlink>
    </w:p>
    <w:p w14:paraId="08929946" w14:textId="1DEE2BED" w:rsidR="00CF4B14" w:rsidRDefault="00000000">
      <w:pPr>
        <w:pStyle w:val="TOC1"/>
        <w:rPr>
          <w:rFonts w:asciiTheme="minorHAnsi" w:eastAsiaTheme="minorEastAsia" w:hAnsiTheme="minorHAnsi" w:cstheme="minorBidi"/>
          <w:color w:val="auto"/>
        </w:rPr>
      </w:pPr>
      <w:hyperlink w:anchor="_Toc50719243" w:history="1">
        <w:r w:rsidR="00CF4B14" w:rsidRPr="009F1CA7">
          <w:rPr>
            <w:rStyle w:val="Hyperlink"/>
          </w:rPr>
          <w:t>Table A3.3: Age Heaping in the Household Roster</w:t>
        </w:r>
        <w:r w:rsidR="00CF4B14">
          <w:rPr>
            <w:webHidden/>
          </w:rPr>
          <w:tab/>
        </w:r>
        <w:r w:rsidR="00CF4B14">
          <w:rPr>
            <w:webHidden/>
          </w:rPr>
          <w:fldChar w:fldCharType="begin"/>
        </w:r>
        <w:r w:rsidR="00CF4B14">
          <w:rPr>
            <w:webHidden/>
          </w:rPr>
          <w:instrText xml:space="preserve"> PAGEREF _Toc50719243 \h </w:instrText>
        </w:r>
        <w:r w:rsidR="00CF4B14">
          <w:rPr>
            <w:webHidden/>
          </w:rPr>
        </w:r>
        <w:r w:rsidR="00CF4B14">
          <w:rPr>
            <w:webHidden/>
          </w:rPr>
          <w:fldChar w:fldCharType="separate"/>
        </w:r>
        <w:r w:rsidR="00CF4B14">
          <w:rPr>
            <w:webHidden/>
          </w:rPr>
          <w:t>136</w:t>
        </w:r>
        <w:r w:rsidR="00CF4B14">
          <w:rPr>
            <w:webHidden/>
          </w:rPr>
          <w:fldChar w:fldCharType="end"/>
        </w:r>
      </w:hyperlink>
    </w:p>
    <w:p w14:paraId="7B0ED7BC" w14:textId="5EF8E6C2" w:rsidR="00CF4B14" w:rsidRDefault="00000000">
      <w:pPr>
        <w:pStyle w:val="TOC1"/>
        <w:rPr>
          <w:rFonts w:asciiTheme="minorHAnsi" w:eastAsiaTheme="minorEastAsia" w:hAnsiTheme="minorHAnsi" w:cstheme="minorBidi"/>
          <w:color w:val="auto"/>
        </w:rPr>
      </w:pPr>
      <w:hyperlink w:anchor="_Toc50719244" w:history="1">
        <w:r w:rsidR="00CF4B14" w:rsidRPr="009F1CA7">
          <w:rPr>
            <w:rStyle w:val="Hyperlink"/>
          </w:rPr>
          <w:t>Table A3.4: Eligible Women per Household</w:t>
        </w:r>
        <w:r w:rsidR="00CF4B14">
          <w:rPr>
            <w:webHidden/>
          </w:rPr>
          <w:tab/>
        </w:r>
        <w:r w:rsidR="00CF4B14">
          <w:rPr>
            <w:webHidden/>
          </w:rPr>
          <w:fldChar w:fldCharType="begin"/>
        </w:r>
        <w:r w:rsidR="00CF4B14">
          <w:rPr>
            <w:webHidden/>
          </w:rPr>
          <w:instrText xml:space="preserve"> PAGEREF _Toc50719244 \h </w:instrText>
        </w:r>
        <w:r w:rsidR="00CF4B14">
          <w:rPr>
            <w:webHidden/>
          </w:rPr>
        </w:r>
        <w:r w:rsidR="00CF4B14">
          <w:rPr>
            <w:webHidden/>
          </w:rPr>
          <w:fldChar w:fldCharType="separate"/>
        </w:r>
        <w:r w:rsidR="00CF4B14">
          <w:rPr>
            <w:webHidden/>
          </w:rPr>
          <w:t>137</w:t>
        </w:r>
        <w:r w:rsidR="00CF4B14">
          <w:rPr>
            <w:webHidden/>
          </w:rPr>
          <w:fldChar w:fldCharType="end"/>
        </w:r>
      </w:hyperlink>
    </w:p>
    <w:p w14:paraId="0377482D" w14:textId="24DBFEA7" w:rsidR="00CF4B14" w:rsidRDefault="00000000">
      <w:pPr>
        <w:pStyle w:val="TOC1"/>
        <w:rPr>
          <w:rFonts w:asciiTheme="minorHAnsi" w:eastAsiaTheme="minorEastAsia" w:hAnsiTheme="minorHAnsi" w:cstheme="minorBidi"/>
          <w:color w:val="auto"/>
        </w:rPr>
      </w:pPr>
      <w:hyperlink w:anchor="_Toc50719245" w:history="1">
        <w:r w:rsidR="00CF4B14" w:rsidRPr="009F1CA7">
          <w:rPr>
            <w:rStyle w:val="Hyperlink"/>
          </w:rPr>
          <w:t>Table A3.5: Eligible Children per Household</w:t>
        </w:r>
        <w:r w:rsidR="00CF4B14">
          <w:rPr>
            <w:webHidden/>
          </w:rPr>
          <w:tab/>
        </w:r>
        <w:r w:rsidR="00CF4B14">
          <w:rPr>
            <w:webHidden/>
          </w:rPr>
          <w:fldChar w:fldCharType="begin"/>
        </w:r>
        <w:r w:rsidR="00CF4B14">
          <w:rPr>
            <w:webHidden/>
          </w:rPr>
          <w:instrText xml:space="preserve"> PAGEREF _Toc50719245 \h </w:instrText>
        </w:r>
        <w:r w:rsidR="00CF4B14">
          <w:rPr>
            <w:webHidden/>
          </w:rPr>
        </w:r>
        <w:r w:rsidR="00CF4B14">
          <w:rPr>
            <w:webHidden/>
          </w:rPr>
          <w:fldChar w:fldCharType="separate"/>
        </w:r>
        <w:r w:rsidR="00CF4B14">
          <w:rPr>
            <w:webHidden/>
          </w:rPr>
          <w:t>137</w:t>
        </w:r>
        <w:r w:rsidR="00CF4B14">
          <w:rPr>
            <w:webHidden/>
          </w:rPr>
          <w:fldChar w:fldCharType="end"/>
        </w:r>
      </w:hyperlink>
    </w:p>
    <w:p w14:paraId="1218AA03" w14:textId="6A37AA68" w:rsidR="00CF4B14" w:rsidRDefault="00000000">
      <w:pPr>
        <w:pStyle w:val="TOC1"/>
        <w:rPr>
          <w:rFonts w:asciiTheme="minorHAnsi" w:eastAsiaTheme="minorEastAsia" w:hAnsiTheme="minorHAnsi" w:cstheme="minorBidi"/>
          <w:color w:val="auto"/>
        </w:rPr>
      </w:pPr>
      <w:hyperlink w:anchor="_Toc50719246" w:history="1">
        <w:r w:rsidR="00CF4B14" w:rsidRPr="009F1CA7">
          <w:rPr>
            <w:rStyle w:val="Hyperlink"/>
          </w:rPr>
          <w:t>Table A3.6: Module 6 (Women)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_Toc50719246 \h </w:instrText>
        </w:r>
        <w:r w:rsidR="00CF4B14">
          <w:rPr>
            <w:webHidden/>
          </w:rPr>
        </w:r>
        <w:r w:rsidR="00CF4B14">
          <w:rPr>
            <w:webHidden/>
          </w:rPr>
          <w:fldChar w:fldCharType="separate"/>
        </w:r>
        <w:r w:rsidR="00CF4B14">
          <w:rPr>
            <w:webHidden/>
          </w:rPr>
          <w:t>138</w:t>
        </w:r>
        <w:r w:rsidR="00CF4B14">
          <w:rPr>
            <w:webHidden/>
          </w:rPr>
          <w:fldChar w:fldCharType="end"/>
        </w:r>
      </w:hyperlink>
    </w:p>
    <w:p w14:paraId="573EE964" w14:textId="7783AF52" w:rsidR="00CF4B14" w:rsidRDefault="00000000">
      <w:pPr>
        <w:pStyle w:val="TOC1"/>
        <w:rPr>
          <w:rFonts w:asciiTheme="minorHAnsi" w:eastAsiaTheme="minorEastAsia" w:hAnsiTheme="minorHAnsi" w:cstheme="minorBidi"/>
          <w:color w:val="auto"/>
        </w:rPr>
      </w:pPr>
      <w:hyperlink w:anchor="_Toc50719247" w:history="1">
        <w:r w:rsidR="00CF4B14" w:rsidRPr="009F1CA7">
          <w:rPr>
            <w:rStyle w:val="Hyperlink"/>
          </w:rPr>
          <w:t>Table A3.7: Module 6 (Men) Women’s Empowerment in Agriculture Module, Eligibility and Response Rate</w:t>
        </w:r>
        <w:r w:rsidR="00CF4B14">
          <w:rPr>
            <w:webHidden/>
          </w:rPr>
          <w:tab/>
        </w:r>
        <w:r w:rsidR="00CF4B14">
          <w:rPr>
            <w:webHidden/>
          </w:rPr>
          <w:fldChar w:fldCharType="begin"/>
        </w:r>
        <w:r w:rsidR="00CF4B14">
          <w:rPr>
            <w:webHidden/>
          </w:rPr>
          <w:instrText xml:space="preserve"> PAGEREF _Toc50719247 \h </w:instrText>
        </w:r>
        <w:r w:rsidR="00CF4B14">
          <w:rPr>
            <w:webHidden/>
          </w:rPr>
        </w:r>
        <w:r w:rsidR="00CF4B14">
          <w:rPr>
            <w:webHidden/>
          </w:rPr>
          <w:fldChar w:fldCharType="separate"/>
        </w:r>
        <w:r w:rsidR="00CF4B14">
          <w:rPr>
            <w:webHidden/>
          </w:rPr>
          <w:t>139</w:t>
        </w:r>
        <w:r w:rsidR="00CF4B14">
          <w:rPr>
            <w:webHidden/>
          </w:rPr>
          <w:fldChar w:fldCharType="end"/>
        </w:r>
      </w:hyperlink>
    </w:p>
    <w:p w14:paraId="238C72ED" w14:textId="29062865" w:rsidR="00CF4B14" w:rsidRDefault="00000000">
      <w:pPr>
        <w:pStyle w:val="TOC1"/>
        <w:rPr>
          <w:rFonts w:asciiTheme="minorHAnsi" w:eastAsiaTheme="minorEastAsia" w:hAnsiTheme="minorHAnsi" w:cstheme="minorBidi"/>
          <w:color w:val="auto"/>
        </w:rPr>
      </w:pPr>
      <w:hyperlink w:anchor="_Toc50719248" w:history="1">
        <w:r w:rsidR="00CF4B14" w:rsidRPr="009F1CA7">
          <w:rPr>
            <w:rStyle w:val="Hyperlink"/>
          </w:rPr>
          <w:t>Table A4.1: Women’s Empowerment in Agriculture Five Dimensions of Empowerment: Domains, Indicators, ZOI Survey Questions and Variables, Adequacy and Inadequacy Criteria, and Weights</w:t>
        </w:r>
        <w:r w:rsidR="00CF4B14">
          <w:rPr>
            <w:webHidden/>
          </w:rPr>
          <w:tab/>
        </w:r>
        <w:r w:rsidR="00CF4B14">
          <w:rPr>
            <w:webHidden/>
          </w:rPr>
          <w:fldChar w:fldCharType="begin"/>
        </w:r>
        <w:r w:rsidR="00CF4B14">
          <w:rPr>
            <w:webHidden/>
          </w:rPr>
          <w:instrText xml:space="preserve"> PAGEREF _Toc50719248 \h </w:instrText>
        </w:r>
        <w:r w:rsidR="00CF4B14">
          <w:rPr>
            <w:webHidden/>
          </w:rPr>
        </w:r>
        <w:r w:rsidR="00CF4B14">
          <w:rPr>
            <w:webHidden/>
          </w:rPr>
          <w:fldChar w:fldCharType="separate"/>
        </w:r>
        <w:r w:rsidR="00CF4B14">
          <w:rPr>
            <w:webHidden/>
          </w:rPr>
          <w:t>141</w:t>
        </w:r>
        <w:r w:rsidR="00CF4B14">
          <w:rPr>
            <w:webHidden/>
          </w:rPr>
          <w:fldChar w:fldCharType="end"/>
        </w:r>
      </w:hyperlink>
    </w:p>
    <w:p w14:paraId="4FBE61E3" w14:textId="5E21C084" w:rsidR="00D42710" w:rsidRPr="00FC65C5" w:rsidRDefault="00BE5C3C" w:rsidP="005634DF">
      <w:pPr>
        <w:pStyle w:val="Heading1"/>
      </w:pPr>
      <w:r>
        <w:rPr>
          <w:rFonts w:eastAsia="Arial"/>
          <w:b w:val="0"/>
          <w:caps w:val="0"/>
          <w:color w:val="000000"/>
          <w:sz w:val="22"/>
          <w:szCs w:val="24"/>
        </w:rPr>
        <w:fldChar w:fldCharType="end"/>
      </w:r>
      <w:bookmarkStart w:id="20" w:name="_Toc22897146"/>
      <w:bookmarkStart w:id="21" w:name="_Toc50719251"/>
      <w:r w:rsidR="00BD3197" w:rsidRPr="00FC65C5">
        <w:t>List of f</w:t>
      </w:r>
      <w:r w:rsidR="00D42710" w:rsidRPr="00FC65C5">
        <w:t>igures</w:t>
      </w:r>
      <w:bookmarkEnd w:id="20"/>
      <w:bookmarkEnd w:id="21"/>
    </w:p>
    <w:p w14:paraId="0EFB3A6C" w14:textId="7EA59291" w:rsidR="005C7531" w:rsidRDefault="00BE5C3C">
      <w:pPr>
        <w:pStyle w:val="TOC1"/>
        <w:rPr>
          <w:rFonts w:asciiTheme="minorHAnsi" w:eastAsiaTheme="minorEastAsia" w:hAnsiTheme="minorHAnsi" w:cstheme="minorBidi"/>
          <w:color w:val="auto"/>
        </w:rPr>
      </w:pPr>
      <w:r>
        <w:fldChar w:fldCharType="begin"/>
      </w:r>
      <w:r>
        <w:instrText xml:space="preserve"> TOC \h \z \t "Figure title,1" </w:instrText>
      </w:r>
      <w:r>
        <w:fldChar w:fldCharType="separate"/>
      </w:r>
      <w:hyperlink w:anchor="_Toc50719249" w:history="1">
        <w:r w:rsidR="005C7531" w:rsidRPr="00D92A18">
          <w:rPr>
            <w:rStyle w:val="Hyperlink"/>
          </w:rPr>
          <w:t>Figure 1.1: Map of the Feed the Future [</w:t>
        </w:r>
        <w:r w:rsidR="005C7531" w:rsidRPr="00D92A18">
          <w:rPr>
            <w:rStyle w:val="Hyperlink"/>
            <w:highlight w:val="yellow"/>
          </w:rPr>
          <w:t>Country</w:t>
        </w:r>
        <w:r w:rsidR="005C7531" w:rsidRPr="00D92A18">
          <w:rPr>
            <w:rStyle w:val="Hyperlink"/>
          </w:rPr>
          <w:t>] Phase One ZOI</w:t>
        </w:r>
        <w:r w:rsidR="005C7531">
          <w:rPr>
            <w:webHidden/>
          </w:rPr>
          <w:tab/>
        </w:r>
        <w:r w:rsidR="005C7531">
          <w:rPr>
            <w:webHidden/>
          </w:rPr>
          <w:fldChar w:fldCharType="begin"/>
        </w:r>
        <w:r w:rsidR="005C7531">
          <w:rPr>
            <w:webHidden/>
          </w:rPr>
          <w:instrText xml:space="preserve"> PAGEREF _Toc50719249 \h </w:instrText>
        </w:r>
        <w:r w:rsidR="005C7531">
          <w:rPr>
            <w:webHidden/>
          </w:rPr>
        </w:r>
        <w:r w:rsidR="005C7531">
          <w:rPr>
            <w:webHidden/>
          </w:rPr>
          <w:fldChar w:fldCharType="separate"/>
        </w:r>
        <w:r w:rsidR="005C7531">
          <w:rPr>
            <w:webHidden/>
          </w:rPr>
          <w:t>1</w:t>
        </w:r>
        <w:r w:rsidR="005C7531">
          <w:rPr>
            <w:webHidden/>
          </w:rPr>
          <w:fldChar w:fldCharType="end"/>
        </w:r>
      </w:hyperlink>
    </w:p>
    <w:p w14:paraId="1B01A9F3" w14:textId="56FCE965" w:rsidR="00944B8D" w:rsidRPr="00BE5C3C" w:rsidRDefault="00BE5C3C" w:rsidP="00BE5C3C">
      <w:pPr>
        <w:pStyle w:val="BodyText"/>
      </w:pPr>
      <w:r>
        <w:fldChar w:fldCharType="end"/>
      </w:r>
      <w:r w:rsidR="00944B8D" w:rsidRPr="00BE5C3C">
        <w:br w:type="page"/>
      </w:r>
    </w:p>
    <w:p w14:paraId="7C2B2AAD" w14:textId="1F885482" w:rsidR="00BC0F95" w:rsidRPr="005634DF" w:rsidRDefault="00BC0F95" w:rsidP="005634DF">
      <w:pPr>
        <w:pStyle w:val="Heading1"/>
      </w:pPr>
      <w:bookmarkStart w:id="22" w:name="_Toc22897147"/>
      <w:bookmarkStart w:id="23" w:name="_Toc50719252"/>
      <w:r w:rsidRPr="005634DF">
        <w:lastRenderedPageBreak/>
        <w:t xml:space="preserve">List of </w:t>
      </w:r>
      <w:bookmarkEnd w:id="18"/>
      <w:bookmarkEnd w:id="19"/>
      <w:commentRangeStart w:id="24"/>
      <w:r w:rsidR="00BD3197">
        <w:t>abbreviations</w:t>
      </w:r>
      <w:commentRangeEnd w:id="24"/>
      <w:r w:rsidR="008C6222">
        <w:rPr>
          <w:rStyle w:val="CommentReference"/>
          <w:rFonts w:eastAsia="Arial"/>
          <w:b w:val="0"/>
          <w:caps w:val="0"/>
          <w:color w:val="000000"/>
        </w:rPr>
        <w:commentReference w:id="24"/>
      </w:r>
      <w:bookmarkEnd w:id="22"/>
      <w:bookmarkEnd w:id="23"/>
    </w:p>
    <w:p w14:paraId="1F111DBE" w14:textId="7155C12E" w:rsidR="00BC0F95" w:rsidRPr="00DF4DE5" w:rsidRDefault="00BC0F95" w:rsidP="0051257A">
      <w:pPr>
        <w:pStyle w:val="SL-FlLftSgl"/>
        <w:tabs>
          <w:tab w:val="left" w:pos="1440"/>
        </w:tabs>
        <w:spacing w:after="80" w:line="276" w:lineRule="auto"/>
        <w:ind w:left="1440" w:hanging="1440"/>
      </w:pPr>
      <w:r w:rsidRPr="00DF4DE5">
        <w:t>5DE</w:t>
      </w:r>
      <w:r w:rsidRPr="00DF4DE5">
        <w:tab/>
      </w:r>
      <w:r w:rsidR="000B74BA">
        <w:t>f</w:t>
      </w:r>
      <w:r w:rsidRPr="00DF4DE5">
        <w:t xml:space="preserve">ive </w:t>
      </w:r>
      <w:r w:rsidR="000B74BA">
        <w:t>d</w:t>
      </w:r>
      <w:r w:rsidRPr="00DF4DE5">
        <w:t xml:space="preserve">omains of </w:t>
      </w:r>
      <w:r w:rsidR="000B74BA">
        <w:t>e</w:t>
      </w:r>
      <w:r w:rsidRPr="00DF4DE5">
        <w:t>mpowerment</w:t>
      </w:r>
    </w:p>
    <w:p w14:paraId="68084A86" w14:textId="34DF2955" w:rsidR="009844DA" w:rsidRDefault="009844DA" w:rsidP="0051257A">
      <w:pPr>
        <w:pStyle w:val="SL-FlLftSgl"/>
        <w:tabs>
          <w:tab w:val="left" w:pos="1440"/>
        </w:tabs>
        <w:spacing w:after="80" w:line="276" w:lineRule="auto"/>
        <w:ind w:left="1440" w:hanging="1440"/>
      </w:pPr>
      <w:r>
        <w:t>A-WEAI</w:t>
      </w:r>
      <w:r>
        <w:tab/>
        <w:t xml:space="preserve">Abbreviated </w:t>
      </w:r>
      <w:r w:rsidRPr="00DF4DE5">
        <w:t>Women</w:t>
      </w:r>
      <w:r>
        <w:t>’</w:t>
      </w:r>
      <w:r w:rsidRPr="00DF4DE5">
        <w:t>s Empowerment in Agriculture Index</w:t>
      </w:r>
    </w:p>
    <w:p w14:paraId="6EAED544" w14:textId="3025FCF0" w:rsidR="00BC0F95" w:rsidRPr="00DF4DE5" w:rsidRDefault="00BC0F95" w:rsidP="0051257A">
      <w:pPr>
        <w:pStyle w:val="SL-FlLftSgl"/>
        <w:tabs>
          <w:tab w:val="left" w:pos="1440"/>
        </w:tabs>
        <w:spacing w:after="80" w:line="276" w:lineRule="auto"/>
        <w:ind w:left="1440" w:hanging="1440"/>
      </w:pPr>
      <w:r w:rsidRPr="00DF4DE5">
        <w:t>BMI</w:t>
      </w:r>
      <w:r w:rsidRPr="00DF4DE5">
        <w:tab/>
      </w:r>
      <w:r w:rsidR="00324C36">
        <w:t>b</w:t>
      </w:r>
      <w:r w:rsidRPr="00DF4DE5">
        <w:t xml:space="preserve">ody </w:t>
      </w:r>
      <w:r w:rsidR="00324C36">
        <w:t>m</w:t>
      </w:r>
      <w:r w:rsidRPr="00DF4DE5">
        <w:t xml:space="preserve">ass </w:t>
      </w:r>
      <w:r w:rsidR="00324C36">
        <w:t>i</w:t>
      </w:r>
      <w:r w:rsidRPr="00DF4DE5">
        <w:t>ndex</w:t>
      </w:r>
    </w:p>
    <w:p w14:paraId="45E48909" w14:textId="0035FDC0" w:rsidR="003E2513" w:rsidRDefault="003E2513" w:rsidP="0051257A">
      <w:pPr>
        <w:pStyle w:val="SL-FlLftSgl"/>
        <w:tabs>
          <w:tab w:val="left" w:pos="1440"/>
          <w:tab w:val="left" w:pos="2970"/>
        </w:tabs>
        <w:spacing w:after="80" w:line="276" w:lineRule="auto"/>
        <w:ind w:left="1440" w:hanging="1440"/>
      </w:pPr>
      <w:r>
        <w:t>CI</w:t>
      </w:r>
      <w:r>
        <w:tab/>
      </w:r>
      <w:r w:rsidR="00324C36">
        <w:t>c</w:t>
      </w:r>
      <w:r>
        <w:t xml:space="preserve">onfidence </w:t>
      </w:r>
      <w:r w:rsidR="00324C36">
        <w:t>i</w:t>
      </w:r>
      <w:r>
        <w:t>nterval</w:t>
      </w:r>
    </w:p>
    <w:p w14:paraId="44388A56" w14:textId="3AED8A6F" w:rsidR="00BC0F95" w:rsidRPr="00DF4DE5" w:rsidRDefault="00BC0F95" w:rsidP="0051257A">
      <w:pPr>
        <w:pStyle w:val="SL-FlLftSgl"/>
        <w:tabs>
          <w:tab w:val="left" w:pos="1440"/>
          <w:tab w:val="left" w:pos="2970"/>
        </w:tabs>
        <w:spacing w:after="80" w:line="276" w:lineRule="auto"/>
        <w:ind w:left="1440" w:hanging="1440"/>
      </w:pPr>
      <w:r w:rsidRPr="00DF4DE5">
        <w:t>CPI</w:t>
      </w:r>
      <w:r w:rsidRPr="00DF4DE5">
        <w:tab/>
        <w:t>Consumer Price Index</w:t>
      </w:r>
    </w:p>
    <w:p w14:paraId="23820881" w14:textId="4267C22E" w:rsidR="0040347A" w:rsidRDefault="0040347A" w:rsidP="0051257A">
      <w:pPr>
        <w:pStyle w:val="SL-FlLftSgl"/>
        <w:tabs>
          <w:tab w:val="left" w:pos="1440"/>
          <w:tab w:val="left" w:pos="2970"/>
        </w:tabs>
        <w:spacing w:after="80" w:line="276" w:lineRule="auto"/>
        <w:ind w:left="1440" w:hanging="1440"/>
      </w:pPr>
      <w:r>
        <w:t>DEFF</w:t>
      </w:r>
      <w:r>
        <w:tab/>
      </w:r>
      <w:r w:rsidR="00324C36">
        <w:t>d</w:t>
      </w:r>
      <w:r>
        <w:t xml:space="preserve">esign </w:t>
      </w:r>
      <w:r w:rsidR="00324C36">
        <w:t>effect</w:t>
      </w:r>
    </w:p>
    <w:p w14:paraId="0C4D5CD1" w14:textId="3AFACF76" w:rsidR="00BC0F95" w:rsidRPr="00584755" w:rsidRDefault="00BC0F95" w:rsidP="0051257A">
      <w:pPr>
        <w:pStyle w:val="SL-FlLftSgl"/>
        <w:tabs>
          <w:tab w:val="left" w:pos="1440"/>
        </w:tabs>
        <w:spacing w:after="80" w:line="276" w:lineRule="auto"/>
        <w:ind w:left="1440" w:hanging="1440"/>
      </w:pPr>
      <w:r w:rsidRPr="00584755">
        <w:t>EA</w:t>
      </w:r>
      <w:r w:rsidRPr="00584755">
        <w:tab/>
      </w:r>
      <w:r w:rsidR="00324C36" w:rsidRPr="00584755">
        <w:t>e</w:t>
      </w:r>
      <w:r w:rsidRPr="00584755">
        <w:t xml:space="preserve">numeration </w:t>
      </w:r>
      <w:r w:rsidR="00324C36" w:rsidRPr="00584755">
        <w:t>a</w:t>
      </w:r>
      <w:r w:rsidRPr="00584755">
        <w:t>rea</w:t>
      </w:r>
    </w:p>
    <w:p w14:paraId="3D68657C" w14:textId="77777777" w:rsidR="0058154D" w:rsidRPr="00DF4DE5" w:rsidRDefault="0058154D" w:rsidP="0051257A">
      <w:pPr>
        <w:pStyle w:val="SL-FlLftSgl"/>
        <w:tabs>
          <w:tab w:val="left" w:pos="1440"/>
        </w:tabs>
        <w:spacing w:after="80" w:line="276" w:lineRule="auto"/>
        <w:ind w:left="1440" w:hanging="1440"/>
      </w:pPr>
      <w:r w:rsidRPr="00DF4DE5">
        <w:t>GPI</w:t>
      </w:r>
      <w:r w:rsidRPr="00DF4DE5">
        <w:tab/>
        <w:t>Gender Parity Index</w:t>
      </w:r>
    </w:p>
    <w:p w14:paraId="217AB1FA" w14:textId="77777777" w:rsidR="00BC0F95" w:rsidRPr="00DF4DE5" w:rsidRDefault="00BC0F95" w:rsidP="0051257A">
      <w:pPr>
        <w:pStyle w:val="SL-FlLftSgl"/>
        <w:tabs>
          <w:tab w:val="left" w:pos="1440"/>
        </w:tabs>
        <w:spacing w:after="80" w:line="276" w:lineRule="auto"/>
        <w:ind w:left="1440" w:hanging="1440"/>
      </w:pPr>
      <w:r w:rsidRPr="00DF4DE5">
        <w:t>HHS</w:t>
      </w:r>
      <w:r w:rsidRPr="00DF4DE5">
        <w:tab/>
        <w:t>Household Hunger Scale</w:t>
      </w:r>
    </w:p>
    <w:p w14:paraId="2C462F1F" w14:textId="5650CE85" w:rsidR="00D92B7E" w:rsidRDefault="00D92B7E" w:rsidP="0051257A">
      <w:pPr>
        <w:pStyle w:val="SL-FlLftSgl"/>
        <w:tabs>
          <w:tab w:val="left" w:pos="1440"/>
        </w:tabs>
        <w:spacing w:after="80" w:line="276" w:lineRule="auto"/>
        <w:ind w:left="1440" w:hanging="1440"/>
      </w:pPr>
      <w:r>
        <w:t>ICC</w:t>
      </w:r>
      <w:r>
        <w:tab/>
      </w:r>
      <w:proofErr w:type="spellStart"/>
      <w:r w:rsidR="00AD7607">
        <w:t>i</w:t>
      </w:r>
      <w:r>
        <w:t>ntercluster</w:t>
      </w:r>
      <w:proofErr w:type="spellEnd"/>
      <w:r>
        <w:t xml:space="preserve"> correlation coefficient</w:t>
      </w:r>
    </w:p>
    <w:p w14:paraId="4A2161A3" w14:textId="297583BA" w:rsidR="00BC0F95" w:rsidRPr="00DF4DE5" w:rsidRDefault="00BC0F95" w:rsidP="0051257A">
      <w:pPr>
        <w:pStyle w:val="SL-FlLftSgl"/>
        <w:tabs>
          <w:tab w:val="left" w:pos="1440"/>
        </w:tabs>
        <w:spacing w:after="80" w:line="276" w:lineRule="auto"/>
        <w:ind w:left="1440" w:hanging="1440"/>
      </w:pPr>
      <w:r w:rsidRPr="00DF4DE5">
        <w:t>LCU</w:t>
      </w:r>
      <w:r w:rsidRPr="00DF4DE5">
        <w:tab/>
      </w:r>
      <w:r w:rsidR="00324C36">
        <w:t>l</w:t>
      </w:r>
      <w:r w:rsidRPr="00DF4DE5">
        <w:t xml:space="preserve">ocal </w:t>
      </w:r>
      <w:r w:rsidR="00324C36">
        <w:t>c</w:t>
      </w:r>
      <w:r w:rsidRPr="00DF4DE5">
        <w:t xml:space="preserve">urrency </w:t>
      </w:r>
      <w:r w:rsidR="00324C36">
        <w:t>u</w:t>
      </w:r>
      <w:r w:rsidRPr="00DF4DE5">
        <w:t>nit</w:t>
      </w:r>
    </w:p>
    <w:p w14:paraId="7DAB827A" w14:textId="620F25AD" w:rsidR="00BC0F95" w:rsidRPr="00DF4DE5" w:rsidRDefault="00BC0F95" w:rsidP="0051257A">
      <w:pPr>
        <w:pStyle w:val="SL-FlLftSgl"/>
        <w:tabs>
          <w:tab w:val="left" w:pos="1440"/>
        </w:tabs>
        <w:spacing w:after="80" w:line="276" w:lineRule="auto"/>
        <w:ind w:left="1440" w:hanging="1440"/>
      </w:pPr>
      <w:r w:rsidRPr="00DF4DE5">
        <w:t>LSMS</w:t>
      </w:r>
      <w:r w:rsidRPr="00DF4DE5">
        <w:tab/>
        <w:t>Living Standards Measurement S</w:t>
      </w:r>
      <w:r w:rsidR="00AF045A">
        <w:t>tud</w:t>
      </w:r>
      <w:r w:rsidRPr="00DF4DE5">
        <w:t>y</w:t>
      </w:r>
    </w:p>
    <w:p w14:paraId="37B98179" w14:textId="2B0059E7" w:rsidR="00DE7656" w:rsidRPr="00DF4DE5" w:rsidRDefault="00DE7656" w:rsidP="0051257A">
      <w:pPr>
        <w:pStyle w:val="SL-FlLftSgl"/>
        <w:tabs>
          <w:tab w:val="left" w:pos="1440"/>
        </w:tabs>
        <w:spacing w:after="80" w:line="276" w:lineRule="auto"/>
        <w:ind w:left="1440" w:hanging="1440"/>
      </w:pPr>
      <w:r w:rsidRPr="00DF4DE5">
        <w:t>MAD</w:t>
      </w:r>
      <w:r w:rsidRPr="00DF4DE5">
        <w:tab/>
      </w:r>
      <w:r w:rsidR="00324C36">
        <w:t>m</w:t>
      </w:r>
      <w:r w:rsidRPr="00DF4DE5">
        <w:t xml:space="preserve">inimum </w:t>
      </w:r>
      <w:r w:rsidR="00324C36">
        <w:t>a</w:t>
      </w:r>
      <w:r w:rsidRPr="00DF4DE5">
        <w:t xml:space="preserve">cceptable </w:t>
      </w:r>
      <w:r w:rsidR="00324C36">
        <w:t>d</w:t>
      </w:r>
      <w:r w:rsidRPr="00DF4DE5">
        <w:t>iet</w:t>
      </w:r>
    </w:p>
    <w:p w14:paraId="4BDBB086" w14:textId="5AEE7B18" w:rsidR="000B74BA" w:rsidRPr="00DF4DE5" w:rsidRDefault="000B74BA" w:rsidP="0051257A">
      <w:pPr>
        <w:pStyle w:val="SL-FlLftSgl"/>
        <w:tabs>
          <w:tab w:val="left" w:pos="1440"/>
        </w:tabs>
        <w:spacing w:after="80" w:line="276" w:lineRule="auto"/>
        <w:ind w:left="1440" w:hanging="1440"/>
      </w:pPr>
      <w:r>
        <w:t>MDD</w:t>
      </w:r>
      <w:r>
        <w:tab/>
        <w:t>minimum dietary diversity</w:t>
      </w:r>
    </w:p>
    <w:p w14:paraId="21355B90" w14:textId="7B5FCD12" w:rsidR="00BC0F95" w:rsidRPr="00DF4DE5" w:rsidRDefault="00BC0F95" w:rsidP="0051257A">
      <w:pPr>
        <w:pStyle w:val="SL-FlLftSgl"/>
        <w:tabs>
          <w:tab w:val="left" w:pos="1440"/>
        </w:tabs>
        <w:spacing w:after="80" w:line="276" w:lineRule="auto"/>
        <w:ind w:left="1440" w:hanging="1440"/>
      </w:pPr>
      <w:r w:rsidRPr="00DF4DE5">
        <w:t>PPP</w:t>
      </w:r>
      <w:r w:rsidRPr="00DF4DE5">
        <w:tab/>
      </w:r>
      <w:r w:rsidR="00324C36">
        <w:t>p</w:t>
      </w:r>
      <w:r w:rsidRPr="00DF4DE5">
        <w:t xml:space="preserve">urchasing </w:t>
      </w:r>
      <w:r w:rsidR="00324C36">
        <w:t>power p</w:t>
      </w:r>
      <w:r w:rsidRPr="00DF4DE5">
        <w:t>arity</w:t>
      </w:r>
    </w:p>
    <w:p w14:paraId="7472D7A8" w14:textId="373541CA" w:rsidR="006C1FE4" w:rsidRDefault="006C1FE4" w:rsidP="0051257A">
      <w:pPr>
        <w:pStyle w:val="SL-FlLftSgl"/>
        <w:tabs>
          <w:tab w:val="left" w:pos="1440"/>
        </w:tabs>
        <w:spacing w:after="80" w:line="276" w:lineRule="auto"/>
        <w:ind w:left="1440" w:hanging="1440"/>
      </w:pPr>
      <w:r>
        <w:t>SD</w:t>
      </w:r>
      <w:r>
        <w:tab/>
      </w:r>
      <w:r w:rsidR="00324C36">
        <w:t>standard d</w:t>
      </w:r>
      <w:r>
        <w:t>eviation</w:t>
      </w:r>
    </w:p>
    <w:p w14:paraId="2721F00D" w14:textId="7A254219" w:rsidR="00AA5E70" w:rsidRDefault="00AA5E70" w:rsidP="0051257A">
      <w:pPr>
        <w:pStyle w:val="SL-FlLftSgl"/>
        <w:tabs>
          <w:tab w:val="left" w:pos="1440"/>
        </w:tabs>
        <w:spacing w:after="80" w:line="276" w:lineRule="auto"/>
        <w:ind w:left="1440" w:hanging="1440"/>
      </w:pPr>
      <w:r>
        <w:t>SDG</w:t>
      </w:r>
      <w:r>
        <w:tab/>
        <w:t>Sustainable Development Goal</w:t>
      </w:r>
    </w:p>
    <w:p w14:paraId="6B9DB9A3" w14:textId="44AC756F" w:rsidR="00BC0F95" w:rsidRPr="00DF4DE5" w:rsidRDefault="00BC0F95" w:rsidP="0051257A">
      <w:pPr>
        <w:pStyle w:val="SL-FlLftSgl"/>
        <w:tabs>
          <w:tab w:val="left" w:pos="1440"/>
        </w:tabs>
        <w:spacing w:after="80" w:line="276" w:lineRule="auto"/>
        <w:ind w:left="1440" w:hanging="1440"/>
      </w:pPr>
      <w:r w:rsidRPr="00DF4DE5">
        <w:t>USAID</w:t>
      </w:r>
      <w:r w:rsidRPr="00DF4DE5">
        <w:tab/>
        <w:t>United States Agency for International Development</w:t>
      </w:r>
    </w:p>
    <w:p w14:paraId="684BC045" w14:textId="33561215" w:rsidR="00AA5E70" w:rsidRPr="00DF4DE5" w:rsidRDefault="00AA5E70" w:rsidP="0051257A">
      <w:pPr>
        <w:pStyle w:val="SL-FlLftSgl"/>
        <w:tabs>
          <w:tab w:val="left" w:pos="1440"/>
        </w:tabs>
        <w:spacing w:after="80" w:line="276" w:lineRule="auto"/>
        <w:ind w:left="1440" w:hanging="1440"/>
      </w:pPr>
      <w:r>
        <w:t>WDDS</w:t>
      </w:r>
      <w:r>
        <w:tab/>
      </w:r>
      <w:r w:rsidR="000B74BA">
        <w:t>w</w:t>
      </w:r>
      <w:r>
        <w:t xml:space="preserve">omen’s </w:t>
      </w:r>
      <w:r w:rsidR="000B74BA">
        <w:t>d</w:t>
      </w:r>
      <w:r>
        <w:t xml:space="preserve">ietary </w:t>
      </w:r>
      <w:r w:rsidR="000B74BA">
        <w:t>d</w:t>
      </w:r>
      <w:r>
        <w:t xml:space="preserve">iversity </w:t>
      </w:r>
      <w:r w:rsidR="000B74BA">
        <w:t>s</w:t>
      </w:r>
      <w:r>
        <w:t>core</w:t>
      </w:r>
    </w:p>
    <w:p w14:paraId="24E1A9B6" w14:textId="0E6C6911" w:rsidR="00BC0F95" w:rsidRDefault="00BC0F95" w:rsidP="0051257A">
      <w:pPr>
        <w:pStyle w:val="SL-FlLftSgl"/>
        <w:tabs>
          <w:tab w:val="left" w:pos="1440"/>
        </w:tabs>
        <w:spacing w:after="80" w:line="276" w:lineRule="auto"/>
        <w:ind w:left="1440" w:hanging="1440"/>
      </w:pPr>
      <w:r w:rsidRPr="00DF4DE5">
        <w:t>WEAI</w:t>
      </w:r>
      <w:r w:rsidRPr="00DF4DE5">
        <w:tab/>
        <w:t>Women</w:t>
      </w:r>
      <w:r w:rsidR="00EA5FC7">
        <w:t>’</w:t>
      </w:r>
      <w:r w:rsidRPr="00DF4DE5">
        <w:t>s Empowerment in Agriculture Index</w:t>
      </w:r>
    </w:p>
    <w:p w14:paraId="70075FB4" w14:textId="77B8B8C5" w:rsidR="00AA5E70" w:rsidRPr="00DF4DE5" w:rsidRDefault="00AA5E70" w:rsidP="0051257A">
      <w:pPr>
        <w:pStyle w:val="SL-FlLftSgl"/>
        <w:tabs>
          <w:tab w:val="left" w:pos="1440"/>
        </w:tabs>
        <w:spacing w:after="80" w:line="276" w:lineRule="auto"/>
        <w:ind w:left="1440" w:hanging="1440"/>
      </w:pPr>
      <w:r>
        <w:t>WHO</w:t>
      </w:r>
      <w:r>
        <w:tab/>
        <w:t>World Health Organization</w:t>
      </w:r>
    </w:p>
    <w:p w14:paraId="00387813" w14:textId="77777777" w:rsidR="00BC0F95" w:rsidRPr="00DF4DE5" w:rsidRDefault="00BC0F95" w:rsidP="0051257A">
      <w:pPr>
        <w:pStyle w:val="SL-FlLftSgl"/>
        <w:tabs>
          <w:tab w:val="left" w:pos="1440"/>
        </w:tabs>
        <w:spacing w:after="80" w:line="276" w:lineRule="auto"/>
        <w:ind w:left="1440" w:hanging="1440"/>
      </w:pPr>
      <w:r w:rsidRPr="00DF4DE5">
        <w:t>ZOI</w:t>
      </w:r>
      <w:r w:rsidRPr="00DF4DE5">
        <w:tab/>
        <w:t>Zone of Influence</w:t>
      </w:r>
    </w:p>
    <w:p w14:paraId="116312EC" w14:textId="77777777" w:rsidR="00BC0F95" w:rsidRPr="00DF4DE5" w:rsidRDefault="00BC0F95" w:rsidP="00314E1F">
      <w:pPr>
        <w:pStyle w:val="SL-FlLftSgl"/>
        <w:tabs>
          <w:tab w:val="left" w:pos="2520"/>
        </w:tabs>
        <w:spacing w:after="80"/>
        <w:ind w:left="2520" w:hanging="2520"/>
      </w:pPr>
    </w:p>
    <w:p w14:paraId="20D9AD0C" w14:textId="0C84BE0D" w:rsidR="00DB0522" w:rsidRPr="00DF4DE5" w:rsidRDefault="00BC0F95" w:rsidP="005634DF">
      <w:pPr>
        <w:pStyle w:val="Heading1"/>
        <w:ind w:left="1080" w:hanging="720"/>
      </w:pPr>
      <w:r w:rsidRPr="00DF4DE5">
        <w:br w:type="page"/>
      </w:r>
      <w:bookmarkStart w:id="25" w:name="_Toc22897148"/>
      <w:bookmarkStart w:id="26" w:name="_Toc50719253"/>
      <w:r w:rsidR="00DB0522">
        <w:lastRenderedPageBreak/>
        <w:t>E</w:t>
      </w:r>
      <w:r w:rsidR="00BD3197">
        <w:t xml:space="preserve">xecutive </w:t>
      </w:r>
      <w:commentRangeStart w:id="27"/>
      <w:r w:rsidR="00BD3197">
        <w:t>s</w:t>
      </w:r>
      <w:r w:rsidR="00DB0522">
        <w:t>ummary</w:t>
      </w:r>
      <w:commentRangeEnd w:id="27"/>
      <w:r w:rsidR="00FC65C5">
        <w:rPr>
          <w:rStyle w:val="CommentReference"/>
          <w:rFonts w:eastAsia="Arial"/>
          <w:b w:val="0"/>
          <w:caps w:val="0"/>
          <w:color w:val="000000"/>
        </w:rPr>
        <w:commentReference w:id="27"/>
      </w:r>
      <w:bookmarkEnd w:id="25"/>
      <w:bookmarkEnd w:id="26"/>
    </w:p>
    <w:p w14:paraId="59D067E0" w14:textId="259715EC" w:rsidR="00BC0F95" w:rsidRDefault="00BC0F95" w:rsidP="00DB0522">
      <w:pPr>
        <w:pStyle w:val="Heading2"/>
      </w:pPr>
      <w:bookmarkStart w:id="28" w:name="_Toc415065691"/>
      <w:bookmarkStart w:id="29" w:name="_Toc415138636"/>
      <w:bookmarkStart w:id="30" w:name="_Toc22897149"/>
      <w:bookmarkStart w:id="31" w:name="_Toc50719254"/>
      <w:r>
        <w:t>Background</w:t>
      </w:r>
      <w:bookmarkEnd w:id="28"/>
      <w:bookmarkEnd w:id="29"/>
      <w:bookmarkEnd w:id="30"/>
      <w:bookmarkEnd w:id="31"/>
    </w:p>
    <w:p w14:paraId="4DC6DB4B" w14:textId="418E3C4B" w:rsidR="00B645B1" w:rsidRDefault="00B645B1" w:rsidP="0051257A">
      <w:pPr>
        <w:pStyle w:val="BodyText"/>
      </w:pPr>
      <w:r w:rsidRPr="00424E05">
        <w:t>Feed the Future seeks to sustainably reduce global poverty, hunger</w:t>
      </w:r>
      <w:r w:rsidR="00131E6E">
        <w:t>,</w:t>
      </w:r>
      <w:r w:rsidRPr="00424E05">
        <w:t xml:space="preserve"> and malnutrition by helping partner countries boost agriculture-led growth, resilience</w:t>
      </w:r>
      <w:r w:rsidR="00131E6E">
        <w:t>,</w:t>
      </w:r>
      <w:r w:rsidRPr="00424E05">
        <w:t xml:space="preserve"> and nutrition</w:t>
      </w:r>
      <w:r>
        <w:t>.</w:t>
      </w:r>
      <w:r w:rsidRPr="00CC009B">
        <w:t xml:space="preserve"> Program efforts are designed to impact the population in </w:t>
      </w:r>
      <w:r>
        <w:t>Z</w:t>
      </w:r>
      <w:r w:rsidRPr="00CC009B">
        <w:t xml:space="preserve">ones of </w:t>
      </w:r>
      <w:r>
        <w:t>I</w:t>
      </w:r>
      <w:r w:rsidRPr="00CC009B">
        <w:t>nfluence (ZOI</w:t>
      </w:r>
      <w:r w:rsidR="00E311BA">
        <w:t>s</w:t>
      </w:r>
      <w:r w:rsidRPr="00CC009B">
        <w:t>) in Feed the Future target countries. Progress in achieving Feed the Future’s objectives is tracked using population-based performance indicators collected at baseline then periodically thereafter.</w:t>
      </w:r>
    </w:p>
    <w:p w14:paraId="0394AACC" w14:textId="595615E4" w:rsidR="007258FF" w:rsidRPr="007E6E0A" w:rsidRDefault="00B645B1" w:rsidP="0051257A">
      <w:pPr>
        <w:pStyle w:val="BodyText"/>
      </w:pPr>
      <w:r w:rsidRPr="00CC009B">
        <w:t>The purpose of th</w:t>
      </w:r>
      <w:r>
        <w:t>is report</w:t>
      </w:r>
      <w:r w:rsidRPr="00CC009B">
        <w:t xml:space="preserve"> is to provide the U.S. Government interagency partners, </w:t>
      </w:r>
      <w:r w:rsidR="00E311BA">
        <w:t xml:space="preserve">the </w:t>
      </w:r>
      <w:r w:rsidRPr="00CC009B">
        <w:t>United States Agency for International Development (USAID) Bureau for Food Security, USAID</w:t>
      </w:r>
      <w:r>
        <w:t>/[</w:t>
      </w:r>
      <w:r w:rsidRPr="007950B8">
        <w:rPr>
          <w:highlight w:val="yellow"/>
        </w:rPr>
        <w:t>C</w:t>
      </w:r>
      <w:r>
        <w:rPr>
          <w:highlight w:val="yellow"/>
        </w:rPr>
        <w:t>ountry</w:t>
      </w:r>
      <w:r>
        <w:t>]</w:t>
      </w:r>
      <w:r w:rsidRPr="00CC009B">
        <w:t xml:space="preserve">, </w:t>
      </w:r>
      <w:r>
        <w:t>the Government of [</w:t>
      </w:r>
      <w:r w:rsidRPr="007950B8">
        <w:rPr>
          <w:highlight w:val="yellow"/>
        </w:rPr>
        <w:t>C</w:t>
      </w:r>
      <w:r>
        <w:rPr>
          <w:highlight w:val="yellow"/>
        </w:rPr>
        <w:t>ountry</w:t>
      </w:r>
      <w:r>
        <w:t>]</w:t>
      </w:r>
      <w:r w:rsidRPr="00CC009B">
        <w:t xml:space="preserve">, and development partners with </w:t>
      </w:r>
      <w:r>
        <w:t xml:space="preserve">an </w:t>
      </w:r>
      <w:r w:rsidR="005B3639">
        <w:t xml:space="preserve">assessment </w:t>
      </w:r>
      <w:r>
        <w:t xml:space="preserve">that </w:t>
      </w:r>
      <w:r w:rsidR="007258FF" w:rsidRPr="007E6E0A">
        <w:t xml:space="preserve">compares </w:t>
      </w:r>
      <w:r w:rsidR="007258FF">
        <w:t>indicator</w:t>
      </w:r>
      <w:r w:rsidR="00B26F71">
        <w:t xml:space="preserve"> estimate</w:t>
      </w:r>
      <w:r w:rsidR="007258FF">
        <w:t xml:space="preserve">s and select </w:t>
      </w:r>
      <w:r w:rsidR="007258FF" w:rsidRPr="007E6E0A">
        <w:t>demographic and household characteristics</w:t>
      </w:r>
      <w:r w:rsidR="007258FF">
        <w:t xml:space="preserve"> from the [</w:t>
      </w:r>
      <w:r w:rsidR="002123BA">
        <w:rPr>
          <w:highlight w:val="yellow"/>
        </w:rPr>
        <w:t xml:space="preserve">endline </w:t>
      </w:r>
      <w:r w:rsidR="0007085D" w:rsidRPr="00757754">
        <w:rPr>
          <w:highlight w:val="yellow"/>
        </w:rPr>
        <w:t>survey year(s)</w:t>
      </w:r>
      <w:r w:rsidR="007258FF">
        <w:t xml:space="preserve">] </w:t>
      </w:r>
      <w:r w:rsidR="00752ED5">
        <w:t>ZOI Survey</w:t>
      </w:r>
      <w:r w:rsidR="007258FF">
        <w:t xml:space="preserve">, which serves as the Feed the Future </w:t>
      </w:r>
      <w:r w:rsidR="00160DC3">
        <w:t>Phase One</w:t>
      </w:r>
      <w:r w:rsidR="007258FF">
        <w:t xml:space="preserve"> endline survey, with </w:t>
      </w:r>
      <w:r w:rsidR="007258FF" w:rsidRPr="007E6E0A">
        <w:t xml:space="preserve">the baseline </w:t>
      </w:r>
      <w:r>
        <w:t>assessment</w:t>
      </w:r>
      <w:r w:rsidR="007258FF">
        <w:t xml:space="preserve"> conducted in [</w:t>
      </w:r>
      <w:bookmarkStart w:id="32" w:name="_Hlk23545457"/>
      <w:r w:rsidR="00FE1420">
        <w:rPr>
          <w:highlight w:val="yellow"/>
        </w:rPr>
        <w:t>baseline</w:t>
      </w:r>
      <w:bookmarkEnd w:id="32"/>
      <w:commentRangeStart w:id="33"/>
      <w:r w:rsidR="00D871CF">
        <w:rPr>
          <w:highlight w:val="yellow"/>
        </w:rPr>
        <w:t xml:space="preserve"> survey </w:t>
      </w:r>
      <w:r w:rsidR="0007085D">
        <w:rPr>
          <w:highlight w:val="yellow"/>
        </w:rPr>
        <w:t>year(s)</w:t>
      </w:r>
      <w:commentRangeEnd w:id="33"/>
      <w:r w:rsidR="0007085D">
        <w:rPr>
          <w:rStyle w:val="CommentReference"/>
        </w:rPr>
        <w:commentReference w:id="33"/>
      </w:r>
      <w:r w:rsidR="007258FF">
        <w:t>]</w:t>
      </w:r>
      <w:r>
        <w:t>.</w:t>
      </w:r>
      <w:r w:rsidR="007258FF" w:rsidRPr="007E6E0A">
        <w:t xml:space="preserve"> </w:t>
      </w:r>
      <w:r>
        <w:t>This report</w:t>
      </w:r>
      <w:r w:rsidR="007258FF" w:rsidRPr="007E6E0A">
        <w:t xml:space="preserve"> assess</w:t>
      </w:r>
      <w:r>
        <w:t>es</w:t>
      </w:r>
      <w:r w:rsidR="007258FF" w:rsidRPr="007E6E0A">
        <w:t xml:space="preserve"> trend</w:t>
      </w:r>
      <w:r w:rsidR="007258FF">
        <w:t>s</w:t>
      </w:r>
      <w:r w:rsidR="007258FF" w:rsidRPr="007E6E0A">
        <w:t xml:space="preserve"> and test</w:t>
      </w:r>
      <w:r>
        <w:t>s</w:t>
      </w:r>
      <w:r w:rsidR="007258FF" w:rsidRPr="007E6E0A">
        <w:t xml:space="preserve"> fo</w:t>
      </w:r>
      <w:r w:rsidR="007258FF">
        <w:t>r statistically significant</w:t>
      </w:r>
      <w:r w:rsidR="007258FF" w:rsidRPr="007E6E0A">
        <w:t xml:space="preserve"> differences in </w:t>
      </w:r>
      <w:r w:rsidR="007258FF">
        <w:t>indicator estimates</w:t>
      </w:r>
      <w:r w:rsidR="007258FF" w:rsidRPr="007E6E0A">
        <w:t xml:space="preserve"> between the two </w:t>
      </w:r>
      <w:r w:rsidR="007258FF">
        <w:t>time periods</w:t>
      </w:r>
      <w:r w:rsidR="00B425E5">
        <w:t xml:space="preserve"> in the </w:t>
      </w:r>
      <w:r w:rsidR="00160DC3">
        <w:t>Phase One</w:t>
      </w:r>
      <w:r w:rsidR="00373DAC">
        <w:t xml:space="preserve"> </w:t>
      </w:r>
      <w:r>
        <w:t>ZOI</w:t>
      </w:r>
      <w:r w:rsidR="00373DAC">
        <w:t xml:space="preserve"> </w:t>
      </w:r>
      <w:r>
        <w:t>in</w:t>
      </w:r>
      <w:r w:rsidR="00B425E5">
        <w:t xml:space="preserve"> [</w:t>
      </w:r>
      <w:r w:rsidR="00B425E5" w:rsidRPr="00B425E5">
        <w:rPr>
          <w:highlight w:val="yellow"/>
        </w:rPr>
        <w:t>C</w:t>
      </w:r>
      <w:r w:rsidR="00D871CF">
        <w:rPr>
          <w:highlight w:val="yellow"/>
        </w:rPr>
        <w:t>ountry</w:t>
      </w:r>
      <w:r w:rsidR="00B425E5">
        <w:t>]</w:t>
      </w:r>
      <w:r w:rsidR="007258FF" w:rsidRPr="007E6E0A">
        <w:t>.</w:t>
      </w:r>
      <w:r w:rsidR="007258FF">
        <w:t xml:space="preserve"> Th</w:t>
      </w:r>
      <w:r>
        <w:t>is report</w:t>
      </w:r>
      <w:r w:rsidR="007258FF">
        <w:t xml:space="preserve"> includes only Feed the Future </w:t>
      </w:r>
      <w:r w:rsidR="00160DC3">
        <w:t>Phase One</w:t>
      </w:r>
      <w:r w:rsidR="007258FF">
        <w:t xml:space="preserve"> indicators</w:t>
      </w:r>
      <w:r w:rsidR="00331A1D">
        <w:t>, whe</w:t>
      </w:r>
      <w:r w:rsidR="00131E6E">
        <w:t>n</w:t>
      </w:r>
      <w:r w:rsidR="00331A1D">
        <w:t xml:space="preserve"> data from both baseline and endline are available.</w:t>
      </w:r>
      <w:r w:rsidR="00AF2B1A">
        <w:rPr>
          <w:rStyle w:val="FootnoteReference"/>
        </w:rPr>
        <w:footnoteReference w:id="2"/>
      </w:r>
    </w:p>
    <w:p w14:paraId="2EB1A6F6" w14:textId="277266B5" w:rsidR="00BC0F95" w:rsidRPr="00AF6C58" w:rsidRDefault="00BC0F95" w:rsidP="0051257A">
      <w:pPr>
        <w:pStyle w:val="BodyText"/>
        <w:rPr>
          <w:szCs w:val="22"/>
        </w:rPr>
      </w:pPr>
      <w:r w:rsidRPr="00AF6C58">
        <w:rPr>
          <w:szCs w:val="22"/>
        </w:rPr>
        <w:t xml:space="preserve">The Feed the Future </w:t>
      </w:r>
      <w:r w:rsidR="00160DC3">
        <w:rPr>
          <w:szCs w:val="22"/>
        </w:rPr>
        <w:t>Phase One</w:t>
      </w:r>
      <w:r w:rsidR="00FC38CE">
        <w:rPr>
          <w:szCs w:val="22"/>
        </w:rPr>
        <w:t xml:space="preserve"> ZOI</w:t>
      </w:r>
      <w:r w:rsidR="00131E6E">
        <w:rPr>
          <w:szCs w:val="22"/>
        </w:rPr>
        <w:t xml:space="preserve"> </w:t>
      </w:r>
      <w:r w:rsidRPr="00AF6C58">
        <w:rPr>
          <w:szCs w:val="22"/>
        </w:rPr>
        <w:t xml:space="preserve">in </w:t>
      </w:r>
      <w:r w:rsidRPr="00AF6C58">
        <w:rPr>
          <w:szCs w:val="22"/>
          <w:highlight w:val="yellow"/>
        </w:rPr>
        <w:t>[Country]</w:t>
      </w:r>
      <w:r w:rsidRPr="00AF6C58">
        <w:rPr>
          <w:szCs w:val="22"/>
        </w:rPr>
        <w:t xml:space="preserve"> </w:t>
      </w:r>
      <w:r w:rsidRPr="00AF6C58">
        <w:rPr>
          <w:rFonts w:eastAsia="Calibri"/>
          <w:szCs w:val="22"/>
        </w:rPr>
        <w:t xml:space="preserve">includes </w:t>
      </w:r>
      <w:r w:rsidRPr="00AF6C58">
        <w:rPr>
          <w:rFonts w:eastAsia="Calibri"/>
          <w:szCs w:val="22"/>
          <w:highlight w:val="yellow"/>
        </w:rPr>
        <w:t>[</w:t>
      </w:r>
      <w:commentRangeStart w:id="34"/>
      <w:r w:rsidRPr="00AF6C58">
        <w:rPr>
          <w:rFonts w:eastAsia="Calibri"/>
          <w:szCs w:val="22"/>
          <w:highlight w:val="yellow"/>
        </w:rPr>
        <w:t xml:space="preserve">brief description of the </w:t>
      </w:r>
      <w:r w:rsidR="00160DC3">
        <w:rPr>
          <w:rFonts w:eastAsia="Calibri"/>
          <w:szCs w:val="22"/>
          <w:highlight w:val="yellow"/>
        </w:rPr>
        <w:t>Phase One</w:t>
      </w:r>
      <w:r w:rsidR="00FC38CE">
        <w:rPr>
          <w:rFonts w:eastAsia="Calibri"/>
          <w:szCs w:val="22"/>
          <w:highlight w:val="yellow"/>
        </w:rPr>
        <w:t xml:space="preserve"> </w:t>
      </w:r>
      <w:r w:rsidRPr="00AF6C58">
        <w:rPr>
          <w:rFonts w:eastAsia="Calibri"/>
          <w:szCs w:val="22"/>
          <w:highlight w:val="yellow"/>
        </w:rPr>
        <w:t>ZOI]</w:t>
      </w:r>
      <w:r w:rsidRPr="00AF6C58">
        <w:rPr>
          <w:rFonts w:eastAsia="Calibri"/>
          <w:szCs w:val="22"/>
        </w:rPr>
        <w:t xml:space="preserve">. </w:t>
      </w:r>
      <w:commentRangeEnd w:id="34"/>
      <w:r w:rsidR="00FC65C5" w:rsidRPr="00AF6C58">
        <w:rPr>
          <w:rStyle w:val="CommentReference"/>
          <w:sz w:val="22"/>
          <w:szCs w:val="22"/>
        </w:rPr>
        <w:commentReference w:id="34"/>
      </w:r>
    </w:p>
    <w:p w14:paraId="49D70928" w14:textId="41F9278B" w:rsidR="000336E5" w:rsidRPr="007561AB" w:rsidRDefault="00BC0F95" w:rsidP="0051257A">
      <w:pPr>
        <w:pStyle w:val="BodyText"/>
        <w:rPr>
          <w:rFonts w:cs="Calibri"/>
          <w:bCs/>
          <w:color w:val="222222"/>
        </w:rPr>
      </w:pPr>
      <w:r w:rsidRPr="00601C19">
        <w:t>This assessment provide</w:t>
      </w:r>
      <w:r w:rsidR="00131E6E">
        <w:t>s</w:t>
      </w:r>
      <w:r w:rsidRPr="00601C19">
        <w:t xml:space="preserve"> information about progress </w:t>
      </w:r>
      <w:r w:rsidR="00344C87">
        <w:t xml:space="preserve">in </w:t>
      </w:r>
      <w:r w:rsidR="00364CB3">
        <w:t xml:space="preserve">Feed the Future </w:t>
      </w:r>
      <w:r w:rsidR="00160DC3">
        <w:rPr>
          <w:szCs w:val="22"/>
        </w:rPr>
        <w:t>Phase One</w:t>
      </w:r>
      <w:r w:rsidR="00FC38CE">
        <w:rPr>
          <w:szCs w:val="22"/>
        </w:rPr>
        <w:t xml:space="preserve"> ZOI</w:t>
      </w:r>
      <w:r w:rsidRPr="00601C19">
        <w:t xml:space="preserve"> indicators.</w:t>
      </w:r>
      <w:r w:rsidR="00314E1F" w:rsidRPr="00601C19">
        <w:t xml:space="preserve"> </w:t>
      </w:r>
      <w:r w:rsidR="000336E5">
        <w:t xml:space="preserve">The assessment is designed to </w:t>
      </w:r>
      <w:r w:rsidR="00CB6E14">
        <w:t>show</w:t>
      </w:r>
      <w:r w:rsidR="000336E5">
        <w:t xml:space="preserve"> changes in </w:t>
      </w:r>
      <w:r w:rsidR="00671112">
        <w:t xml:space="preserve">key </w:t>
      </w:r>
      <w:r w:rsidR="000336E5">
        <w:t xml:space="preserve">indicator estimates from the Feed the Future </w:t>
      </w:r>
      <w:r w:rsidR="00160DC3">
        <w:t>Phase One</w:t>
      </w:r>
      <w:r w:rsidR="003C2142">
        <w:t xml:space="preserve"> </w:t>
      </w:r>
      <w:r w:rsidR="000336E5">
        <w:t xml:space="preserve">baseline </w:t>
      </w:r>
      <w:r w:rsidR="00344C87">
        <w:t>assessment</w:t>
      </w:r>
      <w:r w:rsidR="003C2142">
        <w:t xml:space="preserve"> to the endline assessment</w:t>
      </w:r>
      <w:r w:rsidR="000336E5" w:rsidRPr="00DF0B37">
        <w:t>.</w:t>
      </w:r>
      <w:r w:rsidR="000336E5">
        <w:t xml:space="preserve"> </w:t>
      </w:r>
      <w:r w:rsidR="00F301B3">
        <w:t xml:space="preserve">The </w:t>
      </w:r>
      <w:r w:rsidR="000336E5" w:rsidRPr="000336E5">
        <w:t xml:space="preserve">Feed the Future </w:t>
      </w:r>
      <w:r w:rsidR="00752ED5">
        <w:t xml:space="preserve">ZOI </w:t>
      </w:r>
      <w:r w:rsidR="00131E6E">
        <w:t xml:space="preserve">Survey </w:t>
      </w:r>
      <w:r w:rsidR="003C2142">
        <w:t>e</w:t>
      </w:r>
      <w:r w:rsidR="00F301B3">
        <w:t xml:space="preserve">ndline </w:t>
      </w:r>
      <w:r w:rsidR="003C2142">
        <w:t>a</w:t>
      </w:r>
      <w:r w:rsidR="00F301B3">
        <w:t>ssessment</w:t>
      </w:r>
      <w:r w:rsidR="000336E5" w:rsidRPr="000336E5">
        <w:t xml:space="preserve">, however, </w:t>
      </w:r>
      <w:r w:rsidR="00F301B3">
        <w:t>was</w:t>
      </w:r>
      <w:r w:rsidR="000336E5" w:rsidRPr="000336E5">
        <w:t xml:space="preserve"> not designed to support conclusions of causality or program attribution.</w:t>
      </w:r>
    </w:p>
    <w:p w14:paraId="3F26D4E1" w14:textId="4BE83D2F" w:rsidR="00BC0F95" w:rsidRPr="006A0A80" w:rsidRDefault="00F04994" w:rsidP="006A0A80">
      <w:pPr>
        <w:pStyle w:val="Heading2"/>
      </w:pPr>
      <w:bookmarkStart w:id="35" w:name="_Toc415065692"/>
      <w:bookmarkStart w:id="36" w:name="_Toc415138637"/>
      <w:bookmarkStart w:id="37" w:name="_Toc22897150"/>
      <w:bookmarkStart w:id="38" w:name="_Toc50719255"/>
      <w:r w:rsidRPr="006A0A80">
        <w:t xml:space="preserve">Feed the Future </w:t>
      </w:r>
      <w:r w:rsidR="00131E6E" w:rsidRPr="006A0A80">
        <w:t>[</w:t>
      </w:r>
      <w:r w:rsidR="00131E6E" w:rsidRPr="006A0A80">
        <w:rPr>
          <w:highlight w:val="yellow"/>
        </w:rPr>
        <w:t>Country</w:t>
      </w:r>
      <w:r w:rsidR="00131E6E" w:rsidRPr="006A0A80">
        <w:t xml:space="preserve">] </w:t>
      </w:r>
      <w:r w:rsidR="00160DC3">
        <w:t>Phase One</w:t>
      </w:r>
      <w:r w:rsidR="007F25EC">
        <w:t xml:space="preserve"> </w:t>
      </w:r>
      <w:r w:rsidR="00752ED5" w:rsidRPr="006A0A80">
        <w:t xml:space="preserve">ZOI </w:t>
      </w:r>
      <w:r w:rsidR="00131E6E" w:rsidRPr="006A0A80">
        <w:t xml:space="preserve">Survey </w:t>
      </w:r>
      <w:r w:rsidR="00430EA2" w:rsidRPr="006A0A80">
        <w:t>e</w:t>
      </w:r>
      <w:r w:rsidRPr="006A0A80">
        <w:t xml:space="preserve">ndline </w:t>
      </w:r>
      <w:r w:rsidR="00430EA2" w:rsidRPr="006A0A80">
        <w:t>a</w:t>
      </w:r>
      <w:r w:rsidRPr="006A0A80">
        <w:t>ssessment</w:t>
      </w:r>
      <w:r w:rsidR="007F5FA9" w:rsidRPr="006A0A80">
        <w:t xml:space="preserve"> </w:t>
      </w:r>
      <w:commentRangeStart w:id="39"/>
      <w:r w:rsidR="00E74FFA" w:rsidRPr="006A0A80">
        <w:t>i</w:t>
      </w:r>
      <w:r w:rsidR="00BC0F95" w:rsidRPr="006A0A80">
        <w:t>ndicators</w:t>
      </w:r>
      <w:bookmarkEnd w:id="35"/>
      <w:bookmarkEnd w:id="36"/>
      <w:commentRangeEnd w:id="39"/>
      <w:r w:rsidR="00FC65C5" w:rsidRPr="006A0A80">
        <w:rPr>
          <w:rStyle w:val="CommentReference"/>
          <w:sz w:val="24"/>
          <w:szCs w:val="24"/>
        </w:rPr>
        <w:commentReference w:id="39"/>
      </w:r>
      <w:bookmarkEnd w:id="37"/>
      <w:bookmarkEnd w:id="38"/>
    </w:p>
    <w:p w14:paraId="791748BD" w14:textId="7699FC11" w:rsidR="00E45F75" w:rsidRPr="0051257A" w:rsidRDefault="00E45F75" w:rsidP="0051257A">
      <w:pPr>
        <w:pStyle w:val="BodyText"/>
      </w:pPr>
      <w:r w:rsidRPr="0051257A">
        <w:t xml:space="preserve">The Feed the Future </w:t>
      </w:r>
      <w:r w:rsidR="00160DC3">
        <w:rPr>
          <w:szCs w:val="22"/>
        </w:rPr>
        <w:t>Phase One</w:t>
      </w:r>
      <w:r w:rsidR="007F25EC">
        <w:rPr>
          <w:szCs w:val="22"/>
        </w:rPr>
        <w:t xml:space="preserve"> ZOI</w:t>
      </w:r>
      <w:r w:rsidR="00364CB3" w:rsidRPr="0051257A">
        <w:t xml:space="preserve"> </w:t>
      </w:r>
      <w:r w:rsidRPr="0051257A">
        <w:t>indicators in</w:t>
      </w:r>
      <w:r w:rsidR="000C126A" w:rsidRPr="0051257A">
        <w:t>cluded in</w:t>
      </w:r>
      <w:r w:rsidRPr="0051257A">
        <w:t xml:space="preserve"> this assessment </w:t>
      </w:r>
      <w:r w:rsidR="00430EA2">
        <w:t>are as follows</w:t>
      </w:r>
      <w:r w:rsidR="00131E6E" w:rsidRPr="0051257A">
        <w:t>:</w:t>
      </w:r>
      <w:r w:rsidRPr="0051257A">
        <w:t xml:space="preserve"> </w:t>
      </w:r>
    </w:p>
    <w:p w14:paraId="4ACD058E" w14:textId="05D04923" w:rsidR="00D05A98" w:rsidRPr="00E74FFA" w:rsidRDefault="00D05A98"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Daily per capita expenditures (2010 USD)</w:t>
      </w:r>
    </w:p>
    <w:p w14:paraId="0E1241F3" w14:textId="1FC8B2BB"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Prevalence of poverty: Percent</w:t>
      </w:r>
      <w:r w:rsidR="0058334E" w:rsidRPr="00E74FFA">
        <w:rPr>
          <w:rFonts w:eastAsia="Times New Roman"/>
          <w:sz w:val="22"/>
          <w:szCs w:val="22"/>
        </w:rPr>
        <w:t>age</w:t>
      </w:r>
      <w:r w:rsidRPr="00E74FFA">
        <w:rPr>
          <w:rFonts w:eastAsia="Times New Roman"/>
          <w:sz w:val="22"/>
          <w:szCs w:val="22"/>
        </w:rPr>
        <w:t xml:space="preserve"> of people living on less than $1.</w:t>
      </w:r>
      <w:r w:rsidR="00E45F75" w:rsidRPr="00E74FFA">
        <w:rPr>
          <w:rFonts w:eastAsia="Times New Roman"/>
          <w:sz w:val="22"/>
          <w:szCs w:val="22"/>
        </w:rPr>
        <w:t>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w:t>
      </w:r>
      <w:r w:rsidR="00430EA2">
        <w:rPr>
          <w:rFonts w:eastAsia="Times New Roman"/>
          <w:sz w:val="22"/>
          <w:szCs w:val="22"/>
        </w:rPr>
        <w:t>purchasing power parity (</w:t>
      </w:r>
      <w:r w:rsidRPr="00E74FFA">
        <w:rPr>
          <w:rFonts w:eastAsia="Times New Roman"/>
          <w:sz w:val="22"/>
          <w:szCs w:val="22"/>
        </w:rPr>
        <w:t>PPP</w:t>
      </w:r>
      <w:r w:rsidR="00430EA2">
        <w:rPr>
          <w:rFonts w:eastAsia="Times New Roman"/>
          <w:sz w:val="22"/>
          <w:szCs w:val="22"/>
        </w:rPr>
        <w:t>)</w:t>
      </w:r>
    </w:p>
    <w:p w14:paraId="6D78C4DE" w14:textId="4232C5F5" w:rsidR="00764780" w:rsidRPr="00E74FFA"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Depth of poverty: Mean percent</w:t>
      </w:r>
      <w:r w:rsidR="0058334E" w:rsidRPr="00E74FFA">
        <w:rPr>
          <w:rFonts w:eastAsia="Times New Roman"/>
          <w:sz w:val="22"/>
          <w:szCs w:val="22"/>
        </w:rPr>
        <w:t>age</w:t>
      </w:r>
      <w:r w:rsidRPr="00E74FFA">
        <w:rPr>
          <w:rFonts w:eastAsia="Times New Roman"/>
          <w:sz w:val="22"/>
          <w:szCs w:val="22"/>
        </w:rPr>
        <w:t xml:space="preserve"> shortfall o</w:t>
      </w:r>
      <w:r w:rsidR="00E45F75" w:rsidRPr="00E74FFA">
        <w:rPr>
          <w:rFonts w:eastAsia="Times New Roman"/>
          <w:sz w:val="22"/>
          <w:szCs w:val="22"/>
        </w:rPr>
        <w:t>f the poor</w:t>
      </w:r>
      <w:r w:rsidR="0058334E" w:rsidRPr="00E74FFA">
        <w:rPr>
          <w:rFonts w:eastAsia="Times New Roman"/>
          <w:sz w:val="22"/>
          <w:szCs w:val="22"/>
        </w:rPr>
        <w:t>,</w:t>
      </w:r>
      <w:r w:rsidR="00E45F75" w:rsidRPr="00E74FFA">
        <w:rPr>
          <w:rFonts w:eastAsia="Times New Roman"/>
          <w:sz w:val="22"/>
          <w:szCs w:val="22"/>
        </w:rPr>
        <w:t xml:space="preserve"> relative to the $1.25</w:t>
      </w:r>
      <w:r w:rsidRPr="00E74FFA">
        <w:rPr>
          <w:rFonts w:eastAsia="Times New Roman"/>
          <w:sz w:val="22"/>
          <w:szCs w:val="22"/>
        </w:rPr>
        <w:t>/day 20</w:t>
      </w:r>
      <w:r w:rsidR="00E45F75" w:rsidRPr="00E74FFA">
        <w:rPr>
          <w:rFonts w:eastAsia="Times New Roman"/>
          <w:sz w:val="22"/>
          <w:szCs w:val="22"/>
        </w:rPr>
        <w:t>05</w:t>
      </w:r>
      <w:r w:rsidRPr="00E74FFA">
        <w:rPr>
          <w:rFonts w:eastAsia="Times New Roman"/>
          <w:sz w:val="22"/>
          <w:szCs w:val="22"/>
        </w:rPr>
        <w:t xml:space="preserve"> PPP poverty line </w:t>
      </w:r>
    </w:p>
    <w:p w14:paraId="6DD4A9CC"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Abbreviated Women’s Empowerment in Agriculture Index (A-WEAI)</w:t>
      </w:r>
      <w:r w:rsidRPr="00E74FFA">
        <w:rPr>
          <w:rStyle w:val="FootnoteReference"/>
          <w:rFonts w:eastAsia="Times New Roman"/>
          <w:sz w:val="22"/>
          <w:szCs w:val="22"/>
        </w:rPr>
        <w:footnoteReference w:id="3"/>
      </w:r>
    </w:p>
    <w:p w14:paraId="6209BE98" w14:textId="773EF2E6" w:rsidR="001641DD" w:rsidRPr="00E74FFA" w:rsidRDefault="001641DD"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lastRenderedPageBreak/>
        <w:t xml:space="preserve">Prevalence of moderate and severe hunger </w:t>
      </w:r>
    </w:p>
    <w:p w14:paraId="3708E438" w14:textId="77777777" w:rsidR="0007085D" w:rsidRPr="00E74FFA" w:rsidRDefault="0007085D" w:rsidP="00B1525C">
      <w:pPr>
        <w:pStyle w:val="ListParagraph"/>
        <w:keepNext/>
        <w:widowControl/>
        <w:numPr>
          <w:ilvl w:val="0"/>
          <w:numId w:val="12"/>
        </w:numPr>
        <w:spacing w:after="200"/>
        <w:contextualSpacing/>
        <w:rPr>
          <w:rFonts w:eastAsia="Times New Roman"/>
          <w:sz w:val="22"/>
          <w:szCs w:val="22"/>
        </w:rPr>
      </w:pPr>
      <w:r w:rsidRPr="00E74FFA">
        <w:rPr>
          <w:rFonts w:eastAsia="Times New Roman"/>
          <w:sz w:val="22"/>
          <w:szCs w:val="22"/>
        </w:rPr>
        <w:t>Women</w:t>
      </w:r>
      <w:r>
        <w:rPr>
          <w:rFonts w:eastAsia="Times New Roman"/>
          <w:sz w:val="22"/>
          <w:szCs w:val="22"/>
        </w:rPr>
        <w:t>’s</w:t>
      </w:r>
      <w:r w:rsidRPr="00E74FFA">
        <w:rPr>
          <w:rFonts w:eastAsia="Times New Roman"/>
          <w:sz w:val="22"/>
          <w:szCs w:val="22"/>
        </w:rPr>
        <w:t xml:space="preserve"> dietary diversity</w:t>
      </w:r>
      <w:r>
        <w:rPr>
          <w:rFonts w:eastAsia="Times New Roman"/>
          <w:sz w:val="22"/>
          <w:szCs w:val="22"/>
        </w:rPr>
        <w:t xml:space="preserve"> score</w:t>
      </w:r>
      <w:r w:rsidRPr="00E74FFA">
        <w:rPr>
          <w:rFonts w:eastAsia="Times New Roman"/>
          <w:sz w:val="22"/>
          <w:szCs w:val="22"/>
        </w:rPr>
        <w:t>: Mean number of food groups consumed by women of reproductive age</w:t>
      </w:r>
      <w:r>
        <w:rPr>
          <w:rFonts w:eastAsia="Times New Roman"/>
          <w:sz w:val="22"/>
          <w:szCs w:val="22"/>
        </w:rPr>
        <w:t xml:space="preserve"> (15-49)</w:t>
      </w:r>
    </w:p>
    <w:p w14:paraId="35315851" w14:textId="3CE3FD23" w:rsidR="00764780" w:rsidRDefault="00764780" w:rsidP="00E74FF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exclusive breastfeeding of children under </w:t>
      </w:r>
      <w:r w:rsidR="00FD1AEF">
        <w:rPr>
          <w:rFonts w:eastAsia="Times New Roman"/>
          <w:sz w:val="22"/>
          <w:szCs w:val="22"/>
        </w:rPr>
        <w:t>6</w:t>
      </w:r>
      <w:r w:rsidRPr="00E74FFA">
        <w:rPr>
          <w:rFonts w:eastAsia="Times New Roman"/>
          <w:sz w:val="22"/>
          <w:szCs w:val="22"/>
        </w:rPr>
        <w:t xml:space="preserve"> months of age </w:t>
      </w:r>
    </w:p>
    <w:p w14:paraId="32AB7CBE" w14:textId="2A863421"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children 6-23 months </w:t>
      </w:r>
      <w:r w:rsidR="00430EA2">
        <w:rPr>
          <w:rFonts w:eastAsia="Times New Roman"/>
          <w:sz w:val="22"/>
          <w:szCs w:val="22"/>
        </w:rPr>
        <w:t xml:space="preserve">of age </w:t>
      </w:r>
      <w:r w:rsidRPr="00E74FFA">
        <w:rPr>
          <w:rFonts w:eastAsia="Times New Roman"/>
          <w:sz w:val="22"/>
          <w:szCs w:val="22"/>
        </w:rPr>
        <w:t xml:space="preserve">receiving a minimum acceptable diet </w:t>
      </w:r>
    </w:p>
    <w:p w14:paraId="0378A97F" w14:textId="77777777" w:rsidR="0007085D" w:rsidRPr="00097E69" w:rsidRDefault="0007085D" w:rsidP="0007085D">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women of reproductive age </w:t>
      </w:r>
      <w:r>
        <w:rPr>
          <w:rFonts w:eastAsia="Times New Roman"/>
          <w:sz w:val="22"/>
          <w:szCs w:val="22"/>
        </w:rPr>
        <w:t>(15-49)</w:t>
      </w:r>
    </w:p>
    <w:p w14:paraId="68F2E7D2"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stunted children under </w:t>
      </w:r>
      <w:r>
        <w:rPr>
          <w:rFonts w:eastAsia="Times New Roman"/>
          <w:sz w:val="22"/>
          <w:szCs w:val="22"/>
        </w:rPr>
        <w:t>5</w:t>
      </w:r>
      <w:r w:rsidRPr="00E74FFA">
        <w:rPr>
          <w:rFonts w:eastAsia="Times New Roman"/>
          <w:sz w:val="22"/>
          <w:szCs w:val="22"/>
        </w:rPr>
        <w:t xml:space="preserve"> years of age</w:t>
      </w:r>
    </w:p>
    <w:p w14:paraId="49B43F73" w14:textId="77777777" w:rsidR="00AF2B1A" w:rsidRPr="00E74FF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wasted children under </w:t>
      </w:r>
      <w:r>
        <w:rPr>
          <w:rFonts w:eastAsia="Times New Roman"/>
          <w:sz w:val="22"/>
          <w:szCs w:val="22"/>
        </w:rPr>
        <w:t>5</w:t>
      </w:r>
      <w:r w:rsidRPr="00E74FFA">
        <w:rPr>
          <w:rFonts w:eastAsia="Times New Roman"/>
          <w:sz w:val="22"/>
          <w:szCs w:val="22"/>
        </w:rPr>
        <w:t xml:space="preserve"> years of age</w:t>
      </w:r>
    </w:p>
    <w:p w14:paraId="47BEFB89" w14:textId="5B1B10C7" w:rsidR="00AF2B1A" w:rsidRDefault="00AF2B1A" w:rsidP="00AF2B1A">
      <w:pPr>
        <w:pStyle w:val="ListParagraph"/>
        <w:numPr>
          <w:ilvl w:val="0"/>
          <w:numId w:val="12"/>
        </w:numPr>
        <w:spacing w:after="200"/>
        <w:contextualSpacing/>
        <w:rPr>
          <w:rFonts w:eastAsia="Times New Roman"/>
          <w:sz w:val="22"/>
          <w:szCs w:val="22"/>
        </w:rPr>
      </w:pPr>
      <w:r w:rsidRPr="00E74FFA">
        <w:rPr>
          <w:rFonts w:eastAsia="Times New Roman"/>
          <w:sz w:val="22"/>
          <w:szCs w:val="22"/>
        </w:rPr>
        <w:t xml:space="preserve">Prevalence of underweight children under </w:t>
      </w:r>
      <w:r>
        <w:rPr>
          <w:rFonts w:eastAsia="Times New Roman"/>
          <w:sz w:val="22"/>
          <w:szCs w:val="22"/>
        </w:rPr>
        <w:t>5</w:t>
      </w:r>
      <w:r w:rsidRPr="00E74FFA">
        <w:rPr>
          <w:rFonts w:eastAsia="Times New Roman"/>
          <w:sz w:val="22"/>
          <w:szCs w:val="22"/>
        </w:rPr>
        <w:t xml:space="preserve"> years of age</w:t>
      </w:r>
    </w:p>
    <w:p w14:paraId="31402B74" w14:textId="5B86B9B3" w:rsidR="00131E6E" w:rsidRDefault="00131E6E" w:rsidP="0051257A">
      <w:pPr>
        <w:pStyle w:val="BodyText"/>
      </w:pPr>
      <w:r w:rsidRPr="00757754">
        <w:t xml:space="preserve">These </w:t>
      </w:r>
      <w:r>
        <w:t>1</w:t>
      </w:r>
      <w:r w:rsidRPr="00757754">
        <w:t>2 performance indicators at the goal level measure hunger, malnutrition, and poverty among the population in the [</w:t>
      </w:r>
      <w:r w:rsidRPr="00757754">
        <w:rPr>
          <w:highlight w:val="yellow"/>
        </w:rPr>
        <w:t>Country</w:t>
      </w:r>
      <w:r w:rsidRPr="00757754">
        <w:t xml:space="preserve">] Feed the Future </w:t>
      </w:r>
      <w:r w:rsidR="00160DC3">
        <w:rPr>
          <w:szCs w:val="22"/>
        </w:rPr>
        <w:t>Phase One</w:t>
      </w:r>
      <w:r w:rsidR="007F25EC">
        <w:rPr>
          <w:szCs w:val="22"/>
        </w:rPr>
        <w:t xml:space="preserve"> ZOI</w:t>
      </w:r>
      <w:r>
        <w:t xml:space="preserve">. Indicator estimates—in total and by key disaggregates—at </w:t>
      </w:r>
      <w:r w:rsidR="00160DC3">
        <w:t>Phase One</w:t>
      </w:r>
      <w:r w:rsidR="003C2142">
        <w:t xml:space="preserve"> </w:t>
      </w:r>
      <w:r>
        <w:t xml:space="preserve">baseline and at endline are presented in </w:t>
      </w:r>
      <w:r w:rsidRPr="00757754">
        <w:rPr>
          <w:b/>
        </w:rPr>
        <w:t xml:space="preserve">Table </w:t>
      </w:r>
      <w:r w:rsidR="00A933F1">
        <w:rPr>
          <w:b/>
        </w:rPr>
        <w:t>ES</w:t>
      </w:r>
      <w:r w:rsidRPr="00757754">
        <w:rPr>
          <w:b/>
        </w:rPr>
        <w:t>1</w:t>
      </w:r>
      <w:r>
        <w:rPr>
          <w:b/>
        </w:rPr>
        <w:t xml:space="preserve">. </w:t>
      </w:r>
      <w:r>
        <w:t xml:space="preserve">The </w:t>
      </w:r>
      <w:r w:rsidR="003C2142">
        <w:t xml:space="preserve">unweighted number of observations, the </w:t>
      </w:r>
      <w:r>
        <w:t>difference between the baseline and endline estimates, the 95</w:t>
      </w:r>
      <w:r w:rsidR="003C2142">
        <w:t xml:space="preserve"> percent</w:t>
      </w:r>
      <w:r>
        <w:t xml:space="preserve"> confidence interval around the difference, the p-value associated with the difference, and the p-value’s level of significance are also presented</w:t>
      </w:r>
      <w:r w:rsidRPr="00757754">
        <w:t xml:space="preserve">. </w:t>
      </w:r>
    </w:p>
    <w:p w14:paraId="19869892" w14:textId="77777777" w:rsidR="00FB5260" w:rsidRPr="00757754" w:rsidRDefault="00FB5260" w:rsidP="00757754">
      <w:pPr>
        <w:widowControl/>
        <w:spacing w:line="240" w:lineRule="auto"/>
        <w:rPr>
          <w:sz w:val="22"/>
          <w:szCs w:val="22"/>
        </w:rPr>
        <w:sectPr w:rsidR="00FB5260" w:rsidRPr="00757754" w:rsidSect="001A3F40">
          <w:pgSz w:w="12240" w:h="15840" w:code="1"/>
          <w:pgMar w:top="1440" w:right="1440" w:bottom="1440" w:left="1440" w:header="720" w:footer="720" w:gutter="0"/>
          <w:pgNumType w:fmt="lowerRoman" w:start="1"/>
          <w:cols w:space="720"/>
          <w:docGrid w:linePitch="326"/>
        </w:sectPr>
      </w:pPr>
    </w:p>
    <w:p w14:paraId="7D8115A4" w14:textId="36D20F71" w:rsidR="00D71E47" w:rsidRDefault="00D71E47" w:rsidP="001523A4">
      <w:pPr>
        <w:pStyle w:val="Tabletitle"/>
        <w:keepLines/>
        <w:spacing w:before="240"/>
        <w:contextualSpacing/>
        <w:outlineLvl w:val="3"/>
      </w:pPr>
      <w:bookmarkStart w:id="40" w:name="_Toc50719153"/>
      <w:r w:rsidRPr="00D71E47">
        <w:lastRenderedPageBreak/>
        <w:t xml:space="preserve">Table </w:t>
      </w:r>
      <w:r w:rsidR="00702CA4">
        <w:t>ES</w:t>
      </w:r>
      <w:r w:rsidRPr="00D71E47">
        <w:t xml:space="preserve">1: Feed the Future </w:t>
      </w:r>
      <w:r w:rsidR="00160DC3">
        <w:t>Phase One</w:t>
      </w:r>
      <w:r w:rsidR="007F25EC">
        <w:t xml:space="preserve"> ZOI</w:t>
      </w:r>
      <w:r w:rsidRPr="00D71E47">
        <w:t xml:space="preserve"> Indicator Estimates, by Key Disaggregates: [</w:t>
      </w:r>
      <w:r w:rsidRPr="00A65542">
        <w:rPr>
          <w:highlight w:val="yellow"/>
        </w:rPr>
        <w:t>Country</w:t>
      </w:r>
      <w:r w:rsidRPr="00D71E47">
        <w:t>] [</w:t>
      </w:r>
      <w:r w:rsidRPr="00A65542">
        <w:rPr>
          <w:highlight w:val="yellow"/>
        </w:rPr>
        <w:t>Baseline Year</w:t>
      </w:r>
      <w:r w:rsidRPr="00D71E47">
        <w:t>]</w:t>
      </w:r>
      <w:proofErr w:type="gramStart"/>
      <w:r w:rsidRPr="00D71E47">
        <w:t>-[</w:t>
      </w:r>
      <w:proofErr w:type="gramEnd"/>
      <w:r w:rsidRPr="00A65542">
        <w:rPr>
          <w:highlight w:val="yellow"/>
        </w:rPr>
        <w:t>Endline Year</w:t>
      </w:r>
      <w:r w:rsidRPr="00D71E47">
        <w:t>]</w:t>
      </w:r>
      <w:bookmarkEnd w:id="40"/>
    </w:p>
    <w:tbl>
      <w:tblPr>
        <w:tblW w:w="5000" w:type="pct"/>
        <w:tblLayout w:type="fixed"/>
        <w:tblLook w:val="04A0" w:firstRow="1" w:lastRow="0" w:firstColumn="1" w:lastColumn="0" w:noHBand="0" w:noVBand="1"/>
      </w:tblPr>
      <w:tblGrid>
        <w:gridCol w:w="2329"/>
        <w:gridCol w:w="803"/>
        <w:gridCol w:w="921"/>
        <w:gridCol w:w="660"/>
        <w:gridCol w:w="9"/>
        <w:gridCol w:w="232"/>
        <w:gridCol w:w="9"/>
        <w:gridCol w:w="747"/>
        <w:gridCol w:w="998"/>
        <w:gridCol w:w="659"/>
        <w:gridCol w:w="8"/>
        <w:gridCol w:w="729"/>
        <w:gridCol w:w="828"/>
        <w:gridCol w:w="644"/>
      </w:tblGrid>
      <w:tr w:rsidR="00D253B5" w:rsidRPr="0051257A" w14:paraId="175E487B" w14:textId="77777777" w:rsidTr="00603BEB">
        <w:trPr>
          <w:tblHeader/>
        </w:trPr>
        <w:tc>
          <w:tcPr>
            <w:tcW w:w="2277" w:type="dxa"/>
            <w:vMerge w:val="restart"/>
            <w:tcBorders>
              <w:top w:val="single" w:sz="4" w:space="0" w:color="auto"/>
              <w:left w:val="nil"/>
              <w:bottom w:val="nil"/>
              <w:right w:val="nil"/>
            </w:tcBorders>
            <w:shd w:val="clear" w:color="000000" w:fill="387990"/>
            <w:vAlign w:val="bottom"/>
            <w:hideMark/>
          </w:tcPr>
          <w:p w14:paraId="19556EF6" w14:textId="77777777" w:rsidR="00D253B5" w:rsidRPr="0051257A" w:rsidRDefault="00D253B5"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Indicator</w:t>
            </w:r>
          </w:p>
        </w:tc>
        <w:tc>
          <w:tcPr>
            <w:tcW w:w="2330" w:type="dxa"/>
            <w:gridSpan w:val="3"/>
            <w:tcBorders>
              <w:top w:val="single" w:sz="4" w:space="0" w:color="auto"/>
              <w:left w:val="nil"/>
              <w:bottom w:val="single" w:sz="4" w:space="0" w:color="FFFFFF"/>
              <w:right w:val="nil"/>
            </w:tcBorders>
            <w:shd w:val="clear" w:color="000000" w:fill="387990"/>
            <w:vAlign w:val="bottom"/>
          </w:tcPr>
          <w:p w14:paraId="0D14933A"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7D8E9108" w14:textId="31791482"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36" w:type="dxa"/>
            <w:gridSpan w:val="2"/>
            <w:tcBorders>
              <w:top w:val="single" w:sz="4" w:space="0" w:color="auto"/>
              <w:left w:val="nil"/>
              <w:bottom w:val="nil"/>
              <w:right w:val="nil"/>
            </w:tcBorders>
            <w:shd w:val="clear" w:color="000000" w:fill="387990"/>
            <w:vAlign w:val="bottom"/>
            <w:hideMark/>
          </w:tcPr>
          <w:p w14:paraId="615ECC8D" w14:textId="009F248A" w:rsidR="00D253B5" w:rsidRPr="0051257A" w:rsidRDefault="00D253B5" w:rsidP="005743FA">
            <w:pPr>
              <w:widowControl/>
              <w:spacing w:line="259" w:lineRule="auto"/>
              <w:jc w:val="center"/>
              <w:rPr>
                <w:rFonts w:eastAsia="Times New Roman" w:cs="Times New Roman"/>
                <w:b/>
                <w:bCs/>
                <w:color w:val="FFFFFF"/>
                <w:sz w:val="20"/>
                <w:szCs w:val="20"/>
              </w:rPr>
            </w:pPr>
          </w:p>
        </w:tc>
        <w:tc>
          <w:tcPr>
            <w:tcW w:w="2358" w:type="dxa"/>
            <w:gridSpan w:val="4"/>
            <w:tcBorders>
              <w:top w:val="single" w:sz="4" w:space="0" w:color="auto"/>
              <w:left w:val="nil"/>
              <w:bottom w:val="single" w:sz="4" w:space="0" w:color="FFFFFF"/>
              <w:right w:val="nil"/>
            </w:tcBorders>
            <w:shd w:val="clear" w:color="000000" w:fill="387990"/>
            <w:vAlign w:val="bottom"/>
          </w:tcPr>
          <w:p w14:paraId="3C92CF1D" w14:textId="77777777" w:rsidR="00D253B5"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0CDA25C0" w14:textId="4073FBE1"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721" w:type="dxa"/>
            <w:gridSpan w:val="2"/>
            <w:tcBorders>
              <w:top w:val="single" w:sz="4" w:space="0" w:color="auto"/>
              <w:left w:val="nil"/>
              <w:right w:val="nil"/>
            </w:tcBorders>
            <w:shd w:val="clear" w:color="000000" w:fill="387990"/>
            <w:vAlign w:val="bottom"/>
            <w:hideMark/>
          </w:tcPr>
          <w:p w14:paraId="76F094DB" w14:textId="5007C326" w:rsidR="00D253B5" w:rsidRPr="0051257A" w:rsidRDefault="00D253B5" w:rsidP="005743FA">
            <w:pPr>
              <w:widowControl/>
              <w:spacing w:line="259" w:lineRule="auto"/>
              <w:jc w:val="center"/>
              <w:rPr>
                <w:rFonts w:eastAsia="Times New Roman" w:cs="Times New Roman"/>
                <w:b/>
                <w:bCs/>
                <w:color w:val="FFFFFF"/>
                <w:sz w:val="20"/>
                <w:szCs w:val="20"/>
              </w:rPr>
            </w:pPr>
          </w:p>
          <w:p w14:paraId="27E6F923" w14:textId="69EF7D7D" w:rsidR="00D253B5" w:rsidRPr="0051257A" w:rsidRDefault="00D253B5" w:rsidP="005743FA">
            <w:pPr>
              <w:spacing w:line="259" w:lineRule="auto"/>
              <w:jc w:val="center"/>
              <w:rPr>
                <w:rFonts w:eastAsia="Times New Roman" w:cs="Times New Roman"/>
                <w:b/>
                <w:bCs/>
                <w:color w:val="FFFFFF"/>
                <w:sz w:val="20"/>
                <w:szCs w:val="20"/>
              </w:rPr>
            </w:pPr>
          </w:p>
        </w:tc>
        <w:tc>
          <w:tcPr>
            <w:tcW w:w="809" w:type="dxa"/>
            <w:vMerge w:val="restart"/>
            <w:tcBorders>
              <w:top w:val="single" w:sz="4" w:space="0" w:color="auto"/>
              <w:left w:val="nil"/>
              <w:right w:val="nil"/>
            </w:tcBorders>
            <w:shd w:val="clear" w:color="000000" w:fill="387990"/>
            <w:vAlign w:val="bottom"/>
            <w:hideMark/>
          </w:tcPr>
          <w:p w14:paraId="5CD1C4F3" w14:textId="40C3EEE8" w:rsidR="00D253B5" w:rsidRPr="0051257A" w:rsidRDefault="00D253B5" w:rsidP="005743FA">
            <w:pPr>
              <w:widowControl/>
              <w:spacing w:line="259" w:lineRule="auto"/>
              <w:jc w:val="center"/>
              <w:rPr>
                <w:rFonts w:eastAsia="Times New Roman" w:cs="Times New Roman"/>
                <w:b/>
                <w:bCs/>
                <w:color w:val="FFFFFF"/>
                <w:sz w:val="20"/>
                <w:szCs w:val="20"/>
              </w:rPr>
            </w:pPr>
          </w:p>
          <w:p w14:paraId="411196A8" w14:textId="767D96AF" w:rsidR="00D253B5" w:rsidRPr="0051257A" w:rsidRDefault="00D253B5" w:rsidP="005743F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w:t>
            </w:r>
            <w:proofErr w:type="spellStart"/>
            <w:r w:rsidRPr="0051257A">
              <w:rPr>
                <w:rFonts w:eastAsia="Times New Roman" w:cs="Times New Roman"/>
                <w:b/>
                <w:bCs/>
                <w:color w:val="FFFFFF"/>
                <w:sz w:val="20"/>
                <w:szCs w:val="20"/>
              </w:rPr>
              <w:t>value</w:t>
            </w:r>
            <w:r w:rsidRPr="0051257A">
              <w:rPr>
                <w:rFonts w:eastAsia="Times New Roman" w:cs="Times New Roman"/>
                <w:b/>
                <w:bCs/>
                <w:color w:val="FFFFFF"/>
                <w:sz w:val="20"/>
                <w:szCs w:val="20"/>
                <w:vertAlign w:val="superscript"/>
              </w:rPr>
              <w:t>b</w:t>
            </w:r>
            <w:proofErr w:type="spellEnd"/>
          </w:p>
        </w:tc>
        <w:tc>
          <w:tcPr>
            <w:tcW w:w="629" w:type="dxa"/>
            <w:vMerge w:val="restart"/>
            <w:tcBorders>
              <w:top w:val="single" w:sz="4" w:space="0" w:color="auto"/>
              <w:left w:val="nil"/>
              <w:right w:val="nil"/>
            </w:tcBorders>
            <w:shd w:val="clear" w:color="000000" w:fill="387990"/>
            <w:vAlign w:val="bottom"/>
            <w:hideMark/>
          </w:tcPr>
          <w:p w14:paraId="76B42C76" w14:textId="37B12222" w:rsidR="00D253B5" w:rsidRPr="0051257A" w:rsidRDefault="00D253B5" w:rsidP="005743FA">
            <w:pPr>
              <w:widowControl/>
              <w:spacing w:line="259" w:lineRule="auto"/>
              <w:jc w:val="center"/>
              <w:rPr>
                <w:rFonts w:eastAsia="Times New Roman" w:cs="Times New Roman"/>
                <w:b/>
                <w:bCs/>
                <w:color w:val="FFFFFF"/>
                <w:sz w:val="20"/>
                <w:szCs w:val="20"/>
              </w:rPr>
            </w:pPr>
          </w:p>
          <w:p w14:paraId="5ACD7715" w14:textId="791AAC6A" w:rsidR="00D253B5" w:rsidRPr="0051257A" w:rsidRDefault="00D253B5" w:rsidP="005743FA">
            <w:pPr>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Sig.</w:t>
            </w:r>
            <w:r w:rsidRPr="0051257A">
              <w:rPr>
                <w:rFonts w:eastAsia="Times New Roman" w:cs="Times New Roman"/>
                <w:b/>
                <w:bCs/>
                <w:color w:val="FFFFFF"/>
                <w:sz w:val="20"/>
                <w:szCs w:val="20"/>
                <w:vertAlign w:val="superscript"/>
              </w:rPr>
              <w:t>c</w:t>
            </w:r>
            <w:proofErr w:type="spellEnd"/>
          </w:p>
        </w:tc>
      </w:tr>
      <w:tr w:rsidR="00D253B5" w:rsidRPr="0051257A" w14:paraId="4B5E253A" w14:textId="77777777" w:rsidTr="00603BEB">
        <w:trPr>
          <w:tblHeader/>
        </w:trPr>
        <w:tc>
          <w:tcPr>
            <w:tcW w:w="2277" w:type="dxa"/>
            <w:vMerge/>
            <w:tcBorders>
              <w:top w:val="single" w:sz="4" w:space="0" w:color="auto"/>
              <w:left w:val="nil"/>
              <w:bottom w:val="nil"/>
              <w:right w:val="nil"/>
            </w:tcBorders>
            <w:vAlign w:val="center"/>
            <w:hideMark/>
          </w:tcPr>
          <w:p w14:paraId="170F6716" w14:textId="77777777" w:rsidR="00D253B5" w:rsidRPr="0051257A" w:rsidRDefault="00D253B5" w:rsidP="0051257A">
            <w:pPr>
              <w:widowControl/>
              <w:spacing w:line="259" w:lineRule="auto"/>
              <w:rPr>
                <w:rFonts w:eastAsia="Times New Roman" w:cs="Times New Roman"/>
                <w:b/>
                <w:bCs/>
                <w:color w:val="FFFFFF"/>
                <w:sz w:val="20"/>
                <w:szCs w:val="20"/>
              </w:rPr>
            </w:pPr>
          </w:p>
        </w:tc>
        <w:tc>
          <w:tcPr>
            <w:tcW w:w="785" w:type="dxa"/>
            <w:tcBorders>
              <w:top w:val="nil"/>
              <w:left w:val="nil"/>
              <w:bottom w:val="nil"/>
              <w:right w:val="nil"/>
            </w:tcBorders>
            <w:shd w:val="clear" w:color="000000" w:fill="387990"/>
            <w:vAlign w:val="bottom"/>
            <w:hideMark/>
          </w:tcPr>
          <w:p w14:paraId="44F266A6" w14:textId="406984C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vAlign w:val="bottom"/>
          </w:tcPr>
          <w:p w14:paraId="7523AB0E" w14:textId="75ADC0CE"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4" w:type="dxa"/>
            <w:gridSpan w:val="2"/>
            <w:tcBorders>
              <w:top w:val="nil"/>
              <w:left w:val="nil"/>
              <w:bottom w:val="single" w:sz="4" w:space="0" w:color="auto"/>
              <w:right w:val="nil"/>
            </w:tcBorders>
            <w:shd w:val="clear" w:color="000000" w:fill="387990"/>
            <w:vAlign w:val="bottom"/>
            <w:hideMark/>
          </w:tcPr>
          <w:p w14:paraId="2258B5DD" w14:textId="764CA35A"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236" w:type="dxa"/>
            <w:gridSpan w:val="2"/>
            <w:tcBorders>
              <w:top w:val="nil"/>
              <w:left w:val="nil"/>
              <w:bottom w:val="nil"/>
              <w:right w:val="nil"/>
            </w:tcBorders>
            <w:shd w:val="clear" w:color="000000" w:fill="387990"/>
            <w:vAlign w:val="bottom"/>
            <w:hideMark/>
          </w:tcPr>
          <w:p w14:paraId="4045A4AB" w14:textId="744970A9" w:rsidR="00D253B5" w:rsidRPr="0051257A" w:rsidRDefault="00D253B5" w:rsidP="005743FA">
            <w:pPr>
              <w:widowControl/>
              <w:spacing w:line="259" w:lineRule="auto"/>
              <w:jc w:val="center"/>
              <w:rPr>
                <w:rFonts w:eastAsia="Times New Roman" w:cs="Times New Roman"/>
                <w:b/>
                <w:bCs/>
                <w:color w:val="FFFFFF"/>
                <w:sz w:val="20"/>
                <w:szCs w:val="20"/>
              </w:rPr>
            </w:pPr>
          </w:p>
        </w:tc>
        <w:tc>
          <w:tcPr>
            <w:tcW w:w="730" w:type="dxa"/>
            <w:tcBorders>
              <w:top w:val="nil"/>
              <w:left w:val="nil"/>
              <w:bottom w:val="nil"/>
              <w:right w:val="nil"/>
            </w:tcBorders>
            <w:shd w:val="clear" w:color="000000" w:fill="387990"/>
            <w:vAlign w:val="bottom"/>
            <w:hideMark/>
          </w:tcPr>
          <w:p w14:paraId="4ACB159A" w14:textId="5BA152B9"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Est</w:t>
            </w:r>
            <w:r>
              <w:rPr>
                <w:rFonts w:eastAsia="Times New Roman" w:cs="Times New Roman"/>
                <w:b/>
                <w:bCs/>
                <w:color w:val="FFFFFF"/>
                <w:sz w:val="20"/>
                <w:szCs w:val="20"/>
              </w:rPr>
              <w:t>.</w:t>
            </w:r>
          </w:p>
        </w:tc>
        <w:tc>
          <w:tcPr>
            <w:tcW w:w="975" w:type="dxa"/>
            <w:tcBorders>
              <w:top w:val="nil"/>
              <w:left w:val="nil"/>
              <w:bottom w:val="single" w:sz="4" w:space="0" w:color="auto"/>
              <w:right w:val="nil"/>
            </w:tcBorders>
            <w:shd w:val="clear" w:color="000000" w:fill="387990"/>
            <w:vAlign w:val="bottom"/>
          </w:tcPr>
          <w:p w14:paraId="030D1896" w14:textId="3A9FAF4C" w:rsidR="00D253B5" w:rsidRPr="0051257A" w:rsidRDefault="00D253B5" w:rsidP="005743F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2" w:type="dxa"/>
            <w:gridSpan w:val="2"/>
            <w:tcBorders>
              <w:top w:val="nil"/>
              <w:left w:val="nil"/>
              <w:bottom w:val="single" w:sz="4" w:space="0" w:color="auto"/>
              <w:right w:val="nil"/>
            </w:tcBorders>
            <w:shd w:val="clear" w:color="000000" w:fill="387990"/>
            <w:vAlign w:val="bottom"/>
            <w:hideMark/>
          </w:tcPr>
          <w:p w14:paraId="6C089AD8" w14:textId="2D4D218E" w:rsidR="00D253B5" w:rsidRPr="0051257A" w:rsidRDefault="00D253B5" w:rsidP="005743FA">
            <w:pPr>
              <w:widowControl/>
              <w:spacing w:line="259" w:lineRule="auto"/>
              <w:jc w:val="center"/>
              <w:rPr>
                <w:rFonts w:eastAsia="Times New Roman" w:cs="Times New Roman"/>
                <w:b/>
                <w:bCs/>
                <w:color w:val="FFFFFF"/>
                <w:sz w:val="20"/>
                <w:szCs w:val="20"/>
              </w:rPr>
            </w:pPr>
            <w:proofErr w:type="spellStart"/>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roofErr w:type="spellEnd"/>
          </w:p>
        </w:tc>
        <w:tc>
          <w:tcPr>
            <w:tcW w:w="713" w:type="dxa"/>
            <w:tcBorders>
              <w:left w:val="nil"/>
              <w:bottom w:val="single" w:sz="4" w:space="0" w:color="auto"/>
              <w:right w:val="nil"/>
            </w:tcBorders>
            <w:shd w:val="clear" w:color="000000" w:fill="387990"/>
            <w:vAlign w:val="bottom"/>
            <w:hideMark/>
          </w:tcPr>
          <w:p w14:paraId="212951DF" w14:textId="23AE1F85" w:rsidR="00D253B5" w:rsidRPr="0051257A" w:rsidRDefault="00D253B5" w:rsidP="005743F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c>
          <w:tcPr>
            <w:tcW w:w="809" w:type="dxa"/>
            <w:vMerge/>
            <w:tcBorders>
              <w:left w:val="nil"/>
              <w:bottom w:val="single" w:sz="4" w:space="0" w:color="auto"/>
              <w:right w:val="nil"/>
            </w:tcBorders>
            <w:shd w:val="clear" w:color="000000" w:fill="387990"/>
            <w:vAlign w:val="bottom"/>
            <w:hideMark/>
          </w:tcPr>
          <w:p w14:paraId="50915E0B" w14:textId="2BBBC06C" w:rsidR="00D253B5" w:rsidRPr="0051257A" w:rsidRDefault="00D253B5" w:rsidP="005743FA">
            <w:pPr>
              <w:widowControl/>
              <w:spacing w:line="259" w:lineRule="auto"/>
              <w:jc w:val="center"/>
              <w:rPr>
                <w:rFonts w:eastAsia="Times New Roman" w:cs="Times New Roman"/>
                <w:b/>
                <w:bCs/>
                <w:color w:val="FFFFFF"/>
                <w:sz w:val="20"/>
                <w:szCs w:val="20"/>
              </w:rPr>
            </w:pPr>
          </w:p>
        </w:tc>
        <w:tc>
          <w:tcPr>
            <w:tcW w:w="629" w:type="dxa"/>
            <w:vMerge/>
            <w:tcBorders>
              <w:left w:val="nil"/>
              <w:bottom w:val="single" w:sz="4" w:space="0" w:color="auto"/>
              <w:right w:val="nil"/>
            </w:tcBorders>
            <w:shd w:val="clear" w:color="000000" w:fill="387990"/>
            <w:vAlign w:val="bottom"/>
            <w:hideMark/>
          </w:tcPr>
          <w:p w14:paraId="73D19C17" w14:textId="19E4B9AF" w:rsidR="00D253B5" w:rsidRPr="0051257A" w:rsidRDefault="00D253B5" w:rsidP="005743FA">
            <w:pPr>
              <w:widowControl/>
              <w:spacing w:line="259" w:lineRule="auto"/>
              <w:jc w:val="center"/>
              <w:rPr>
                <w:rFonts w:eastAsia="Times New Roman" w:cs="Times New Roman"/>
                <w:b/>
                <w:bCs/>
                <w:color w:val="FFFFFF"/>
                <w:sz w:val="20"/>
                <w:szCs w:val="20"/>
              </w:rPr>
            </w:pPr>
          </w:p>
        </w:tc>
      </w:tr>
      <w:tr w:rsidR="00D16F10" w:rsidRPr="0051257A" w14:paraId="6D75EE6B" w14:textId="77777777" w:rsidTr="00D253B5">
        <w:trPr>
          <w:trHeight w:val="287"/>
        </w:trPr>
        <w:tc>
          <w:tcPr>
            <w:tcW w:w="9360" w:type="dxa"/>
            <w:gridSpan w:val="14"/>
            <w:tcBorders>
              <w:top w:val="single" w:sz="4" w:space="0" w:color="auto"/>
              <w:left w:val="nil"/>
              <w:bottom w:val="single" w:sz="4" w:space="0" w:color="auto"/>
              <w:right w:val="nil"/>
            </w:tcBorders>
            <w:shd w:val="clear" w:color="000000" w:fill="DBE7F3"/>
            <w:vAlign w:val="center"/>
          </w:tcPr>
          <w:p w14:paraId="1FD8DA34" w14:textId="087B020B" w:rsidR="00D16F10" w:rsidRPr="0051257A" w:rsidRDefault="00D16F10" w:rsidP="00BB13AE">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Mean daily per capita consumption expenditure in constant 2010 USD (2005 PPP) </w:t>
            </w:r>
          </w:p>
        </w:tc>
      </w:tr>
      <w:tr w:rsidR="009C0343" w:rsidRPr="0051257A" w14:paraId="2DA29920" w14:textId="77777777" w:rsidTr="00D253B5">
        <w:tc>
          <w:tcPr>
            <w:tcW w:w="2277" w:type="dxa"/>
            <w:tcBorders>
              <w:top w:val="nil"/>
              <w:left w:val="nil"/>
              <w:bottom w:val="single" w:sz="4" w:space="0" w:color="auto"/>
              <w:right w:val="nil"/>
            </w:tcBorders>
            <w:shd w:val="clear" w:color="auto" w:fill="auto"/>
            <w:vAlign w:val="center"/>
            <w:hideMark/>
          </w:tcPr>
          <w:p w14:paraId="60486E96" w14:textId="603DADC9"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tcPr>
          <w:p w14:paraId="55C76A1A" w14:textId="1E46AF22"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6A3435" w14:textId="35A8EBEC"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tcPr>
          <w:p w14:paraId="5E3E39B7" w14:textId="0F4A6F9F"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tcPr>
          <w:p w14:paraId="14390C42" w14:textId="42925750"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tcPr>
          <w:p w14:paraId="6B97ED3B" w14:textId="75A9D48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8301706" w14:textId="4F186364"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tcPr>
          <w:p w14:paraId="3E74E58C" w14:textId="4FA02E2D"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tcPr>
          <w:p w14:paraId="2597021B" w14:textId="5A9CE23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tcPr>
          <w:p w14:paraId="6AF652AA" w14:textId="7AC45FD2"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tcPr>
          <w:p w14:paraId="06CE265E" w14:textId="2E6F315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B1D8430" w14:textId="77777777" w:rsidTr="00D253B5">
        <w:tc>
          <w:tcPr>
            <w:tcW w:w="3062" w:type="dxa"/>
            <w:gridSpan w:val="2"/>
            <w:tcBorders>
              <w:top w:val="nil"/>
              <w:left w:val="nil"/>
              <w:bottom w:val="single" w:sz="4" w:space="0" w:color="auto"/>
              <w:right w:val="nil"/>
            </w:tcBorders>
            <w:shd w:val="clear" w:color="auto" w:fill="auto"/>
            <w:vAlign w:val="center"/>
            <w:hideMark/>
          </w:tcPr>
          <w:p w14:paraId="124EFF51" w14:textId="3D79B6D4"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E049D59"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BA575C7" w14:textId="0922257B"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5A44BB5" w14:textId="515B4C8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F90E55" w14:textId="369466E2"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1527D48"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FA7B9D5" w14:textId="196ACD4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90E9E3" w14:textId="6E1A00B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30362EAE" w14:textId="3C73E05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A99DF5" w14:textId="447135B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01B2EB9" w14:textId="77777777" w:rsidTr="00EF524C">
        <w:tc>
          <w:tcPr>
            <w:tcW w:w="2277" w:type="dxa"/>
            <w:tcBorders>
              <w:top w:val="nil"/>
              <w:left w:val="nil"/>
              <w:bottom w:val="single" w:sz="4" w:space="0" w:color="auto"/>
              <w:right w:val="nil"/>
            </w:tcBorders>
            <w:shd w:val="clear" w:color="auto" w:fill="auto"/>
            <w:vAlign w:val="center"/>
            <w:hideMark/>
          </w:tcPr>
          <w:p w14:paraId="66650A8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4D514524" w14:textId="46260FA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CE5302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1D65217" w14:textId="56977EB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618184B" w14:textId="7EE7C2D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568CA36" w14:textId="1C2B9C6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AC1A10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0227912" w14:textId="5BAA99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58B8054" w14:textId="4036F23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366F490" w14:textId="0C5E272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C127A7" w14:textId="13105B3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2D0FA793" w14:textId="77777777" w:rsidTr="00EF524C">
        <w:tc>
          <w:tcPr>
            <w:tcW w:w="2277" w:type="dxa"/>
            <w:tcBorders>
              <w:top w:val="nil"/>
              <w:left w:val="nil"/>
              <w:bottom w:val="single" w:sz="4" w:space="0" w:color="auto"/>
              <w:right w:val="nil"/>
            </w:tcBorders>
            <w:shd w:val="clear" w:color="auto" w:fill="auto"/>
            <w:vAlign w:val="center"/>
            <w:hideMark/>
          </w:tcPr>
          <w:p w14:paraId="1DDC4F3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7D6D86E" w14:textId="7588C76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2DA7E0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839AE54" w14:textId="305A4A20"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E1B976" w14:textId="52827D8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994C1E8" w14:textId="7316501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1AA300"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ADF932F" w14:textId="58CE3D8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E1E4ADD" w14:textId="70FC823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7661F22" w14:textId="1BFB65CB"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3C52455" w14:textId="167CD758"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0341F832" w14:textId="77777777" w:rsidTr="00EF524C">
        <w:tc>
          <w:tcPr>
            <w:tcW w:w="2277" w:type="dxa"/>
            <w:tcBorders>
              <w:top w:val="nil"/>
              <w:left w:val="nil"/>
              <w:bottom w:val="single" w:sz="4" w:space="0" w:color="auto"/>
              <w:right w:val="nil"/>
            </w:tcBorders>
            <w:shd w:val="clear" w:color="auto" w:fill="auto"/>
            <w:vAlign w:val="center"/>
            <w:hideMark/>
          </w:tcPr>
          <w:p w14:paraId="4C9C6BF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27E60FF0" w14:textId="4E5E001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073C75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FFE28AE" w14:textId="09CC5F61"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46B616C" w14:textId="4D9697F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6852746" w14:textId="2551284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E533C6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D40ADBA" w14:textId="7E2B4DC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5597CD" w14:textId="0D81FC7D"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043AE50" w14:textId="3784171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F831825" w14:textId="6175B9AC"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3244ADA" w14:textId="77777777" w:rsidTr="00EF524C">
        <w:tc>
          <w:tcPr>
            <w:tcW w:w="2277" w:type="dxa"/>
            <w:tcBorders>
              <w:top w:val="nil"/>
              <w:left w:val="nil"/>
              <w:bottom w:val="single" w:sz="4" w:space="0" w:color="auto"/>
              <w:right w:val="nil"/>
            </w:tcBorders>
            <w:shd w:val="clear" w:color="auto" w:fill="auto"/>
            <w:vAlign w:val="center"/>
            <w:hideMark/>
          </w:tcPr>
          <w:p w14:paraId="14DB44D9"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AECF288" w14:textId="7C60D4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29CFB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F2110A4" w14:textId="2E73F27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2883720" w14:textId="3F5A6C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EB78E68" w14:textId="0B0FECA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042FFCF"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42DF0612" w14:textId="256073B0"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0F8B5A9" w14:textId="3994E2B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AC370ED" w14:textId="1F2ED2A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FF630" w14:textId="62546D31"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A71B10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CB4F98A" w14:textId="6876A35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Prevalence of poverty: Percentage of people living on less than $1.25/day (2005 PPP)</w:t>
            </w:r>
          </w:p>
        </w:tc>
      </w:tr>
      <w:tr w:rsidR="009C0343" w:rsidRPr="0051257A" w14:paraId="46CA7AAC" w14:textId="77777777" w:rsidTr="00D253B5">
        <w:tc>
          <w:tcPr>
            <w:tcW w:w="2277" w:type="dxa"/>
            <w:tcBorders>
              <w:top w:val="nil"/>
              <w:left w:val="nil"/>
              <w:bottom w:val="single" w:sz="4" w:space="0" w:color="auto"/>
              <w:right w:val="nil"/>
            </w:tcBorders>
            <w:shd w:val="clear" w:color="auto" w:fill="auto"/>
            <w:vAlign w:val="center"/>
            <w:hideMark/>
          </w:tcPr>
          <w:p w14:paraId="66A08FA9"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38B442DA" w14:textId="5BEDDBC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8279B5D"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67573B8" w14:textId="6339B6D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2E54179" w14:textId="1B7C749B"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00D7A87" w14:textId="10920F3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5984CA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0225008" w14:textId="548F395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F650538" w14:textId="3C42D869"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F9F68A2" w14:textId="0100184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7DEBC4" w14:textId="7BAF2557"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AD79126" w14:textId="77777777" w:rsidTr="00D253B5">
        <w:tc>
          <w:tcPr>
            <w:tcW w:w="3062" w:type="dxa"/>
            <w:gridSpan w:val="2"/>
            <w:tcBorders>
              <w:top w:val="nil"/>
              <w:left w:val="nil"/>
              <w:bottom w:val="single" w:sz="4" w:space="0" w:color="auto"/>
              <w:right w:val="nil"/>
            </w:tcBorders>
            <w:shd w:val="clear" w:color="auto" w:fill="auto"/>
            <w:vAlign w:val="center"/>
            <w:hideMark/>
          </w:tcPr>
          <w:p w14:paraId="4888E75F" w14:textId="7C8C38C6"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73C98C8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720FC55" w14:textId="24BFF93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77D1408" w14:textId="677B02FE"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747657DC" w14:textId="752EBE2F"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B4EC33"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B1594C5" w14:textId="2B1FBD7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05F94188" w14:textId="30F7C2B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2C24973" w14:textId="38C18D91"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2888809" w14:textId="7460C3B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B55168E" w14:textId="77777777" w:rsidTr="00EF524C">
        <w:tc>
          <w:tcPr>
            <w:tcW w:w="2277" w:type="dxa"/>
            <w:tcBorders>
              <w:top w:val="nil"/>
              <w:left w:val="nil"/>
              <w:bottom w:val="single" w:sz="4" w:space="0" w:color="auto"/>
              <w:right w:val="nil"/>
            </w:tcBorders>
            <w:shd w:val="clear" w:color="auto" w:fill="auto"/>
            <w:vAlign w:val="center"/>
            <w:hideMark/>
          </w:tcPr>
          <w:p w14:paraId="0AE8040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1EFFE67" w14:textId="3F408391"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957C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EFF782D" w14:textId="289E2F9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9B2507B" w14:textId="2062347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28C67273" w14:textId="7284680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A515C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6021719A" w14:textId="0CB144B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E101A40" w14:textId="30D8DD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110393EC" w14:textId="3EC28D14"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14E7E6E" w14:textId="48AB18C6"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7B3F693" w14:textId="77777777" w:rsidTr="00EF524C">
        <w:tc>
          <w:tcPr>
            <w:tcW w:w="2277" w:type="dxa"/>
            <w:tcBorders>
              <w:top w:val="nil"/>
              <w:left w:val="nil"/>
              <w:bottom w:val="single" w:sz="4" w:space="0" w:color="auto"/>
              <w:right w:val="nil"/>
            </w:tcBorders>
            <w:shd w:val="clear" w:color="auto" w:fill="auto"/>
            <w:vAlign w:val="center"/>
            <w:hideMark/>
          </w:tcPr>
          <w:p w14:paraId="1A4F223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68DFC57B" w14:textId="66E23BF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96F0A4"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BA80068" w14:textId="483B361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724983C" w14:textId="3D72902D"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1F0F26A" w14:textId="6F11D394"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5186BE5B"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5390A453" w14:textId="065DA4C5"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EFCD97E" w14:textId="797B8AB3"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8448E03" w14:textId="6FDD3D73"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908F537" w14:textId="158B5A1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A5822A2" w14:textId="77777777" w:rsidTr="00EF524C">
        <w:tc>
          <w:tcPr>
            <w:tcW w:w="2277" w:type="dxa"/>
            <w:tcBorders>
              <w:top w:val="nil"/>
              <w:left w:val="nil"/>
              <w:bottom w:val="single" w:sz="4" w:space="0" w:color="auto"/>
              <w:right w:val="nil"/>
            </w:tcBorders>
            <w:shd w:val="clear" w:color="auto" w:fill="auto"/>
            <w:vAlign w:val="center"/>
            <w:hideMark/>
          </w:tcPr>
          <w:p w14:paraId="2E075D1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6B8A0BB9" w14:textId="1E0CF5C3"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F0BF940"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29F09B0A" w14:textId="64EFD00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E789897" w14:textId="25FEB2E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382970C" w14:textId="3721609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79C3D5C"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3E97810" w14:textId="3BA36D13"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EAFA2FA" w14:textId="4B34EE10"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55760DC" w14:textId="684E16CF"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42BAB52" w14:textId="16CDE8CE"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53CB3821" w14:textId="77777777" w:rsidTr="00EF524C">
        <w:tc>
          <w:tcPr>
            <w:tcW w:w="2277" w:type="dxa"/>
            <w:tcBorders>
              <w:top w:val="nil"/>
              <w:left w:val="nil"/>
              <w:bottom w:val="single" w:sz="4" w:space="0" w:color="auto"/>
              <w:right w:val="nil"/>
            </w:tcBorders>
            <w:shd w:val="clear" w:color="auto" w:fill="auto"/>
            <w:vAlign w:val="center"/>
            <w:hideMark/>
          </w:tcPr>
          <w:p w14:paraId="62358361"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39FE1AF9" w14:textId="7468E5F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D25707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45D8A29" w14:textId="14DAE8E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8A4093" w14:textId="49ED8CC8"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9DC4702" w14:textId="393E9E9C"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7860FF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9CD817" w14:textId="73C4FF6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61AC552" w14:textId="6850A0C4"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51FB67D" w14:textId="0EE38328"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A8D39E" w14:textId="492B5C7D"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2E507D56" w14:textId="77777777" w:rsidTr="00D253B5">
        <w:tc>
          <w:tcPr>
            <w:tcW w:w="9360" w:type="dxa"/>
            <w:gridSpan w:val="14"/>
            <w:tcBorders>
              <w:top w:val="single" w:sz="4" w:space="0" w:color="auto"/>
              <w:left w:val="nil"/>
              <w:bottom w:val="single" w:sz="4" w:space="0" w:color="auto"/>
              <w:right w:val="nil"/>
            </w:tcBorders>
            <w:shd w:val="clear" w:color="000000" w:fill="DBE7F3"/>
          </w:tcPr>
          <w:p w14:paraId="2BECADF0" w14:textId="6C8A2D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Depth of poverty: Mean percent shortfall relative to the $1.25/day poverty line (2005 PPP)</w:t>
            </w:r>
          </w:p>
        </w:tc>
      </w:tr>
      <w:tr w:rsidR="009C0343" w:rsidRPr="0051257A" w14:paraId="191CD34D" w14:textId="77777777" w:rsidTr="00D253B5">
        <w:tc>
          <w:tcPr>
            <w:tcW w:w="2277" w:type="dxa"/>
            <w:tcBorders>
              <w:top w:val="nil"/>
              <w:left w:val="nil"/>
              <w:bottom w:val="single" w:sz="4" w:space="0" w:color="auto"/>
              <w:right w:val="nil"/>
            </w:tcBorders>
            <w:shd w:val="clear" w:color="auto" w:fill="auto"/>
            <w:vAlign w:val="center"/>
            <w:hideMark/>
          </w:tcPr>
          <w:p w14:paraId="60E5258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51DEA635" w14:textId="1F8801C7"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185755"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59B0F20" w14:textId="706D1DAD"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08A03098" w14:textId="3336AD5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0474F543" w14:textId="53A57345"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25FA13E"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F1CE1B" w14:textId="20F8C30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787C8F36" w14:textId="037BF1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40C271F" w14:textId="55E8C21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145AD78" w14:textId="5D6BD6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9C1170C" w14:textId="77777777" w:rsidTr="00D253B5">
        <w:tc>
          <w:tcPr>
            <w:tcW w:w="3062" w:type="dxa"/>
            <w:gridSpan w:val="2"/>
            <w:tcBorders>
              <w:top w:val="nil"/>
              <w:left w:val="nil"/>
              <w:bottom w:val="single" w:sz="4" w:space="0" w:color="auto"/>
              <w:right w:val="nil"/>
            </w:tcBorders>
            <w:shd w:val="clear" w:color="auto" w:fill="auto"/>
            <w:vAlign w:val="center"/>
            <w:hideMark/>
          </w:tcPr>
          <w:p w14:paraId="7948D71A" w14:textId="2F825379"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269F4D3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A70E96B" w14:textId="3AA6A89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B7B112" w14:textId="0EB5BAD3"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A10DB7B" w14:textId="6CCCF0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7B302B1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3C0AC4B" w14:textId="43464E2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9E6BF9" w14:textId="05DADE0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5DC35C38" w14:textId="2B9AA0F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AB5C130" w14:textId="661CE09D"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82BEBB7" w14:textId="77777777" w:rsidTr="00EF524C">
        <w:tc>
          <w:tcPr>
            <w:tcW w:w="2277" w:type="dxa"/>
            <w:tcBorders>
              <w:top w:val="nil"/>
              <w:left w:val="nil"/>
              <w:bottom w:val="single" w:sz="4" w:space="0" w:color="auto"/>
              <w:right w:val="nil"/>
            </w:tcBorders>
            <w:shd w:val="clear" w:color="auto" w:fill="auto"/>
            <w:vAlign w:val="center"/>
            <w:hideMark/>
          </w:tcPr>
          <w:p w14:paraId="1F9DDB3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05EF74C5" w14:textId="7CE1E78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D49E6A"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5F6E5A" w14:textId="50D9AD2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1942CB" w14:textId="1B87CC7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A244640" w14:textId="43BC6858"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731755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CA803A8" w14:textId="43441DA1"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24A107EB" w14:textId="32B0BCB2"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92C71FF" w14:textId="60C47DF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91E3D8C" w14:textId="6D220C87"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7B59E0E3" w14:textId="77777777" w:rsidTr="00EF524C">
        <w:tc>
          <w:tcPr>
            <w:tcW w:w="2277" w:type="dxa"/>
            <w:tcBorders>
              <w:top w:val="nil"/>
              <w:left w:val="nil"/>
              <w:bottom w:val="single" w:sz="4" w:space="0" w:color="auto"/>
              <w:right w:val="nil"/>
            </w:tcBorders>
            <w:shd w:val="clear" w:color="auto" w:fill="auto"/>
            <w:vAlign w:val="center"/>
            <w:hideMark/>
          </w:tcPr>
          <w:p w14:paraId="27FEACBD"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70359FA8" w14:textId="4E478B08"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0C17DE7"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543AD76E" w14:textId="54C8A728"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70678A46" w14:textId="02DF642A"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F308E2C" w14:textId="4F1256C7"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89A004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4CB19CF" w14:textId="0E3BD654"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4EA9DC49" w14:textId="1B6ABB9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AB56B63" w14:textId="0771E88C"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2CE57F85" w14:textId="37F2E840"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42B56080" w14:textId="77777777" w:rsidTr="00EF524C">
        <w:tc>
          <w:tcPr>
            <w:tcW w:w="2277" w:type="dxa"/>
            <w:tcBorders>
              <w:top w:val="nil"/>
              <w:left w:val="nil"/>
              <w:bottom w:val="single" w:sz="4" w:space="0" w:color="auto"/>
              <w:right w:val="nil"/>
            </w:tcBorders>
            <w:shd w:val="clear" w:color="auto" w:fill="auto"/>
            <w:vAlign w:val="center"/>
            <w:hideMark/>
          </w:tcPr>
          <w:p w14:paraId="42156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49340C55" w14:textId="7CC4AB39"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9AE5E51"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6CCA0778" w14:textId="432125A7"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D8D8AB2" w14:textId="6336553C"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5A0E8B21" w14:textId="3670BB69"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3556022"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7AFC613A" w14:textId="22138EAE"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3F2AF205" w14:textId="2D7029C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4E70DE3D" w14:textId="0FC3C16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B0AA6FF" w14:textId="63E04372"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88C1055" w14:textId="77777777" w:rsidTr="00EF524C">
        <w:tc>
          <w:tcPr>
            <w:tcW w:w="2277" w:type="dxa"/>
            <w:tcBorders>
              <w:top w:val="nil"/>
              <w:left w:val="nil"/>
              <w:bottom w:val="single" w:sz="4" w:space="0" w:color="auto"/>
              <w:right w:val="nil"/>
            </w:tcBorders>
            <w:shd w:val="clear" w:color="auto" w:fill="auto"/>
            <w:vAlign w:val="center"/>
            <w:hideMark/>
          </w:tcPr>
          <w:p w14:paraId="4343DC80"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1D6EF7B7" w14:textId="2D8845E1" w:rsidR="00DD1130" w:rsidRPr="0051257A" w:rsidRDefault="00DD1130" w:rsidP="00DD1130">
            <w:pPr>
              <w:widowControl/>
              <w:spacing w:line="259" w:lineRule="auto"/>
              <w:jc w:val="center"/>
              <w:rPr>
                <w:rFonts w:eastAsia="Times New Roman" w:cs="Times New Roman"/>
                <w:bCs/>
                <w:sz w:val="20"/>
                <w:szCs w:val="20"/>
              </w:rPr>
            </w:pPr>
          </w:p>
        </w:tc>
        <w:tc>
          <w:tcPr>
            <w:tcW w:w="900" w:type="dxa"/>
            <w:tcBorders>
              <w:top w:val="nil"/>
              <w:left w:val="nil"/>
              <w:bottom w:val="single" w:sz="4" w:space="0" w:color="auto"/>
              <w:right w:val="nil"/>
            </w:tcBorders>
          </w:tcPr>
          <w:p w14:paraId="192003EE" w14:textId="77777777" w:rsidR="00DD1130" w:rsidRPr="0051257A" w:rsidRDefault="00DD1130" w:rsidP="00DD1130">
            <w:pPr>
              <w:widowControl/>
              <w:spacing w:line="259" w:lineRule="auto"/>
              <w:jc w:val="center"/>
              <w:rPr>
                <w:rFonts w:eastAsia="Times New Roman" w:cs="Times New Roman"/>
                <w:bCs/>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21D975" w14:textId="1061F5D1" w:rsidR="00DD1130" w:rsidRPr="0051257A" w:rsidRDefault="00DD1130" w:rsidP="00DD1130">
            <w:pPr>
              <w:widowControl/>
              <w:spacing w:line="259" w:lineRule="auto"/>
              <w:jc w:val="center"/>
              <w:rPr>
                <w:rFonts w:eastAsia="Times New Roman" w:cs="Times New Roman"/>
                <w:bCs/>
                <w:sz w:val="20"/>
                <w:szCs w:val="20"/>
              </w:rPr>
            </w:pPr>
          </w:p>
        </w:tc>
        <w:tc>
          <w:tcPr>
            <w:tcW w:w="236" w:type="dxa"/>
            <w:gridSpan w:val="2"/>
            <w:tcBorders>
              <w:top w:val="nil"/>
              <w:left w:val="nil"/>
              <w:bottom w:val="single" w:sz="4" w:space="0" w:color="auto"/>
              <w:right w:val="nil"/>
            </w:tcBorders>
            <w:shd w:val="clear" w:color="auto" w:fill="auto"/>
            <w:vAlign w:val="center"/>
            <w:hideMark/>
          </w:tcPr>
          <w:p w14:paraId="3EA03D43" w14:textId="39D0A175" w:rsidR="00DD1130" w:rsidRPr="0051257A" w:rsidRDefault="00DD1130" w:rsidP="00DD1130">
            <w:pPr>
              <w:widowControl/>
              <w:spacing w:line="259" w:lineRule="auto"/>
              <w:jc w:val="center"/>
              <w:rPr>
                <w:rFonts w:eastAsia="Times New Roman" w:cs="Times New Roman"/>
                <w:bCs/>
                <w:sz w:val="20"/>
                <w:szCs w:val="20"/>
              </w:rPr>
            </w:pPr>
          </w:p>
        </w:tc>
        <w:tc>
          <w:tcPr>
            <w:tcW w:w="730" w:type="dxa"/>
            <w:tcBorders>
              <w:top w:val="nil"/>
              <w:left w:val="nil"/>
              <w:bottom w:val="single" w:sz="4" w:space="0" w:color="auto"/>
              <w:right w:val="nil"/>
            </w:tcBorders>
            <w:shd w:val="clear" w:color="auto" w:fill="auto"/>
            <w:vAlign w:val="center"/>
            <w:hideMark/>
          </w:tcPr>
          <w:p w14:paraId="245B126D" w14:textId="13CED1DC" w:rsidR="00DD1130" w:rsidRPr="0051257A" w:rsidRDefault="00DD1130" w:rsidP="00DD1130">
            <w:pPr>
              <w:widowControl/>
              <w:spacing w:line="259" w:lineRule="auto"/>
              <w:jc w:val="center"/>
              <w:rPr>
                <w:rFonts w:eastAsia="Times New Roman" w:cs="Times New Roman"/>
                <w:bCs/>
                <w:sz w:val="20"/>
                <w:szCs w:val="20"/>
              </w:rPr>
            </w:pPr>
          </w:p>
        </w:tc>
        <w:tc>
          <w:tcPr>
            <w:tcW w:w="975" w:type="dxa"/>
            <w:tcBorders>
              <w:top w:val="nil"/>
              <w:left w:val="nil"/>
              <w:bottom w:val="single" w:sz="4" w:space="0" w:color="auto"/>
              <w:right w:val="nil"/>
            </w:tcBorders>
          </w:tcPr>
          <w:p w14:paraId="30367D5C" w14:textId="77777777" w:rsidR="00DD1130" w:rsidRPr="0051257A" w:rsidRDefault="00DD1130" w:rsidP="00DD1130">
            <w:pPr>
              <w:widowControl/>
              <w:spacing w:line="259" w:lineRule="auto"/>
              <w:jc w:val="center"/>
              <w:rPr>
                <w:rFonts w:eastAsia="Times New Roman" w:cs="Times New Roman"/>
                <w:bCs/>
                <w:sz w:val="20"/>
                <w:szCs w:val="20"/>
              </w:rPr>
            </w:pPr>
          </w:p>
        </w:tc>
        <w:tc>
          <w:tcPr>
            <w:tcW w:w="652" w:type="dxa"/>
            <w:gridSpan w:val="2"/>
            <w:tcBorders>
              <w:top w:val="nil"/>
              <w:left w:val="nil"/>
              <w:bottom w:val="single" w:sz="4" w:space="0" w:color="auto"/>
              <w:right w:val="nil"/>
            </w:tcBorders>
            <w:shd w:val="clear" w:color="auto" w:fill="auto"/>
            <w:vAlign w:val="center"/>
            <w:hideMark/>
          </w:tcPr>
          <w:p w14:paraId="54DEA654" w14:textId="3407F45E" w:rsidR="00DD1130" w:rsidRPr="0051257A" w:rsidRDefault="00DD1130" w:rsidP="00DD1130">
            <w:pPr>
              <w:widowControl/>
              <w:spacing w:line="259" w:lineRule="auto"/>
              <w:jc w:val="center"/>
              <w:rPr>
                <w:rFonts w:eastAsia="Times New Roman" w:cs="Times New Roman"/>
                <w:bCs/>
                <w:sz w:val="20"/>
                <w:szCs w:val="20"/>
              </w:rPr>
            </w:pPr>
          </w:p>
        </w:tc>
        <w:tc>
          <w:tcPr>
            <w:tcW w:w="713" w:type="dxa"/>
            <w:tcBorders>
              <w:top w:val="nil"/>
              <w:left w:val="nil"/>
              <w:bottom w:val="single" w:sz="4" w:space="0" w:color="auto"/>
              <w:right w:val="nil"/>
            </w:tcBorders>
            <w:shd w:val="clear" w:color="auto" w:fill="auto"/>
            <w:vAlign w:val="center"/>
            <w:hideMark/>
          </w:tcPr>
          <w:p w14:paraId="7C9FD056" w14:textId="6F4B6CA5" w:rsidR="00DD1130" w:rsidRPr="0051257A" w:rsidRDefault="00DD1130" w:rsidP="00DD1130">
            <w:pPr>
              <w:widowControl/>
              <w:spacing w:line="259" w:lineRule="auto"/>
              <w:jc w:val="center"/>
              <w:rPr>
                <w:rFonts w:eastAsia="Times New Roman" w:cs="Times New Roman"/>
                <w:bCs/>
                <w:sz w:val="20"/>
                <w:szCs w:val="20"/>
              </w:rPr>
            </w:pPr>
          </w:p>
        </w:tc>
        <w:tc>
          <w:tcPr>
            <w:tcW w:w="809" w:type="dxa"/>
            <w:tcBorders>
              <w:top w:val="nil"/>
              <w:left w:val="nil"/>
              <w:bottom w:val="single" w:sz="4" w:space="0" w:color="auto"/>
              <w:right w:val="nil"/>
            </w:tcBorders>
            <w:shd w:val="clear" w:color="auto" w:fill="auto"/>
            <w:vAlign w:val="center"/>
            <w:hideMark/>
          </w:tcPr>
          <w:p w14:paraId="4DB2773B" w14:textId="35FDAD82" w:rsidR="00DD1130" w:rsidRPr="0051257A" w:rsidRDefault="00DD1130" w:rsidP="00DD1130">
            <w:pPr>
              <w:widowControl/>
              <w:spacing w:line="259" w:lineRule="auto"/>
              <w:jc w:val="center"/>
              <w:rPr>
                <w:rFonts w:eastAsia="Times New Roman" w:cs="Times New Roman"/>
                <w:bCs/>
                <w:sz w:val="20"/>
                <w:szCs w:val="20"/>
              </w:rPr>
            </w:pPr>
          </w:p>
        </w:tc>
        <w:tc>
          <w:tcPr>
            <w:tcW w:w="629" w:type="dxa"/>
            <w:tcBorders>
              <w:top w:val="nil"/>
              <w:left w:val="nil"/>
              <w:bottom w:val="single" w:sz="4" w:space="0" w:color="auto"/>
              <w:right w:val="nil"/>
            </w:tcBorders>
            <w:shd w:val="clear" w:color="auto" w:fill="auto"/>
            <w:vAlign w:val="center"/>
            <w:hideMark/>
          </w:tcPr>
          <w:p w14:paraId="5294FBC8" w14:textId="5FF6357B"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7C1362F0" w14:textId="77777777" w:rsidTr="00D253B5">
        <w:tc>
          <w:tcPr>
            <w:tcW w:w="9360" w:type="dxa"/>
            <w:gridSpan w:val="14"/>
            <w:tcBorders>
              <w:top w:val="single" w:sz="4" w:space="0" w:color="auto"/>
              <w:left w:val="nil"/>
              <w:bottom w:val="single" w:sz="4" w:space="0" w:color="auto"/>
              <w:right w:val="nil"/>
            </w:tcBorders>
            <w:shd w:val="clear" w:color="000000" w:fill="DBE7F3"/>
          </w:tcPr>
          <w:p w14:paraId="56CFD9D0" w14:textId="1707B623"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Abbreviated Women’s Empowerment in Agriculture </w:t>
            </w:r>
            <w:proofErr w:type="spellStart"/>
            <w:r w:rsidRPr="0051257A">
              <w:rPr>
                <w:rFonts w:eastAsia="Times New Roman" w:cs="Times New Roman"/>
                <w:b/>
                <w:bCs/>
                <w:color w:val="auto"/>
                <w:sz w:val="20"/>
                <w:szCs w:val="20"/>
              </w:rPr>
              <w:t>Index</w:t>
            </w:r>
            <w:r w:rsidRPr="0051257A">
              <w:rPr>
                <w:rFonts w:eastAsia="Times New Roman" w:cs="Times New Roman"/>
                <w:b/>
                <w:bCs/>
                <w:color w:val="auto"/>
                <w:sz w:val="20"/>
                <w:szCs w:val="20"/>
                <w:vertAlign w:val="superscript"/>
              </w:rPr>
              <w:t>d</w:t>
            </w:r>
            <w:proofErr w:type="spellEnd"/>
          </w:p>
        </w:tc>
      </w:tr>
      <w:tr w:rsidR="009C0343" w:rsidRPr="0051257A" w14:paraId="0506482D" w14:textId="77777777" w:rsidTr="00D253B5">
        <w:tc>
          <w:tcPr>
            <w:tcW w:w="2277" w:type="dxa"/>
            <w:tcBorders>
              <w:top w:val="nil"/>
              <w:left w:val="nil"/>
              <w:bottom w:val="single" w:sz="4" w:space="0" w:color="auto"/>
              <w:right w:val="nil"/>
            </w:tcBorders>
            <w:shd w:val="clear" w:color="auto" w:fill="auto"/>
            <w:vAlign w:val="center"/>
            <w:hideMark/>
          </w:tcPr>
          <w:p w14:paraId="0EC7834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 xml:space="preserve">All women  </w:t>
            </w:r>
          </w:p>
        </w:tc>
        <w:tc>
          <w:tcPr>
            <w:tcW w:w="785" w:type="dxa"/>
            <w:tcBorders>
              <w:top w:val="nil"/>
              <w:left w:val="nil"/>
              <w:bottom w:val="single" w:sz="4" w:space="0" w:color="auto"/>
              <w:right w:val="nil"/>
            </w:tcBorders>
            <w:shd w:val="clear" w:color="auto" w:fill="auto"/>
            <w:vAlign w:val="center"/>
            <w:hideMark/>
          </w:tcPr>
          <w:p w14:paraId="17051364" w14:textId="036EA70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6B13DF"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38C5A4D1" w14:textId="51053264"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1150B654" w14:textId="147F6E02"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06F642B" w14:textId="77AC0B1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259C1777"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C62B38B" w14:textId="1D176576"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18EA0E1" w14:textId="2426A746"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2AD47F3F" w14:textId="6BD85CFD"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226EED" w14:textId="66744E5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55EA63A" w14:textId="77777777" w:rsidTr="00D253B5">
        <w:tc>
          <w:tcPr>
            <w:tcW w:w="2277" w:type="dxa"/>
            <w:tcBorders>
              <w:top w:val="nil"/>
              <w:left w:val="nil"/>
              <w:bottom w:val="single" w:sz="4" w:space="0" w:color="auto"/>
              <w:right w:val="nil"/>
            </w:tcBorders>
            <w:shd w:val="clear" w:color="auto" w:fill="auto"/>
            <w:vAlign w:val="center"/>
            <w:hideMark/>
          </w:tcPr>
          <w:p w14:paraId="5D0BA429" w14:textId="5D3452E3"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Woman’</w:t>
            </w:r>
            <w:r w:rsidRPr="0051257A">
              <w:rPr>
                <w:rFonts w:eastAsia="Times New Roman" w:cs="Times New Roman"/>
                <w:b/>
                <w:bCs/>
                <w:sz w:val="20"/>
                <w:szCs w:val="20"/>
              </w:rPr>
              <w:t>s age</w:t>
            </w:r>
          </w:p>
        </w:tc>
        <w:tc>
          <w:tcPr>
            <w:tcW w:w="785" w:type="dxa"/>
            <w:tcBorders>
              <w:top w:val="nil"/>
              <w:left w:val="nil"/>
              <w:bottom w:val="single" w:sz="4" w:space="0" w:color="auto"/>
              <w:right w:val="nil"/>
            </w:tcBorders>
            <w:shd w:val="clear" w:color="auto" w:fill="auto"/>
            <w:vAlign w:val="center"/>
            <w:hideMark/>
          </w:tcPr>
          <w:p w14:paraId="22A5B37B" w14:textId="16ED75BC"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5DE00EC"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49E32F74" w14:textId="063D39C5"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A050B4" w14:textId="26E666F9"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4044E1E2" w14:textId="7009193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416C6E9"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2D9A626F" w14:textId="4843977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16BF132B" w14:textId="543033FF"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658F6A39" w14:textId="4C8B208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9EAF24F" w14:textId="106ABD66"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9BBDA9B" w14:textId="77777777" w:rsidTr="00EF524C">
        <w:tc>
          <w:tcPr>
            <w:tcW w:w="2277" w:type="dxa"/>
            <w:tcBorders>
              <w:top w:val="nil"/>
              <w:left w:val="nil"/>
              <w:bottom w:val="single" w:sz="4" w:space="0" w:color="auto"/>
              <w:right w:val="nil"/>
            </w:tcBorders>
            <w:shd w:val="clear" w:color="auto" w:fill="auto"/>
            <w:vAlign w:val="center"/>
            <w:hideMark/>
          </w:tcPr>
          <w:p w14:paraId="2B1BDDA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785" w:type="dxa"/>
            <w:tcBorders>
              <w:top w:val="nil"/>
              <w:left w:val="nil"/>
              <w:bottom w:val="single" w:sz="4" w:space="0" w:color="auto"/>
              <w:right w:val="nil"/>
            </w:tcBorders>
            <w:shd w:val="clear" w:color="auto" w:fill="auto"/>
            <w:noWrap/>
            <w:vAlign w:val="center"/>
            <w:hideMark/>
          </w:tcPr>
          <w:p w14:paraId="67124C2B" w14:textId="69F09EE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70AE77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4400EFED" w14:textId="7BB12CA6"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73013CEC" w14:textId="6E3F864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118B242C" w14:textId="160F256A"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69B36504"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21F757F8" w14:textId="0160629A"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8F69079" w14:textId="51FE1425"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08F4A1" w14:textId="0C5F4855"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59D9723" w14:textId="3E66A0BF"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9C0343" w:rsidRPr="0051257A" w14:paraId="357B7ABD" w14:textId="77777777" w:rsidTr="00EF524C">
        <w:tc>
          <w:tcPr>
            <w:tcW w:w="2277" w:type="dxa"/>
            <w:tcBorders>
              <w:top w:val="nil"/>
              <w:left w:val="nil"/>
              <w:bottom w:val="single" w:sz="4" w:space="0" w:color="auto"/>
              <w:right w:val="nil"/>
            </w:tcBorders>
            <w:shd w:val="clear" w:color="auto" w:fill="auto"/>
            <w:vAlign w:val="center"/>
            <w:hideMark/>
          </w:tcPr>
          <w:p w14:paraId="06BE2B5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785" w:type="dxa"/>
            <w:tcBorders>
              <w:top w:val="nil"/>
              <w:left w:val="nil"/>
              <w:bottom w:val="single" w:sz="4" w:space="0" w:color="auto"/>
              <w:right w:val="nil"/>
            </w:tcBorders>
            <w:shd w:val="clear" w:color="auto" w:fill="auto"/>
            <w:noWrap/>
            <w:vAlign w:val="center"/>
            <w:hideMark/>
          </w:tcPr>
          <w:p w14:paraId="4890DFC6" w14:textId="02319E40"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B31C6E8"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78E599D9" w14:textId="2C9B41A3"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B4C21C1" w14:textId="7D996416"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52B7AFC5" w14:textId="00A19E53"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41B6F6DA"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6BDEFD6B" w14:textId="06D558A9"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64ACDE71" w14:textId="6273A69B"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F76254F" w14:textId="5D9799E9"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8222BC" w14:textId="1BF86AA5" w:rsidR="00DD1130" w:rsidRPr="0051257A" w:rsidRDefault="00DD1130" w:rsidP="00DD1130">
            <w:pPr>
              <w:widowControl/>
              <w:spacing w:line="259" w:lineRule="auto"/>
              <w:ind w:firstLineChars="100" w:firstLine="200"/>
              <w:jc w:val="center"/>
              <w:rPr>
                <w:rFonts w:eastAsia="Times New Roman" w:cs="Times New Roman"/>
                <w:sz w:val="20"/>
                <w:szCs w:val="20"/>
              </w:rPr>
            </w:pPr>
          </w:p>
        </w:tc>
      </w:tr>
      <w:tr w:rsidR="00DD1130" w:rsidRPr="0051257A" w14:paraId="3E6EB68A"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6C1759" w14:textId="3B90ABEA"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moderate and severe hunger </w:t>
            </w:r>
          </w:p>
        </w:tc>
      </w:tr>
      <w:tr w:rsidR="009C0343" w:rsidRPr="0051257A" w14:paraId="12589A68" w14:textId="77777777" w:rsidTr="00D253B5">
        <w:tc>
          <w:tcPr>
            <w:tcW w:w="2277" w:type="dxa"/>
            <w:tcBorders>
              <w:top w:val="nil"/>
              <w:left w:val="nil"/>
              <w:bottom w:val="single" w:sz="4" w:space="0" w:color="auto"/>
              <w:right w:val="nil"/>
            </w:tcBorders>
            <w:shd w:val="clear" w:color="auto" w:fill="auto"/>
            <w:vAlign w:val="center"/>
            <w:hideMark/>
          </w:tcPr>
          <w:p w14:paraId="385DAC44"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households</w:t>
            </w:r>
          </w:p>
        </w:tc>
        <w:tc>
          <w:tcPr>
            <w:tcW w:w="785" w:type="dxa"/>
            <w:tcBorders>
              <w:top w:val="nil"/>
              <w:left w:val="nil"/>
              <w:bottom w:val="single" w:sz="4" w:space="0" w:color="auto"/>
              <w:right w:val="nil"/>
            </w:tcBorders>
            <w:shd w:val="clear" w:color="auto" w:fill="auto"/>
            <w:vAlign w:val="center"/>
            <w:hideMark/>
          </w:tcPr>
          <w:p w14:paraId="7CA68843" w14:textId="241FFE1B"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D51BA3"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1BC67132" w14:textId="70995169"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26F15293" w14:textId="6C679974"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12F988DA" w14:textId="5D76E881"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1D8101AD"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0A03D68F" w14:textId="00D8F02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504AEABD" w14:textId="050DB27E"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066CE7F3" w14:textId="05DE62B0"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0B0F59" w14:textId="3F7CA984"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EF3B1A3" w14:textId="77777777" w:rsidTr="00D253B5">
        <w:tc>
          <w:tcPr>
            <w:tcW w:w="3062" w:type="dxa"/>
            <w:gridSpan w:val="2"/>
            <w:tcBorders>
              <w:top w:val="nil"/>
              <w:left w:val="nil"/>
              <w:bottom w:val="single" w:sz="4" w:space="0" w:color="auto"/>
              <w:right w:val="nil"/>
            </w:tcBorders>
            <w:shd w:val="clear" w:color="auto" w:fill="auto"/>
            <w:vAlign w:val="center"/>
            <w:hideMark/>
          </w:tcPr>
          <w:p w14:paraId="6189C136" w14:textId="70EE735D"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b/>
                <w:bCs/>
                <w:sz w:val="20"/>
                <w:szCs w:val="20"/>
              </w:rPr>
              <w:t>Gendered household type</w:t>
            </w:r>
          </w:p>
        </w:tc>
        <w:tc>
          <w:tcPr>
            <w:tcW w:w="900" w:type="dxa"/>
            <w:tcBorders>
              <w:top w:val="nil"/>
              <w:left w:val="nil"/>
              <w:bottom w:val="single" w:sz="4" w:space="0" w:color="auto"/>
              <w:right w:val="nil"/>
            </w:tcBorders>
          </w:tcPr>
          <w:p w14:paraId="08A3EAD6"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C623BC" w14:textId="1B723D3C"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vAlign w:val="center"/>
            <w:hideMark/>
          </w:tcPr>
          <w:p w14:paraId="5855CB72" w14:textId="35F52421"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vAlign w:val="center"/>
            <w:hideMark/>
          </w:tcPr>
          <w:p w14:paraId="6E6AC0D5" w14:textId="1877C90D"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04B29F96"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vAlign w:val="center"/>
            <w:hideMark/>
          </w:tcPr>
          <w:p w14:paraId="1074A537" w14:textId="312572D2"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vAlign w:val="center"/>
            <w:hideMark/>
          </w:tcPr>
          <w:p w14:paraId="65F2EFF1" w14:textId="3BC10F91"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vAlign w:val="center"/>
            <w:hideMark/>
          </w:tcPr>
          <w:p w14:paraId="7A86300E" w14:textId="3AC0969A"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8EE7463" w14:textId="095E68C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CA1CB1A" w14:textId="77777777" w:rsidTr="00CE62A3">
        <w:tc>
          <w:tcPr>
            <w:tcW w:w="2277" w:type="dxa"/>
            <w:tcBorders>
              <w:top w:val="nil"/>
              <w:left w:val="nil"/>
              <w:bottom w:val="single" w:sz="4" w:space="0" w:color="auto"/>
              <w:right w:val="nil"/>
            </w:tcBorders>
            <w:shd w:val="clear" w:color="auto" w:fill="auto"/>
            <w:vAlign w:val="center"/>
            <w:hideMark/>
          </w:tcPr>
          <w:p w14:paraId="25F2927B"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785" w:type="dxa"/>
            <w:tcBorders>
              <w:top w:val="nil"/>
              <w:left w:val="nil"/>
              <w:bottom w:val="single" w:sz="4" w:space="0" w:color="auto"/>
              <w:right w:val="nil"/>
            </w:tcBorders>
            <w:shd w:val="clear" w:color="auto" w:fill="auto"/>
            <w:vAlign w:val="center"/>
            <w:hideMark/>
          </w:tcPr>
          <w:p w14:paraId="65EA5179" w14:textId="05E6D4DE"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4409C6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69447229" w14:textId="4AEB683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1DC7B9F" w14:textId="07F8D66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27F2562" w14:textId="7046860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2F30A50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2C9D0EE" w14:textId="434452F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361315D" w14:textId="3DCDD8D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B50E350" w14:textId="5B4811B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2D5EFC" w14:textId="76DBFB3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66033DA1" w14:textId="77777777" w:rsidTr="00CE62A3">
        <w:tc>
          <w:tcPr>
            <w:tcW w:w="2277" w:type="dxa"/>
            <w:tcBorders>
              <w:top w:val="nil"/>
              <w:left w:val="nil"/>
              <w:bottom w:val="single" w:sz="4" w:space="0" w:color="auto"/>
              <w:right w:val="nil"/>
            </w:tcBorders>
            <w:shd w:val="clear" w:color="auto" w:fill="auto"/>
            <w:vAlign w:val="center"/>
            <w:hideMark/>
          </w:tcPr>
          <w:p w14:paraId="15F9915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785" w:type="dxa"/>
            <w:tcBorders>
              <w:top w:val="nil"/>
              <w:left w:val="nil"/>
              <w:bottom w:val="single" w:sz="4" w:space="0" w:color="auto"/>
              <w:right w:val="nil"/>
            </w:tcBorders>
            <w:shd w:val="clear" w:color="auto" w:fill="auto"/>
            <w:vAlign w:val="center"/>
            <w:hideMark/>
          </w:tcPr>
          <w:p w14:paraId="2248A76B" w14:textId="704111C5"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0596DB2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84B894A" w14:textId="5F27669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4DEB86B" w14:textId="2052371D"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F55C739" w14:textId="0D1927E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5565EC3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8C8B431" w14:textId="07D36F6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B59784" w14:textId="7DA4DB3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81D75E7" w14:textId="6B46903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411D06" w14:textId="0D17429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60191BD" w14:textId="77777777" w:rsidTr="00CE62A3">
        <w:tc>
          <w:tcPr>
            <w:tcW w:w="2277" w:type="dxa"/>
            <w:tcBorders>
              <w:top w:val="nil"/>
              <w:left w:val="nil"/>
              <w:bottom w:val="single" w:sz="4" w:space="0" w:color="auto"/>
              <w:right w:val="nil"/>
            </w:tcBorders>
            <w:shd w:val="clear" w:color="auto" w:fill="auto"/>
            <w:vAlign w:val="center"/>
            <w:hideMark/>
          </w:tcPr>
          <w:p w14:paraId="25602A2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785" w:type="dxa"/>
            <w:tcBorders>
              <w:top w:val="nil"/>
              <w:left w:val="nil"/>
              <w:bottom w:val="single" w:sz="4" w:space="0" w:color="auto"/>
              <w:right w:val="nil"/>
            </w:tcBorders>
            <w:shd w:val="clear" w:color="auto" w:fill="auto"/>
            <w:vAlign w:val="center"/>
            <w:hideMark/>
          </w:tcPr>
          <w:p w14:paraId="753DB36A" w14:textId="50621563"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512E1B6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B18F1E0" w14:textId="013E617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7040EB1" w14:textId="403971B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1B480DB" w14:textId="76CC1128"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3C9154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C02242" w14:textId="04B521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9EF0980" w14:textId="5D1444E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A898BEE" w14:textId="2769E1B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9CA03D2" w14:textId="2404D9D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40391802" w14:textId="77777777" w:rsidTr="00CE62A3">
        <w:tc>
          <w:tcPr>
            <w:tcW w:w="2277" w:type="dxa"/>
            <w:tcBorders>
              <w:top w:val="nil"/>
              <w:left w:val="nil"/>
              <w:bottom w:val="single" w:sz="4" w:space="0" w:color="auto"/>
              <w:right w:val="nil"/>
            </w:tcBorders>
            <w:shd w:val="clear" w:color="auto" w:fill="auto"/>
            <w:vAlign w:val="center"/>
            <w:hideMark/>
          </w:tcPr>
          <w:p w14:paraId="1540E2A5"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785" w:type="dxa"/>
            <w:tcBorders>
              <w:top w:val="nil"/>
              <w:left w:val="nil"/>
              <w:bottom w:val="single" w:sz="4" w:space="0" w:color="auto"/>
              <w:right w:val="nil"/>
            </w:tcBorders>
            <w:shd w:val="clear" w:color="auto" w:fill="auto"/>
            <w:vAlign w:val="center"/>
            <w:hideMark/>
          </w:tcPr>
          <w:p w14:paraId="75438564" w14:textId="6924BA1B" w:rsidR="00DD1130" w:rsidRPr="0051257A" w:rsidRDefault="00DD1130" w:rsidP="00DD1130">
            <w:pPr>
              <w:widowControl/>
              <w:spacing w:line="259" w:lineRule="auto"/>
              <w:jc w:val="center"/>
              <w:rPr>
                <w:rFonts w:eastAsia="Times New Roman" w:cs="Times New Roman"/>
                <w:color w:val="auto"/>
                <w:sz w:val="20"/>
                <w:szCs w:val="20"/>
              </w:rPr>
            </w:pPr>
          </w:p>
        </w:tc>
        <w:tc>
          <w:tcPr>
            <w:tcW w:w="900" w:type="dxa"/>
            <w:tcBorders>
              <w:top w:val="nil"/>
              <w:left w:val="nil"/>
              <w:bottom w:val="single" w:sz="4" w:space="0" w:color="auto"/>
              <w:right w:val="nil"/>
            </w:tcBorders>
          </w:tcPr>
          <w:p w14:paraId="613C019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614909" w14:textId="5D74B4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13BB3EA" w14:textId="664ECBD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71E316" w14:textId="77EFF037" w:rsidR="00DD1130" w:rsidRPr="0051257A" w:rsidRDefault="00DD1130" w:rsidP="00DD1130">
            <w:pPr>
              <w:widowControl/>
              <w:spacing w:line="259" w:lineRule="auto"/>
              <w:jc w:val="center"/>
              <w:rPr>
                <w:rFonts w:eastAsia="Times New Roman" w:cs="Times New Roman"/>
                <w:color w:val="auto"/>
                <w:sz w:val="20"/>
                <w:szCs w:val="20"/>
              </w:rPr>
            </w:pPr>
          </w:p>
        </w:tc>
        <w:tc>
          <w:tcPr>
            <w:tcW w:w="975" w:type="dxa"/>
            <w:tcBorders>
              <w:top w:val="nil"/>
              <w:left w:val="nil"/>
              <w:bottom w:val="single" w:sz="4" w:space="0" w:color="auto"/>
              <w:right w:val="nil"/>
            </w:tcBorders>
          </w:tcPr>
          <w:p w14:paraId="3AED843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E219CFB" w14:textId="43D419C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A9028CB" w14:textId="79B525A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83542B" w14:textId="2C77BF2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A40BA55" w14:textId="08ECE415"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FB71FB9" w14:textId="77777777" w:rsidTr="00D253B5">
        <w:tc>
          <w:tcPr>
            <w:tcW w:w="9360" w:type="dxa"/>
            <w:gridSpan w:val="14"/>
            <w:tcBorders>
              <w:top w:val="single" w:sz="4" w:space="0" w:color="auto"/>
              <w:left w:val="nil"/>
              <w:bottom w:val="single" w:sz="4" w:space="0" w:color="auto"/>
              <w:right w:val="nil"/>
            </w:tcBorders>
            <w:shd w:val="clear" w:color="000000" w:fill="DBE7F3"/>
          </w:tcPr>
          <w:p w14:paraId="3D97B276" w14:textId="73EE2F96" w:rsidR="00DD1130" w:rsidRDefault="00DD1130" w:rsidP="00DD1130">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Women’</w:t>
            </w:r>
            <w:r w:rsidRPr="0051257A">
              <w:rPr>
                <w:rFonts w:eastAsia="Times New Roman" w:cs="Times New Roman"/>
                <w:b/>
                <w:bCs/>
                <w:color w:val="auto"/>
                <w:sz w:val="20"/>
                <w:szCs w:val="20"/>
              </w:rPr>
              <w:t xml:space="preserve">s dietary diversity: Mean number of food groups consumed by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A79A094" w14:textId="77777777" w:rsidTr="00D253B5">
        <w:tc>
          <w:tcPr>
            <w:tcW w:w="2277" w:type="dxa"/>
            <w:tcBorders>
              <w:top w:val="nil"/>
              <w:left w:val="nil"/>
              <w:bottom w:val="single" w:sz="4" w:space="0" w:color="auto"/>
              <w:right w:val="nil"/>
            </w:tcBorders>
            <w:shd w:val="clear" w:color="auto" w:fill="auto"/>
            <w:vAlign w:val="center"/>
            <w:hideMark/>
          </w:tcPr>
          <w:p w14:paraId="0F48E9FB"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women 15-49 years of age</w:t>
            </w:r>
          </w:p>
        </w:tc>
        <w:tc>
          <w:tcPr>
            <w:tcW w:w="785" w:type="dxa"/>
            <w:tcBorders>
              <w:top w:val="nil"/>
              <w:left w:val="nil"/>
              <w:bottom w:val="single" w:sz="4" w:space="0" w:color="auto"/>
              <w:right w:val="nil"/>
            </w:tcBorders>
            <w:shd w:val="clear" w:color="auto" w:fill="auto"/>
            <w:vAlign w:val="center"/>
            <w:hideMark/>
          </w:tcPr>
          <w:p w14:paraId="7B44F9A1" w14:textId="02F6B3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9ECBD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0297F37" w14:textId="777BE8C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21FD8" w14:textId="3A35A03C"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38C8A85" w14:textId="3650FE6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C52212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1AADD45" w14:textId="304258B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F76874" w14:textId="78988D03"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D252B81" w14:textId="6E7CC72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602F4E5" w14:textId="43F0303A"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09C08DF3"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1ABA5750" w14:textId="20D27165"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exclusive breastfeeding among children under 6 months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1A98CBE2" w14:textId="77777777" w:rsidTr="00D253B5">
        <w:tc>
          <w:tcPr>
            <w:tcW w:w="2277" w:type="dxa"/>
            <w:tcBorders>
              <w:top w:val="nil"/>
              <w:left w:val="nil"/>
              <w:bottom w:val="single" w:sz="4" w:space="0" w:color="auto"/>
              <w:right w:val="nil"/>
            </w:tcBorders>
            <w:shd w:val="clear" w:color="auto" w:fill="auto"/>
            <w:vAlign w:val="center"/>
            <w:hideMark/>
          </w:tcPr>
          <w:p w14:paraId="3B12491E"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78BD353" w14:textId="707708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F0BAB9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A36DF4F" w14:textId="36AEE81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621B078" w14:textId="370A56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57BAC1B" w14:textId="22A1D004"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B060ACA"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048670B6" w14:textId="3CBD08C4"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49EB4FC" w14:textId="40D51D87"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43D3CC99" w14:textId="40F02CE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F5CEA64" w14:textId="58F66B42"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C6C6055" w14:textId="77777777" w:rsidTr="00D253B5">
        <w:tc>
          <w:tcPr>
            <w:tcW w:w="2277" w:type="dxa"/>
            <w:tcBorders>
              <w:top w:val="nil"/>
              <w:left w:val="nil"/>
              <w:bottom w:val="single" w:sz="4" w:space="0" w:color="auto"/>
              <w:right w:val="nil"/>
            </w:tcBorders>
            <w:shd w:val="clear" w:color="auto" w:fill="auto"/>
            <w:vAlign w:val="center"/>
            <w:hideMark/>
          </w:tcPr>
          <w:p w14:paraId="72D25080" w14:textId="70520BB2"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09672F92" w14:textId="007DB3A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3FEFA6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698AB43" w14:textId="4CFE549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39EEFE29" w14:textId="6C0E229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099360D" w14:textId="75532D10"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5E6D91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0BB4B51" w14:textId="33A46C98"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C453DEA" w14:textId="5011E81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A782BDB" w14:textId="6523D80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376D64" w14:textId="2B22EB5E"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20EA8D3B" w14:textId="77777777" w:rsidTr="00CE62A3">
        <w:tc>
          <w:tcPr>
            <w:tcW w:w="2277" w:type="dxa"/>
            <w:tcBorders>
              <w:top w:val="nil"/>
              <w:left w:val="nil"/>
              <w:bottom w:val="single" w:sz="4" w:space="0" w:color="auto"/>
              <w:right w:val="nil"/>
            </w:tcBorders>
            <w:shd w:val="clear" w:color="auto" w:fill="auto"/>
            <w:vAlign w:val="center"/>
            <w:hideMark/>
          </w:tcPr>
          <w:p w14:paraId="54B86FE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42A9AE49" w14:textId="75AC4DC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0651C0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28FF74C" w14:textId="7C45E4B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0ECABD" w14:textId="6BCBBC6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A84B458" w14:textId="02082B1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D33A6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0074BDD" w14:textId="48F3AA25"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2F64A74" w14:textId="33569CE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3B20CA9" w14:textId="1E241213"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09C8D6E" w14:textId="68D623C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DD3CAE" w14:textId="77777777" w:rsidTr="00CE62A3">
        <w:tc>
          <w:tcPr>
            <w:tcW w:w="2277" w:type="dxa"/>
            <w:tcBorders>
              <w:top w:val="nil"/>
              <w:left w:val="nil"/>
              <w:bottom w:val="single" w:sz="4" w:space="0" w:color="auto"/>
              <w:right w:val="nil"/>
            </w:tcBorders>
            <w:shd w:val="clear" w:color="auto" w:fill="auto"/>
            <w:vAlign w:val="center"/>
            <w:hideMark/>
          </w:tcPr>
          <w:p w14:paraId="6138C2D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59985520" w14:textId="7A27E1C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2A980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4069959" w14:textId="60FE0C4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C35B450" w14:textId="702687C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35337C1" w14:textId="113431F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EBBDF9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A8EC705" w14:textId="385923B6"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275F7D7" w14:textId="56D7231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5F700CA" w14:textId="15D6FDA6"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FE63DCA" w14:textId="73CD81DF"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590FA377" w14:textId="77777777" w:rsidTr="00D253B5">
        <w:tc>
          <w:tcPr>
            <w:tcW w:w="9360" w:type="dxa"/>
            <w:gridSpan w:val="14"/>
            <w:tcBorders>
              <w:top w:val="single" w:sz="4" w:space="0" w:color="auto"/>
              <w:left w:val="nil"/>
              <w:bottom w:val="single" w:sz="4" w:space="0" w:color="auto"/>
              <w:right w:val="nil"/>
            </w:tcBorders>
            <w:shd w:val="clear" w:color="000000" w:fill="DBE7F3"/>
          </w:tcPr>
          <w:p w14:paraId="468C1F27" w14:textId="5BAB21BB" w:rsidR="00DD1130" w:rsidRPr="0051257A" w:rsidRDefault="00DD1130" w:rsidP="00DD1130">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 xml:space="preserve">Prevalence of children 6-23 months of age receiving </w:t>
            </w:r>
            <w:r>
              <w:rPr>
                <w:rFonts w:eastAsia="Times New Roman" w:cs="Times New Roman"/>
                <w:b/>
                <w:bCs/>
                <w:color w:val="auto"/>
                <w:sz w:val="20"/>
                <w:szCs w:val="20"/>
              </w:rPr>
              <w:t xml:space="preserve">a </w:t>
            </w:r>
            <w:r w:rsidRPr="0051257A">
              <w:rPr>
                <w:rFonts w:eastAsia="Times New Roman" w:cs="Times New Roman"/>
                <w:b/>
                <w:bCs/>
                <w:color w:val="auto"/>
                <w:sz w:val="20"/>
                <w:szCs w:val="20"/>
              </w:rPr>
              <w:t xml:space="preserve">minimum acceptable </w:t>
            </w:r>
            <w:proofErr w:type="spellStart"/>
            <w:r w:rsidRPr="0051257A">
              <w:rPr>
                <w:rFonts w:eastAsia="Times New Roman" w:cs="Times New Roman"/>
                <w:b/>
                <w:bCs/>
                <w:color w:val="auto"/>
                <w:sz w:val="20"/>
                <w:szCs w:val="20"/>
              </w:rPr>
              <w:t>diet</w:t>
            </w:r>
            <w:r w:rsidRPr="0051257A">
              <w:rPr>
                <w:rFonts w:eastAsia="Times New Roman" w:cs="Times New Roman"/>
                <w:b/>
                <w:bCs/>
                <w:color w:val="auto"/>
                <w:sz w:val="20"/>
                <w:szCs w:val="20"/>
                <w:vertAlign w:val="superscript"/>
              </w:rPr>
              <w:t>e</w:t>
            </w:r>
            <w:proofErr w:type="spellEnd"/>
          </w:p>
        </w:tc>
      </w:tr>
      <w:tr w:rsidR="009C0343" w:rsidRPr="0051257A" w14:paraId="6B8375E5" w14:textId="77777777" w:rsidTr="00D253B5">
        <w:tc>
          <w:tcPr>
            <w:tcW w:w="2277" w:type="dxa"/>
            <w:tcBorders>
              <w:top w:val="nil"/>
              <w:left w:val="nil"/>
              <w:bottom w:val="single" w:sz="4" w:space="0" w:color="auto"/>
              <w:right w:val="nil"/>
            </w:tcBorders>
            <w:shd w:val="clear" w:color="auto" w:fill="auto"/>
            <w:vAlign w:val="center"/>
            <w:hideMark/>
          </w:tcPr>
          <w:p w14:paraId="47FEED7D" w14:textId="77777777" w:rsidR="00DD1130" w:rsidRPr="0051257A" w:rsidRDefault="00DD1130" w:rsidP="00DD1130">
            <w:pPr>
              <w:keepNext/>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9E9A569" w14:textId="2DFC4D89"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E69FF5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37B6E2F" w14:textId="261F6B74"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13ECE07" w14:textId="3BCFF90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172AAEE" w14:textId="3491AE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773E74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7140B68" w14:textId="363918A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7066F4C" w14:textId="62F3710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F60BFEA" w14:textId="2BED88C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1DAF5CAF" w14:textId="52A4AC81"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7E59ABE" w14:textId="77777777" w:rsidTr="00D253B5">
        <w:tc>
          <w:tcPr>
            <w:tcW w:w="2277" w:type="dxa"/>
            <w:tcBorders>
              <w:top w:val="nil"/>
              <w:left w:val="nil"/>
              <w:bottom w:val="single" w:sz="4" w:space="0" w:color="auto"/>
              <w:right w:val="nil"/>
            </w:tcBorders>
            <w:shd w:val="clear" w:color="auto" w:fill="auto"/>
            <w:vAlign w:val="center"/>
            <w:hideMark/>
          </w:tcPr>
          <w:p w14:paraId="2D4EC79B" w14:textId="5421EFF6" w:rsidR="00DD1130" w:rsidRPr="0051257A" w:rsidRDefault="00DD1130" w:rsidP="00DD1130">
            <w:pPr>
              <w:keepNext/>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424C5110" w14:textId="127AC0E2"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CD8E37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04CE9ECB" w14:textId="13353FAF"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05AE8C45" w14:textId="49E1E7D7"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1447E13A" w14:textId="7A87ED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A44FA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4981D5A" w14:textId="60080B3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AAAD0C5" w14:textId="7EDD8A06"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50DB80D" w14:textId="1F141574"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A5AC933" w14:textId="6087C3B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4CA336D" w14:textId="77777777" w:rsidTr="00CE62A3">
        <w:tc>
          <w:tcPr>
            <w:tcW w:w="2277" w:type="dxa"/>
            <w:tcBorders>
              <w:top w:val="nil"/>
              <w:left w:val="nil"/>
              <w:bottom w:val="single" w:sz="4" w:space="0" w:color="auto"/>
              <w:right w:val="nil"/>
            </w:tcBorders>
            <w:shd w:val="clear" w:color="auto" w:fill="auto"/>
            <w:vAlign w:val="center"/>
            <w:hideMark/>
          </w:tcPr>
          <w:p w14:paraId="6E6E5678"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9F82591" w14:textId="536CA67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C2BB2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FC5FBC6" w14:textId="15E2783E"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4958BB70" w14:textId="6CE4102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C1B8FBA" w14:textId="044D314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F00CBB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865BCD1" w14:textId="1ED6BC4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2098DA4" w14:textId="48BF5872"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543EF1C8" w14:textId="7281A4D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DCE777A" w14:textId="729CC5C2"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5E3E978E" w14:textId="77777777" w:rsidTr="00CE62A3">
        <w:tc>
          <w:tcPr>
            <w:tcW w:w="2277" w:type="dxa"/>
            <w:tcBorders>
              <w:top w:val="nil"/>
              <w:left w:val="nil"/>
              <w:bottom w:val="single" w:sz="4" w:space="0" w:color="auto"/>
              <w:right w:val="nil"/>
            </w:tcBorders>
            <w:shd w:val="clear" w:color="auto" w:fill="auto"/>
            <w:vAlign w:val="center"/>
            <w:hideMark/>
          </w:tcPr>
          <w:p w14:paraId="1C23A79A"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1EE191F8" w14:textId="035B89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A86D26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EA99476" w14:textId="54AF7776"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5AB143A3" w14:textId="3DBC746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D7CBD13" w14:textId="01CAC15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2EE6FC6E"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56E5B38" w14:textId="4600FC9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5AE3A9A" w14:textId="4F48290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78544E4" w14:textId="122F73E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EB0C33B" w14:textId="417DCC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9E27B66" w14:textId="77777777" w:rsidTr="00D253B5">
        <w:tc>
          <w:tcPr>
            <w:tcW w:w="9360" w:type="dxa"/>
            <w:gridSpan w:val="14"/>
            <w:tcBorders>
              <w:top w:val="single" w:sz="4" w:space="0" w:color="auto"/>
              <w:left w:val="nil"/>
              <w:bottom w:val="single" w:sz="4" w:space="0" w:color="auto"/>
              <w:right w:val="nil"/>
            </w:tcBorders>
            <w:shd w:val="clear" w:color="000000" w:fill="DBE7F3"/>
          </w:tcPr>
          <w:p w14:paraId="31CF2278" w14:textId="1E44E59B"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women of reproductive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8375C98" w14:textId="77777777" w:rsidTr="00D253B5">
        <w:tc>
          <w:tcPr>
            <w:tcW w:w="2277" w:type="dxa"/>
            <w:tcBorders>
              <w:top w:val="nil"/>
              <w:left w:val="nil"/>
              <w:bottom w:val="single" w:sz="4" w:space="0" w:color="auto"/>
              <w:right w:val="nil"/>
            </w:tcBorders>
            <w:shd w:val="clear" w:color="auto" w:fill="auto"/>
            <w:vAlign w:val="center"/>
            <w:hideMark/>
          </w:tcPr>
          <w:p w14:paraId="30A4E839" w14:textId="77777777" w:rsidR="00DD1130" w:rsidRPr="0051257A" w:rsidRDefault="00DD1130" w:rsidP="00DD1130">
            <w:pPr>
              <w:widowControl/>
              <w:spacing w:line="259" w:lineRule="auto"/>
              <w:rPr>
                <w:rFonts w:eastAsia="Times New Roman" w:cs="Times New Roman"/>
                <w:sz w:val="20"/>
                <w:szCs w:val="20"/>
              </w:rPr>
            </w:pPr>
            <w:r w:rsidRPr="0051257A">
              <w:rPr>
                <w:rFonts w:eastAsia="Times New Roman" w:cs="Times New Roman"/>
                <w:sz w:val="20"/>
                <w:szCs w:val="20"/>
              </w:rPr>
              <w:t>All non-pregnant women 15-49 years of age</w:t>
            </w:r>
          </w:p>
        </w:tc>
        <w:tc>
          <w:tcPr>
            <w:tcW w:w="785" w:type="dxa"/>
            <w:tcBorders>
              <w:top w:val="nil"/>
              <w:left w:val="nil"/>
              <w:bottom w:val="single" w:sz="4" w:space="0" w:color="auto"/>
              <w:right w:val="nil"/>
            </w:tcBorders>
            <w:shd w:val="clear" w:color="auto" w:fill="auto"/>
            <w:noWrap/>
            <w:vAlign w:val="center"/>
            <w:hideMark/>
          </w:tcPr>
          <w:p w14:paraId="416DA953" w14:textId="121DAF3F" w:rsidR="00DD1130" w:rsidRPr="0051257A" w:rsidRDefault="00DD1130" w:rsidP="00DD1130">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F981A2" w14:textId="77777777" w:rsidR="00DD1130" w:rsidRPr="0051257A" w:rsidRDefault="00DD1130" w:rsidP="00DD1130">
            <w:pPr>
              <w:widowControl/>
              <w:spacing w:line="259" w:lineRule="auto"/>
              <w:jc w:val="center"/>
              <w:rPr>
                <w:rFonts w:eastAsia="Times New Roman" w:cs="Times New Roman"/>
                <w:sz w:val="20"/>
                <w:szCs w:val="20"/>
              </w:rPr>
            </w:pPr>
          </w:p>
        </w:tc>
        <w:tc>
          <w:tcPr>
            <w:tcW w:w="654" w:type="dxa"/>
            <w:gridSpan w:val="2"/>
            <w:tcBorders>
              <w:top w:val="nil"/>
              <w:left w:val="nil"/>
              <w:bottom w:val="single" w:sz="4" w:space="0" w:color="auto"/>
              <w:right w:val="nil"/>
            </w:tcBorders>
            <w:shd w:val="clear" w:color="auto" w:fill="auto"/>
            <w:noWrap/>
            <w:vAlign w:val="center"/>
            <w:hideMark/>
          </w:tcPr>
          <w:p w14:paraId="2705AE18" w14:textId="7CE37B2E" w:rsidR="00DD1130" w:rsidRPr="0051257A" w:rsidRDefault="00DD1130" w:rsidP="00DD1130">
            <w:pPr>
              <w:widowControl/>
              <w:spacing w:line="259" w:lineRule="auto"/>
              <w:jc w:val="center"/>
              <w:rPr>
                <w:rFonts w:eastAsia="Times New Roman" w:cs="Times New Roman"/>
                <w:sz w:val="20"/>
                <w:szCs w:val="20"/>
              </w:rPr>
            </w:pPr>
          </w:p>
        </w:tc>
        <w:tc>
          <w:tcPr>
            <w:tcW w:w="236" w:type="dxa"/>
            <w:gridSpan w:val="2"/>
            <w:tcBorders>
              <w:top w:val="nil"/>
              <w:left w:val="nil"/>
              <w:bottom w:val="single" w:sz="4" w:space="0" w:color="auto"/>
              <w:right w:val="nil"/>
            </w:tcBorders>
            <w:shd w:val="clear" w:color="auto" w:fill="auto"/>
            <w:noWrap/>
            <w:vAlign w:val="center"/>
            <w:hideMark/>
          </w:tcPr>
          <w:p w14:paraId="1FF49980" w14:textId="6E44905F" w:rsidR="00DD1130" w:rsidRPr="0051257A" w:rsidRDefault="00DD1130" w:rsidP="00DD1130">
            <w:pPr>
              <w:widowControl/>
              <w:spacing w:line="259" w:lineRule="auto"/>
              <w:jc w:val="center"/>
              <w:rPr>
                <w:rFonts w:eastAsia="Times New Roman" w:cs="Times New Roman"/>
                <w:sz w:val="20"/>
                <w:szCs w:val="20"/>
              </w:rPr>
            </w:pPr>
          </w:p>
        </w:tc>
        <w:tc>
          <w:tcPr>
            <w:tcW w:w="730" w:type="dxa"/>
            <w:tcBorders>
              <w:top w:val="nil"/>
              <w:left w:val="nil"/>
              <w:bottom w:val="single" w:sz="4" w:space="0" w:color="auto"/>
              <w:right w:val="nil"/>
            </w:tcBorders>
            <w:shd w:val="clear" w:color="auto" w:fill="auto"/>
            <w:noWrap/>
            <w:vAlign w:val="center"/>
            <w:hideMark/>
          </w:tcPr>
          <w:p w14:paraId="05B1819F" w14:textId="57637ABB" w:rsidR="00DD1130" w:rsidRPr="0051257A" w:rsidRDefault="00DD1130" w:rsidP="00DD1130">
            <w:pPr>
              <w:widowControl/>
              <w:spacing w:line="259" w:lineRule="auto"/>
              <w:jc w:val="center"/>
              <w:rPr>
                <w:rFonts w:eastAsia="Times New Roman" w:cs="Times New Roman"/>
                <w:sz w:val="20"/>
                <w:szCs w:val="20"/>
              </w:rPr>
            </w:pPr>
          </w:p>
        </w:tc>
        <w:tc>
          <w:tcPr>
            <w:tcW w:w="975" w:type="dxa"/>
            <w:tcBorders>
              <w:top w:val="nil"/>
              <w:left w:val="nil"/>
              <w:bottom w:val="single" w:sz="4" w:space="0" w:color="auto"/>
              <w:right w:val="nil"/>
            </w:tcBorders>
          </w:tcPr>
          <w:p w14:paraId="33273011" w14:textId="77777777" w:rsidR="00DD1130" w:rsidRPr="0051257A" w:rsidRDefault="00DD1130" w:rsidP="00DD1130">
            <w:pPr>
              <w:widowControl/>
              <w:spacing w:line="259" w:lineRule="auto"/>
              <w:jc w:val="center"/>
              <w:rPr>
                <w:rFonts w:eastAsia="Times New Roman" w:cs="Times New Roman"/>
                <w:sz w:val="20"/>
                <w:szCs w:val="20"/>
              </w:rPr>
            </w:pPr>
          </w:p>
        </w:tc>
        <w:tc>
          <w:tcPr>
            <w:tcW w:w="652" w:type="dxa"/>
            <w:gridSpan w:val="2"/>
            <w:tcBorders>
              <w:top w:val="nil"/>
              <w:left w:val="nil"/>
              <w:bottom w:val="single" w:sz="4" w:space="0" w:color="auto"/>
              <w:right w:val="nil"/>
            </w:tcBorders>
            <w:shd w:val="clear" w:color="auto" w:fill="auto"/>
            <w:noWrap/>
            <w:vAlign w:val="center"/>
            <w:hideMark/>
          </w:tcPr>
          <w:p w14:paraId="05C65422" w14:textId="2D911D8B" w:rsidR="00DD1130" w:rsidRPr="0051257A" w:rsidRDefault="00DD1130" w:rsidP="00DD1130">
            <w:pPr>
              <w:widowControl/>
              <w:spacing w:line="259" w:lineRule="auto"/>
              <w:jc w:val="center"/>
              <w:rPr>
                <w:rFonts w:eastAsia="Times New Roman" w:cs="Times New Roman"/>
                <w:sz w:val="20"/>
                <w:szCs w:val="20"/>
              </w:rPr>
            </w:pPr>
          </w:p>
        </w:tc>
        <w:tc>
          <w:tcPr>
            <w:tcW w:w="713" w:type="dxa"/>
            <w:tcBorders>
              <w:top w:val="nil"/>
              <w:left w:val="nil"/>
              <w:bottom w:val="single" w:sz="4" w:space="0" w:color="auto"/>
              <w:right w:val="nil"/>
            </w:tcBorders>
            <w:shd w:val="clear" w:color="auto" w:fill="auto"/>
            <w:noWrap/>
            <w:vAlign w:val="center"/>
            <w:hideMark/>
          </w:tcPr>
          <w:p w14:paraId="249645A4" w14:textId="1F69BDAC" w:rsidR="00DD1130" w:rsidRPr="0051257A" w:rsidRDefault="00DD1130" w:rsidP="00DD1130">
            <w:pPr>
              <w:widowControl/>
              <w:spacing w:line="259" w:lineRule="auto"/>
              <w:jc w:val="center"/>
              <w:rPr>
                <w:rFonts w:eastAsia="Times New Roman" w:cs="Times New Roman"/>
                <w:sz w:val="20"/>
                <w:szCs w:val="20"/>
              </w:rPr>
            </w:pPr>
          </w:p>
        </w:tc>
        <w:tc>
          <w:tcPr>
            <w:tcW w:w="809" w:type="dxa"/>
            <w:tcBorders>
              <w:top w:val="nil"/>
              <w:left w:val="nil"/>
              <w:bottom w:val="single" w:sz="4" w:space="0" w:color="auto"/>
              <w:right w:val="nil"/>
            </w:tcBorders>
            <w:shd w:val="clear" w:color="auto" w:fill="auto"/>
            <w:noWrap/>
            <w:vAlign w:val="center"/>
            <w:hideMark/>
          </w:tcPr>
          <w:p w14:paraId="268C7D33" w14:textId="6D1A38BE" w:rsidR="00DD1130" w:rsidRPr="0051257A" w:rsidRDefault="00DD1130" w:rsidP="00DD1130">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6ABCF29" w14:textId="21FFBC3F" w:rsidR="00DD1130" w:rsidRPr="0051257A" w:rsidRDefault="00DD1130" w:rsidP="00DD1130">
            <w:pPr>
              <w:widowControl/>
              <w:spacing w:line="259" w:lineRule="auto"/>
              <w:jc w:val="center"/>
              <w:rPr>
                <w:rFonts w:eastAsia="Times New Roman" w:cs="Times New Roman"/>
                <w:sz w:val="20"/>
                <w:szCs w:val="20"/>
              </w:rPr>
            </w:pPr>
          </w:p>
        </w:tc>
      </w:tr>
      <w:tr w:rsidR="00DD1130" w:rsidRPr="0051257A" w14:paraId="657DDED0"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4D6A869E" w14:textId="2461523D"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stunted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3238EA9E" w14:textId="77777777" w:rsidTr="00D253B5">
        <w:tc>
          <w:tcPr>
            <w:tcW w:w="2277" w:type="dxa"/>
            <w:tcBorders>
              <w:top w:val="nil"/>
              <w:left w:val="nil"/>
              <w:bottom w:val="single" w:sz="4" w:space="0" w:color="auto"/>
              <w:right w:val="nil"/>
            </w:tcBorders>
            <w:shd w:val="clear" w:color="auto" w:fill="auto"/>
            <w:vAlign w:val="center"/>
            <w:hideMark/>
          </w:tcPr>
          <w:p w14:paraId="28D9B226"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42941473" w14:textId="6AE59407"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51B2A09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45E165E8" w14:textId="533274AB"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30F3EDC" w14:textId="593E52F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2AEB6600" w14:textId="4702F5A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3E30A2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3B4CD04" w14:textId="29699E1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6A29E313" w14:textId="733C4EF9"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B529235" w14:textId="21E12552"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9BFE820" w14:textId="55618EE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407D1215" w14:textId="77777777" w:rsidTr="00D253B5">
        <w:tc>
          <w:tcPr>
            <w:tcW w:w="2277" w:type="dxa"/>
            <w:tcBorders>
              <w:top w:val="nil"/>
              <w:left w:val="nil"/>
              <w:bottom w:val="single" w:sz="4" w:space="0" w:color="auto"/>
              <w:right w:val="nil"/>
            </w:tcBorders>
            <w:shd w:val="clear" w:color="auto" w:fill="auto"/>
            <w:vAlign w:val="center"/>
            <w:hideMark/>
          </w:tcPr>
          <w:p w14:paraId="4C8D84D1" w14:textId="4E2E995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6C2D2276" w14:textId="1AB53FFE"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272B07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A8FEF39" w14:textId="2743788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ED915FB" w14:textId="4F3E1B5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92D0179" w14:textId="1CAB7D19"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6F592B8"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9E36C8" w14:textId="6BFF949F"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6A8567F" w14:textId="4499503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B721B88" w14:textId="6538BCE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396EFDF" w14:textId="4CB4350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179ED9A3" w14:textId="77777777" w:rsidTr="00CE62A3">
        <w:tc>
          <w:tcPr>
            <w:tcW w:w="2277" w:type="dxa"/>
            <w:tcBorders>
              <w:top w:val="nil"/>
              <w:left w:val="nil"/>
              <w:bottom w:val="single" w:sz="4" w:space="0" w:color="auto"/>
              <w:right w:val="nil"/>
            </w:tcBorders>
            <w:shd w:val="clear" w:color="auto" w:fill="auto"/>
            <w:vAlign w:val="center"/>
            <w:hideMark/>
          </w:tcPr>
          <w:p w14:paraId="192B81D4"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35205F75" w14:textId="3863F79C"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DE1171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5FAE33F" w14:textId="507AB0E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4ECB642" w14:textId="323F50F9"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8190208" w14:textId="42123401"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4AB2CC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26FB0B8" w14:textId="73AFA71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DB4516" w14:textId="76C7AFBA"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1F6A39B9" w14:textId="4963CFC0"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9352A26" w14:textId="1525C93A"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0A1F3DAB" w14:textId="77777777" w:rsidTr="00CE62A3">
        <w:tc>
          <w:tcPr>
            <w:tcW w:w="2277" w:type="dxa"/>
            <w:tcBorders>
              <w:top w:val="nil"/>
              <w:left w:val="nil"/>
              <w:bottom w:val="single" w:sz="4" w:space="0" w:color="auto"/>
              <w:right w:val="nil"/>
            </w:tcBorders>
            <w:shd w:val="clear" w:color="auto" w:fill="auto"/>
            <w:vAlign w:val="center"/>
            <w:hideMark/>
          </w:tcPr>
          <w:p w14:paraId="440FEF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27402EF" w14:textId="65A56CB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4CAF01B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7A14844" w14:textId="717C680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15E3071" w14:textId="56A22734"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457553CA" w14:textId="25C6D3DA"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CBD7D"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C4639" w14:textId="66D90F4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74BECA60" w14:textId="1AF075B0"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F9222CA" w14:textId="3EA668A9"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44D721A" w14:textId="1109F8FC"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2F0E5E74" w14:textId="77777777" w:rsidTr="00D253B5">
        <w:tc>
          <w:tcPr>
            <w:tcW w:w="9360" w:type="dxa"/>
            <w:gridSpan w:val="14"/>
            <w:tcBorders>
              <w:top w:val="single" w:sz="4" w:space="0" w:color="auto"/>
              <w:left w:val="nil"/>
              <w:bottom w:val="single" w:sz="4" w:space="0" w:color="auto"/>
              <w:right w:val="nil"/>
            </w:tcBorders>
            <w:shd w:val="clear" w:color="000000" w:fill="DBE7F3"/>
          </w:tcPr>
          <w:p w14:paraId="010103F2" w14:textId="471C2AC8"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wasted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084A4FF7" w14:textId="77777777" w:rsidTr="00D253B5">
        <w:tc>
          <w:tcPr>
            <w:tcW w:w="2277" w:type="dxa"/>
            <w:tcBorders>
              <w:top w:val="nil"/>
              <w:left w:val="nil"/>
              <w:bottom w:val="single" w:sz="4" w:space="0" w:color="auto"/>
              <w:right w:val="nil"/>
            </w:tcBorders>
            <w:shd w:val="clear" w:color="auto" w:fill="auto"/>
            <w:vAlign w:val="center"/>
            <w:hideMark/>
          </w:tcPr>
          <w:p w14:paraId="554A4941"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1DE91689" w14:textId="46A18A01"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7CA8E7C"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12124A08" w14:textId="396EB961"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2AEDA96" w14:textId="08518FEA"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6904A9D8" w14:textId="3C0AB922"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220E075"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72F4BF3F" w14:textId="47CE585E"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3259D6CA" w14:textId="2F4642D4"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203D1DD" w14:textId="5439980D"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4797093D" w14:textId="408B1B0A"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68BAB63C" w14:textId="77777777" w:rsidTr="00D253B5">
        <w:tc>
          <w:tcPr>
            <w:tcW w:w="2277" w:type="dxa"/>
            <w:tcBorders>
              <w:top w:val="nil"/>
              <w:left w:val="nil"/>
              <w:bottom w:val="single" w:sz="4" w:space="0" w:color="auto"/>
              <w:right w:val="nil"/>
            </w:tcBorders>
            <w:shd w:val="clear" w:color="auto" w:fill="auto"/>
            <w:vAlign w:val="center"/>
            <w:hideMark/>
          </w:tcPr>
          <w:p w14:paraId="25EA724D" w14:textId="4048EAF8"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2E2FB6F6" w14:textId="33993330"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7BFED3CB"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78ABDAD" w14:textId="4645BA09"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09B8C89" w14:textId="1492CF3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A6B32D3" w14:textId="5F255AF5"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482A1AC4"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D896DF7" w14:textId="6344241B"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2C4C881B" w14:textId="483CA8A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2EB239EC" w14:textId="643F6E55"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664EBE7" w14:textId="7078AD9C"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0243C7C6" w14:textId="77777777" w:rsidTr="00CE62A3">
        <w:tc>
          <w:tcPr>
            <w:tcW w:w="2277" w:type="dxa"/>
            <w:tcBorders>
              <w:top w:val="nil"/>
              <w:left w:val="nil"/>
              <w:bottom w:val="single" w:sz="4" w:space="0" w:color="auto"/>
              <w:right w:val="nil"/>
            </w:tcBorders>
            <w:shd w:val="clear" w:color="auto" w:fill="auto"/>
            <w:vAlign w:val="center"/>
            <w:hideMark/>
          </w:tcPr>
          <w:p w14:paraId="5DEE1A46"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1272E0A6" w14:textId="60A927BD"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1DD61689"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5C210563" w14:textId="18AC1CB5"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79D892EF" w14:textId="7A002413"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489D137" w14:textId="7274F5C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777EC25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362BDE28" w14:textId="479D4577"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4BF680B1" w14:textId="6CBF8155"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411BB12" w14:textId="48840FCA"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6742A1BD" w14:textId="0D5E8377"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3E4FBAF6" w14:textId="77777777" w:rsidTr="00CE62A3">
        <w:tc>
          <w:tcPr>
            <w:tcW w:w="2277" w:type="dxa"/>
            <w:tcBorders>
              <w:top w:val="nil"/>
              <w:left w:val="nil"/>
              <w:bottom w:val="single" w:sz="4" w:space="0" w:color="auto"/>
              <w:right w:val="nil"/>
            </w:tcBorders>
            <w:shd w:val="clear" w:color="auto" w:fill="auto"/>
            <w:vAlign w:val="center"/>
            <w:hideMark/>
          </w:tcPr>
          <w:p w14:paraId="7D53B0EC"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0EB73E35" w14:textId="7DE61FD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30000EA0"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6DA3406" w14:textId="3E17BED0"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C0A8992" w14:textId="2283E6C5"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5B4C7324" w14:textId="3938E28B"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302F987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1EEA0266" w14:textId="3B7C7209"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126AC020" w14:textId="7FAAA88D"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F0D37AA" w14:textId="1875231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091D2637" w14:textId="60D09F91"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DD1130" w:rsidRPr="0051257A" w14:paraId="6B956F4C" w14:textId="77777777" w:rsidTr="00D253B5">
        <w:tc>
          <w:tcPr>
            <w:tcW w:w="9360" w:type="dxa"/>
            <w:gridSpan w:val="14"/>
            <w:tcBorders>
              <w:top w:val="single" w:sz="4" w:space="0" w:color="auto"/>
              <w:left w:val="nil"/>
              <w:bottom w:val="single" w:sz="4" w:space="0" w:color="auto"/>
              <w:right w:val="nil"/>
            </w:tcBorders>
            <w:shd w:val="clear" w:color="000000" w:fill="DBE7F3"/>
            <w:vAlign w:val="center"/>
          </w:tcPr>
          <w:p w14:paraId="55F5ADAE" w14:textId="0A7757F9" w:rsidR="00DD1130" w:rsidRPr="0051257A" w:rsidRDefault="00DD1130" w:rsidP="00DD1130">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Prevalence of underweight children under 5 years of </w:t>
            </w:r>
            <w:proofErr w:type="spellStart"/>
            <w:r w:rsidRPr="0051257A">
              <w:rPr>
                <w:rFonts w:eastAsia="Times New Roman" w:cs="Times New Roman"/>
                <w:b/>
                <w:bCs/>
                <w:color w:val="auto"/>
                <w:sz w:val="20"/>
                <w:szCs w:val="20"/>
              </w:rPr>
              <w:t>age</w:t>
            </w:r>
            <w:r w:rsidRPr="0051257A">
              <w:rPr>
                <w:rFonts w:eastAsia="Times New Roman" w:cs="Times New Roman"/>
                <w:b/>
                <w:bCs/>
                <w:color w:val="auto"/>
                <w:sz w:val="20"/>
                <w:szCs w:val="20"/>
                <w:vertAlign w:val="superscript"/>
              </w:rPr>
              <w:t>e</w:t>
            </w:r>
            <w:proofErr w:type="spellEnd"/>
          </w:p>
        </w:tc>
      </w:tr>
      <w:tr w:rsidR="009C0343" w:rsidRPr="0051257A" w14:paraId="60E694C9" w14:textId="77777777" w:rsidTr="00D253B5">
        <w:tc>
          <w:tcPr>
            <w:tcW w:w="2277" w:type="dxa"/>
            <w:tcBorders>
              <w:top w:val="nil"/>
              <w:left w:val="nil"/>
              <w:bottom w:val="single" w:sz="4" w:space="0" w:color="auto"/>
              <w:right w:val="nil"/>
            </w:tcBorders>
            <w:shd w:val="clear" w:color="auto" w:fill="auto"/>
            <w:vAlign w:val="center"/>
            <w:hideMark/>
          </w:tcPr>
          <w:p w14:paraId="5EDB94B8" w14:textId="77777777" w:rsidR="00DD1130" w:rsidRPr="0051257A" w:rsidRDefault="00DD1130" w:rsidP="00DD1130">
            <w:pPr>
              <w:widowControl/>
              <w:spacing w:line="259" w:lineRule="auto"/>
              <w:rPr>
                <w:rFonts w:eastAsia="Times New Roman" w:cs="Times New Roman"/>
                <w:b/>
                <w:bCs/>
                <w:sz w:val="20"/>
                <w:szCs w:val="20"/>
              </w:rPr>
            </w:pPr>
            <w:r w:rsidRPr="0051257A">
              <w:rPr>
                <w:rFonts w:eastAsia="Times New Roman" w:cs="Times New Roman"/>
                <w:b/>
                <w:bCs/>
                <w:sz w:val="20"/>
                <w:szCs w:val="20"/>
              </w:rPr>
              <w:t>All children</w:t>
            </w:r>
          </w:p>
        </w:tc>
        <w:tc>
          <w:tcPr>
            <w:tcW w:w="785" w:type="dxa"/>
            <w:tcBorders>
              <w:top w:val="nil"/>
              <w:left w:val="nil"/>
              <w:bottom w:val="single" w:sz="4" w:space="0" w:color="auto"/>
              <w:right w:val="nil"/>
            </w:tcBorders>
            <w:shd w:val="clear" w:color="auto" w:fill="auto"/>
            <w:vAlign w:val="center"/>
            <w:hideMark/>
          </w:tcPr>
          <w:p w14:paraId="28E53614" w14:textId="3E8678EF"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F1A718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C5871EE" w14:textId="1B97F18D"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817C167" w14:textId="1A1432C1"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726375B1" w14:textId="13EBCB9D"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0814DBC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6CA6E901" w14:textId="49CE3D5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A45C62B" w14:textId="09E07A7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704F8676" w14:textId="1B465AF1"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35E658B9" w14:textId="751B8845"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56BC53A0" w14:textId="77777777" w:rsidTr="00D253B5">
        <w:tc>
          <w:tcPr>
            <w:tcW w:w="2277" w:type="dxa"/>
            <w:tcBorders>
              <w:top w:val="nil"/>
              <w:left w:val="nil"/>
              <w:bottom w:val="single" w:sz="4" w:space="0" w:color="auto"/>
              <w:right w:val="nil"/>
            </w:tcBorders>
            <w:shd w:val="clear" w:color="auto" w:fill="auto"/>
            <w:vAlign w:val="center"/>
            <w:hideMark/>
          </w:tcPr>
          <w:p w14:paraId="08E6CC39" w14:textId="4B14C769" w:rsidR="00DD1130" w:rsidRPr="0051257A" w:rsidRDefault="00DD1130" w:rsidP="00DD1130">
            <w:pPr>
              <w:widowControl/>
              <w:spacing w:line="259" w:lineRule="auto"/>
              <w:rPr>
                <w:rFonts w:eastAsia="Times New Roman" w:cs="Times New Roman"/>
                <w:b/>
                <w:bCs/>
                <w:sz w:val="20"/>
                <w:szCs w:val="20"/>
              </w:rPr>
            </w:pPr>
            <w:r>
              <w:rPr>
                <w:rFonts w:eastAsia="Times New Roman" w:cs="Times New Roman"/>
                <w:b/>
                <w:bCs/>
                <w:sz w:val="20"/>
                <w:szCs w:val="20"/>
              </w:rPr>
              <w:t>Child’s</w:t>
            </w:r>
            <w:r w:rsidRPr="0051257A">
              <w:rPr>
                <w:rFonts w:eastAsia="Times New Roman" w:cs="Times New Roman"/>
                <w:b/>
                <w:bCs/>
                <w:sz w:val="20"/>
                <w:szCs w:val="20"/>
              </w:rPr>
              <w:t xml:space="preserve"> sex</w:t>
            </w:r>
          </w:p>
        </w:tc>
        <w:tc>
          <w:tcPr>
            <w:tcW w:w="785" w:type="dxa"/>
            <w:tcBorders>
              <w:top w:val="nil"/>
              <w:left w:val="nil"/>
              <w:bottom w:val="single" w:sz="4" w:space="0" w:color="auto"/>
              <w:right w:val="nil"/>
            </w:tcBorders>
            <w:shd w:val="clear" w:color="auto" w:fill="auto"/>
            <w:vAlign w:val="center"/>
            <w:hideMark/>
          </w:tcPr>
          <w:p w14:paraId="19355B16" w14:textId="3C47AC2A"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009E99B2"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2EF40D32" w14:textId="007416E2"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63AB0576" w14:textId="57B730EE"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2FD78F4" w14:textId="29DCFC3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56C2BC7"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115F07F" w14:textId="68176AE1"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01B81966" w14:textId="44480EBE"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05612F58" w14:textId="5ABBE9AC"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7C62008E" w14:textId="7600605F" w:rsidR="00DD1130" w:rsidRPr="0051257A" w:rsidRDefault="00DD1130" w:rsidP="00DD1130">
            <w:pPr>
              <w:widowControl/>
              <w:spacing w:line="259" w:lineRule="auto"/>
              <w:jc w:val="center"/>
              <w:rPr>
                <w:rFonts w:eastAsia="Times New Roman" w:cs="Times New Roman"/>
                <w:sz w:val="20"/>
                <w:szCs w:val="20"/>
              </w:rPr>
            </w:pPr>
          </w:p>
        </w:tc>
      </w:tr>
      <w:tr w:rsidR="009C0343" w:rsidRPr="0051257A" w14:paraId="35D20A1A" w14:textId="77777777" w:rsidTr="00CE62A3">
        <w:tc>
          <w:tcPr>
            <w:tcW w:w="2277" w:type="dxa"/>
            <w:tcBorders>
              <w:top w:val="nil"/>
              <w:left w:val="nil"/>
              <w:bottom w:val="single" w:sz="4" w:space="0" w:color="auto"/>
              <w:right w:val="nil"/>
            </w:tcBorders>
            <w:shd w:val="clear" w:color="auto" w:fill="auto"/>
            <w:vAlign w:val="center"/>
            <w:hideMark/>
          </w:tcPr>
          <w:p w14:paraId="11E10DB3"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785" w:type="dxa"/>
            <w:tcBorders>
              <w:top w:val="nil"/>
              <w:left w:val="nil"/>
              <w:bottom w:val="single" w:sz="4" w:space="0" w:color="auto"/>
              <w:right w:val="nil"/>
            </w:tcBorders>
            <w:shd w:val="clear" w:color="auto" w:fill="auto"/>
            <w:vAlign w:val="center"/>
            <w:hideMark/>
          </w:tcPr>
          <w:p w14:paraId="01D74713" w14:textId="077E0424"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24A51B33"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3ACE5C79" w14:textId="3F651A0C"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19BE6D1F" w14:textId="0860674B"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396CFC9A" w14:textId="75676A8E"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62E0A9B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25237E95" w14:textId="7CDA6EFC"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BBDD6A" w14:textId="29300C7B"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66C2B180" w14:textId="5BA432CB"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56207269" w14:textId="453D7AC0" w:rsidR="00DD1130" w:rsidRPr="0051257A" w:rsidRDefault="00DD1130" w:rsidP="00DD1130">
            <w:pPr>
              <w:widowControl/>
              <w:spacing w:line="259" w:lineRule="auto"/>
              <w:ind w:firstLineChars="200" w:firstLine="400"/>
              <w:jc w:val="center"/>
              <w:rPr>
                <w:rFonts w:eastAsia="Times New Roman" w:cs="Times New Roman"/>
                <w:sz w:val="20"/>
                <w:szCs w:val="20"/>
              </w:rPr>
            </w:pPr>
          </w:p>
        </w:tc>
      </w:tr>
      <w:tr w:rsidR="009C0343" w:rsidRPr="0051257A" w14:paraId="110DE8EA" w14:textId="77777777" w:rsidTr="00CE62A3">
        <w:tc>
          <w:tcPr>
            <w:tcW w:w="2277" w:type="dxa"/>
            <w:tcBorders>
              <w:top w:val="nil"/>
              <w:left w:val="nil"/>
              <w:bottom w:val="single" w:sz="4" w:space="0" w:color="auto"/>
              <w:right w:val="nil"/>
            </w:tcBorders>
            <w:shd w:val="clear" w:color="auto" w:fill="auto"/>
            <w:vAlign w:val="center"/>
            <w:hideMark/>
          </w:tcPr>
          <w:p w14:paraId="55DA46C2" w14:textId="77777777" w:rsidR="00DD1130" w:rsidRPr="0051257A" w:rsidRDefault="00DD1130" w:rsidP="00DD1130">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785" w:type="dxa"/>
            <w:tcBorders>
              <w:top w:val="nil"/>
              <w:left w:val="nil"/>
              <w:bottom w:val="single" w:sz="4" w:space="0" w:color="auto"/>
              <w:right w:val="nil"/>
            </w:tcBorders>
            <w:shd w:val="clear" w:color="auto" w:fill="auto"/>
            <w:vAlign w:val="center"/>
            <w:hideMark/>
          </w:tcPr>
          <w:p w14:paraId="31D96CF9" w14:textId="629AEBE5" w:rsidR="00DD1130" w:rsidRPr="0051257A" w:rsidRDefault="00DD1130" w:rsidP="00DD1130">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tcPr>
          <w:p w14:paraId="68DE1BF6"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4" w:type="dxa"/>
            <w:gridSpan w:val="2"/>
            <w:tcBorders>
              <w:top w:val="nil"/>
              <w:left w:val="nil"/>
              <w:bottom w:val="single" w:sz="4" w:space="0" w:color="auto"/>
              <w:right w:val="nil"/>
            </w:tcBorders>
            <w:shd w:val="clear" w:color="auto" w:fill="auto"/>
            <w:vAlign w:val="center"/>
            <w:hideMark/>
          </w:tcPr>
          <w:p w14:paraId="7D3666E4" w14:textId="624414C8" w:rsidR="00DD1130" w:rsidRPr="0051257A" w:rsidRDefault="00DD1130" w:rsidP="00DD1130">
            <w:pPr>
              <w:widowControl/>
              <w:spacing w:line="259" w:lineRule="auto"/>
              <w:jc w:val="center"/>
              <w:rPr>
                <w:rFonts w:eastAsia="Times New Roman" w:cs="Times New Roman"/>
                <w:bCs/>
                <w:color w:val="auto"/>
                <w:sz w:val="20"/>
                <w:szCs w:val="20"/>
              </w:rPr>
            </w:pPr>
          </w:p>
        </w:tc>
        <w:tc>
          <w:tcPr>
            <w:tcW w:w="236" w:type="dxa"/>
            <w:gridSpan w:val="2"/>
            <w:tcBorders>
              <w:top w:val="nil"/>
              <w:left w:val="nil"/>
              <w:bottom w:val="single" w:sz="4" w:space="0" w:color="auto"/>
              <w:right w:val="nil"/>
            </w:tcBorders>
            <w:shd w:val="clear" w:color="auto" w:fill="auto"/>
            <w:vAlign w:val="center"/>
            <w:hideMark/>
          </w:tcPr>
          <w:p w14:paraId="2B164240" w14:textId="1B9A47BF" w:rsidR="00DD1130" w:rsidRPr="0051257A" w:rsidRDefault="00DD1130" w:rsidP="00DD1130">
            <w:pPr>
              <w:widowControl/>
              <w:spacing w:line="259" w:lineRule="auto"/>
              <w:jc w:val="center"/>
              <w:rPr>
                <w:rFonts w:eastAsia="Times New Roman" w:cs="Times New Roman"/>
                <w:bCs/>
                <w:color w:val="auto"/>
                <w:sz w:val="20"/>
                <w:szCs w:val="20"/>
              </w:rPr>
            </w:pPr>
          </w:p>
        </w:tc>
        <w:tc>
          <w:tcPr>
            <w:tcW w:w="730" w:type="dxa"/>
            <w:tcBorders>
              <w:top w:val="nil"/>
              <w:left w:val="nil"/>
              <w:bottom w:val="single" w:sz="4" w:space="0" w:color="auto"/>
              <w:right w:val="nil"/>
            </w:tcBorders>
            <w:shd w:val="clear" w:color="auto" w:fill="auto"/>
            <w:vAlign w:val="center"/>
            <w:hideMark/>
          </w:tcPr>
          <w:p w14:paraId="0FF849D3" w14:textId="08BF1C38" w:rsidR="00DD1130" w:rsidRPr="0051257A" w:rsidRDefault="00DD1130" w:rsidP="00DD1130">
            <w:pPr>
              <w:widowControl/>
              <w:spacing w:line="259" w:lineRule="auto"/>
              <w:jc w:val="center"/>
              <w:rPr>
                <w:rFonts w:eastAsia="Times New Roman" w:cs="Times New Roman"/>
                <w:bCs/>
                <w:color w:val="auto"/>
                <w:sz w:val="20"/>
                <w:szCs w:val="20"/>
              </w:rPr>
            </w:pPr>
          </w:p>
        </w:tc>
        <w:tc>
          <w:tcPr>
            <w:tcW w:w="975" w:type="dxa"/>
            <w:tcBorders>
              <w:top w:val="nil"/>
              <w:left w:val="nil"/>
              <w:bottom w:val="single" w:sz="4" w:space="0" w:color="auto"/>
              <w:right w:val="nil"/>
            </w:tcBorders>
          </w:tcPr>
          <w:p w14:paraId="55607BAF" w14:textId="77777777" w:rsidR="00DD1130" w:rsidRPr="0051257A" w:rsidRDefault="00DD1130" w:rsidP="00DD1130">
            <w:pPr>
              <w:widowControl/>
              <w:spacing w:line="259" w:lineRule="auto"/>
              <w:jc w:val="center"/>
              <w:rPr>
                <w:rFonts w:eastAsia="Times New Roman" w:cs="Times New Roman"/>
                <w:bCs/>
                <w:color w:val="auto"/>
                <w:sz w:val="20"/>
                <w:szCs w:val="20"/>
              </w:rPr>
            </w:pPr>
          </w:p>
        </w:tc>
        <w:tc>
          <w:tcPr>
            <w:tcW w:w="652" w:type="dxa"/>
            <w:gridSpan w:val="2"/>
            <w:tcBorders>
              <w:top w:val="nil"/>
              <w:left w:val="nil"/>
              <w:bottom w:val="single" w:sz="4" w:space="0" w:color="auto"/>
              <w:right w:val="nil"/>
            </w:tcBorders>
            <w:shd w:val="clear" w:color="auto" w:fill="auto"/>
            <w:vAlign w:val="center"/>
            <w:hideMark/>
          </w:tcPr>
          <w:p w14:paraId="4334DC73" w14:textId="1B6A3ADA" w:rsidR="00DD1130" w:rsidRPr="0051257A" w:rsidRDefault="00DD1130" w:rsidP="00DD1130">
            <w:pPr>
              <w:widowControl/>
              <w:spacing w:line="259" w:lineRule="auto"/>
              <w:jc w:val="center"/>
              <w:rPr>
                <w:rFonts w:eastAsia="Times New Roman" w:cs="Times New Roman"/>
                <w:bCs/>
                <w:color w:val="auto"/>
                <w:sz w:val="20"/>
                <w:szCs w:val="20"/>
              </w:rPr>
            </w:pPr>
          </w:p>
        </w:tc>
        <w:tc>
          <w:tcPr>
            <w:tcW w:w="713" w:type="dxa"/>
            <w:tcBorders>
              <w:top w:val="nil"/>
              <w:left w:val="nil"/>
              <w:bottom w:val="single" w:sz="4" w:space="0" w:color="auto"/>
              <w:right w:val="nil"/>
            </w:tcBorders>
            <w:shd w:val="clear" w:color="auto" w:fill="auto"/>
            <w:vAlign w:val="center"/>
            <w:hideMark/>
          </w:tcPr>
          <w:p w14:paraId="5DF9F57A" w14:textId="6BC50ECC" w:rsidR="00DD1130" w:rsidRPr="0051257A" w:rsidRDefault="00DD1130" w:rsidP="00DD1130">
            <w:pPr>
              <w:widowControl/>
              <w:spacing w:line="259" w:lineRule="auto"/>
              <w:jc w:val="center"/>
              <w:rPr>
                <w:rFonts w:eastAsia="Times New Roman" w:cs="Times New Roman"/>
                <w:bCs/>
                <w:color w:val="auto"/>
                <w:sz w:val="20"/>
                <w:szCs w:val="20"/>
              </w:rPr>
            </w:pPr>
          </w:p>
        </w:tc>
        <w:tc>
          <w:tcPr>
            <w:tcW w:w="809" w:type="dxa"/>
            <w:tcBorders>
              <w:top w:val="nil"/>
              <w:left w:val="nil"/>
              <w:bottom w:val="single" w:sz="4" w:space="0" w:color="auto"/>
              <w:right w:val="nil"/>
            </w:tcBorders>
            <w:shd w:val="clear" w:color="auto" w:fill="auto"/>
            <w:vAlign w:val="center"/>
            <w:hideMark/>
          </w:tcPr>
          <w:p w14:paraId="34A475A4" w14:textId="79AD1927" w:rsidR="00DD1130" w:rsidRPr="0051257A" w:rsidRDefault="00DD1130" w:rsidP="00DD1130">
            <w:pPr>
              <w:widowControl/>
              <w:spacing w:line="259" w:lineRule="auto"/>
              <w:jc w:val="center"/>
              <w:rPr>
                <w:rFonts w:eastAsia="Times New Roman" w:cs="Times New Roman"/>
                <w:bCs/>
                <w:color w:val="auto"/>
                <w:sz w:val="20"/>
                <w:szCs w:val="20"/>
              </w:rPr>
            </w:pPr>
          </w:p>
        </w:tc>
        <w:tc>
          <w:tcPr>
            <w:tcW w:w="629" w:type="dxa"/>
            <w:tcBorders>
              <w:top w:val="nil"/>
              <w:left w:val="nil"/>
              <w:bottom w:val="single" w:sz="4" w:space="0" w:color="auto"/>
              <w:right w:val="nil"/>
            </w:tcBorders>
            <w:shd w:val="clear" w:color="auto" w:fill="auto"/>
            <w:vAlign w:val="center"/>
            <w:hideMark/>
          </w:tcPr>
          <w:p w14:paraId="2441F2D7" w14:textId="00AAE669" w:rsidR="00DD1130" w:rsidRPr="0051257A" w:rsidRDefault="00DD1130" w:rsidP="00DD1130">
            <w:pPr>
              <w:widowControl/>
              <w:spacing w:line="259" w:lineRule="auto"/>
              <w:ind w:firstLineChars="200" w:firstLine="400"/>
              <w:jc w:val="center"/>
              <w:rPr>
                <w:rFonts w:eastAsia="Times New Roman" w:cs="Times New Roman"/>
                <w:sz w:val="20"/>
                <w:szCs w:val="20"/>
              </w:rPr>
            </w:pPr>
          </w:p>
        </w:tc>
      </w:tr>
    </w:tbl>
    <w:p w14:paraId="24528A75" w14:textId="266413CD" w:rsidR="006E64E9" w:rsidRDefault="00E50E49" w:rsidP="006E64E9">
      <w:pPr>
        <w:pStyle w:val="BodyText"/>
        <w:spacing w:after="0"/>
        <w:rPr>
          <w:sz w:val="16"/>
        </w:rPr>
      </w:pPr>
      <w:r>
        <w:rPr>
          <w:sz w:val="16"/>
        </w:rPr>
        <w:t>Est</w:t>
      </w:r>
      <w:r w:rsidR="00310C79">
        <w:rPr>
          <w:sz w:val="16"/>
        </w:rPr>
        <w:t>.</w:t>
      </w:r>
      <w:r>
        <w:rPr>
          <w:sz w:val="16"/>
        </w:rPr>
        <w:t xml:space="preserve">=estimate, </w:t>
      </w:r>
      <w:r w:rsidR="006E64E9" w:rsidRPr="006E64E9">
        <w:rPr>
          <w:sz w:val="16"/>
        </w:rPr>
        <w:t>n/a=not available, CI=confidence interval</w:t>
      </w:r>
    </w:p>
    <w:p w14:paraId="1027A642" w14:textId="545263DA" w:rsidR="006E64E9" w:rsidRPr="006E64E9" w:rsidRDefault="006E64E9" w:rsidP="006E64E9">
      <w:pPr>
        <w:pStyle w:val="BodyText"/>
        <w:spacing w:after="0"/>
        <w:rPr>
          <w:sz w:val="16"/>
        </w:rPr>
      </w:pPr>
      <w:commentRangeStart w:id="41"/>
      <w:r w:rsidRPr="006E64E9">
        <w:rPr>
          <w:sz w:val="16"/>
        </w:rPr>
        <w:t>^ Results not statistically reliable, n&lt;30</w:t>
      </w:r>
      <w:commentRangeEnd w:id="41"/>
      <w:r w:rsidR="00913EBA">
        <w:rPr>
          <w:rStyle w:val="CommentReference"/>
        </w:rPr>
        <w:commentReference w:id="41"/>
      </w:r>
    </w:p>
    <w:p w14:paraId="6CDDD17C" w14:textId="77777777" w:rsidR="006E64E9" w:rsidRDefault="006E64E9" w:rsidP="006E64E9">
      <w:pPr>
        <w:pStyle w:val="BodyText"/>
        <w:spacing w:after="0"/>
        <w:ind w:left="90" w:hanging="90"/>
        <w:rPr>
          <w:sz w:val="16"/>
        </w:rPr>
      </w:pPr>
      <w:r w:rsidRPr="006E64E9">
        <w:rPr>
          <w:sz w:val="16"/>
          <w:vertAlign w:val="superscript"/>
        </w:rPr>
        <w:t>a</w:t>
      </w:r>
      <w:r w:rsidRPr="006E64E9">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B3B8703" w14:textId="2930374E" w:rsidR="006E64E9" w:rsidRPr="006E64E9" w:rsidRDefault="006E64E9" w:rsidP="006E64E9">
      <w:pPr>
        <w:pStyle w:val="BodyText"/>
        <w:spacing w:after="0"/>
        <w:ind w:left="90" w:hanging="90"/>
        <w:rPr>
          <w:sz w:val="16"/>
        </w:rPr>
      </w:pPr>
      <w:r w:rsidRPr="006E64E9">
        <w:rPr>
          <w:sz w:val="16"/>
          <w:vertAlign w:val="superscript"/>
        </w:rPr>
        <w:t>b</w:t>
      </w:r>
      <w:r w:rsidRPr="006E64E9">
        <w:rPr>
          <w:sz w:val="16"/>
        </w:rPr>
        <w:t xml:space="preserve"> Significance tests were performed to determine whether a difference exists between the baseline and endline estimates. </w:t>
      </w:r>
    </w:p>
    <w:p w14:paraId="55B750CF" w14:textId="5499E15D" w:rsidR="006E64E9" w:rsidRPr="006E64E9" w:rsidRDefault="006E64E9" w:rsidP="006E64E9">
      <w:pPr>
        <w:pStyle w:val="BodyText"/>
        <w:spacing w:after="0"/>
        <w:ind w:left="90" w:hanging="90"/>
        <w:rPr>
          <w:sz w:val="16"/>
        </w:rPr>
      </w:pPr>
      <w:r w:rsidRPr="006E64E9">
        <w:rPr>
          <w:sz w:val="16"/>
          <w:vertAlign w:val="superscript"/>
        </w:rPr>
        <w:t>c</w:t>
      </w:r>
      <w:r w:rsidRPr="006E64E9">
        <w:rPr>
          <w:sz w:val="16"/>
        </w:rPr>
        <w:t xml:space="preserve"> Differences found to be statistically significant are indicated by level: * p&lt;0.05, ** p&lt;0.01, *** p&lt;0.001.</w:t>
      </w:r>
    </w:p>
    <w:p w14:paraId="74A4036A" w14:textId="78FBD20A" w:rsidR="006E64E9" w:rsidRDefault="006E64E9" w:rsidP="006E64E9">
      <w:pPr>
        <w:pStyle w:val="BodyText"/>
        <w:spacing w:after="0"/>
        <w:ind w:left="90" w:hanging="90"/>
        <w:rPr>
          <w:sz w:val="16"/>
        </w:rPr>
      </w:pPr>
      <w:r w:rsidRPr="006E64E9">
        <w:rPr>
          <w:sz w:val="16"/>
          <w:vertAlign w:val="superscript"/>
        </w:rPr>
        <w:t>d</w:t>
      </w:r>
      <w:r w:rsidRPr="006E64E9">
        <w:rPr>
          <w:sz w:val="16"/>
        </w:rPr>
        <w:t xml:space="preserve"> The Women</w:t>
      </w:r>
      <w:r w:rsidR="00430EA2">
        <w:rPr>
          <w:sz w:val="16"/>
        </w:rPr>
        <w:t>’</w:t>
      </w:r>
      <w:r w:rsidRPr="006E64E9">
        <w:rPr>
          <w:sz w:val="16"/>
        </w:rPr>
        <w:t>s Empowerment in Agriculture Index (WEAI) was calculated at baseline, but only data for the Abbreviated WEAI (A-WEAI) were collected at endline. Therefore, a baseline value for the A-WEAI was calculated so that endline-base</w:t>
      </w:r>
      <w:r>
        <w:rPr>
          <w:sz w:val="16"/>
        </w:rPr>
        <w:t>line comparisons could be made.</w:t>
      </w:r>
    </w:p>
    <w:p w14:paraId="0DF5973F" w14:textId="6745D09B" w:rsidR="0051316A" w:rsidRPr="00BB6634" w:rsidRDefault="0051316A" w:rsidP="00BB6634">
      <w:pPr>
        <w:widowControl/>
        <w:spacing w:line="259" w:lineRule="auto"/>
        <w:rPr>
          <w:color w:val="auto"/>
          <w:sz w:val="16"/>
          <w:szCs w:val="16"/>
        </w:rPr>
      </w:pPr>
      <w:proofErr w:type="spellStart"/>
      <w:r w:rsidRPr="0051316A">
        <w:rPr>
          <w:sz w:val="16"/>
          <w:vertAlign w:val="superscript"/>
        </w:rPr>
        <w:t>e</w:t>
      </w:r>
      <w:proofErr w:type="spellEnd"/>
      <w:r w:rsidRPr="0051316A">
        <w:rPr>
          <w:sz w:val="16"/>
        </w:rPr>
        <w:t xml:space="preserve"> </w:t>
      </w:r>
      <w:r w:rsidR="00BB6634">
        <w:rPr>
          <w:color w:val="auto"/>
          <w:sz w:val="16"/>
          <w:szCs w:val="16"/>
        </w:rPr>
        <w:t>E</w:t>
      </w:r>
      <w:r w:rsidR="00BB6634" w:rsidRPr="00425E92">
        <w:rPr>
          <w:color w:val="auto"/>
          <w:sz w:val="16"/>
          <w:szCs w:val="16"/>
        </w:rPr>
        <w:t xml:space="preserve">stimates </w:t>
      </w:r>
      <w:r w:rsidR="00BB6634">
        <w:rPr>
          <w:color w:val="auto"/>
          <w:sz w:val="16"/>
          <w:szCs w:val="16"/>
        </w:rPr>
        <w:t xml:space="preserve">and the gendered household type disaggregate categories </w:t>
      </w:r>
      <w:r w:rsidR="00BB6634" w:rsidRPr="00425E92">
        <w:rPr>
          <w:color w:val="auto"/>
          <w:sz w:val="16"/>
          <w:szCs w:val="16"/>
        </w:rPr>
        <w:t xml:space="preserve">are </w:t>
      </w:r>
      <w:r w:rsidR="000153CC">
        <w:rPr>
          <w:color w:val="auto"/>
          <w:sz w:val="16"/>
          <w:szCs w:val="16"/>
        </w:rPr>
        <w:t xml:space="preserve">based on </w:t>
      </w:r>
      <w:r w:rsidR="00BB6634" w:rsidRPr="00425E92">
        <w:rPr>
          <w:color w:val="auto"/>
          <w:sz w:val="16"/>
          <w:szCs w:val="16"/>
        </w:rPr>
        <w:t xml:space="preserve">de facto household </w:t>
      </w:r>
      <w:r w:rsidR="00BB6634">
        <w:rPr>
          <w:color w:val="auto"/>
          <w:sz w:val="16"/>
          <w:szCs w:val="16"/>
        </w:rPr>
        <w:t>members</w:t>
      </w:r>
      <w:r w:rsidR="00BB6634" w:rsidRPr="00425E92">
        <w:rPr>
          <w:color w:val="auto"/>
          <w:sz w:val="16"/>
          <w:szCs w:val="16"/>
        </w:rPr>
        <w:t>.</w:t>
      </w:r>
    </w:p>
    <w:p w14:paraId="05B8403E" w14:textId="77777777" w:rsidR="0051316A" w:rsidRPr="0051316A" w:rsidRDefault="0051316A" w:rsidP="0051316A">
      <w:pPr>
        <w:pStyle w:val="BodyText"/>
        <w:spacing w:after="0"/>
        <w:rPr>
          <w:sz w:val="16"/>
        </w:rPr>
      </w:pPr>
      <w:r w:rsidRPr="0051316A">
        <w:rPr>
          <w:sz w:val="16"/>
        </w:rPr>
        <w:t xml:space="preserve">Notes: </w:t>
      </w:r>
    </w:p>
    <w:p w14:paraId="08854CD7" w14:textId="77777777" w:rsidR="0051316A" w:rsidRPr="0051316A" w:rsidRDefault="0051316A" w:rsidP="0051316A">
      <w:pPr>
        <w:pStyle w:val="BodyText"/>
        <w:spacing w:after="0"/>
        <w:rPr>
          <w:sz w:val="16"/>
        </w:rPr>
      </w:pPr>
      <w:r w:rsidRPr="0051316A">
        <w:rPr>
          <w:sz w:val="16"/>
        </w:rPr>
        <w:t xml:space="preserve">Estimates are sample-weighted; numbers of observations are unweighted. </w:t>
      </w:r>
    </w:p>
    <w:p w14:paraId="68064DB6" w14:textId="6AC35C54" w:rsidR="00636775" w:rsidRDefault="00636775" w:rsidP="00636775">
      <w:pPr>
        <w:widowControl/>
        <w:spacing w:line="259" w:lineRule="auto"/>
        <w:rPr>
          <w:color w:val="auto"/>
          <w:sz w:val="16"/>
          <w:szCs w:val="16"/>
        </w:rPr>
      </w:pPr>
      <w:r>
        <w:rPr>
          <w:color w:val="auto"/>
          <w:sz w:val="16"/>
          <w:szCs w:val="16"/>
        </w:rPr>
        <w:t>Individual-level e</w:t>
      </w:r>
      <w:r w:rsidRPr="007472E6">
        <w:rPr>
          <w:color w:val="auto"/>
          <w:sz w:val="16"/>
          <w:szCs w:val="16"/>
        </w:rPr>
        <w:t xml:space="preserve">stimates </w:t>
      </w:r>
      <w:r>
        <w:rPr>
          <w:color w:val="auto"/>
          <w:sz w:val="16"/>
          <w:szCs w:val="16"/>
        </w:rPr>
        <w:t xml:space="preserve">and the gendered household type disaggregate categories </w:t>
      </w:r>
      <w:r w:rsidR="00B95618" w:rsidRPr="00425E92">
        <w:rPr>
          <w:color w:val="auto"/>
          <w:sz w:val="16"/>
          <w:szCs w:val="16"/>
        </w:rPr>
        <w:t xml:space="preserve">are </w:t>
      </w:r>
      <w:r w:rsidR="000153CC">
        <w:rPr>
          <w:color w:val="auto"/>
          <w:sz w:val="16"/>
          <w:szCs w:val="16"/>
        </w:rPr>
        <w:t xml:space="preserve">based on </w:t>
      </w:r>
      <w:r w:rsidRPr="007472E6">
        <w:rPr>
          <w:color w:val="auto"/>
          <w:sz w:val="16"/>
          <w:szCs w:val="16"/>
        </w:rPr>
        <w:t xml:space="preserve">de jure </w:t>
      </w:r>
      <w:r>
        <w:rPr>
          <w:color w:val="auto"/>
          <w:sz w:val="16"/>
          <w:szCs w:val="16"/>
        </w:rPr>
        <w:t>household members</w:t>
      </w:r>
      <w:r w:rsidRPr="007472E6">
        <w:rPr>
          <w:color w:val="auto"/>
          <w:sz w:val="16"/>
          <w:szCs w:val="16"/>
        </w:rPr>
        <w:t>, except where noted.</w:t>
      </w:r>
      <w:r>
        <w:rPr>
          <w:color w:val="auto"/>
          <w:sz w:val="16"/>
          <w:szCs w:val="16"/>
        </w:rPr>
        <w:t xml:space="preserve"> </w:t>
      </w:r>
    </w:p>
    <w:p w14:paraId="18A9A609" w14:textId="0F62B952" w:rsidR="00D71E47" w:rsidRPr="00D71E47" w:rsidRDefault="006E64E9" w:rsidP="0051257A">
      <w:pPr>
        <w:pStyle w:val="BodyText"/>
      </w:pPr>
      <w:commentRangeStart w:id="42"/>
      <w:r w:rsidRPr="006E64E9">
        <w:rPr>
          <w:sz w:val="16"/>
        </w:rPr>
        <w:t xml:space="preserve">Sources: </w:t>
      </w:r>
      <w:commentRangeEnd w:id="42"/>
      <w:r>
        <w:rPr>
          <w:rStyle w:val="CommentReference"/>
        </w:rPr>
        <w:commentReference w:id="42"/>
      </w:r>
      <w:r w:rsidRPr="006E64E9">
        <w:rPr>
          <w:sz w:val="16"/>
        </w:rPr>
        <w:t>Feed the Future [</w:t>
      </w:r>
      <w:r w:rsidRPr="00757754">
        <w:rPr>
          <w:sz w:val="16"/>
          <w:highlight w:val="yellow"/>
        </w:rPr>
        <w:t>Country</w:t>
      </w:r>
      <w:r w:rsidRPr="006E64E9">
        <w:rPr>
          <w:sz w:val="16"/>
        </w:rPr>
        <w:t>] ZOI Survey [</w:t>
      </w:r>
      <w:r w:rsidR="00FE1420" w:rsidRPr="00FE1420">
        <w:rPr>
          <w:sz w:val="16"/>
          <w:highlight w:val="yellow"/>
        </w:rPr>
        <w:t>baseline</w:t>
      </w:r>
      <w:r w:rsidRPr="00757754">
        <w:rPr>
          <w:sz w:val="16"/>
          <w:highlight w:val="yellow"/>
        </w:rPr>
        <w:t xml:space="preserve"> survey year(s)</w:t>
      </w:r>
      <w:r w:rsidRPr="006E64E9">
        <w:rPr>
          <w:sz w:val="16"/>
        </w:rPr>
        <w:t>]; Feed the Future [</w:t>
      </w:r>
      <w:r w:rsidRPr="00757754">
        <w:rPr>
          <w:sz w:val="16"/>
          <w:highlight w:val="yellow"/>
        </w:rPr>
        <w:t>Country</w:t>
      </w:r>
      <w:r w:rsidRPr="006E64E9">
        <w:rPr>
          <w:sz w:val="16"/>
        </w:rPr>
        <w:t>]</w:t>
      </w:r>
      <w:r>
        <w:rPr>
          <w:sz w:val="16"/>
        </w:rPr>
        <w:t xml:space="preserve">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Pr>
          <w:sz w:val="16"/>
        </w:rPr>
        <w:t>]</w:t>
      </w:r>
    </w:p>
    <w:p w14:paraId="70FAB6F9" w14:textId="30587B05" w:rsidR="00BC0F95" w:rsidRPr="00685F62" w:rsidRDefault="00F04994" w:rsidP="00685F62">
      <w:pPr>
        <w:pStyle w:val="Heading2"/>
      </w:pPr>
      <w:bookmarkStart w:id="43" w:name="_Toc22897152"/>
      <w:bookmarkStart w:id="44" w:name="_Toc415065693"/>
      <w:bookmarkStart w:id="45" w:name="_Toc415138638"/>
      <w:bookmarkStart w:id="46" w:name="_Toc50719256"/>
      <w:r w:rsidRPr="00685F62">
        <w:t xml:space="preserve">Feed the Future </w:t>
      </w:r>
      <w:r w:rsidR="00131E6E" w:rsidRPr="00685F62">
        <w:t>[</w:t>
      </w:r>
      <w:r w:rsidR="00131E6E" w:rsidRPr="00685F62">
        <w:rPr>
          <w:highlight w:val="yellow"/>
        </w:rPr>
        <w:t>Country</w:t>
      </w:r>
      <w:r w:rsidR="00131E6E" w:rsidRPr="00685F62">
        <w:t xml:space="preserve">] </w:t>
      </w:r>
      <w:bookmarkStart w:id="47" w:name="_Toc22897153"/>
      <w:bookmarkEnd w:id="43"/>
      <w:r w:rsidR="00160DC3">
        <w:rPr>
          <w:szCs w:val="22"/>
        </w:rPr>
        <w:t>Phase One</w:t>
      </w:r>
      <w:r w:rsidR="007F25EC">
        <w:rPr>
          <w:szCs w:val="22"/>
        </w:rPr>
        <w:t xml:space="preserve"> ZOI</w:t>
      </w:r>
      <w:r w:rsidR="00752ED5" w:rsidRPr="00685F62">
        <w:t xml:space="preserve"> </w:t>
      </w:r>
      <w:r w:rsidR="00131E6E" w:rsidRPr="00685F62">
        <w:t xml:space="preserve">Survey </w:t>
      </w:r>
      <w:r w:rsidR="00430EA2" w:rsidRPr="00685F62">
        <w:t>e</w:t>
      </w:r>
      <w:r w:rsidRPr="00685F62">
        <w:t xml:space="preserve">ndline </w:t>
      </w:r>
      <w:r w:rsidR="00430EA2" w:rsidRPr="00685F62">
        <w:t>a</w:t>
      </w:r>
      <w:r w:rsidRPr="00685F62">
        <w:t>ssessment</w:t>
      </w:r>
      <w:r w:rsidR="00D95934" w:rsidRPr="00685F62">
        <w:t xml:space="preserve"> </w:t>
      </w:r>
      <w:r w:rsidR="00DD782F" w:rsidRPr="00685F62">
        <w:t xml:space="preserve">secondary </w:t>
      </w:r>
      <w:r w:rsidR="00E74FFA" w:rsidRPr="00685F62">
        <w:t>data</w:t>
      </w:r>
      <w:r w:rsidR="00BC0F95" w:rsidRPr="00685F62">
        <w:t xml:space="preserve"> </w:t>
      </w:r>
      <w:r w:rsidR="00E74FFA" w:rsidRPr="00685F62">
        <w:t>so</w:t>
      </w:r>
      <w:r w:rsidR="00BC0F95" w:rsidRPr="00685F62">
        <w:t>urces</w:t>
      </w:r>
      <w:bookmarkEnd w:id="44"/>
      <w:bookmarkEnd w:id="45"/>
      <w:bookmarkEnd w:id="46"/>
      <w:bookmarkEnd w:id="47"/>
    </w:p>
    <w:p w14:paraId="5D4A50D6" w14:textId="28327A50" w:rsidR="00BC0F95" w:rsidRDefault="00BC0F95" w:rsidP="00E74FFA">
      <w:pPr>
        <w:pStyle w:val="BodyText"/>
      </w:pPr>
      <w:r>
        <w:t xml:space="preserve">Data for the </w:t>
      </w:r>
      <w:r w:rsidR="00160DC3">
        <w:rPr>
          <w:szCs w:val="22"/>
        </w:rPr>
        <w:t>Phase One</w:t>
      </w:r>
      <w:r w:rsidR="007F25EC">
        <w:rPr>
          <w:szCs w:val="22"/>
        </w:rPr>
        <w:t xml:space="preserve"> ZOI</w:t>
      </w:r>
      <w:r>
        <w:t xml:space="preserve"> indicators presented in this assessment are drawn from [</w:t>
      </w:r>
      <w:r w:rsidR="00A76362" w:rsidRPr="00757754">
        <w:rPr>
          <w:highlight w:val="yellow"/>
        </w:rPr>
        <w:t>X</w:t>
      </w:r>
      <w:r w:rsidR="00160DC3" w:rsidRPr="00160DC3">
        <w:rPr>
          <w:highlight w:val="yellow"/>
        </w:rPr>
        <w:t>X</w:t>
      </w:r>
      <w:r>
        <w:t xml:space="preserve">] </w:t>
      </w:r>
      <w:r w:rsidR="00AF2B1A">
        <w:t xml:space="preserve">secondary data </w:t>
      </w:r>
      <w:r>
        <w:t>source</w:t>
      </w:r>
      <w:r w:rsidR="003C2142">
        <w:t>s</w:t>
      </w:r>
      <w:r w:rsidR="00AF2B1A">
        <w:t xml:space="preserve"> in addition to the </w:t>
      </w:r>
      <w:r w:rsidR="00160DC3">
        <w:t>Phase One</w:t>
      </w:r>
      <w:r w:rsidR="003C2142">
        <w:t xml:space="preserve"> </w:t>
      </w:r>
      <w:r w:rsidR="00AF2B1A">
        <w:t>baseline and endline ZOI Surveys</w:t>
      </w:r>
      <w:r>
        <w:t>.</w:t>
      </w:r>
      <w:r w:rsidR="00314E1F" w:rsidRPr="00972CF2">
        <w:rPr>
          <w:b/>
        </w:rPr>
        <w:t xml:space="preserve"> </w:t>
      </w:r>
      <w:r w:rsidR="00430EA2" w:rsidRPr="00972CF2">
        <w:rPr>
          <w:b/>
        </w:rPr>
        <w:t xml:space="preserve">Table </w:t>
      </w:r>
      <w:r w:rsidR="004C6BC0">
        <w:rPr>
          <w:b/>
        </w:rPr>
        <w:t>ES</w:t>
      </w:r>
      <w:r w:rsidR="00430EA2" w:rsidRPr="00972CF2">
        <w:rPr>
          <w:b/>
        </w:rPr>
        <w:t xml:space="preserve">2 </w:t>
      </w:r>
      <w:r w:rsidR="000C3FBD" w:rsidRPr="00EE435A">
        <w:t>summarizes</w:t>
      </w:r>
      <w:r w:rsidR="00AF2B1A">
        <w:t>, by indicator,</w:t>
      </w:r>
      <w:r w:rsidR="000C3FBD" w:rsidRPr="00EE435A">
        <w:t xml:space="preserve"> the secondary data sources</w:t>
      </w:r>
      <w:r w:rsidR="00D372EB" w:rsidRPr="00D71E47">
        <w:t xml:space="preserve"> </w:t>
      </w:r>
      <w:r w:rsidR="00D372EB" w:rsidRPr="00EE435A">
        <w:t>used</w:t>
      </w:r>
      <w:r w:rsidR="000C3FBD" w:rsidRPr="00D71E47">
        <w:t xml:space="preserve"> </w:t>
      </w:r>
      <w:r w:rsidR="000C3FBD" w:rsidRPr="00EE435A">
        <w:t xml:space="preserve">and </w:t>
      </w:r>
      <w:r w:rsidR="00AF2B1A">
        <w:t xml:space="preserve">the </w:t>
      </w:r>
      <w:r w:rsidR="000C3FBD" w:rsidRPr="00EE435A">
        <w:t>dates</w:t>
      </w:r>
      <w:r w:rsidR="00AF2B1A">
        <w:t xml:space="preserve"> </w:t>
      </w:r>
      <w:r w:rsidR="003C2142">
        <w:t xml:space="preserve">of data collection </w:t>
      </w:r>
      <w:r w:rsidR="00AF2B1A">
        <w:t>for each</w:t>
      </w:r>
      <w:r w:rsidR="000C3FBD" w:rsidRPr="00D71E47">
        <w:t>.</w:t>
      </w:r>
    </w:p>
    <w:p w14:paraId="54F27A40" w14:textId="7AF24B81" w:rsidR="00D71E47" w:rsidRDefault="00D71E47" w:rsidP="0051257A">
      <w:pPr>
        <w:pStyle w:val="Tabletitle"/>
        <w:keepLines/>
        <w:spacing w:before="240"/>
        <w:contextualSpacing/>
        <w:outlineLvl w:val="3"/>
      </w:pPr>
      <w:bookmarkStart w:id="48" w:name="_Toc50719154"/>
      <w:r w:rsidRPr="00097E69">
        <w:lastRenderedPageBreak/>
        <w:t xml:space="preserve">Table </w:t>
      </w:r>
      <w:r w:rsidR="00702CA4">
        <w:t>ES</w:t>
      </w:r>
      <w:r>
        <w:t>2:</w:t>
      </w:r>
      <w:r w:rsidRPr="00097E69">
        <w:t xml:space="preserve"> Feed the Future </w:t>
      </w:r>
      <w:r w:rsidR="00160DC3">
        <w:t>Phase One</w:t>
      </w:r>
      <w:r w:rsidR="007F25EC">
        <w:t xml:space="preserve"> ZOI</w:t>
      </w:r>
      <w:r w:rsidR="00131E6E">
        <w:t xml:space="preserve"> Survey</w:t>
      </w:r>
      <w:r w:rsidRPr="00097E69">
        <w:t xml:space="preserve"> </w:t>
      </w:r>
      <w:r>
        <w:t xml:space="preserve">Endline Assessment </w:t>
      </w:r>
      <w:r w:rsidR="00DD782F">
        <w:t xml:space="preserve">Secondary </w:t>
      </w:r>
      <w:r>
        <w:t>Data Sources</w:t>
      </w:r>
      <w:bookmarkEnd w:id="48"/>
    </w:p>
    <w:tbl>
      <w:tblPr>
        <w:tblW w:w="5000" w:type="pct"/>
        <w:tblBorders>
          <w:top w:val="single" w:sz="4" w:space="0" w:color="auto"/>
          <w:bottom w:val="single" w:sz="4" w:space="0" w:color="auto"/>
          <w:insideH w:val="single" w:sz="4" w:space="0" w:color="auto"/>
        </w:tblBorders>
        <w:tblLayout w:type="fixed"/>
        <w:tblLook w:val="00A0" w:firstRow="1" w:lastRow="0" w:firstColumn="1" w:lastColumn="0" w:noHBand="0" w:noVBand="0"/>
      </w:tblPr>
      <w:tblGrid>
        <w:gridCol w:w="4972"/>
        <w:gridCol w:w="1934"/>
        <w:gridCol w:w="2670"/>
      </w:tblGrid>
      <w:tr w:rsidR="00E74FFA" w:rsidRPr="0051257A" w14:paraId="5B74BA34" w14:textId="77777777" w:rsidTr="0051257A">
        <w:trPr>
          <w:tblHeader/>
        </w:trPr>
        <w:tc>
          <w:tcPr>
            <w:tcW w:w="4860" w:type="dxa"/>
            <w:shd w:val="clear" w:color="auto" w:fill="387990"/>
            <w:vAlign w:val="bottom"/>
          </w:tcPr>
          <w:p w14:paraId="6F9C00E2" w14:textId="77777777" w:rsidR="00545691" w:rsidRPr="0051257A" w:rsidRDefault="00545691" w:rsidP="0051257A">
            <w:pPr>
              <w:pStyle w:val="TH-TableHeading"/>
              <w:keepNext/>
              <w:widowControl/>
              <w:spacing w:line="259" w:lineRule="auto"/>
              <w:jc w:val="left"/>
              <w:rPr>
                <w:color w:val="FFFFFF" w:themeColor="background1"/>
                <w:szCs w:val="20"/>
              </w:rPr>
            </w:pPr>
            <w:bookmarkStart w:id="49" w:name="_Toc362106196"/>
            <w:r w:rsidRPr="0051257A">
              <w:rPr>
                <w:color w:val="FFFFFF" w:themeColor="background1"/>
                <w:szCs w:val="20"/>
              </w:rPr>
              <w:t>Indicator</w:t>
            </w:r>
            <w:bookmarkEnd w:id="49"/>
          </w:p>
        </w:tc>
        <w:tc>
          <w:tcPr>
            <w:tcW w:w="1890" w:type="dxa"/>
            <w:shd w:val="clear" w:color="auto" w:fill="387990"/>
            <w:vAlign w:val="bottom"/>
          </w:tcPr>
          <w:p w14:paraId="4EDADE27" w14:textId="77777777" w:rsidR="00545691" w:rsidRPr="0051257A" w:rsidRDefault="00545691" w:rsidP="0051257A">
            <w:pPr>
              <w:pStyle w:val="TH-TableHeading"/>
              <w:keepNext/>
              <w:widowControl/>
              <w:spacing w:line="259" w:lineRule="auto"/>
              <w:rPr>
                <w:color w:val="FFFFFF" w:themeColor="background1"/>
                <w:szCs w:val="20"/>
              </w:rPr>
            </w:pPr>
            <w:bookmarkStart w:id="50" w:name="_Toc362106197"/>
            <w:r w:rsidRPr="0051257A">
              <w:rPr>
                <w:color w:val="FFFFFF" w:themeColor="background1"/>
                <w:szCs w:val="20"/>
              </w:rPr>
              <w:t>Secondary source</w:t>
            </w:r>
            <w:bookmarkEnd w:id="50"/>
          </w:p>
        </w:tc>
        <w:tc>
          <w:tcPr>
            <w:tcW w:w="2610" w:type="dxa"/>
            <w:shd w:val="clear" w:color="auto" w:fill="387990"/>
            <w:vAlign w:val="bottom"/>
          </w:tcPr>
          <w:p w14:paraId="3D896858" w14:textId="45EAE8B2" w:rsidR="00545691" w:rsidRPr="0051257A" w:rsidRDefault="00AF2B1A" w:rsidP="0051257A">
            <w:pPr>
              <w:pStyle w:val="TH-TableHeading"/>
              <w:keepNext/>
              <w:widowControl/>
              <w:spacing w:line="259" w:lineRule="auto"/>
              <w:rPr>
                <w:color w:val="FFFFFF" w:themeColor="background1"/>
                <w:szCs w:val="20"/>
              </w:rPr>
            </w:pPr>
            <w:bookmarkStart w:id="51" w:name="_Toc362106198"/>
            <w:r w:rsidRPr="0051257A">
              <w:rPr>
                <w:color w:val="FFFFFF" w:themeColor="background1"/>
                <w:szCs w:val="20"/>
              </w:rPr>
              <w:t>Dates of</w:t>
            </w:r>
            <w:r w:rsidR="00545691" w:rsidRPr="0051257A">
              <w:rPr>
                <w:color w:val="FFFFFF" w:themeColor="background1"/>
                <w:szCs w:val="20"/>
              </w:rPr>
              <w:t xml:space="preserve"> data collection</w:t>
            </w:r>
            <w:bookmarkEnd w:id="51"/>
            <w:r w:rsidR="00545691" w:rsidRPr="0051257A">
              <w:rPr>
                <w:color w:val="FFFFFF" w:themeColor="background1"/>
                <w:szCs w:val="20"/>
              </w:rPr>
              <w:t xml:space="preserve"> </w:t>
            </w:r>
          </w:p>
        </w:tc>
      </w:tr>
      <w:tr w:rsidR="00D71E47" w:rsidRPr="0051257A" w14:paraId="5C61446D" w14:textId="77777777" w:rsidTr="0051257A">
        <w:tc>
          <w:tcPr>
            <w:tcW w:w="4860" w:type="dxa"/>
            <w:shd w:val="clear" w:color="auto" w:fill="DAEEF3" w:themeFill="accent5" w:themeFillTint="33"/>
            <w:tcMar>
              <w:top w:w="58" w:type="dxa"/>
              <w:left w:w="58" w:type="dxa"/>
              <w:bottom w:w="58" w:type="dxa"/>
              <w:right w:w="58" w:type="dxa"/>
            </w:tcMar>
            <w:vAlign w:val="center"/>
          </w:tcPr>
          <w:p w14:paraId="7DC16B0D" w14:textId="2B84CC75" w:rsidR="00D71E47" w:rsidRPr="0051257A" w:rsidRDefault="00D71E47" w:rsidP="0051257A">
            <w:pPr>
              <w:pStyle w:val="TX-TableText"/>
              <w:keepNext/>
              <w:widowControl/>
              <w:spacing w:line="259" w:lineRule="auto"/>
              <w:rPr>
                <w:b/>
                <w:szCs w:val="20"/>
              </w:rPr>
            </w:pPr>
            <w:r w:rsidRPr="0051257A">
              <w:rPr>
                <w:b/>
                <w:szCs w:val="20"/>
              </w:rPr>
              <w:t>Baseline</w:t>
            </w:r>
          </w:p>
        </w:tc>
        <w:tc>
          <w:tcPr>
            <w:tcW w:w="1890" w:type="dxa"/>
            <w:shd w:val="clear" w:color="auto" w:fill="DAEEF3" w:themeFill="accent5" w:themeFillTint="33"/>
            <w:tcMar>
              <w:top w:w="58" w:type="dxa"/>
              <w:left w:w="58" w:type="dxa"/>
              <w:bottom w:w="58" w:type="dxa"/>
              <w:right w:w="58" w:type="dxa"/>
            </w:tcMar>
            <w:vAlign w:val="center"/>
          </w:tcPr>
          <w:p w14:paraId="0034DD2B" w14:textId="77777777" w:rsidR="00D71E47" w:rsidRPr="0051257A" w:rsidRDefault="00D71E47" w:rsidP="0051257A">
            <w:pPr>
              <w:pStyle w:val="TX-TableText"/>
              <w:keepNext/>
              <w:widowControl/>
              <w:spacing w:line="259" w:lineRule="auto"/>
              <w:jc w:val="center"/>
              <w:rPr>
                <w:szCs w:val="20"/>
              </w:rPr>
            </w:pPr>
          </w:p>
        </w:tc>
        <w:tc>
          <w:tcPr>
            <w:tcW w:w="2610" w:type="dxa"/>
            <w:shd w:val="clear" w:color="auto" w:fill="DAEEF3" w:themeFill="accent5" w:themeFillTint="33"/>
          </w:tcPr>
          <w:p w14:paraId="07156F73" w14:textId="77777777" w:rsidR="00D71E47" w:rsidRPr="0051257A" w:rsidRDefault="00D71E47" w:rsidP="0051257A">
            <w:pPr>
              <w:pStyle w:val="TX-TableText"/>
              <w:keepNext/>
              <w:widowControl/>
              <w:spacing w:line="259" w:lineRule="auto"/>
              <w:jc w:val="center"/>
              <w:rPr>
                <w:szCs w:val="20"/>
              </w:rPr>
            </w:pPr>
          </w:p>
        </w:tc>
      </w:tr>
      <w:tr w:rsidR="00545691" w:rsidRPr="0051257A" w14:paraId="2C94E076" w14:textId="77777777" w:rsidTr="0051257A">
        <w:tc>
          <w:tcPr>
            <w:tcW w:w="4860" w:type="dxa"/>
            <w:tcMar>
              <w:top w:w="58" w:type="dxa"/>
              <w:left w:w="58" w:type="dxa"/>
              <w:bottom w:w="58" w:type="dxa"/>
              <w:right w:w="58" w:type="dxa"/>
            </w:tcMar>
            <w:vAlign w:val="center"/>
          </w:tcPr>
          <w:p w14:paraId="28184C9C" w14:textId="55E3225B" w:rsidR="00545691" w:rsidRPr="0051257A" w:rsidRDefault="00AF2B1A"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473FCFD8" w14:textId="7570C0D8"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76155CC5" w14:textId="479A80D0" w:rsidR="00545691" w:rsidRPr="0051257A" w:rsidRDefault="00AF2B1A"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10EC31D4" w14:textId="77777777" w:rsidTr="0051257A">
        <w:tc>
          <w:tcPr>
            <w:tcW w:w="4860" w:type="dxa"/>
            <w:tcMar>
              <w:top w:w="58" w:type="dxa"/>
              <w:left w:w="58" w:type="dxa"/>
              <w:bottom w:w="58" w:type="dxa"/>
              <w:right w:w="58" w:type="dxa"/>
            </w:tcMar>
            <w:vAlign w:val="center"/>
          </w:tcPr>
          <w:p w14:paraId="4F26A3E5" w14:textId="3937ABB9" w:rsidR="00D71E47" w:rsidRPr="0051257A" w:rsidRDefault="00D71E47" w:rsidP="0051257A">
            <w:pPr>
              <w:pStyle w:val="TX-TableText"/>
              <w:keepNext/>
              <w:widowControl/>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86A5D76" w14:textId="27C3AEAD"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[Source]</w:t>
            </w:r>
          </w:p>
        </w:tc>
        <w:tc>
          <w:tcPr>
            <w:tcW w:w="2610" w:type="dxa"/>
          </w:tcPr>
          <w:p w14:paraId="43904678" w14:textId="1910EDDB" w:rsidR="00D71E47" w:rsidRPr="0051257A" w:rsidRDefault="00D71E47" w:rsidP="0051257A">
            <w:pPr>
              <w:pStyle w:val="TX-TableText"/>
              <w:keepNext/>
              <w:widowControl/>
              <w:spacing w:line="259" w:lineRule="auto"/>
              <w:jc w:val="center"/>
              <w:rPr>
                <w:szCs w:val="20"/>
                <w:highlight w:val="yellow"/>
              </w:rPr>
            </w:pPr>
            <w:r w:rsidRPr="0051257A">
              <w:rPr>
                <w:szCs w:val="20"/>
                <w:highlight w:val="yellow"/>
              </w:rPr>
              <w:t>[Month(s)] [Year(s)]</w:t>
            </w:r>
          </w:p>
        </w:tc>
      </w:tr>
      <w:tr w:rsidR="00D71E47" w:rsidRPr="0051257A" w14:paraId="0B319D4C" w14:textId="77777777" w:rsidTr="0051257A">
        <w:tc>
          <w:tcPr>
            <w:tcW w:w="4860" w:type="dxa"/>
            <w:shd w:val="clear" w:color="auto" w:fill="DAEEF3" w:themeFill="accent5" w:themeFillTint="33"/>
            <w:tcMar>
              <w:top w:w="58" w:type="dxa"/>
              <w:left w:w="58" w:type="dxa"/>
              <w:bottom w:w="58" w:type="dxa"/>
              <w:right w:w="58" w:type="dxa"/>
            </w:tcMar>
            <w:vAlign w:val="center"/>
          </w:tcPr>
          <w:p w14:paraId="6673E21C" w14:textId="4E7499DF" w:rsidR="00D71E47" w:rsidRPr="0051257A" w:rsidRDefault="00D71E47" w:rsidP="0051257A">
            <w:pPr>
              <w:pStyle w:val="TX-TableText"/>
              <w:spacing w:line="259" w:lineRule="auto"/>
              <w:rPr>
                <w:b/>
                <w:szCs w:val="20"/>
                <w:highlight w:val="yellow"/>
              </w:rPr>
            </w:pPr>
            <w:r w:rsidRPr="0051257A">
              <w:rPr>
                <w:b/>
                <w:szCs w:val="20"/>
              </w:rPr>
              <w:t>Endline</w:t>
            </w:r>
          </w:p>
        </w:tc>
        <w:tc>
          <w:tcPr>
            <w:tcW w:w="1890" w:type="dxa"/>
            <w:shd w:val="clear" w:color="auto" w:fill="DAEEF3" w:themeFill="accent5" w:themeFillTint="33"/>
            <w:tcMar>
              <w:top w:w="58" w:type="dxa"/>
              <w:left w:w="58" w:type="dxa"/>
              <w:bottom w:w="58" w:type="dxa"/>
              <w:right w:w="58" w:type="dxa"/>
            </w:tcMar>
            <w:vAlign w:val="center"/>
          </w:tcPr>
          <w:p w14:paraId="06B644CF" w14:textId="77777777" w:rsidR="00D71E47" w:rsidRPr="0051257A" w:rsidRDefault="00D71E47" w:rsidP="0051257A">
            <w:pPr>
              <w:pStyle w:val="TX-TableText"/>
              <w:spacing w:line="259" w:lineRule="auto"/>
              <w:jc w:val="center"/>
              <w:rPr>
                <w:szCs w:val="20"/>
                <w:highlight w:val="yellow"/>
              </w:rPr>
            </w:pPr>
          </w:p>
        </w:tc>
        <w:tc>
          <w:tcPr>
            <w:tcW w:w="2610" w:type="dxa"/>
            <w:shd w:val="clear" w:color="auto" w:fill="DAEEF3" w:themeFill="accent5" w:themeFillTint="33"/>
          </w:tcPr>
          <w:p w14:paraId="197A7D9D" w14:textId="77777777" w:rsidR="00D71E47" w:rsidRPr="0051257A" w:rsidRDefault="00D71E47" w:rsidP="0051257A">
            <w:pPr>
              <w:pStyle w:val="TX-TableText"/>
              <w:spacing w:line="259" w:lineRule="auto"/>
              <w:jc w:val="center"/>
              <w:rPr>
                <w:szCs w:val="20"/>
                <w:highlight w:val="yellow"/>
              </w:rPr>
            </w:pPr>
          </w:p>
        </w:tc>
      </w:tr>
      <w:tr w:rsidR="00D71E47" w:rsidRPr="0051257A" w14:paraId="105EAE06" w14:textId="77777777" w:rsidTr="0051257A">
        <w:tc>
          <w:tcPr>
            <w:tcW w:w="4860" w:type="dxa"/>
            <w:tcMar>
              <w:top w:w="58" w:type="dxa"/>
              <w:left w:w="58" w:type="dxa"/>
              <w:bottom w:w="58" w:type="dxa"/>
              <w:right w:w="58" w:type="dxa"/>
            </w:tcMar>
            <w:vAlign w:val="center"/>
          </w:tcPr>
          <w:p w14:paraId="096C1500" w14:textId="76B301F5"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126E50CF" w14:textId="4C5F066B"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2D1EC455" w14:textId="74861ECB" w:rsidR="00D71E47" w:rsidRPr="0051257A" w:rsidRDefault="00D71E47" w:rsidP="0051257A">
            <w:pPr>
              <w:pStyle w:val="TX-TableText"/>
              <w:spacing w:line="259" w:lineRule="auto"/>
              <w:jc w:val="center"/>
              <w:rPr>
                <w:szCs w:val="20"/>
                <w:highlight w:val="yellow"/>
              </w:rPr>
            </w:pPr>
            <w:r w:rsidRPr="0051257A">
              <w:rPr>
                <w:szCs w:val="20"/>
                <w:highlight w:val="yellow"/>
              </w:rPr>
              <w:t>[Month(s)] [Year(s)]</w:t>
            </w:r>
          </w:p>
        </w:tc>
      </w:tr>
      <w:tr w:rsidR="00D71E47" w:rsidRPr="0051257A" w14:paraId="29A5A098" w14:textId="77777777" w:rsidTr="0051257A">
        <w:tc>
          <w:tcPr>
            <w:tcW w:w="4860" w:type="dxa"/>
            <w:tcMar>
              <w:top w:w="58" w:type="dxa"/>
              <w:left w:w="58" w:type="dxa"/>
              <w:bottom w:w="58" w:type="dxa"/>
              <w:right w:w="58" w:type="dxa"/>
            </w:tcMar>
            <w:vAlign w:val="center"/>
          </w:tcPr>
          <w:p w14:paraId="1B46D80D" w14:textId="1C73D553" w:rsidR="00D71E47" w:rsidRPr="0051257A" w:rsidRDefault="00D71E47" w:rsidP="0051257A">
            <w:pPr>
              <w:pStyle w:val="TX-TableText"/>
              <w:spacing w:line="259" w:lineRule="auto"/>
              <w:ind w:left="188"/>
              <w:rPr>
                <w:szCs w:val="20"/>
                <w:highlight w:val="yellow"/>
              </w:rPr>
            </w:pPr>
            <w:r w:rsidRPr="0051257A">
              <w:rPr>
                <w:szCs w:val="20"/>
                <w:highlight w:val="yellow"/>
              </w:rPr>
              <w:t>[Indicator]</w:t>
            </w:r>
          </w:p>
        </w:tc>
        <w:tc>
          <w:tcPr>
            <w:tcW w:w="1890" w:type="dxa"/>
            <w:tcMar>
              <w:top w:w="58" w:type="dxa"/>
              <w:left w:w="58" w:type="dxa"/>
              <w:bottom w:w="58" w:type="dxa"/>
              <w:right w:w="58" w:type="dxa"/>
            </w:tcMar>
            <w:vAlign w:val="center"/>
          </w:tcPr>
          <w:p w14:paraId="07DB2339" w14:textId="22CB8CF2" w:rsidR="00D71E47" w:rsidRPr="0051257A" w:rsidRDefault="00D71E47" w:rsidP="0051257A">
            <w:pPr>
              <w:pStyle w:val="TX-TableText"/>
              <w:spacing w:line="259" w:lineRule="auto"/>
              <w:jc w:val="center"/>
              <w:rPr>
                <w:szCs w:val="20"/>
                <w:highlight w:val="yellow"/>
              </w:rPr>
            </w:pPr>
            <w:r w:rsidRPr="0051257A">
              <w:rPr>
                <w:szCs w:val="20"/>
                <w:highlight w:val="yellow"/>
              </w:rPr>
              <w:t>[Source]</w:t>
            </w:r>
          </w:p>
        </w:tc>
        <w:tc>
          <w:tcPr>
            <w:tcW w:w="2610" w:type="dxa"/>
          </w:tcPr>
          <w:p w14:paraId="7CE2F388" w14:textId="75EAF7CD" w:rsidR="00D71E47" w:rsidRPr="0051257A" w:rsidRDefault="00D71E47" w:rsidP="0051257A">
            <w:pPr>
              <w:pStyle w:val="TX-TableText"/>
              <w:spacing w:line="259" w:lineRule="auto"/>
              <w:jc w:val="center"/>
              <w:rPr>
                <w:szCs w:val="20"/>
              </w:rPr>
            </w:pPr>
            <w:r w:rsidRPr="0051257A">
              <w:rPr>
                <w:szCs w:val="20"/>
                <w:highlight w:val="yellow"/>
              </w:rPr>
              <w:t>[Month(s)] [Year(s)]</w:t>
            </w:r>
          </w:p>
        </w:tc>
      </w:tr>
    </w:tbl>
    <w:p w14:paraId="3E022617" w14:textId="5D832DDB" w:rsidR="00BC0F95" w:rsidRDefault="00BC0F95" w:rsidP="0051257A">
      <w:pPr>
        <w:pStyle w:val="Heading2"/>
        <w:spacing w:before="240"/>
      </w:pPr>
      <w:bookmarkStart w:id="52" w:name="_Toc415065694"/>
      <w:bookmarkStart w:id="53" w:name="_Toc415138639"/>
      <w:bookmarkStart w:id="54" w:name="_Toc22897154"/>
      <w:bookmarkStart w:id="55" w:name="_Toc50719257"/>
      <w:r>
        <w:t xml:space="preserve">Summary of </w:t>
      </w:r>
      <w:r w:rsidR="00E74FFA">
        <w:t>k</w:t>
      </w:r>
      <w:r>
        <w:t xml:space="preserve">ey </w:t>
      </w:r>
      <w:commentRangeStart w:id="56"/>
      <w:r w:rsidR="00E74FFA">
        <w:t>f</w:t>
      </w:r>
      <w:r>
        <w:t>indings</w:t>
      </w:r>
      <w:bookmarkEnd w:id="52"/>
      <w:bookmarkEnd w:id="53"/>
      <w:commentRangeEnd w:id="56"/>
      <w:r w:rsidR="003A5B9E">
        <w:rPr>
          <w:rStyle w:val="CommentReference"/>
          <w:rFonts w:eastAsia="Arial" w:cs="Arial"/>
          <w:b w:val="0"/>
          <w:color w:val="000000"/>
        </w:rPr>
        <w:commentReference w:id="56"/>
      </w:r>
      <w:bookmarkEnd w:id="54"/>
      <w:bookmarkEnd w:id="55"/>
    </w:p>
    <w:p w14:paraId="737C2116" w14:textId="1D05B864" w:rsidR="00BC0F95" w:rsidRPr="00EE435A" w:rsidRDefault="00BC0F95" w:rsidP="00EE435A">
      <w:pPr>
        <w:pStyle w:val="Heading3"/>
        <w:ind w:left="2160" w:hanging="720"/>
        <w:rPr>
          <w:b w:val="0"/>
        </w:rPr>
      </w:pPr>
      <w:bookmarkStart w:id="57" w:name="_Toc22897155"/>
      <w:bookmarkStart w:id="58" w:name="_Toc50719258"/>
      <w:r w:rsidRPr="00EE435A">
        <w:t xml:space="preserve">Household </w:t>
      </w:r>
      <w:r w:rsidR="00430EA2">
        <w:t>e</w:t>
      </w:r>
      <w:r w:rsidRPr="00EE435A">
        <w:t xml:space="preserve">conomic </w:t>
      </w:r>
      <w:r w:rsidR="00430EA2">
        <w:t>s</w:t>
      </w:r>
      <w:r w:rsidRPr="00EE435A">
        <w:t>tatus</w:t>
      </w:r>
      <w:bookmarkEnd w:id="57"/>
      <w:bookmarkEnd w:id="58"/>
    </w:p>
    <w:p w14:paraId="37159DD1" w14:textId="1F16FB65" w:rsidR="001641DD" w:rsidRDefault="001641DD" w:rsidP="00EE435A">
      <w:pPr>
        <w:pStyle w:val="Heading4"/>
        <w:rPr>
          <w:i/>
          <w:lang w:eastAsia="ko-KR"/>
        </w:rPr>
      </w:pPr>
      <w:bookmarkStart w:id="59" w:name="_Toc50719259"/>
      <w:r w:rsidRPr="001523A4">
        <w:rPr>
          <w:i/>
          <w:lang w:eastAsia="ko-KR"/>
        </w:rPr>
        <w:t>Daily per capita expenditures (2010 USD)</w:t>
      </w:r>
      <w:bookmarkEnd w:id="59"/>
    </w:p>
    <w:p w14:paraId="4FB70744" w14:textId="77777777" w:rsidR="00D71E47" w:rsidRPr="00EE435A" w:rsidRDefault="00D71E47" w:rsidP="00EE435A">
      <w:pPr>
        <w:rPr>
          <w:lang w:eastAsia="ko-KR"/>
        </w:rPr>
      </w:pPr>
    </w:p>
    <w:p w14:paraId="509A94EA" w14:textId="34536694" w:rsidR="00D95934" w:rsidRDefault="00D95934" w:rsidP="00EE435A">
      <w:pPr>
        <w:pStyle w:val="Heading4"/>
        <w:rPr>
          <w:i/>
          <w:lang w:eastAsia="ko-KR"/>
        </w:rPr>
      </w:pPr>
      <w:bookmarkStart w:id="60" w:name="_Toc50719260"/>
      <w:r w:rsidRPr="00D71E47">
        <w:rPr>
          <w:i/>
          <w:lang w:eastAsia="ko-KR"/>
        </w:rPr>
        <w:t xml:space="preserve">Prevalence of </w:t>
      </w:r>
      <w:r w:rsidR="00430EA2">
        <w:rPr>
          <w:i/>
          <w:lang w:eastAsia="ko-KR"/>
        </w:rPr>
        <w:t>p</w:t>
      </w:r>
      <w:r w:rsidRPr="00D71E47">
        <w:rPr>
          <w:i/>
          <w:lang w:eastAsia="ko-KR"/>
        </w:rPr>
        <w:t>overty: Percent</w:t>
      </w:r>
      <w:r w:rsidR="001A6A94" w:rsidRPr="00D71E47">
        <w:rPr>
          <w:i/>
          <w:lang w:eastAsia="ko-KR"/>
        </w:rPr>
        <w:t>age</w:t>
      </w:r>
      <w:r w:rsidRPr="00D71E47">
        <w:rPr>
          <w:i/>
          <w:lang w:eastAsia="ko-KR"/>
        </w:rPr>
        <w:t xml:space="preserve"> of</w:t>
      </w:r>
      <w:r w:rsidR="001641DD" w:rsidRPr="00D71E47">
        <w:rPr>
          <w:i/>
          <w:lang w:eastAsia="ko-KR"/>
        </w:rPr>
        <w:t xml:space="preserve"> people living on less than $1.25</w:t>
      </w:r>
      <w:r w:rsidRPr="00D71E47">
        <w:rPr>
          <w:i/>
          <w:lang w:eastAsia="ko-KR"/>
        </w:rPr>
        <w:t>/day</w:t>
      </w:r>
      <w:r w:rsidR="001641DD" w:rsidRPr="00D71E47">
        <w:rPr>
          <w:i/>
          <w:lang w:eastAsia="ko-KR"/>
        </w:rPr>
        <w:t xml:space="preserve">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bookmarkEnd w:id="60"/>
    </w:p>
    <w:p w14:paraId="68522CF0" w14:textId="77777777" w:rsidR="00D71E47" w:rsidRPr="00EE435A" w:rsidRDefault="00D71E47" w:rsidP="00EE435A">
      <w:pPr>
        <w:pStyle w:val="BodyText"/>
        <w:rPr>
          <w:lang w:eastAsia="ko-KR"/>
        </w:rPr>
      </w:pPr>
    </w:p>
    <w:p w14:paraId="2AB9610D" w14:textId="6D69D54F" w:rsidR="00EC4709" w:rsidRDefault="00EC4709" w:rsidP="00EE435A">
      <w:pPr>
        <w:pStyle w:val="Heading4"/>
        <w:rPr>
          <w:i/>
          <w:lang w:eastAsia="ko-KR"/>
        </w:rPr>
      </w:pPr>
      <w:bookmarkStart w:id="61" w:name="_Toc50719261"/>
      <w:r w:rsidRPr="00D71E47">
        <w:rPr>
          <w:i/>
          <w:lang w:eastAsia="ko-KR"/>
        </w:rPr>
        <w:t xml:space="preserve">Depth of </w:t>
      </w:r>
      <w:r w:rsidR="00430EA2">
        <w:rPr>
          <w:i/>
          <w:lang w:eastAsia="ko-KR"/>
        </w:rPr>
        <w:t>p</w:t>
      </w:r>
      <w:r w:rsidRPr="00D71E47">
        <w:rPr>
          <w:i/>
          <w:lang w:eastAsia="ko-KR"/>
        </w:rPr>
        <w:t xml:space="preserve">overty: </w:t>
      </w:r>
      <w:r w:rsidR="00764780" w:rsidRPr="00D71E47">
        <w:rPr>
          <w:i/>
          <w:lang w:eastAsia="ko-KR"/>
        </w:rPr>
        <w:t>M</w:t>
      </w:r>
      <w:r w:rsidRPr="00D71E47">
        <w:rPr>
          <w:i/>
          <w:lang w:eastAsia="ko-KR"/>
        </w:rPr>
        <w:t>ean percent</w:t>
      </w:r>
      <w:r w:rsidR="001A6A94" w:rsidRPr="00D71E47">
        <w:rPr>
          <w:i/>
          <w:lang w:eastAsia="ko-KR"/>
        </w:rPr>
        <w:t>age</w:t>
      </w:r>
      <w:r w:rsidRPr="00D71E47">
        <w:rPr>
          <w:i/>
          <w:lang w:eastAsia="ko-KR"/>
        </w:rPr>
        <w:t xml:space="preserve"> shortfall relative to the $1.</w:t>
      </w:r>
      <w:r w:rsidR="001641DD" w:rsidRPr="00D71E47">
        <w:rPr>
          <w:i/>
          <w:lang w:eastAsia="ko-KR"/>
        </w:rPr>
        <w:t xml:space="preserve">25/day </w:t>
      </w:r>
      <w:r w:rsidR="00383E3E" w:rsidRPr="00D71E47">
        <w:rPr>
          <w:i/>
          <w:lang w:eastAsia="ko-KR"/>
        </w:rPr>
        <w:t>(</w:t>
      </w:r>
      <w:r w:rsidR="001641DD" w:rsidRPr="00D71E47">
        <w:rPr>
          <w:i/>
          <w:lang w:eastAsia="ko-KR"/>
        </w:rPr>
        <w:t>2005</w:t>
      </w:r>
      <w:r w:rsidR="00764780" w:rsidRPr="00D71E47">
        <w:rPr>
          <w:i/>
          <w:lang w:eastAsia="ko-KR"/>
        </w:rPr>
        <w:t xml:space="preserve"> PPP</w:t>
      </w:r>
      <w:r w:rsidR="00383E3E" w:rsidRPr="00D71E47">
        <w:rPr>
          <w:i/>
          <w:lang w:eastAsia="ko-KR"/>
        </w:rPr>
        <w:t>)</w:t>
      </w:r>
      <w:r w:rsidR="00D95934" w:rsidRPr="00D71E47">
        <w:rPr>
          <w:i/>
          <w:lang w:eastAsia="ko-KR"/>
        </w:rPr>
        <w:t xml:space="preserve"> </w:t>
      </w:r>
      <w:r w:rsidRPr="00D71E47">
        <w:rPr>
          <w:i/>
          <w:lang w:eastAsia="ko-KR"/>
        </w:rPr>
        <w:t>poverty line</w:t>
      </w:r>
      <w:bookmarkEnd w:id="61"/>
    </w:p>
    <w:p w14:paraId="60887250" w14:textId="77777777" w:rsidR="00D71E47" w:rsidRPr="00EE435A" w:rsidRDefault="00D71E47" w:rsidP="00EE435A">
      <w:pPr>
        <w:pStyle w:val="BodyText"/>
        <w:rPr>
          <w:lang w:eastAsia="ko-KR"/>
        </w:rPr>
      </w:pPr>
    </w:p>
    <w:p w14:paraId="739B659A" w14:textId="1D54EDE8" w:rsidR="00D71E47" w:rsidRPr="006A0A80" w:rsidRDefault="00850439" w:rsidP="00000872">
      <w:pPr>
        <w:pStyle w:val="Heading3"/>
        <w:ind w:left="2160" w:hanging="706"/>
      </w:pPr>
      <w:bookmarkStart w:id="62" w:name="_Toc22897156"/>
      <w:bookmarkStart w:id="63" w:name="_Toc50719262"/>
      <w:r w:rsidRPr="006A0A80">
        <w:t>W</w:t>
      </w:r>
      <w:r w:rsidR="00A6390F">
        <w:t xml:space="preserve">omen’s </w:t>
      </w:r>
      <w:r w:rsidR="001C29D3">
        <w:t>e</w:t>
      </w:r>
      <w:r w:rsidR="00A6390F">
        <w:t xml:space="preserve">mpowerment in </w:t>
      </w:r>
      <w:r w:rsidR="001C29D3">
        <w:t>a</w:t>
      </w:r>
      <w:r w:rsidR="00A6390F">
        <w:t>griculture</w:t>
      </w:r>
      <w:bookmarkEnd w:id="62"/>
      <w:bookmarkEnd w:id="63"/>
      <w:r w:rsidR="00000872">
        <w:tab/>
      </w:r>
      <w:r w:rsidR="00000872">
        <w:tab/>
      </w:r>
    </w:p>
    <w:p w14:paraId="2B95C18D" w14:textId="64AAA84B" w:rsidR="00D71E47" w:rsidRPr="001523A4" w:rsidRDefault="00D71E47" w:rsidP="00EE435A">
      <w:pPr>
        <w:pStyle w:val="Heading4"/>
        <w:rPr>
          <w:i/>
          <w:lang w:eastAsia="ko-KR"/>
        </w:rPr>
      </w:pPr>
      <w:bookmarkStart w:id="64" w:name="_Toc50719263"/>
      <w:r w:rsidRPr="001523A4">
        <w:rPr>
          <w:i/>
          <w:lang w:eastAsia="ko-KR"/>
        </w:rPr>
        <w:t>A-WEAI</w:t>
      </w:r>
      <w:bookmarkEnd w:id="64"/>
      <w:r w:rsidRPr="001523A4">
        <w:rPr>
          <w:i/>
          <w:lang w:eastAsia="ko-KR"/>
        </w:rPr>
        <w:t xml:space="preserve"> </w:t>
      </w:r>
    </w:p>
    <w:p w14:paraId="641802FB" w14:textId="0EE5117F" w:rsidR="00BC0F95" w:rsidRPr="00EE435A" w:rsidRDefault="00BC0F95" w:rsidP="00EE435A">
      <w:pPr>
        <w:pStyle w:val="Heading3"/>
        <w:ind w:left="2160" w:hanging="720"/>
        <w:rPr>
          <w:b w:val="0"/>
        </w:rPr>
      </w:pPr>
      <w:bookmarkStart w:id="65" w:name="_Toc22897157"/>
      <w:bookmarkStart w:id="66" w:name="_Toc50719264"/>
      <w:r w:rsidRPr="00EE435A">
        <w:t>H</w:t>
      </w:r>
      <w:r w:rsidR="00D86831">
        <w:t>ousehold h</w:t>
      </w:r>
      <w:r w:rsidRPr="00EE435A">
        <w:t xml:space="preserve">unger and </w:t>
      </w:r>
      <w:r w:rsidR="00850439">
        <w:t>d</w:t>
      </w:r>
      <w:r w:rsidRPr="00EE435A">
        <w:t xml:space="preserve">ietary </w:t>
      </w:r>
      <w:r w:rsidR="00850439">
        <w:t>i</w:t>
      </w:r>
      <w:r w:rsidRPr="00EE435A">
        <w:t>ntake</w:t>
      </w:r>
      <w:bookmarkEnd w:id="65"/>
      <w:bookmarkEnd w:id="66"/>
    </w:p>
    <w:p w14:paraId="6FFC0223" w14:textId="6A2C4160" w:rsidR="009D7321" w:rsidRDefault="009D7321" w:rsidP="00EE435A">
      <w:pPr>
        <w:pStyle w:val="Heading4"/>
        <w:rPr>
          <w:i/>
          <w:lang w:eastAsia="ko-KR"/>
        </w:rPr>
      </w:pPr>
      <w:bookmarkStart w:id="67" w:name="_Toc50719265"/>
      <w:r w:rsidRPr="001523A4">
        <w:rPr>
          <w:i/>
          <w:lang w:eastAsia="ko-KR"/>
        </w:rPr>
        <w:t>Prevalence of moderate and severe hunger</w:t>
      </w:r>
      <w:bookmarkEnd w:id="67"/>
      <w:r w:rsidRPr="001523A4">
        <w:rPr>
          <w:i/>
          <w:lang w:eastAsia="ko-KR"/>
        </w:rPr>
        <w:t xml:space="preserve"> </w:t>
      </w:r>
    </w:p>
    <w:p w14:paraId="3ED4EBEC" w14:textId="77777777" w:rsidR="00D71E47" w:rsidRPr="00EE435A" w:rsidRDefault="00D71E47" w:rsidP="00EE435A">
      <w:pPr>
        <w:pStyle w:val="BodyText"/>
        <w:rPr>
          <w:lang w:eastAsia="ko-KR"/>
        </w:rPr>
      </w:pPr>
    </w:p>
    <w:p w14:paraId="0DF9F5E8" w14:textId="426B6EFC" w:rsidR="003A5B9E" w:rsidRDefault="003A5B9E" w:rsidP="003A5B9E">
      <w:pPr>
        <w:pStyle w:val="Heading4"/>
        <w:rPr>
          <w:i/>
          <w:lang w:eastAsia="ko-KR"/>
        </w:rPr>
      </w:pPr>
      <w:bookmarkStart w:id="68" w:name="_Toc50719266"/>
      <w:r w:rsidRPr="00D71E47">
        <w:rPr>
          <w:i/>
          <w:lang w:eastAsia="ko-KR"/>
        </w:rPr>
        <w:t>Women</w:t>
      </w:r>
      <w:r w:rsidR="00850439">
        <w:rPr>
          <w:i/>
          <w:lang w:eastAsia="ko-KR"/>
        </w:rPr>
        <w:t>’s</w:t>
      </w:r>
      <w:r w:rsidRPr="00D71E47">
        <w:rPr>
          <w:i/>
          <w:lang w:eastAsia="ko-KR"/>
        </w:rPr>
        <w:t xml:space="preserve"> dietary diversity: Mean number of food groups consumed by women of reproductive age</w:t>
      </w:r>
      <w:bookmarkEnd w:id="68"/>
    </w:p>
    <w:p w14:paraId="495B79F5" w14:textId="77777777" w:rsidR="003A5B9E" w:rsidRPr="00097E69" w:rsidRDefault="003A5B9E" w:rsidP="003A5B9E">
      <w:pPr>
        <w:pStyle w:val="BodyText"/>
        <w:rPr>
          <w:lang w:eastAsia="ko-KR"/>
        </w:rPr>
      </w:pPr>
    </w:p>
    <w:p w14:paraId="7F1782A8" w14:textId="2E8D90FD" w:rsidR="00D71E47" w:rsidRPr="001523A4" w:rsidRDefault="00D71E47" w:rsidP="00EE435A">
      <w:pPr>
        <w:pStyle w:val="Heading4"/>
        <w:rPr>
          <w:i/>
          <w:lang w:eastAsia="ko-KR"/>
        </w:rPr>
      </w:pPr>
      <w:bookmarkStart w:id="69" w:name="_Toc50719267"/>
      <w:r w:rsidRPr="005B65DF">
        <w:rPr>
          <w:i/>
          <w:lang w:eastAsia="ko-KR"/>
        </w:rPr>
        <w:t>Prevalence of exclusive breastf</w:t>
      </w:r>
      <w:r w:rsidRPr="001523A4">
        <w:rPr>
          <w:i/>
          <w:lang w:eastAsia="ko-KR"/>
        </w:rPr>
        <w:t xml:space="preserve">eeding of children under 6 months </w:t>
      </w:r>
      <w:r w:rsidR="00850439">
        <w:rPr>
          <w:i/>
          <w:lang w:eastAsia="ko-KR"/>
        </w:rPr>
        <w:t>of age</w:t>
      </w:r>
      <w:bookmarkEnd w:id="69"/>
    </w:p>
    <w:p w14:paraId="509612B8" w14:textId="77777777" w:rsidR="00D71E47" w:rsidRDefault="00D71E47" w:rsidP="00EE435A">
      <w:pPr>
        <w:pStyle w:val="BodyText"/>
        <w:rPr>
          <w:lang w:eastAsia="ko-KR"/>
        </w:rPr>
      </w:pPr>
    </w:p>
    <w:p w14:paraId="427490B0" w14:textId="7C071E7C" w:rsidR="00764780" w:rsidRDefault="00764780" w:rsidP="00EE435A">
      <w:pPr>
        <w:pStyle w:val="Heading4"/>
        <w:rPr>
          <w:i/>
          <w:lang w:eastAsia="ko-KR"/>
        </w:rPr>
      </w:pPr>
      <w:bookmarkStart w:id="70" w:name="_Toc50719268"/>
      <w:r w:rsidRPr="00D71E47">
        <w:rPr>
          <w:i/>
          <w:lang w:eastAsia="ko-KR"/>
        </w:rPr>
        <w:t xml:space="preserve">Prevalence of children 6-23 months </w:t>
      </w:r>
      <w:r w:rsidR="00850439">
        <w:rPr>
          <w:i/>
          <w:lang w:eastAsia="ko-KR"/>
        </w:rPr>
        <w:t xml:space="preserve">of age </w:t>
      </w:r>
      <w:r w:rsidRPr="00D71E47">
        <w:rPr>
          <w:i/>
          <w:lang w:eastAsia="ko-KR"/>
        </w:rPr>
        <w:t>receiving a minimum acceptable diet</w:t>
      </w:r>
      <w:bookmarkEnd w:id="70"/>
      <w:r w:rsidRPr="00D71E47">
        <w:rPr>
          <w:i/>
          <w:lang w:eastAsia="ko-KR"/>
        </w:rPr>
        <w:t xml:space="preserve"> </w:t>
      </w:r>
    </w:p>
    <w:p w14:paraId="799B2DBE" w14:textId="77777777" w:rsidR="00D71E47" w:rsidRPr="00EE435A" w:rsidRDefault="00D71E47" w:rsidP="00EE435A">
      <w:pPr>
        <w:pStyle w:val="BodyText"/>
        <w:rPr>
          <w:lang w:eastAsia="ko-KR"/>
        </w:rPr>
      </w:pPr>
    </w:p>
    <w:p w14:paraId="0734CA64" w14:textId="7100603C" w:rsidR="00BC0F95" w:rsidRPr="00EE435A" w:rsidRDefault="00BC0F95" w:rsidP="00EE435A">
      <w:pPr>
        <w:pStyle w:val="Heading3"/>
        <w:ind w:left="2160" w:hanging="720"/>
        <w:rPr>
          <w:b w:val="0"/>
        </w:rPr>
      </w:pPr>
      <w:bookmarkStart w:id="71" w:name="_Toc22897158"/>
      <w:bookmarkStart w:id="72" w:name="_Toc50719269"/>
      <w:r w:rsidRPr="00EE435A">
        <w:lastRenderedPageBreak/>
        <w:t xml:space="preserve">Nutritional </w:t>
      </w:r>
      <w:r w:rsidR="00850439">
        <w:t>s</w:t>
      </w:r>
      <w:r w:rsidRPr="00EE435A">
        <w:t xml:space="preserve">tatus of </w:t>
      </w:r>
      <w:r w:rsidR="00850439">
        <w:t>w</w:t>
      </w:r>
      <w:r w:rsidRPr="00EE435A">
        <w:t xml:space="preserve">omen and </w:t>
      </w:r>
      <w:r w:rsidR="00850439">
        <w:t>c</w:t>
      </w:r>
      <w:r w:rsidRPr="00EE435A">
        <w:t>hildren</w:t>
      </w:r>
      <w:bookmarkEnd w:id="71"/>
      <w:bookmarkEnd w:id="72"/>
    </w:p>
    <w:p w14:paraId="2824B570" w14:textId="77777777" w:rsidR="003A5B9E" w:rsidRDefault="003A5B9E" w:rsidP="00EE435A">
      <w:pPr>
        <w:pStyle w:val="Heading4"/>
        <w:rPr>
          <w:i/>
          <w:lang w:eastAsia="ko-KR"/>
        </w:rPr>
      </w:pPr>
      <w:bookmarkStart w:id="73" w:name="_Toc50719270"/>
      <w:r w:rsidRPr="00097E69">
        <w:rPr>
          <w:i/>
          <w:lang w:eastAsia="ko-KR"/>
        </w:rPr>
        <w:t>Prevalence of underweight women of reproductive age</w:t>
      </w:r>
      <w:bookmarkEnd w:id="73"/>
      <w:r w:rsidRPr="00D71E47">
        <w:rPr>
          <w:i/>
          <w:lang w:eastAsia="ko-KR"/>
        </w:rPr>
        <w:t xml:space="preserve"> </w:t>
      </w:r>
    </w:p>
    <w:p w14:paraId="68D8E331" w14:textId="77777777" w:rsidR="003A5B9E" w:rsidRDefault="003A5B9E" w:rsidP="00EE435A">
      <w:pPr>
        <w:pStyle w:val="BodyText"/>
        <w:rPr>
          <w:lang w:eastAsia="ko-KR"/>
        </w:rPr>
      </w:pPr>
    </w:p>
    <w:p w14:paraId="08C969A2" w14:textId="069333FE" w:rsidR="00175437" w:rsidRDefault="00175437" w:rsidP="00EE435A">
      <w:pPr>
        <w:pStyle w:val="Heading4"/>
        <w:rPr>
          <w:i/>
          <w:lang w:eastAsia="ko-KR"/>
        </w:rPr>
      </w:pPr>
      <w:bookmarkStart w:id="74" w:name="_Toc50719271"/>
      <w:r w:rsidRPr="00D71E47">
        <w:rPr>
          <w:i/>
          <w:lang w:eastAsia="ko-KR"/>
        </w:rPr>
        <w:t>Prevalen</w:t>
      </w:r>
      <w:r w:rsidR="00FD1AEF" w:rsidRPr="00D71E47">
        <w:rPr>
          <w:i/>
          <w:lang w:eastAsia="ko-KR"/>
        </w:rPr>
        <w:t>ce of stunted children under 5</w:t>
      </w:r>
      <w:r w:rsidRPr="00D71E47">
        <w:rPr>
          <w:i/>
          <w:lang w:eastAsia="ko-KR"/>
        </w:rPr>
        <w:t xml:space="preserve"> </w:t>
      </w:r>
      <w:r w:rsidR="009D7321" w:rsidRPr="00D71E47">
        <w:rPr>
          <w:i/>
          <w:lang w:eastAsia="ko-KR"/>
        </w:rPr>
        <w:t xml:space="preserve">years </w:t>
      </w:r>
      <w:r w:rsidR="00850439">
        <w:rPr>
          <w:i/>
          <w:lang w:eastAsia="ko-KR"/>
        </w:rPr>
        <w:t>of age</w:t>
      </w:r>
      <w:bookmarkEnd w:id="74"/>
    </w:p>
    <w:p w14:paraId="5EF686FE" w14:textId="77777777" w:rsidR="00D71E47" w:rsidRPr="00EE435A" w:rsidRDefault="00D71E47" w:rsidP="00EE435A">
      <w:pPr>
        <w:pStyle w:val="BodyText"/>
        <w:rPr>
          <w:lang w:eastAsia="ko-KR"/>
        </w:rPr>
      </w:pPr>
    </w:p>
    <w:p w14:paraId="31E61CEE" w14:textId="583E4428" w:rsidR="00175437" w:rsidRDefault="00175437" w:rsidP="00EE435A">
      <w:pPr>
        <w:pStyle w:val="Heading4"/>
        <w:rPr>
          <w:i/>
          <w:lang w:eastAsia="ko-KR"/>
        </w:rPr>
      </w:pPr>
      <w:bookmarkStart w:id="75" w:name="_Toc50719272"/>
      <w:r w:rsidRPr="00D71E47">
        <w:rPr>
          <w:i/>
          <w:lang w:eastAsia="ko-KR"/>
        </w:rPr>
        <w:t>Prevale</w:t>
      </w:r>
      <w:r w:rsidR="00FD1AEF" w:rsidRPr="00D71E47">
        <w:rPr>
          <w:i/>
          <w:lang w:eastAsia="ko-KR"/>
        </w:rPr>
        <w:t>nce of wasted children under 5</w:t>
      </w:r>
      <w:r w:rsidRPr="00D71E47">
        <w:rPr>
          <w:i/>
          <w:lang w:eastAsia="ko-KR"/>
        </w:rPr>
        <w:t xml:space="preserve"> </w:t>
      </w:r>
      <w:r w:rsidR="009D7321" w:rsidRPr="00D71E47">
        <w:rPr>
          <w:i/>
          <w:lang w:eastAsia="ko-KR"/>
        </w:rPr>
        <w:t>years</w:t>
      </w:r>
      <w:r w:rsidRPr="00D71E47">
        <w:rPr>
          <w:i/>
          <w:lang w:eastAsia="ko-KR"/>
        </w:rPr>
        <w:t xml:space="preserve"> </w:t>
      </w:r>
      <w:r w:rsidR="00850439">
        <w:rPr>
          <w:i/>
          <w:lang w:eastAsia="ko-KR"/>
        </w:rPr>
        <w:t>of age</w:t>
      </w:r>
      <w:bookmarkEnd w:id="75"/>
    </w:p>
    <w:p w14:paraId="7ABEE228" w14:textId="77777777" w:rsidR="00D71E47" w:rsidRPr="00EE435A" w:rsidRDefault="00D71E47" w:rsidP="00EE435A">
      <w:pPr>
        <w:pStyle w:val="BodyText"/>
        <w:rPr>
          <w:lang w:eastAsia="ko-KR"/>
        </w:rPr>
      </w:pPr>
    </w:p>
    <w:p w14:paraId="07622377" w14:textId="67C984CD" w:rsidR="00D542DF" w:rsidRDefault="00D542DF" w:rsidP="00EE435A">
      <w:pPr>
        <w:pStyle w:val="Heading4"/>
        <w:rPr>
          <w:i/>
          <w:lang w:eastAsia="ko-KR"/>
        </w:rPr>
      </w:pPr>
      <w:bookmarkStart w:id="76" w:name="_Toc50719273"/>
      <w:r w:rsidRPr="00D71E47">
        <w:rPr>
          <w:i/>
          <w:lang w:eastAsia="ko-KR"/>
        </w:rPr>
        <w:t>Prevalence of</w:t>
      </w:r>
      <w:r w:rsidR="00FD1AEF" w:rsidRPr="00D71E47">
        <w:rPr>
          <w:i/>
          <w:lang w:eastAsia="ko-KR"/>
        </w:rPr>
        <w:t xml:space="preserve"> underweight children under 5</w:t>
      </w:r>
      <w:r w:rsidRPr="00D71E47">
        <w:rPr>
          <w:i/>
          <w:lang w:eastAsia="ko-KR"/>
        </w:rPr>
        <w:t xml:space="preserve"> years </w:t>
      </w:r>
      <w:r w:rsidR="00850439">
        <w:rPr>
          <w:i/>
          <w:lang w:eastAsia="ko-KR"/>
        </w:rPr>
        <w:t>of age</w:t>
      </w:r>
      <w:bookmarkEnd w:id="76"/>
    </w:p>
    <w:p w14:paraId="621BE0D3" w14:textId="77777777" w:rsidR="00D71E47" w:rsidRPr="00EE435A" w:rsidRDefault="00D71E47" w:rsidP="00EE435A">
      <w:pPr>
        <w:pStyle w:val="BodyText"/>
        <w:rPr>
          <w:lang w:eastAsia="ko-KR"/>
        </w:rPr>
      </w:pPr>
    </w:p>
    <w:p w14:paraId="3F2E0B13" w14:textId="77777777" w:rsidR="001A3F40" w:rsidRDefault="001A3F40" w:rsidP="00EE435A">
      <w:pPr>
        <w:pStyle w:val="BodyText"/>
        <w:sectPr w:rsidR="001A3F40" w:rsidSect="001A3F40">
          <w:footerReference w:type="default" r:id="rId21"/>
          <w:pgSz w:w="12240" w:h="15840" w:code="1"/>
          <w:pgMar w:top="1440" w:right="1440" w:bottom="1440" w:left="1440" w:header="720" w:footer="720" w:gutter="0"/>
          <w:pgNumType w:fmt="lowerRoman"/>
          <w:cols w:space="720"/>
          <w:docGrid w:linePitch="299"/>
        </w:sectPr>
      </w:pPr>
      <w:bookmarkStart w:id="77" w:name="_Toc415131190"/>
    </w:p>
    <w:p w14:paraId="14477CD8" w14:textId="467A7471" w:rsidR="00BC0F95" w:rsidRPr="00E74FFA" w:rsidRDefault="00BC0F95" w:rsidP="00E82BFE">
      <w:pPr>
        <w:pStyle w:val="Heading1"/>
        <w:numPr>
          <w:ilvl w:val="0"/>
          <w:numId w:val="26"/>
        </w:numPr>
      </w:pPr>
      <w:bookmarkStart w:id="78" w:name="_Toc22133535"/>
      <w:bookmarkStart w:id="79" w:name="_Toc22634504"/>
      <w:bookmarkStart w:id="80" w:name="_Toc22827259"/>
      <w:bookmarkStart w:id="81" w:name="_Toc22827398"/>
      <w:bookmarkStart w:id="82" w:name="_Toc22827522"/>
      <w:bookmarkStart w:id="83" w:name="_Toc22827723"/>
      <w:bookmarkStart w:id="84" w:name="_Toc22827924"/>
      <w:bookmarkStart w:id="85" w:name="_Toc22828125"/>
      <w:bookmarkStart w:id="86" w:name="_Toc22896108"/>
      <w:bookmarkStart w:id="87" w:name="_Toc22896307"/>
      <w:bookmarkStart w:id="88" w:name="_Toc22896508"/>
      <w:bookmarkStart w:id="89" w:name="_Toc22896704"/>
      <w:bookmarkStart w:id="90" w:name="_Toc22896930"/>
      <w:bookmarkStart w:id="91" w:name="_Toc22897164"/>
      <w:bookmarkStart w:id="92" w:name="_Toc22898579"/>
      <w:bookmarkStart w:id="93" w:name="_Toc22898839"/>
      <w:bookmarkStart w:id="94" w:name="_Toc22906694"/>
      <w:bookmarkStart w:id="95" w:name="_Toc22133928"/>
      <w:bookmarkStart w:id="96" w:name="_Toc22634513"/>
      <w:bookmarkStart w:id="97" w:name="_Toc22827268"/>
      <w:bookmarkStart w:id="98" w:name="_Toc22827407"/>
      <w:bookmarkStart w:id="99" w:name="_Toc22827531"/>
      <w:bookmarkStart w:id="100" w:name="_Toc22827732"/>
      <w:bookmarkStart w:id="101" w:name="_Toc22827933"/>
      <w:bookmarkStart w:id="102" w:name="_Toc22828134"/>
      <w:bookmarkStart w:id="103" w:name="_Toc22896117"/>
      <w:bookmarkStart w:id="104" w:name="_Toc22896316"/>
      <w:bookmarkStart w:id="105" w:name="_Toc22896517"/>
      <w:bookmarkStart w:id="106" w:name="_Toc22896713"/>
      <w:bookmarkStart w:id="107" w:name="_Toc22896939"/>
      <w:bookmarkStart w:id="108" w:name="_Toc22897173"/>
      <w:bookmarkStart w:id="109" w:name="_Toc22898588"/>
      <w:bookmarkStart w:id="110" w:name="_Toc22898848"/>
      <w:bookmarkStart w:id="111" w:name="_Toc22906703"/>
      <w:bookmarkStart w:id="112" w:name="_Toc22133929"/>
      <w:bookmarkStart w:id="113" w:name="_Toc22634514"/>
      <w:bookmarkStart w:id="114" w:name="_Toc22827269"/>
      <w:bookmarkStart w:id="115" w:name="_Toc22827408"/>
      <w:bookmarkStart w:id="116" w:name="_Toc22827532"/>
      <w:bookmarkStart w:id="117" w:name="_Toc22827733"/>
      <w:bookmarkStart w:id="118" w:name="_Toc22827934"/>
      <w:bookmarkStart w:id="119" w:name="_Toc22828135"/>
      <w:bookmarkStart w:id="120" w:name="_Toc22896118"/>
      <w:bookmarkStart w:id="121" w:name="_Toc22896317"/>
      <w:bookmarkStart w:id="122" w:name="_Toc22896518"/>
      <w:bookmarkStart w:id="123" w:name="_Toc22896714"/>
      <w:bookmarkStart w:id="124" w:name="_Toc22896940"/>
      <w:bookmarkStart w:id="125" w:name="_Toc22897174"/>
      <w:bookmarkStart w:id="126" w:name="_Toc22898589"/>
      <w:bookmarkStart w:id="127" w:name="_Toc22898849"/>
      <w:bookmarkStart w:id="128" w:name="_Toc22906704"/>
      <w:bookmarkStart w:id="129" w:name="_Toc22133930"/>
      <w:bookmarkStart w:id="130" w:name="_Toc22634515"/>
      <w:bookmarkStart w:id="131" w:name="_Toc22827270"/>
      <w:bookmarkStart w:id="132" w:name="_Toc22827409"/>
      <w:bookmarkStart w:id="133" w:name="_Toc22827533"/>
      <w:bookmarkStart w:id="134" w:name="_Toc22827734"/>
      <w:bookmarkStart w:id="135" w:name="_Toc22827935"/>
      <w:bookmarkStart w:id="136" w:name="_Toc22828136"/>
      <w:bookmarkStart w:id="137" w:name="_Toc22896119"/>
      <w:bookmarkStart w:id="138" w:name="_Toc22896318"/>
      <w:bookmarkStart w:id="139" w:name="_Toc22896519"/>
      <w:bookmarkStart w:id="140" w:name="_Toc22896715"/>
      <w:bookmarkStart w:id="141" w:name="_Toc22896941"/>
      <w:bookmarkStart w:id="142" w:name="_Toc22897175"/>
      <w:bookmarkStart w:id="143" w:name="_Toc22898590"/>
      <w:bookmarkStart w:id="144" w:name="_Toc22898850"/>
      <w:bookmarkStart w:id="145" w:name="_Toc22906705"/>
      <w:bookmarkStart w:id="146" w:name="_Toc22133931"/>
      <w:bookmarkStart w:id="147" w:name="_Toc22634516"/>
      <w:bookmarkStart w:id="148" w:name="_Toc22827271"/>
      <w:bookmarkStart w:id="149" w:name="_Toc22827410"/>
      <w:bookmarkStart w:id="150" w:name="_Toc22827534"/>
      <w:bookmarkStart w:id="151" w:name="_Toc22827735"/>
      <w:bookmarkStart w:id="152" w:name="_Toc22827936"/>
      <w:bookmarkStart w:id="153" w:name="_Toc22828137"/>
      <w:bookmarkStart w:id="154" w:name="_Toc22896120"/>
      <w:bookmarkStart w:id="155" w:name="_Toc22896319"/>
      <w:bookmarkStart w:id="156" w:name="_Toc22896520"/>
      <w:bookmarkStart w:id="157" w:name="_Toc22896716"/>
      <w:bookmarkStart w:id="158" w:name="_Toc22896942"/>
      <w:bookmarkStart w:id="159" w:name="_Toc22897176"/>
      <w:bookmarkStart w:id="160" w:name="_Toc22898591"/>
      <w:bookmarkStart w:id="161" w:name="_Toc22898851"/>
      <w:bookmarkStart w:id="162" w:name="_Toc22906706"/>
      <w:bookmarkStart w:id="163" w:name="_Toc400542594"/>
      <w:bookmarkStart w:id="164" w:name="_Toc414874481"/>
      <w:bookmarkStart w:id="165" w:name="_Toc22897178"/>
      <w:bookmarkStart w:id="166" w:name="_Toc5071927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r w:rsidRPr="00E74FFA">
        <w:lastRenderedPageBreak/>
        <w:t>Background</w:t>
      </w:r>
      <w:bookmarkEnd w:id="163"/>
      <w:bookmarkEnd w:id="164"/>
      <w:bookmarkEnd w:id="165"/>
      <w:bookmarkEnd w:id="166"/>
      <w:r w:rsidR="00973FE1" w:rsidRPr="00E74FFA">
        <w:t xml:space="preserve"> </w:t>
      </w:r>
    </w:p>
    <w:p w14:paraId="158D27FD" w14:textId="1E5640F7" w:rsidR="00BC0F95" w:rsidRDefault="00131E6E" w:rsidP="00E74FFA">
      <w:pPr>
        <w:pStyle w:val="BodyText"/>
      </w:pPr>
      <w:r>
        <w:t>C</w:t>
      </w:r>
      <w:r w:rsidR="00380358">
        <w:t xml:space="preserve">hapter </w:t>
      </w:r>
      <w:r w:rsidR="00D21972">
        <w:t>1</w:t>
      </w:r>
      <w:r>
        <w:t xml:space="preserve"> </w:t>
      </w:r>
      <w:r w:rsidR="00BC0F95" w:rsidRPr="00DF4DE5">
        <w:t xml:space="preserve">provides background information on Feed the Future in </w:t>
      </w:r>
      <w:r w:rsidR="00BC0F95" w:rsidRPr="00DF4DE5">
        <w:rPr>
          <w:highlight w:val="yellow"/>
        </w:rPr>
        <w:t>[Country]</w:t>
      </w:r>
      <w:r w:rsidR="00BC0F95" w:rsidRPr="00DF4DE5">
        <w:t>, including a descriptio</w:t>
      </w:r>
      <w:r w:rsidR="00BC474C">
        <w:t>n of the program and the</w:t>
      </w:r>
      <w:r w:rsidR="00160DC3">
        <w:t xml:space="preserve"> demography of the</w:t>
      </w:r>
      <w:r w:rsidR="00383E3E">
        <w:t xml:space="preserve"> Feed the Future </w:t>
      </w:r>
      <w:r w:rsidR="00160DC3">
        <w:t>Phase One</w:t>
      </w:r>
      <w:r w:rsidR="00383E3E">
        <w:t xml:space="preserve"> </w:t>
      </w:r>
      <w:r w:rsidR="00046287">
        <w:t>Z</w:t>
      </w:r>
      <w:r w:rsidR="00E82BFE">
        <w:t>one of Influence</w:t>
      </w:r>
      <w:r w:rsidR="00BC0F95" w:rsidRPr="00DF4DE5">
        <w:t>.</w:t>
      </w:r>
    </w:p>
    <w:p w14:paraId="3B26273B" w14:textId="77777777" w:rsidR="00BC0F95" w:rsidRPr="00E74FFA" w:rsidRDefault="00995F8F" w:rsidP="00E74FFA">
      <w:pPr>
        <w:pStyle w:val="Heading2"/>
      </w:pPr>
      <w:bookmarkStart w:id="167" w:name="_Toc400542595"/>
      <w:bookmarkStart w:id="168" w:name="_Toc414874482"/>
      <w:bookmarkStart w:id="169" w:name="_Toc22897179"/>
      <w:bookmarkStart w:id="170" w:name="_Toc50719275"/>
      <w:r w:rsidRPr="00E74FFA">
        <w:t>1</w:t>
      </w:r>
      <w:r w:rsidR="00BC0F95" w:rsidRPr="00E74FFA">
        <w:t>.</w:t>
      </w:r>
      <w:r w:rsidRPr="00E74FFA">
        <w:t>1</w:t>
      </w:r>
      <w:r w:rsidR="00180C28" w:rsidRPr="00E74FFA">
        <w:tab/>
      </w:r>
      <w:commentRangeStart w:id="171"/>
      <w:r w:rsidR="00E74FFA">
        <w:t>Feed the Future o</w:t>
      </w:r>
      <w:r w:rsidR="00BC0F95" w:rsidRPr="00E74FFA">
        <w:t>verview</w:t>
      </w:r>
      <w:bookmarkEnd w:id="167"/>
      <w:bookmarkEnd w:id="168"/>
      <w:commentRangeEnd w:id="171"/>
      <w:r w:rsidR="00E82BFE">
        <w:rPr>
          <w:rStyle w:val="CommentReference"/>
          <w:rFonts w:eastAsia="Arial" w:cs="Arial"/>
          <w:b w:val="0"/>
          <w:color w:val="000000"/>
        </w:rPr>
        <w:commentReference w:id="171"/>
      </w:r>
      <w:bookmarkEnd w:id="169"/>
      <w:bookmarkEnd w:id="170"/>
    </w:p>
    <w:p w14:paraId="41BBDC7F" w14:textId="0E89E7A3" w:rsidR="00BC0F95" w:rsidRDefault="00BC0F95" w:rsidP="00E74FFA">
      <w:pPr>
        <w:pStyle w:val="BodyText"/>
      </w:pPr>
      <w:r w:rsidRPr="00F664D2">
        <w:rPr>
          <w:highlight w:val="yellow"/>
        </w:rPr>
        <w:t>[</w:t>
      </w:r>
      <w:r w:rsidR="00A76362">
        <w:rPr>
          <w:highlight w:val="yellow"/>
        </w:rPr>
        <w:t>Insert text according to the instructions.</w:t>
      </w:r>
      <w:r w:rsidRPr="00F664D2">
        <w:rPr>
          <w:highlight w:val="yellow"/>
        </w:rPr>
        <w:t>]</w:t>
      </w:r>
      <w:r w:rsidR="00973FE1">
        <w:t xml:space="preserve"> </w:t>
      </w:r>
    </w:p>
    <w:p w14:paraId="25016B82" w14:textId="1BFEA129" w:rsidR="00BC0F95" w:rsidRPr="00E74FFA" w:rsidRDefault="00995F8F" w:rsidP="00E74FFA">
      <w:pPr>
        <w:pStyle w:val="Heading2"/>
      </w:pPr>
      <w:bookmarkStart w:id="172" w:name="_Toc400542596"/>
      <w:bookmarkStart w:id="173" w:name="_Toc414874483"/>
      <w:bookmarkStart w:id="174" w:name="_Toc22897180"/>
      <w:bookmarkStart w:id="175" w:name="_Toc50719276"/>
      <w:r w:rsidRPr="00E74FFA">
        <w:t>1</w:t>
      </w:r>
      <w:r w:rsidR="00BC0F95" w:rsidRPr="00E74FFA">
        <w:t>.</w:t>
      </w:r>
      <w:r w:rsidRPr="00E74FFA">
        <w:t>2</w:t>
      </w:r>
      <w:r w:rsidR="00180C28" w:rsidRPr="00E74FFA">
        <w:tab/>
      </w:r>
      <w:r w:rsidR="00BC0F95" w:rsidRPr="00E74FFA">
        <w:t xml:space="preserve">Feed the Future </w:t>
      </w:r>
      <w:r w:rsidR="00160DC3">
        <w:rPr>
          <w:szCs w:val="22"/>
        </w:rPr>
        <w:t>Phase One</w:t>
      </w:r>
      <w:r w:rsidR="007F25EC">
        <w:rPr>
          <w:szCs w:val="22"/>
        </w:rPr>
        <w:t xml:space="preserve"> ZOI</w:t>
      </w:r>
      <w:r w:rsidR="00E74FFA">
        <w:t xml:space="preserve"> </w:t>
      </w:r>
      <w:commentRangeStart w:id="176"/>
      <w:r w:rsidR="00E74FFA">
        <w:t>p</w:t>
      </w:r>
      <w:r w:rsidR="00BC0F95" w:rsidRPr="00E74FFA">
        <w:t>rofile</w:t>
      </w:r>
      <w:bookmarkEnd w:id="172"/>
      <w:bookmarkEnd w:id="173"/>
      <w:commentRangeEnd w:id="176"/>
      <w:r w:rsidR="00E82BFE">
        <w:rPr>
          <w:rStyle w:val="CommentReference"/>
          <w:rFonts w:eastAsia="Arial" w:cs="Arial"/>
          <w:b w:val="0"/>
          <w:color w:val="000000"/>
        </w:rPr>
        <w:commentReference w:id="176"/>
      </w:r>
      <w:bookmarkEnd w:id="174"/>
      <w:bookmarkEnd w:id="175"/>
      <w:r w:rsidR="00973FE1" w:rsidRPr="00E74FFA">
        <w:t xml:space="preserve"> </w:t>
      </w:r>
    </w:p>
    <w:p w14:paraId="316DDA3B" w14:textId="43AF849D" w:rsidR="0040690A" w:rsidRDefault="0040690A" w:rsidP="0051257A">
      <w:pPr>
        <w:pStyle w:val="BodyText"/>
      </w:pPr>
      <w:r w:rsidRPr="00EE1EF2">
        <w:t xml:space="preserve">The geographic focus of the Feed the Future </w:t>
      </w:r>
      <w:r w:rsidR="00560E2A" w:rsidRPr="006105E1">
        <w:rPr>
          <w:highlight w:val="yellow"/>
        </w:rPr>
        <w:t>[Country]</w:t>
      </w:r>
      <w:r w:rsidR="00560E2A">
        <w:t xml:space="preserve"> </w:t>
      </w:r>
      <w:r w:rsidR="00160DC3">
        <w:rPr>
          <w:szCs w:val="22"/>
        </w:rPr>
        <w:t>Phase One</w:t>
      </w:r>
      <w:r w:rsidR="007F25EC">
        <w:rPr>
          <w:szCs w:val="22"/>
        </w:rPr>
        <w:t xml:space="preserve"> ZOI</w:t>
      </w:r>
      <w:r w:rsidR="007F25EC">
        <w:t xml:space="preserve"> </w:t>
      </w:r>
      <w:r w:rsidR="00752ED5">
        <w:t>Survey</w:t>
      </w:r>
      <w:r w:rsidRPr="00EE1EF2">
        <w:t xml:space="preserve"> </w:t>
      </w:r>
      <w:r w:rsidR="00D21972">
        <w:t>e</w:t>
      </w:r>
      <w:r w:rsidR="00E82BFE">
        <w:t xml:space="preserve">ndline </w:t>
      </w:r>
      <w:r w:rsidR="00D21972">
        <w:t>a</w:t>
      </w:r>
      <w:r w:rsidR="00E82BFE">
        <w:t>ssessment</w:t>
      </w:r>
      <w:r w:rsidRPr="00EE1EF2">
        <w:t xml:space="preserve"> is </w:t>
      </w:r>
      <w:r w:rsidR="00560E2A">
        <w:t xml:space="preserve">the </w:t>
      </w:r>
      <w:r w:rsidR="00160DC3">
        <w:rPr>
          <w:szCs w:val="22"/>
        </w:rPr>
        <w:t>Phase One</w:t>
      </w:r>
      <w:r w:rsidR="007F25EC">
        <w:rPr>
          <w:szCs w:val="22"/>
        </w:rPr>
        <w:t xml:space="preserve"> ZOI</w:t>
      </w:r>
      <w:r w:rsidR="00776883">
        <w:t xml:space="preserve">, </w:t>
      </w:r>
      <w:r w:rsidR="00383E3E">
        <w:t xml:space="preserve">the </w:t>
      </w:r>
      <w:r w:rsidRPr="00EE1EF2">
        <w:t>geographic area where</w:t>
      </w:r>
      <w:r>
        <w:t xml:space="preserve"> the</w:t>
      </w:r>
      <w:r w:rsidRPr="00EE1EF2">
        <w:t xml:space="preserve"> Feed the Future program </w:t>
      </w:r>
      <w:r>
        <w:t xml:space="preserve">is </w:t>
      </w:r>
      <w:r w:rsidRPr="00EE1EF2">
        <w:t xml:space="preserve">expected to have </w:t>
      </w:r>
      <w:r w:rsidR="006D4DF9">
        <w:t xml:space="preserve">had </w:t>
      </w:r>
      <w:r w:rsidRPr="00EE1EF2">
        <w:t>an impact on hunger, poverty</w:t>
      </w:r>
      <w:r w:rsidR="002954FA">
        <w:t>,</w:t>
      </w:r>
      <w:r w:rsidRPr="00EE1EF2">
        <w:t xml:space="preserve"> and nutrition</w:t>
      </w:r>
      <w:r>
        <w:t xml:space="preserve"> during </w:t>
      </w:r>
      <w:r w:rsidR="00160DC3">
        <w:t xml:space="preserve">the first </w:t>
      </w:r>
      <w:r w:rsidR="003C2142">
        <w:t>p</w:t>
      </w:r>
      <w:r>
        <w:t xml:space="preserve">hase of the </w:t>
      </w:r>
      <w:r w:rsidR="00160DC3">
        <w:t>Initiative</w:t>
      </w:r>
      <w:r w:rsidRPr="00EE1EF2">
        <w:t xml:space="preserve">. </w:t>
      </w:r>
    </w:p>
    <w:p w14:paraId="1FDB9965" w14:textId="122A4697" w:rsidR="0028014F" w:rsidRPr="0028014F" w:rsidRDefault="0028014F" w:rsidP="0051257A">
      <w:pPr>
        <w:pStyle w:val="BodyText"/>
        <w:rPr>
          <w:highlight w:val="yellow"/>
        </w:rPr>
      </w:pPr>
      <w:r w:rsidRPr="0028014F">
        <w:rPr>
          <w:highlight w:val="yellow"/>
        </w:rPr>
        <w:t>[</w:t>
      </w:r>
      <w:r w:rsidR="00A76362">
        <w:rPr>
          <w:highlight w:val="yellow"/>
        </w:rPr>
        <w:t>Insert g</w:t>
      </w:r>
      <w:commentRangeStart w:id="177"/>
      <w:r w:rsidRPr="0028014F">
        <w:rPr>
          <w:highlight w:val="yellow"/>
        </w:rPr>
        <w:t>eographic</w:t>
      </w:r>
      <w:commentRangeEnd w:id="177"/>
      <w:r>
        <w:rPr>
          <w:rStyle w:val="CommentReference"/>
        </w:rPr>
        <w:commentReference w:id="177"/>
      </w:r>
      <w:r w:rsidRPr="0028014F">
        <w:rPr>
          <w:highlight w:val="yellow"/>
        </w:rPr>
        <w:t xml:space="preserve"> description of the </w:t>
      </w:r>
      <w:r w:rsidR="00160DC3">
        <w:rPr>
          <w:szCs w:val="22"/>
          <w:highlight w:val="yellow"/>
        </w:rPr>
        <w:t>Phase One</w:t>
      </w:r>
      <w:r w:rsidR="007F25EC" w:rsidRPr="007F25EC">
        <w:rPr>
          <w:szCs w:val="22"/>
          <w:highlight w:val="yellow"/>
        </w:rPr>
        <w:t xml:space="preserve"> ZOI</w:t>
      </w:r>
      <w:r w:rsidR="00A76362">
        <w:rPr>
          <w:highlight w:val="yellow"/>
        </w:rPr>
        <w:t>.</w:t>
      </w:r>
      <w:r w:rsidRPr="0028014F">
        <w:rPr>
          <w:highlight w:val="yellow"/>
        </w:rPr>
        <w:t>]</w:t>
      </w:r>
    </w:p>
    <w:p w14:paraId="04D11288" w14:textId="675D3306" w:rsidR="00B92B79" w:rsidRDefault="00C23345" w:rsidP="0051257A">
      <w:pPr>
        <w:pStyle w:val="BodyText"/>
      </w:pPr>
      <w:r>
        <w:t xml:space="preserve">A map of the Feed the Future </w:t>
      </w:r>
      <w:r w:rsidR="00160DC3">
        <w:rPr>
          <w:szCs w:val="22"/>
        </w:rPr>
        <w:t>Phase One</w:t>
      </w:r>
      <w:r w:rsidR="007F25EC">
        <w:rPr>
          <w:szCs w:val="22"/>
        </w:rPr>
        <w:t xml:space="preserve"> ZOI</w:t>
      </w:r>
      <w:r>
        <w:t xml:space="preserve"> in </w:t>
      </w:r>
      <w:r w:rsidRPr="006105E1">
        <w:rPr>
          <w:highlight w:val="yellow"/>
        </w:rPr>
        <w:t>[Country]</w:t>
      </w:r>
      <w:r>
        <w:t xml:space="preserve"> is provided in </w:t>
      </w:r>
      <w:r w:rsidRPr="00757754">
        <w:rPr>
          <w:b/>
        </w:rPr>
        <w:t>Figure 1.1</w:t>
      </w:r>
      <w:r>
        <w:t>.</w:t>
      </w:r>
    </w:p>
    <w:p w14:paraId="63C0AB8B" w14:textId="0159EEB6" w:rsidR="00BC0F95" w:rsidRDefault="007A6EBA" w:rsidP="0028014F">
      <w:pPr>
        <w:pStyle w:val="Figuretitle"/>
        <w:keepLines/>
        <w:spacing w:before="240"/>
        <w:contextualSpacing/>
        <w:outlineLvl w:val="3"/>
      </w:pPr>
      <w:bookmarkStart w:id="178" w:name="_Toc415131193"/>
      <w:bookmarkStart w:id="179" w:name="_Toc415438524"/>
      <w:bookmarkStart w:id="180" w:name="_Toc416881524"/>
      <w:bookmarkStart w:id="181" w:name="_Toc499549232"/>
      <w:bookmarkStart w:id="182" w:name="_Toc499553698"/>
      <w:bookmarkStart w:id="183" w:name="_Toc499553920"/>
      <w:bookmarkStart w:id="184" w:name="_Toc50719249"/>
      <w:commentRangeStart w:id="185"/>
      <w:r>
        <w:t>Figure 1.</w:t>
      </w:r>
      <w:r w:rsidR="00BC0F95" w:rsidRPr="00DF4DE5">
        <w:t>1</w:t>
      </w:r>
      <w:r w:rsidR="0028014F">
        <w:t>:</w:t>
      </w:r>
      <w:commentRangeEnd w:id="185"/>
      <w:r w:rsidR="0028014F">
        <w:rPr>
          <w:rStyle w:val="CommentReference"/>
          <w:b w:val="0"/>
          <w:snapToGrid/>
        </w:rPr>
        <w:commentReference w:id="185"/>
      </w:r>
      <w:r w:rsidR="0028014F">
        <w:t xml:space="preserve"> </w:t>
      </w:r>
      <w:r w:rsidR="00BC0F95" w:rsidRPr="00DF4DE5">
        <w:t xml:space="preserve">Map of </w:t>
      </w:r>
      <w:r w:rsidR="0028014F">
        <w:t xml:space="preserve">the </w:t>
      </w:r>
      <w:r w:rsidR="00BC0F95" w:rsidRPr="00DF4DE5">
        <w:t xml:space="preserve">Feed the Future </w:t>
      </w:r>
      <w:r w:rsidR="00131E6E" w:rsidRPr="00272C73">
        <w:t>[</w:t>
      </w:r>
      <w:r w:rsidR="00131E6E" w:rsidRPr="0028014F">
        <w:rPr>
          <w:highlight w:val="yellow"/>
        </w:rPr>
        <w:t>Country</w:t>
      </w:r>
      <w:r w:rsidR="00131E6E" w:rsidRPr="00272C73">
        <w:t>]</w:t>
      </w:r>
      <w:r w:rsidR="00131E6E" w:rsidRPr="00DF4DE5">
        <w:t xml:space="preserve"> </w:t>
      </w:r>
      <w:bookmarkEnd w:id="178"/>
      <w:bookmarkEnd w:id="179"/>
      <w:bookmarkEnd w:id="180"/>
      <w:bookmarkEnd w:id="181"/>
      <w:bookmarkEnd w:id="182"/>
      <w:bookmarkEnd w:id="183"/>
      <w:r w:rsidR="00160DC3">
        <w:t>Phase One</w:t>
      </w:r>
      <w:r w:rsidR="007F25EC">
        <w:t xml:space="preserve"> ZOI</w:t>
      </w:r>
      <w:bookmarkEnd w:id="184"/>
      <w:r w:rsidR="00973FE1">
        <w:t xml:space="preserve"> </w:t>
      </w:r>
    </w:p>
    <w:p w14:paraId="44039DA4" w14:textId="06B01EEA" w:rsidR="0028014F" w:rsidRPr="00757754" w:rsidRDefault="002149AF" w:rsidP="0028014F">
      <w:pPr>
        <w:pStyle w:val="BodyText"/>
      </w:pPr>
      <w:r>
        <w:t>[</w:t>
      </w:r>
      <w:r w:rsidRPr="00757754">
        <w:rPr>
          <w:highlight w:val="yellow"/>
        </w:rPr>
        <w:t>Insert map</w:t>
      </w:r>
      <w:r>
        <w:t>]</w:t>
      </w:r>
    </w:p>
    <w:p w14:paraId="1E780DD8" w14:textId="10E22DDA" w:rsidR="0070195D" w:rsidRDefault="00385A7A">
      <w:pPr>
        <w:spacing w:line="240" w:lineRule="auto"/>
        <w:rPr>
          <w:b/>
          <w:noProof/>
          <w:color w:val="4799B5"/>
          <w:sz w:val="28"/>
        </w:rPr>
      </w:pPr>
      <w:bookmarkStart w:id="186" w:name="_Toc400542598"/>
      <w:bookmarkStart w:id="187" w:name="_Toc414874484"/>
      <w:r>
        <w:rPr>
          <w:noProof/>
          <w:sz w:val="16"/>
        </w:rPr>
        <w:t>Source: [</w:t>
      </w:r>
      <w:r w:rsidRPr="00757754">
        <w:rPr>
          <w:noProof/>
          <w:sz w:val="16"/>
          <w:highlight w:val="yellow"/>
        </w:rPr>
        <w:t>Source of map</w:t>
      </w:r>
      <w:r>
        <w:rPr>
          <w:noProof/>
          <w:sz w:val="16"/>
        </w:rPr>
        <w:t>]</w:t>
      </w:r>
      <w:r w:rsidR="0070195D">
        <w:rPr>
          <w:noProof/>
        </w:rPr>
        <w:br w:type="page"/>
      </w:r>
    </w:p>
    <w:p w14:paraId="7EB7D86E" w14:textId="6DB76E7A" w:rsidR="00BC0F95" w:rsidRPr="00E74FFA" w:rsidRDefault="00BC0F95" w:rsidP="00757754">
      <w:pPr>
        <w:pStyle w:val="Heading3"/>
        <w:numPr>
          <w:ilvl w:val="2"/>
          <w:numId w:val="26"/>
        </w:numPr>
      </w:pPr>
      <w:bookmarkStart w:id="188" w:name="_Toc22897181"/>
      <w:bookmarkStart w:id="189" w:name="_Toc50719277"/>
      <w:r w:rsidRPr="00E74FFA">
        <w:lastRenderedPageBreak/>
        <w:t xml:space="preserve">Rationale for </w:t>
      </w:r>
      <w:r w:rsidR="00160DC3">
        <w:rPr>
          <w:szCs w:val="22"/>
        </w:rPr>
        <w:t>Phase One</w:t>
      </w:r>
      <w:r w:rsidR="007F25EC">
        <w:rPr>
          <w:szCs w:val="22"/>
        </w:rPr>
        <w:t xml:space="preserve"> ZOI</w:t>
      </w:r>
      <w:r w:rsidRPr="00E74FFA">
        <w:t xml:space="preserve"> </w:t>
      </w:r>
      <w:bookmarkEnd w:id="186"/>
      <w:r w:rsidR="00E74FFA">
        <w:t>s</w:t>
      </w:r>
      <w:r w:rsidRPr="00E74FFA">
        <w:t>election</w:t>
      </w:r>
      <w:bookmarkEnd w:id="187"/>
      <w:bookmarkEnd w:id="188"/>
      <w:bookmarkEnd w:id="189"/>
    </w:p>
    <w:p w14:paraId="6DF6E04E" w14:textId="77777777" w:rsidR="008A1B16" w:rsidRDefault="008A1B16" w:rsidP="009211AE">
      <w:pPr>
        <w:pStyle w:val="BodyText"/>
      </w:pPr>
      <w:commentRangeStart w:id="190"/>
      <w:r w:rsidRPr="00DF4DE5">
        <w:rPr>
          <w:highlight w:val="yellow"/>
        </w:rPr>
        <w:t xml:space="preserve">[Insert </w:t>
      </w:r>
      <w:r>
        <w:rPr>
          <w:highlight w:val="yellow"/>
        </w:rPr>
        <w:t>rationale</w:t>
      </w:r>
      <w:r w:rsidRPr="00DF4DE5">
        <w:rPr>
          <w:highlight w:val="yellow"/>
        </w:rPr>
        <w:t>.]</w:t>
      </w:r>
      <w:r w:rsidRPr="002111CA">
        <w:t xml:space="preserve"> </w:t>
      </w:r>
      <w:commentRangeEnd w:id="190"/>
      <w:r w:rsidR="0028014F">
        <w:rPr>
          <w:rStyle w:val="CommentReference"/>
        </w:rPr>
        <w:commentReference w:id="190"/>
      </w:r>
    </w:p>
    <w:p w14:paraId="557566A4" w14:textId="12149B90" w:rsidR="00BC0F95" w:rsidRPr="009211AE" w:rsidRDefault="00BC0F95" w:rsidP="00757754">
      <w:pPr>
        <w:pStyle w:val="Heading3"/>
        <w:numPr>
          <w:ilvl w:val="2"/>
          <w:numId w:val="26"/>
        </w:numPr>
      </w:pPr>
      <w:bookmarkStart w:id="191" w:name="_Toc400542600"/>
      <w:bookmarkStart w:id="192" w:name="_Toc414874485"/>
      <w:bookmarkStart w:id="193" w:name="_Toc22897182"/>
      <w:bookmarkStart w:id="194" w:name="_Toc50719278"/>
      <w:r w:rsidRPr="009211AE">
        <w:t>Demography of the ZOI</w:t>
      </w:r>
      <w:bookmarkEnd w:id="191"/>
      <w:bookmarkEnd w:id="192"/>
      <w:bookmarkEnd w:id="193"/>
      <w:bookmarkEnd w:id="194"/>
    </w:p>
    <w:p w14:paraId="13EF7E58" w14:textId="3A2D91AC" w:rsidR="00BC0F95" w:rsidRDefault="00BC0F95" w:rsidP="0051257A">
      <w:pPr>
        <w:pStyle w:val="BodyText"/>
      </w:pPr>
      <w:r w:rsidRPr="00DF4DE5">
        <w:rPr>
          <w:b/>
        </w:rPr>
        <w:t>Table 1</w:t>
      </w:r>
      <w:r w:rsidR="00156A2D">
        <w:rPr>
          <w:b/>
        </w:rPr>
        <w:t>.</w:t>
      </w:r>
      <w:r w:rsidR="002D6164">
        <w:rPr>
          <w:b/>
        </w:rPr>
        <w:t>2.</w:t>
      </w:r>
      <w:r w:rsidRPr="00DF4DE5">
        <w:rPr>
          <w:b/>
        </w:rPr>
        <w:t xml:space="preserve">1 </w:t>
      </w:r>
      <w:r w:rsidRPr="0028014F">
        <w:t>and</w:t>
      </w:r>
      <w:r w:rsidRPr="00DF4DE5">
        <w:rPr>
          <w:b/>
        </w:rPr>
        <w:t xml:space="preserve"> </w:t>
      </w:r>
      <w:r w:rsidR="0028014F">
        <w:rPr>
          <w:b/>
        </w:rPr>
        <w:t xml:space="preserve">Table </w:t>
      </w:r>
      <w:r w:rsidRPr="00DF4DE5">
        <w:rPr>
          <w:b/>
        </w:rPr>
        <w:t>1</w:t>
      </w:r>
      <w:r w:rsidR="00156A2D">
        <w:rPr>
          <w:b/>
        </w:rPr>
        <w:t>.</w:t>
      </w:r>
      <w:r w:rsidR="002D6164">
        <w:rPr>
          <w:b/>
        </w:rPr>
        <w:t>2.</w:t>
      </w:r>
      <w:r w:rsidRPr="00DF4DE5">
        <w:rPr>
          <w:b/>
        </w:rPr>
        <w:t>2</w:t>
      </w:r>
      <w:r w:rsidRPr="00DF4DE5">
        <w:t xml:space="preserve"> present individual and </w:t>
      </w:r>
      <w:r w:rsidR="00FC335F">
        <w:t>household population estimates</w:t>
      </w:r>
      <w:r w:rsidRPr="00DF4DE5">
        <w:t xml:space="preserve"> for the </w:t>
      </w:r>
      <w:r w:rsidR="00160DC3">
        <w:rPr>
          <w:szCs w:val="22"/>
        </w:rPr>
        <w:t>Phase One</w:t>
      </w:r>
      <w:r w:rsidR="007F25EC">
        <w:rPr>
          <w:szCs w:val="22"/>
        </w:rPr>
        <w:t xml:space="preserve"> ZOI</w:t>
      </w:r>
      <w:r w:rsidRPr="00DF4DE5">
        <w:t xml:space="preserve"> </w:t>
      </w:r>
      <w:r w:rsidR="006051C4">
        <w:t>at baseline in</w:t>
      </w:r>
      <w:r w:rsidR="00BC474C">
        <w:t xml:space="preserve"> </w:t>
      </w:r>
      <w:r w:rsidRPr="00DF4DE5">
        <w:rPr>
          <w:highlight w:val="yellow"/>
        </w:rPr>
        <w:t>[</w:t>
      </w:r>
      <w:r w:rsidR="00FE1420">
        <w:rPr>
          <w:highlight w:val="yellow"/>
        </w:rPr>
        <w:t xml:space="preserve">baseline </w:t>
      </w:r>
      <w:r w:rsidR="00131E6E">
        <w:rPr>
          <w:highlight w:val="yellow"/>
        </w:rPr>
        <w:t xml:space="preserve">survey </w:t>
      </w:r>
      <w:r w:rsidRPr="00DF4DE5">
        <w:rPr>
          <w:highlight w:val="yellow"/>
        </w:rPr>
        <w:t>year</w:t>
      </w:r>
      <w:r w:rsidR="00131E6E">
        <w:rPr>
          <w:highlight w:val="yellow"/>
        </w:rPr>
        <w:t>(s)</w:t>
      </w:r>
      <w:r w:rsidRPr="00DF4DE5">
        <w:rPr>
          <w:highlight w:val="yellow"/>
        </w:rPr>
        <w:t>]</w:t>
      </w:r>
      <w:r w:rsidR="006051C4">
        <w:t xml:space="preserve"> and at endline in </w:t>
      </w:r>
      <w:r w:rsidR="006051C4" w:rsidRPr="00DF4DE5">
        <w:rPr>
          <w:highlight w:val="yellow"/>
        </w:rPr>
        <w:t>[</w:t>
      </w:r>
      <w:r w:rsidR="002123BA">
        <w:rPr>
          <w:highlight w:val="yellow"/>
        </w:rPr>
        <w:t xml:space="preserve">endline </w:t>
      </w:r>
      <w:r w:rsidR="00131E6E">
        <w:rPr>
          <w:highlight w:val="yellow"/>
        </w:rPr>
        <w:t xml:space="preserve">survey </w:t>
      </w:r>
      <w:r w:rsidR="006051C4" w:rsidRPr="00DF4DE5">
        <w:rPr>
          <w:highlight w:val="yellow"/>
        </w:rPr>
        <w:t>year</w:t>
      </w:r>
      <w:r w:rsidR="00131E6E">
        <w:rPr>
          <w:highlight w:val="yellow"/>
        </w:rPr>
        <w:t>(s)</w:t>
      </w:r>
      <w:r w:rsidR="006051C4" w:rsidRPr="00DF4DE5">
        <w:rPr>
          <w:highlight w:val="yellow"/>
        </w:rPr>
        <w:t>]</w:t>
      </w:r>
      <w:r w:rsidRPr="00DF4DE5">
        <w:t xml:space="preserve">. </w:t>
      </w:r>
      <w:r w:rsidR="00560E2A">
        <w:t>The tables include e</w:t>
      </w:r>
      <w:r w:rsidRPr="00DF4DE5">
        <w:t xml:space="preserve">stimates of the total population </w:t>
      </w:r>
      <w:r w:rsidR="00BC474C">
        <w:t xml:space="preserve">and </w:t>
      </w:r>
      <w:r w:rsidRPr="00DF4DE5">
        <w:t>sub-populations. The sub-population</w:t>
      </w:r>
      <w:r>
        <w:t xml:space="preserve"> categories</w:t>
      </w:r>
      <w:r w:rsidRPr="00DF4DE5">
        <w:t xml:space="preserve"> correspond to the sub-populations for the Feed the Future in</w:t>
      </w:r>
      <w:r>
        <w:t>dicators and disaggregates</w:t>
      </w:r>
      <w:r w:rsidRPr="00DF4DE5">
        <w:t xml:space="preserve">. </w:t>
      </w:r>
    </w:p>
    <w:p w14:paraId="7C4E475C" w14:textId="321714A5" w:rsidR="000E10E3" w:rsidRPr="000E10E3" w:rsidRDefault="000E10E3" w:rsidP="0051257A">
      <w:pPr>
        <w:pStyle w:val="BodyText"/>
        <w:rPr>
          <w:szCs w:val="22"/>
          <w:highlight w:val="yellow"/>
        </w:rPr>
      </w:pPr>
      <w:commentRangeStart w:id="195"/>
      <w:r w:rsidRPr="000E10E3">
        <w:rPr>
          <w:szCs w:val="22"/>
          <w:highlight w:val="yellow"/>
        </w:rPr>
        <w:t>[</w:t>
      </w:r>
      <w:r w:rsidR="00326BF4">
        <w:rPr>
          <w:szCs w:val="22"/>
          <w:highlight w:val="yellow"/>
        </w:rPr>
        <w:t>Add a s</w:t>
      </w:r>
      <w:r w:rsidRPr="000E10E3">
        <w:rPr>
          <w:szCs w:val="22"/>
          <w:highlight w:val="yellow"/>
        </w:rPr>
        <w:t>ummary of the values presented in Tables 1.2.1 and 1.2.2</w:t>
      </w:r>
      <w:r w:rsidR="00326BF4">
        <w:rPr>
          <w:szCs w:val="22"/>
          <w:highlight w:val="yellow"/>
        </w:rPr>
        <w:t>.</w:t>
      </w:r>
      <w:r w:rsidRPr="000E10E3">
        <w:rPr>
          <w:szCs w:val="22"/>
          <w:highlight w:val="yellow"/>
        </w:rPr>
        <w:t xml:space="preserve">] </w:t>
      </w:r>
      <w:commentRangeEnd w:id="195"/>
      <w:r w:rsidRPr="000E10E3">
        <w:rPr>
          <w:rStyle w:val="CommentReference"/>
          <w:sz w:val="22"/>
          <w:szCs w:val="22"/>
        </w:rPr>
        <w:commentReference w:id="195"/>
      </w:r>
    </w:p>
    <w:p w14:paraId="50DAD336" w14:textId="355353B6" w:rsidR="006E64E9" w:rsidRDefault="00663E2E">
      <w:pPr>
        <w:pStyle w:val="Tabletitle"/>
        <w:keepLines/>
        <w:spacing w:before="240"/>
        <w:contextualSpacing/>
        <w:outlineLvl w:val="3"/>
      </w:pPr>
      <w:bookmarkStart w:id="196" w:name="_Toc50719155"/>
      <w:r w:rsidRPr="00663E2E">
        <w:t xml:space="preserve">Table 1.2.1: Population of Individuals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Year(s)</w:t>
      </w:r>
      <w:r w:rsidRPr="00663E2E">
        <w:t>]</w:t>
      </w:r>
      <w:proofErr w:type="gramStart"/>
      <w:r w:rsidRPr="00663E2E">
        <w:t>-[</w:t>
      </w:r>
      <w:proofErr w:type="gramEnd"/>
      <w:r w:rsidRPr="00A65542">
        <w:rPr>
          <w:highlight w:val="yellow"/>
        </w:rPr>
        <w:t>Endline Year(s)</w:t>
      </w:r>
      <w:r w:rsidRPr="00663E2E">
        <w:t>]</w:t>
      </w:r>
      <w:bookmarkEnd w:id="196"/>
    </w:p>
    <w:tbl>
      <w:tblPr>
        <w:tblW w:w="5000" w:type="pct"/>
        <w:tblLook w:val="04A0" w:firstRow="1" w:lastRow="0" w:firstColumn="1" w:lastColumn="0" w:noHBand="0" w:noVBand="1"/>
      </w:tblPr>
      <w:tblGrid>
        <w:gridCol w:w="3929"/>
        <w:gridCol w:w="1027"/>
        <w:gridCol w:w="1087"/>
        <w:gridCol w:w="281"/>
        <w:gridCol w:w="986"/>
        <w:gridCol w:w="1089"/>
        <w:gridCol w:w="1177"/>
      </w:tblGrid>
      <w:tr w:rsidR="0051257A" w:rsidRPr="0051257A" w14:paraId="4484EA12" w14:textId="77777777" w:rsidTr="00972CF2">
        <w:trPr>
          <w:tblHeader/>
        </w:trPr>
        <w:tc>
          <w:tcPr>
            <w:tcW w:w="3870" w:type="dxa"/>
            <w:vMerge w:val="restart"/>
            <w:tcBorders>
              <w:top w:val="single" w:sz="4" w:space="0" w:color="auto"/>
              <w:left w:val="nil"/>
              <w:right w:val="nil"/>
            </w:tcBorders>
            <w:shd w:val="clear" w:color="000000" w:fill="387990"/>
            <w:vAlign w:val="bottom"/>
            <w:hideMark/>
          </w:tcPr>
          <w:p w14:paraId="6E6318AF" w14:textId="0168E359" w:rsidR="0051257A" w:rsidRPr="0051257A" w:rsidRDefault="0051257A" w:rsidP="0051257A">
            <w:pPr>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individuals</w:t>
            </w:r>
          </w:p>
        </w:tc>
        <w:tc>
          <w:tcPr>
            <w:tcW w:w="2081" w:type="dxa"/>
            <w:gridSpan w:val="2"/>
            <w:tcBorders>
              <w:top w:val="single" w:sz="4" w:space="0" w:color="auto"/>
              <w:left w:val="nil"/>
              <w:bottom w:val="single" w:sz="4" w:space="0" w:color="FFFFFF"/>
              <w:right w:val="nil"/>
            </w:tcBorders>
            <w:shd w:val="clear" w:color="000000" w:fill="387990"/>
            <w:vAlign w:val="center"/>
            <w:hideMark/>
          </w:tcPr>
          <w:p w14:paraId="17F4E433"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AB6E3B0" w14:textId="7C95C008"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549C95B" w14:textId="6277A853" w:rsidR="0051257A" w:rsidRPr="0051257A" w:rsidRDefault="0051257A" w:rsidP="0051257A">
            <w:pPr>
              <w:widowControl/>
              <w:spacing w:line="259" w:lineRule="auto"/>
              <w:jc w:val="center"/>
              <w:rPr>
                <w:rFonts w:eastAsia="Times New Roman" w:cs="Times New Roman"/>
                <w:b/>
                <w:bCs/>
                <w:color w:val="FFFFFF"/>
                <w:sz w:val="20"/>
                <w:szCs w:val="20"/>
              </w:rPr>
            </w:pPr>
          </w:p>
        </w:tc>
        <w:tc>
          <w:tcPr>
            <w:tcW w:w="2043" w:type="dxa"/>
            <w:gridSpan w:val="2"/>
            <w:tcBorders>
              <w:top w:val="single" w:sz="4" w:space="0" w:color="auto"/>
              <w:left w:val="nil"/>
              <w:bottom w:val="single" w:sz="4" w:space="0" w:color="FFFFFF"/>
              <w:right w:val="nil"/>
            </w:tcBorders>
            <w:shd w:val="clear" w:color="000000" w:fill="387990"/>
            <w:vAlign w:val="center"/>
            <w:hideMark/>
          </w:tcPr>
          <w:p w14:paraId="31CAC99E" w14:textId="77777777" w:rsidR="008831F0"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7ABE698B" w14:textId="28E34495"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59" w:type="dxa"/>
            <w:vMerge w:val="restart"/>
            <w:tcBorders>
              <w:top w:val="single" w:sz="4" w:space="0" w:color="auto"/>
              <w:left w:val="nil"/>
              <w:right w:val="nil"/>
            </w:tcBorders>
            <w:shd w:val="clear" w:color="000000" w:fill="387990"/>
            <w:vAlign w:val="bottom"/>
            <w:hideMark/>
          </w:tcPr>
          <w:p w14:paraId="75E3F041" w14:textId="312E59A7" w:rsidR="0051257A" w:rsidRPr="0051257A" w:rsidRDefault="0051257A" w:rsidP="0051257A">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51257A" w:rsidRPr="0051257A" w14:paraId="2226F8CB" w14:textId="77777777" w:rsidTr="00972CF2">
        <w:trPr>
          <w:tblHeader/>
        </w:trPr>
        <w:tc>
          <w:tcPr>
            <w:tcW w:w="3870" w:type="dxa"/>
            <w:vMerge/>
            <w:tcBorders>
              <w:left w:val="nil"/>
              <w:bottom w:val="nil"/>
              <w:right w:val="nil"/>
            </w:tcBorders>
            <w:shd w:val="clear" w:color="000000" w:fill="387990"/>
            <w:vAlign w:val="bottom"/>
            <w:hideMark/>
          </w:tcPr>
          <w:p w14:paraId="3A148324" w14:textId="4793852D" w:rsidR="0051257A" w:rsidRPr="0051257A" w:rsidRDefault="0051257A" w:rsidP="0051257A">
            <w:pPr>
              <w:widowControl/>
              <w:spacing w:line="259" w:lineRule="auto"/>
              <w:rPr>
                <w:rFonts w:eastAsia="Times New Roman" w:cs="Times New Roman"/>
                <w:b/>
                <w:bCs/>
                <w:color w:val="FFFFFF"/>
                <w:sz w:val="20"/>
                <w:szCs w:val="20"/>
              </w:rPr>
            </w:pPr>
          </w:p>
        </w:tc>
        <w:tc>
          <w:tcPr>
            <w:tcW w:w="1011" w:type="dxa"/>
            <w:tcBorders>
              <w:top w:val="nil"/>
              <w:left w:val="nil"/>
              <w:bottom w:val="single" w:sz="4" w:space="0" w:color="auto"/>
              <w:right w:val="nil"/>
            </w:tcBorders>
            <w:shd w:val="clear" w:color="000000" w:fill="387990"/>
            <w:vAlign w:val="bottom"/>
            <w:hideMark/>
          </w:tcPr>
          <w:p w14:paraId="3FF7C44F"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0" w:type="dxa"/>
            <w:tcBorders>
              <w:top w:val="nil"/>
              <w:left w:val="nil"/>
              <w:bottom w:val="single" w:sz="4" w:space="0" w:color="auto"/>
              <w:right w:val="nil"/>
            </w:tcBorders>
            <w:shd w:val="clear" w:color="000000" w:fill="387990"/>
            <w:vAlign w:val="bottom"/>
            <w:hideMark/>
          </w:tcPr>
          <w:p w14:paraId="1F32E870"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bottom"/>
            <w:hideMark/>
          </w:tcPr>
          <w:p w14:paraId="7F0BCD14" w14:textId="339ACA4A" w:rsidR="0051257A" w:rsidRPr="0051257A" w:rsidRDefault="0051257A" w:rsidP="0051257A">
            <w:pPr>
              <w:widowControl/>
              <w:spacing w:line="259" w:lineRule="auto"/>
              <w:jc w:val="center"/>
              <w:rPr>
                <w:rFonts w:eastAsia="Times New Roman" w:cs="Times New Roman"/>
                <w:b/>
                <w:bCs/>
                <w:color w:val="FFFFFF"/>
                <w:sz w:val="20"/>
                <w:szCs w:val="20"/>
              </w:rPr>
            </w:pPr>
          </w:p>
        </w:tc>
        <w:tc>
          <w:tcPr>
            <w:tcW w:w="971" w:type="dxa"/>
            <w:tcBorders>
              <w:top w:val="nil"/>
              <w:left w:val="nil"/>
              <w:bottom w:val="single" w:sz="4" w:space="0" w:color="auto"/>
              <w:right w:val="nil"/>
            </w:tcBorders>
            <w:shd w:val="clear" w:color="000000" w:fill="387990"/>
            <w:vAlign w:val="bottom"/>
            <w:hideMark/>
          </w:tcPr>
          <w:p w14:paraId="02C7618B"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72" w:type="dxa"/>
            <w:tcBorders>
              <w:top w:val="nil"/>
              <w:left w:val="nil"/>
              <w:bottom w:val="single" w:sz="4" w:space="0" w:color="auto"/>
              <w:right w:val="nil"/>
            </w:tcBorders>
            <w:shd w:val="clear" w:color="000000" w:fill="387990"/>
            <w:vAlign w:val="bottom"/>
            <w:hideMark/>
          </w:tcPr>
          <w:p w14:paraId="35F5CCEA" w14:textId="77777777" w:rsidR="0051257A" w:rsidRPr="0051257A" w:rsidRDefault="0051257A" w:rsidP="0051257A">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59" w:type="dxa"/>
            <w:vMerge/>
            <w:tcBorders>
              <w:left w:val="nil"/>
              <w:bottom w:val="single" w:sz="4" w:space="0" w:color="auto"/>
              <w:right w:val="nil"/>
            </w:tcBorders>
            <w:shd w:val="clear" w:color="000000" w:fill="387990"/>
            <w:vAlign w:val="bottom"/>
            <w:hideMark/>
          </w:tcPr>
          <w:p w14:paraId="31C3086D" w14:textId="78856987" w:rsidR="0051257A" w:rsidRPr="0051257A" w:rsidRDefault="0051257A" w:rsidP="0051257A">
            <w:pPr>
              <w:widowControl/>
              <w:spacing w:line="259" w:lineRule="auto"/>
              <w:jc w:val="center"/>
              <w:rPr>
                <w:rFonts w:eastAsia="Times New Roman" w:cs="Times New Roman"/>
                <w:b/>
                <w:bCs/>
                <w:color w:val="FFFFFF"/>
                <w:sz w:val="20"/>
                <w:szCs w:val="20"/>
              </w:rPr>
            </w:pPr>
          </w:p>
        </w:tc>
      </w:tr>
      <w:tr w:rsidR="006E64E9" w:rsidRPr="0051257A" w14:paraId="2687CD93" w14:textId="77777777" w:rsidTr="00972CF2">
        <w:tc>
          <w:tcPr>
            <w:tcW w:w="3870" w:type="dxa"/>
            <w:tcBorders>
              <w:top w:val="single" w:sz="4" w:space="0" w:color="auto"/>
              <w:left w:val="nil"/>
              <w:bottom w:val="nil"/>
              <w:right w:val="nil"/>
            </w:tcBorders>
            <w:shd w:val="clear" w:color="auto" w:fill="auto"/>
            <w:noWrap/>
            <w:vAlign w:val="center"/>
            <w:hideMark/>
          </w:tcPr>
          <w:p w14:paraId="4C234A4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w:t>
            </w:r>
          </w:p>
        </w:tc>
        <w:tc>
          <w:tcPr>
            <w:tcW w:w="1011" w:type="dxa"/>
            <w:tcBorders>
              <w:top w:val="single" w:sz="4" w:space="0" w:color="auto"/>
              <w:left w:val="nil"/>
              <w:bottom w:val="nil"/>
              <w:right w:val="nil"/>
            </w:tcBorders>
            <w:shd w:val="clear" w:color="auto" w:fill="auto"/>
            <w:vAlign w:val="center"/>
            <w:hideMark/>
          </w:tcPr>
          <w:p w14:paraId="00E47689" w14:textId="4F5508DE"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single" w:sz="4" w:space="0" w:color="auto"/>
              <w:left w:val="nil"/>
              <w:bottom w:val="nil"/>
              <w:right w:val="nil"/>
            </w:tcBorders>
            <w:shd w:val="clear" w:color="auto" w:fill="auto"/>
            <w:vAlign w:val="center"/>
            <w:hideMark/>
          </w:tcPr>
          <w:p w14:paraId="57A40DDB"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277" w:type="dxa"/>
            <w:tcBorders>
              <w:top w:val="single" w:sz="4" w:space="0" w:color="auto"/>
              <w:left w:val="nil"/>
              <w:bottom w:val="nil"/>
              <w:right w:val="nil"/>
            </w:tcBorders>
            <w:shd w:val="clear" w:color="auto" w:fill="auto"/>
            <w:vAlign w:val="center"/>
            <w:hideMark/>
          </w:tcPr>
          <w:p w14:paraId="4BB46B38" w14:textId="0C421AA6"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single" w:sz="4" w:space="0" w:color="auto"/>
              <w:left w:val="nil"/>
              <w:bottom w:val="nil"/>
              <w:right w:val="nil"/>
            </w:tcBorders>
            <w:shd w:val="clear" w:color="auto" w:fill="auto"/>
            <w:vAlign w:val="center"/>
            <w:hideMark/>
          </w:tcPr>
          <w:p w14:paraId="63820E6C" w14:textId="5F04F84B"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single" w:sz="4" w:space="0" w:color="auto"/>
              <w:left w:val="nil"/>
              <w:bottom w:val="nil"/>
              <w:right w:val="nil"/>
            </w:tcBorders>
            <w:shd w:val="clear" w:color="auto" w:fill="auto"/>
            <w:vAlign w:val="center"/>
            <w:hideMark/>
          </w:tcPr>
          <w:p w14:paraId="0F701F3A" w14:textId="77777777" w:rsidR="006E64E9" w:rsidRPr="0051257A" w:rsidRDefault="006E64E9" w:rsidP="0051257A">
            <w:pPr>
              <w:widowControl/>
              <w:spacing w:line="259" w:lineRule="auto"/>
              <w:jc w:val="center"/>
              <w:rPr>
                <w:rFonts w:eastAsia="Times New Roman" w:cs="Times New Roman"/>
                <w:color w:val="auto"/>
                <w:sz w:val="20"/>
                <w:szCs w:val="20"/>
              </w:rPr>
            </w:pPr>
            <w:r w:rsidRPr="0051257A">
              <w:rPr>
                <w:rFonts w:eastAsia="Times New Roman" w:cs="Times New Roman"/>
                <w:color w:val="auto"/>
                <w:sz w:val="20"/>
                <w:szCs w:val="20"/>
              </w:rPr>
              <w:t>100</w:t>
            </w:r>
          </w:p>
        </w:tc>
        <w:tc>
          <w:tcPr>
            <w:tcW w:w="1159" w:type="dxa"/>
            <w:tcBorders>
              <w:top w:val="single" w:sz="4" w:space="0" w:color="auto"/>
              <w:left w:val="nil"/>
              <w:bottom w:val="nil"/>
              <w:right w:val="nil"/>
            </w:tcBorders>
            <w:shd w:val="clear" w:color="auto" w:fill="auto"/>
            <w:vAlign w:val="center"/>
            <w:hideMark/>
          </w:tcPr>
          <w:p w14:paraId="5B6AAD50" w14:textId="5CB6329B"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091B39F7"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42E64F60" w14:textId="2624ADC1"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Total number of individuals, by key sub</w:t>
            </w:r>
            <w:r w:rsidR="00EC7B6C">
              <w:rPr>
                <w:rFonts w:eastAsia="Times New Roman" w:cs="Times New Roman"/>
                <w:b/>
                <w:bCs/>
                <w:sz w:val="20"/>
                <w:szCs w:val="20"/>
              </w:rPr>
              <w:t>-</w:t>
            </w:r>
            <w:r w:rsidRPr="0051257A">
              <w:rPr>
                <w:rFonts w:eastAsia="Times New Roman" w:cs="Times New Roman"/>
                <w:b/>
                <w:bCs/>
                <w:sz w:val="20"/>
                <w:szCs w:val="20"/>
              </w:rPr>
              <w:t>population</w:t>
            </w:r>
          </w:p>
        </w:tc>
        <w:tc>
          <w:tcPr>
            <w:tcW w:w="277" w:type="dxa"/>
            <w:tcBorders>
              <w:top w:val="single" w:sz="4" w:space="0" w:color="auto"/>
              <w:left w:val="nil"/>
              <w:bottom w:val="single" w:sz="4" w:space="0" w:color="auto"/>
              <w:right w:val="nil"/>
            </w:tcBorders>
            <w:shd w:val="clear" w:color="000000" w:fill="DBE7F3"/>
            <w:noWrap/>
            <w:vAlign w:val="center"/>
            <w:hideMark/>
          </w:tcPr>
          <w:p w14:paraId="188000F3"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971" w:type="dxa"/>
            <w:tcBorders>
              <w:top w:val="single" w:sz="4" w:space="0" w:color="auto"/>
              <w:left w:val="nil"/>
              <w:bottom w:val="single" w:sz="4" w:space="0" w:color="auto"/>
              <w:right w:val="nil"/>
            </w:tcBorders>
            <w:shd w:val="clear" w:color="000000" w:fill="DBE7F3"/>
            <w:noWrap/>
            <w:vAlign w:val="center"/>
            <w:hideMark/>
          </w:tcPr>
          <w:p w14:paraId="01B13369"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072" w:type="dxa"/>
            <w:tcBorders>
              <w:top w:val="single" w:sz="4" w:space="0" w:color="auto"/>
              <w:left w:val="nil"/>
              <w:bottom w:val="single" w:sz="4" w:space="0" w:color="auto"/>
              <w:right w:val="nil"/>
            </w:tcBorders>
            <w:shd w:val="clear" w:color="000000" w:fill="DBE7F3"/>
            <w:noWrap/>
            <w:vAlign w:val="center"/>
            <w:hideMark/>
          </w:tcPr>
          <w:p w14:paraId="060E016A"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c>
          <w:tcPr>
            <w:tcW w:w="1159" w:type="dxa"/>
            <w:tcBorders>
              <w:top w:val="single" w:sz="4" w:space="0" w:color="auto"/>
              <w:left w:val="nil"/>
              <w:bottom w:val="single" w:sz="4" w:space="0" w:color="auto"/>
              <w:right w:val="nil"/>
            </w:tcBorders>
            <w:shd w:val="clear" w:color="000000" w:fill="DBE7F3"/>
            <w:noWrap/>
            <w:vAlign w:val="center"/>
            <w:hideMark/>
          </w:tcPr>
          <w:p w14:paraId="6258F0D0" w14:textId="77777777" w:rsidR="006E64E9" w:rsidRPr="0051257A" w:rsidRDefault="006E64E9" w:rsidP="0051257A">
            <w:pPr>
              <w:widowControl/>
              <w:spacing w:line="259" w:lineRule="auto"/>
              <w:rPr>
                <w:rFonts w:eastAsia="Times New Roman" w:cs="Times New Roman"/>
                <w:b/>
                <w:bCs/>
                <w:sz w:val="20"/>
                <w:szCs w:val="20"/>
              </w:rPr>
            </w:pPr>
            <w:r w:rsidRPr="0051257A">
              <w:rPr>
                <w:rFonts w:eastAsia="Times New Roman" w:cs="Times New Roman"/>
                <w:b/>
                <w:bCs/>
                <w:sz w:val="20"/>
                <w:szCs w:val="20"/>
              </w:rPr>
              <w:t> </w:t>
            </w:r>
          </w:p>
        </w:tc>
      </w:tr>
      <w:tr w:rsidR="006E64E9" w:rsidRPr="0051257A" w14:paraId="7D5BAC83" w14:textId="77777777" w:rsidTr="00972CF2">
        <w:tc>
          <w:tcPr>
            <w:tcW w:w="3870" w:type="dxa"/>
            <w:tcBorders>
              <w:top w:val="nil"/>
              <w:left w:val="nil"/>
              <w:bottom w:val="single" w:sz="4" w:space="0" w:color="auto"/>
              <w:right w:val="nil"/>
            </w:tcBorders>
            <w:shd w:val="clear" w:color="auto" w:fill="auto"/>
            <w:noWrap/>
            <w:vAlign w:val="center"/>
            <w:hideMark/>
          </w:tcPr>
          <w:p w14:paraId="748B7E3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 months</w:t>
            </w:r>
          </w:p>
        </w:tc>
        <w:tc>
          <w:tcPr>
            <w:tcW w:w="1011" w:type="dxa"/>
            <w:tcBorders>
              <w:top w:val="nil"/>
              <w:left w:val="nil"/>
              <w:bottom w:val="single" w:sz="4" w:space="0" w:color="auto"/>
              <w:right w:val="nil"/>
            </w:tcBorders>
            <w:shd w:val="clear" w:color="auto" w:fill="auto"/>
            <w:vAlign w:val="center"/>
            <w:hideMark/>
          </w:tcPr>
          <w:p w14:paraId="2674DFE4" w14:textId="54C04A9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CBDE965" w14:textId="6FFA3401"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CAFB10A" w14:textId="6CAA108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B27B576" w14:textId="534A24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D6927C4" w14:textId="5E56DCE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275103" w14:textId="4566126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7C7552" w14:textId="77777777" w:rsidTr="00972CF2">
        <w:tc>
          <w:tcPr>
            <w:tcW w:w="3870" w:type="dxa"/>
            <w:tcBorders>
              <w:top w:val="nil"/>
              <w:left w:val="nil"/>
              <w:bottom w:val="single" w:sz="4" w:space="0" w:color="auto"/>
              <w:right w:val="nil"/>
            </w:tcBorders>
            <w:shd w:val="clear" w:color="auto" w:fill="auto"/>
            <w:noWrap/>
            <w:vAlign w:val="center"/>
            <w:hideMark/>
          </w:tcPr>
          <w:p w14:paraId="40F62848"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0-23 months</w:t>
            </w:r>
          </w:p>
        </w:tc>
        <w:tc>
          <w:tcPr>
            <w:tcW w:w="1011" w:type="dxa"/>
            <w:tcBorders>
              <w:top w:val="nil"/>
              <w:left w:val="nil"/>
              <w:bottom w:val="single" w:sz="4" w:space="0" w:color="auto"/>
              <w:right w:val="nil"/>
            </w:tcBorders>
            <w:shd w:val="clear" w:color="auto" w:fill="auto"/>
            <w:vAlign w:val="center"/>
            <w:hideMark/>
          </w:tcPr>
          <w:p w14:paraId="3E743463" w14:textId="77DD4DB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B0A98D4" w14:textId="7FFA495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095AED8" w14:textId="3FDC070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961664A" w14:textId="7706D74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89E0C36" w14:textId="5C7DDE6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24739AD" w14:textId="63C9784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08C14C" w14:textId="77777777" w:rsidTr="00972CF2">
        <w:tc>
          <w:tcPr>
            <w:tcW w:w="3870" w:type="dxa"/>
            <w:tcBorders>
              <w:top w:val="nil"/>
              <w:left w:val="nil"/>
              <w:bottom w:val="single" w:sz="4" w:space="0" w:color="auto"/>
              <w:right w:val="nil"/>
            </w:tcBorders>
            <w:shd w:val="clear" w:color="auto" w:fill="auto"/>
            <w:noWrap/>
            <w:vAlign w:val="center"/>
            <w:hideMark/>
          </w:tcPr>
          <w:p w14:paraId="6EAD8B99"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6-23 months</w:t>
            </w:r>
          </w:p>
        </w:tc>
        <w:tc>
          <w:tcPr>
            <w:tcW w:w="1011" w:type="dxa"/>
            <w:tcBorders>
              <w:top w:val="nil"/>
              <w:left w:val="nil"/>
              <w:bottom w:val="single" w:sz="4" w:space="0" w:color="auto"/>
              <w:right w:val="nil"/>
            </w:tcBorders>
            <w:shd w:val="clear" w:color="auto" w:fill="auto"/>
            <w:vAlign w:val="center"/>
            <w:hideMark/>
          </w:tcPr>
          <w:p w14:paraId="12D1715C" w14:textId="4317D60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7F684CE" w14:textId="047A475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17519706" w14:textId="620EF5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01B7FE5" w14:textId="72FC3B9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A064F4E" w14:textId="5187E5A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F1D3861" w14:textId="6583109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FA17860" w14:textId="77777777" w:rsidTr="00972CF2">
        <w:tc>
          <w:tcPr>
            <w:tcW w:w="3870" w:type="dxa"/>
            <w:tcBorders>
              <w:top w:val="nil"/>
              <w:left w:val="nil"/>
              <w:bottom w:val="single" w:sz="4" w:space="0" w:color="auto"/>
              <w:right w:val="nil"/>
            </w:tcBorders>
            <w:shd w:val="clear" w:color="auto" w:fill="auto"/>
            <w:noWrap/>
            <w:vAlign w:val="center"/>
            <w:hideMark/>
          </w:tcPr>
          <w:p w14:paraId="7DEC5533"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Children 0-59 months</w:t>
            </w:r>
          </w:p>
        </w:tc>
        <w:tc>
          <w:tcPr>
            <w:tcW w:w="1011" w:type="dxa"/>
            <w:tcBorders>
              <w:top w:val="nil"/>
              <w:left w:val="nil"/>
              <w:bottom w:val="single" w:sz="4" w:space="0" w:color="auto"/>
              <w:right w:val="nil"/>
            </w:tcBorders>
            <w:shd w:val="clear" w:color="auto" w:fill="auto"/>
            <w:vAlign w:val="center"/>
            <w:hideMark/>
          </w:tcPr>
          <w:p w14:paraId="6E8D8880" w14:textId="701F41A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6BA83D2" w14:textId="7A2749C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C5FE9B9" w14:textId="5045956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69667A1" w14:textId="188283D7"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12440F" w14:textId="620891A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9D29B" w14:textId="7DC825CE"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93EE47C" w14:textId="77777777" w:rsidTr="00972CF2">
        <w:tc>
          <w:tcPr>
            <w:tcW w:w="3870" w:type="dxa"/>
            <w:tcBorders>
              <w:top w:val="nil"/>
              <w:left w:val="nil"/>
              <w:bottom w:val="single" w:sz="4" w:space="0" w:color="auto"/>
              <w:right w:val="nil"/>
            </w:tcBorders>
            <w:shd w:val="clear" w:color="auto" w:fill="auto"/>
            <w:noWrap/>
            <w:vAlign w:val="center"/>
            <w:hideMark/>
          </w:tcPr>
          <w:p w14:paraId="1093BC4A"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Youth 15-29 years</w:t>
            </w:r>
          </w:p>
        </w:tc>
        <w:tc>
          <w:tcPr>
            <w:tcW w:w="1011" w:type="dxa"/>
            <w:tcBorders>
              <w:top w:val="nil"/>
              <w:left w:val="nil"/>
              <w:bottom w:val="single" w:sz="4" w:space="0" w:color="auto"/>
              <w:right w:val="nil"/>
            </w:tcBorders>
            <w:shd w:val="clear" w:color="auto" w:fill="auto"/>
            <w:vAlign w:val="bottom"/>
            <w:hideMark/>
          </w:tcPr>
          <w:p w14:paraId="0EAB2C51" w14:textId="025F38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7CFD333" w14:textId="1A16296B"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AE63912" w14:textId="5F3FB64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D2856CF" w14:textId="2A3FB7E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F9712ED" w14:textId="697FD08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1BDCBC5" w14:textId="67704F5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3ED3188" w14:textId="77777777" w:rsidTr="00972CF2">
        <w:tc>
          <w:tcPr>
            <w:tcW w:w="3870" w:type="dxa"/>
            <w:tcBorders>
              <w:top w:val="nil"/>
              <w:left w:val="nil"/>
              <w:bottom w:val="single" w:sz="4" w:space="0" w:color="auto"/>
              <w:right w:val="nil"/>
            </w:tcBorders>
            <w:shd w:val="clear" w:color="auto" w:fill="auto"/>
            <w:noWrap/>
            <w:vAlign w:val="center"/>
            <w:hideMark/>
          </w:tcPr>
          <w:p w14:paraId="2CD0516D" w14:textId="77777777" w:rsidR="006E64E9" w:rsidRPr="0051257A" w:rsidRDefault="006E64E9" w:rsidP="0051257A">
            <w:pPr>
              <w:widowControl/>
              <w:spacing w:line="259" w:lineRule="auto"/>
              <w:ind w:left="162"/>
              <w:rPr>
                <w:rFonts w:eastAsia="Times New Roman" w:cs="Times New Roman"/>
                <w:sz w:val="20"/>
                <w:szCs w:val="20"/>
              </w:rPr>
            </w:pPr>
            <w:r w:rsidRPr="0051257A">
              <w:rPr>
                <w:rFonts w:eastAsia="Times New Roman" w:cs="Times New Roman"/>
                <w:sz w:val="20"/>
                <w:szCs w:val="20"/>
              </w:rPr>
              <w:t>Women of reproductive age (15-49 years)</w:t>
            </w:r>
          </w:p>
        </w:tc>
        <w:tc>
          <w:tcPr>
            <w:tcW w:w="1011" w:type="dxa"/>
            <w:tcBorders>
              <w:top w:val="nil"/>
              <w:left w:val="nil"/>
              <w:bottom w:val="single" w:sz="4" w:space="0" w:color="auto"/>
              <w:right w:val="nil"/>
            </w:tcBorders>
            <w:shd w:val="clear" w:color="auto" w:fill="auto"/>
            <w:vAlign w:val="center"/>
            <w:hideMark/>
          </w:tcPr>
          <w:p w14:paraId="4ED08E0D" w14:textId="5AA0BD8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1E65F31" w14:textId="6394E19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DEA5CD" w14:textId="619EC14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18BA2DC" w14:textId="226AC5A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4F38F4A" w14:textId="752E266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ECCDAA7" w14:textId="068361B6"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C3E6568" w14:textId="77777777" w:rsidTr="00972CF2">
        <w:tc>
          <w:tcPr>
            <w:tcW w:w="3870" w:type="dxa"/>
            <w:tcBorders>
              <w:top w:val="nil"/>
              <w:left w:val="nil"/>
              <w:bottom w:val="single" w:sz="4" w:space="0" w:color="auto"/>
              <w:right w:val="nil"/>
            </w:tcBorders>
            <w:shd w:val="clear" w:color="auto" w:fill="auto"/>
            <w:noWrap/>
            <w:vAlign w:val="center"/>
            <w:hideMark/>
          </w:tcPr>
          <w:p w14:paraId="0D91E170" w14:textId="77777777" w:rsidR="006E64E9" w:rsidRPr="0051257A" w:rsidRDefault="006E64E9" w:rsidP="0051257A">
            <w:pPr>
              <w:widowControl/>
              <w:spacing w:line="259" w:lineRule="auto"/>
              <w:ind w:firstLine="162"/>
              <w:rPr>
                <w:rFonts w:eastAsia="Times New Roman" w:cs="Times New Roman"/>
                <w:sz w:val="20"/>
                <w:szCs w:val="20"/>
              </w:rPr>
            </w:pPr>
            <w:r w:rsidRPr="0051257A">
              <w:rPr>
                <w:rFonts w:eastAsia="Times New Roman" w:cs="Times New Roman"/>
                <w:sz w:val="20"/>
                <w:szCs w:val="20"/>
              </w:rPr>
              <w:t xml:space="preserve">Primary adult female decisionmakers </w:t>
            </w:r>
          </w:p>
        </w:tc>
        <w:tc>
          <w:tcPr>
            <w:tcW w:w="1011" w:type="dxa"/>
            <w:tcBorders>
              <w:top w:val="nil"/>
              <w:left w:val="nil"/>
              <w:bottom w:val="single" w:sz="4" w:space="0" w:color="auto"/>
              <w:right w:val="nil"/>
            </w:tcBorders>
            <w:shd w:val="clear" w:color="auto" w:fill="auto"/>
            <w:vAlign w:val="center"/>
            <w:hideMark/>
          </w:tcPr>
          <w:p w14:paraId="30822D8D" w14:textId="79482A0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D1A45FB" w14:textId="60804C9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43FB53CC" w14:textId="350824B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BCA99FF" w14:textId="14762A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8279CB" w14:textId="143F8696"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6873664" w14:textId="641AD7D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3AE7204" w14:textId="77777777" w:rsidTr="00972CF2">
        <w:tc>
          <w:tcPr>
            <w:tcW w:w="5951" w:type="dxa"/>
            <w:gridSpan w:val="3"/>
            <w:tcBorders>
              <w:top w:val="single" w:sz="4" w:space="0" w:color="auto"/>
              <w:left w:val="nil"/>
              <w:bottom w:val="single" w:sz="4" w:space="0" w:color="auto"/>
              <w:right w:val="nil"/>
            </w:tcBorders>
            <w:shd w:val="clear" w:color="000000" w:fill="DBE7F3"/>
            <w:noWrap/>
            <w:vAlign w:val="center"/>
            <w:hideMark/>
          </w:tcPr>
          <w:p w14:paraId="60C520C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individuals,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b</w:t>
            </w:r>
            <w:proofErr w:type="spellEnd"/>
          </w:p>
        </w:tc>
        <w:tc>
          <w:tcPr>
            <w:tcW w:w="277" w:type="dxa"/>
            <w:tcBorders>
              <w:top w:val="nil"/>
              <w:left w:val="nil"/>
              <w:bottom w:val="single" w:sz="4" w:space="0" w:color="auto"/>
              <w:right w:val="nil"/>
            </w:tcBorders>
            <w:shd w:val="clear" w:color="000000" w:fill="DBE7F3"/>
            <w:vAlign w:val="center"/>
            <w:hideMark/>
          </w:tcPr>
          <w:p w14:paraId="0587052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vAlign w:val="center"/>
            <w:hideMark/>
          </w:tcPr>
          <w:p w14:paraId="27DE607F"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1928B71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4A05983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1376A165" w14:textId="77777777" w:rsidTr="00972CF2">
        <w:tc>
          <w:tcPr>
            <w:tcW w:w="3870" w:type="dxa"/>
            <w:tcBorders>
              <w:top w:val="nil"/>
              <w:left w:val="nil"/>
              <w:bottom w:val="single" w:sz="4" w:space="0" w:color="auto"/>
              <w:right w:val="nil"/>
            </w:tcBorders>
            <w:shd w:val="clear" w:color="auto" w:fill="auto"/>
            <w:noWrap/>
            <w:vAlign w:val="center"/>
            <w:hideMark/>
          </w:tcPr>
          <w:p w14:paraId="6658E81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011" w:type="dxa"/>
            <w:tcBorders>
              <w:top w:val="nil"/>
              <w:left w:val="nil"/>
              <w:bottom w:val="single" w:sz="4" w:space="0" w:color="auto"/>
              <w:right w:val="nil"/>
            </w:tcBorders>
            <w:shd w:val="clear" w:color="auto" w:fill="auto"/>
            <w:vAlign w:val="center"/>
            <w:hideMark/>
          </w:tcPr>
          <w:p w14:paraId="7BCC454B" w14:textId="74D771E0"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68B3C04" w14:textId="08389A9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8A4358" w14:textId="7E900C7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1462AF0" w14:textId="773A269C"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BE9F3DA" w14:textId="0CE82DA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93CFB04" w14:textId="422D1B3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15137E4" w14:textId="77777777" w:rsidTr="00972CF2">
        <w:tc>
          <w:tcPr>
            <w:tcW w:w="3870" w:type="dxa"/>
            <w:tcBorders>
              <w:top w:val="nil"/>
              <w:left w:val="nil"/>
              <w:bottom w:val="single" w:sz="4" w:space="0" w:color="auto"/>
              <w:right w:val="nil"/>
            </w:tcBorders>
            <w:shd w:val="clear" w:color="auto" w:fill="auto"/>
            <w:noWrap/>
            <w:vAlign w:val="center"/>
            <w:hideMark/>
          </w:tcPr>
          <w:p w14:paraId="491A6A7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011" w:type="dxa"/>
            <w:tcBorders>
              <w:top w:val="nil"/>
              <w:left w:val="nil"/>
              <w:bottom w:val="single" w:sz="4" w:space="0" w:color="auto"/>
              <w:right w:val="nil"/>
            </w:tcBorders>
            <w:shd w:val="clear" w:color="auto" w:fill="auto"/>
            <w:vAlign w:val="center"/>
            <w:hideMark/>
          </w:tcPr>
          <w:p w14:paraId="15736213" w14:textId="5778FC5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6863CA3" w14:textId="57768C9F"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6D0E280" w14:textId="79FD8DD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768E258F" w14:textId="0F388340"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643CFB7" w14:textId="060FDCA2"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284878F" w14:textId="298FF70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AC530BB" w14:textId="77777777" w:rsidTr="00972CF2">
        <w:tc>
          <w:tcPr>
            <w:tcW w:w="9430" w:type="dxa"/>
            <w:gridSpan w:val="7"/>
            <w:tcBorders>
              <w:top w:val="single" w:sz="4" w:space="0" w:color="auto"/>
              <w:left w:val="nil"/>
              <w:bottom w:val="single" w:sz="4" w:space="0" w:color="auto"/>
              <w:right w:val="nil"/>
            </w:tcBorders>
            <w:shd w:val="clear" w:color="000000" w:fill="DBE7F3"/>
            <w:noWrap/>
            <w:vAlign w:val="center"/>
            <w:hideMark/>
          </w:tcPr>
          <w:p w14:paraId="43D9EF7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individuals, by gendered household type</w:t>
            </w:r>
          </w:p>
        </w:tc>
      </w:tr>
      <w:tr w:rsidR="006E64E9" w:rsidRPr="0051257A" w14:paraId="576F540E" w14:textId="77777777" w:rsidTr="00972CF2">
        <w:tc>
          <w:tcPr>
            <w:tcW w:w="3870" w:type="dxa"/>
            <w:tcBorders>
              <w:top w:val="nil"/>
              <w:left w:val="nil"/>
              <w:bottom w:val="single" w:sz="4" w:space="0" w:color="auto"/>
              <w:right w:val="nil"/>
            </w:tcBorders>
            <w:shd w:val="clear" w:color="auto" w:fill="auto"/>
            <w:noWrap/>
            <w:vAlign w:val="center"/>
            <w:hideMark/>
          </w:tcPr>
          <w:p w14:paraId="19EB30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011" w:type="dxa"/>
            <w:tcBorders>
              <w:top w:val="nil"/>
              <w:left w:val="nil"/>
              <w:bottom w:val="single" w:sz="4" w:space="0" w:color="auto"/>
              <w:right w:val="nil"/>
            </w:tcBorders>
            <w:shd w:val="clear" w:color="auto" w:fill="auto"/>
            <w:vAlign w:val="center"/>
            <w:hideMark/>
          </w:tcPr>
          <w:p w14:paraId="6EBA2624" w14:textId="1304F95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6561E99" w14:textId="40DEA672"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E0C698" w14:textId="38A4387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A2FAE88" w14:textId="0F16C091"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2474DCF" w14:textId="76E628E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480ACBC" w14:textId="76BC28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13AB87E" w14:textId="77777777" w:rsidTr="00972CF2">
        <w:tc>
          <w:tcPr>
            <w:tcW w:w="3870" w:type="dxa"/>
            <w:tcBorders>
              <w:top w:val="nil"/>
              <w:left w:val="nil"/>
              <w:bottom w:val="single" w:sz="4" w:space="0" w:color="auto"/>
              <w:right w:val="nil"/>
            </w:tcBorders>
            <w:shd w:val="clear" w:color="auto" w:fill="auto"/>
            <w:noWrap/>
            <w:vAlign w:val="center"/>
            <w:hideMark/>
          </w:tcPr>
          <w:p w14:paraId="64F890E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011" w:type="dxa"/>
            <w:tcBorders>
              <w:top w:val="nil"/>
              <w:left w:val="nil"/>
              <w:bottom w:val="single" w:sz="4" w:space="0" w:color="auto"/>
              <w:right w:val="nil"/>
            </w:tcBorders>
            <w:shd w:val="clear" w:color="auto" w:fill="auto"/>
            <w:vAlign w:val="center"/>
            <w:hideMark/>
          </w:tcPr>
          <w:p w14:paraId="2EDC4AE2" w14:textId="2B79A026"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4318CD4" w14:textId="7401AC3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BF47ADC" w14:textId="7F39A99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D19F53B" w14:textId="622B71B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7E1B1D3" w14:textId="37B5BF4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86FB9E1" w14:textId="5277420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4956994B" w14:textId="77777777" w:rsidTr="00972CF2">
        <w:tc>
          <w:tcPr>
            <w:tcW w:w="3870" w:type="dxa"/>
            <w:tcBorders>
              <w:top w:val="nil"/>
              <w:left w:val="nil"/>
              <w:bottom w:val="single" w:sz="4" w:space="0" w:color="auto"/>
              <w:right w:val="nil"/>
            </w:tcBorders>
            <w:shd w:val="clear" w:color="auto" w:fill="auto"/>
            <w:noWrap/>
            <w:vAlign w:val="center"/>
            <w:hideMark/>
          </w:tcPr>
          <w:p w14:paraId="14C485C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011" w:type="dxa"/>
            <w:tcBorders>
              <w:top w:val="nil"/>
              <w:left w:val="nil"/>
              <w:bottom w:val="single" w:sz="4" w:space="0" w:color="auto"/>
              <w:right w:val="nil"/>
            </w:tcBorders>
            <w:shd w:val="clear" w:color="auto" w:fill="auto"/>
            <w:vAlign w:val="center"/>
            <w:hideMark/>
          </w:tcPr>
          <w:p w14:paraId="524BF7A2" w14:textId="442C2A4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767D65F" w14:textId="6D5FDB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597D027" w14:textId="1175F18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C19599C" w14:textId="74BEE0D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538F8FCF" w14:textId="59C579EA"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58CE5BF" w14:textId="07E2FB2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F53E497" w14:textId="77777777" w:rsidTr="00972CF2">
        <w:tc>
          <w:tcPr>
            <w:tcW w:w="3870" w:type="dxa"/>
            <w:tcBorders>
              <w:top w:val="nil"/>
              <w:left w:val="nil"/>
              <w:bottom w:val="single" w:sz="4" w:space="0" w:color="auto"/>
              <w:right w:val="nil"/>
            </w:tcBorders>
            <w:shd w:val="clear" w:color="auto" w:fill="auto"/>
            <w:vAlign w:val="center"/>
            <w:hideMark/>
          </w:tcPr>
          <w:p w14:paraId="1A43A1F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011" w:type="dxa"/>
            <w:tcBorders>
              <w:top w:val="nil"/>
              <w:left w:val="nil"/>
              <w:bottom w:val="single" w:sz="4" w:space="0" w:color="auto"/>
              <w:right w:val="nil"/>
            </w:tcBorders>
            <w:shd w:val="clear" w:color="auto" w:fill="auto"/>
            <w:vAlign w:val="center"/>
            <w:hideMark/>
          </w:tcPr>
          <w:p w14:paraId="2FA98B20" w14:textId="29C8AA6E"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64B10E9" w14:textId="123F1375"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58D47CA8" w14:textId="18DA2CA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ABF13D8" w14:textId="04EF982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F692501" w14:textId="76ADAED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FBD618B" w14:textId="00196CA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5A9F8BB4" w14:textId="77777777" w:rsidTr="00972CF2">
        <w:tc>
          <w:tcPr>
            <w:tcW w:w="3870" w:type="dxa"/>
            <w:tcBorders>
              <w:top w:val="nil"/>
              <w:left w:val="nil"/>
              <w:bottom w:val="single" w:sz="4" w:space="0" w:color="auto"/>
              <w:right w:val="nil"/>
            </w:tcBorders>
            <w:shd w:val="clear" w:color="000000" w:fill="DBE7F3"/>
            <w:noWrap/>
            <w:vAlign w:val="center"/>
            <w:hideMark/>
          </w:tcPr>
          <w:p w14:paraId="30755F8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 months, by sex</w:t>
            </w:r>
          </w:p>
        </w:tc>
        <w:tc>
          <w:tcPr>
            <w:tcW w:w="1011" w:type="dxa"/>
            <w:tcBorders>
              <w:top w:val="nil"/>
              <w:left w:val="nil"/>
              <w:bottom w:val="single" w:sz="4" w:space="0" w:color="auto"/>
              <w:right w:val="nil"/>
            </w:tcBorders>
            <w:shd w:val="clear" w:color="000000" w:fill="DBE7F3"/>
            <w:vAlign w:val="center"/>
            <w:hideMark/>
          </w:tcPr>
          <w:p w14:paraId="21DF973D" w14:textId="6A6A614A"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19B9D209" w14:textId="0E23422F"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08BB52B4" w14:textId="79AEAE35"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1560760C" w14:textId="3D5E1CBE"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309D55BE" w14:textId="5E8177AB"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1EEF3A62" w14:textId="27D8C26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131E1920" w14:textId="77777777" w:rsidTr="00972CF2">
        <w:tc>
          <w:tcPr>
            <w:tcW w:w="3870" w:type="dxa"/>
            <w:tcBorders>
              <w:top w:val="nil"/>
              <w:left w:val="nil"/>
              <w:bottom w:val="single" w:sz="4" w:space="0" w:color="auto"/>
              <w:right w:val="nil"/>
            </w:tcBorders>
            <w:shd w:val="clear" w:color="auto" w:fill="auto"/>
            <w:noWrap/>
            <w:vAlign w:val="center"/>
            <w:hideMark/>
          </w:tcPr>
          <w:p w14:paraId="35BF6AE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B742890" w14:textId="41A59BE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244C23B" w14:textId="095A4A74"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2DC0177" w14:textId="67E708B3"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D30F644" w14:textId="25459C9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A647CDA" w14:textId="7A94ECFF"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C166B45" w14:textId="3E54EFEB"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C49C5D6" w14:textId="77777777" w:rsidTr="00972CF2">
        <w:tc>
          <w:tcPr>
            <w:tcW w:w="3870" w:type="dxa"/>
            <w:tcBorders>
              <w:top w:val="nil"/>
              <w:left w:val="nil"/>
              <w:bottom w:val="single" w:sz="4" w:space="0" w:color="auto"/>
              <w:right w:val="nil"/>
            </w:tcBorders>
            <w:shd w:val="clear" w:color="auto" w:fill="auto"/>
            <w:noWrap/>
            <w:vAlign w:val="center"/>
            <w:hideMark/>
          </w:tcPr>
          <w:p w14:paraId="04B6990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C1A3294" w14:textId="5B84D8D2"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4135412" w14:textId="127ED0F3"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48D1D91" w14:textId="2622B9E5"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4B41427" w14:textId="1D4241D6"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B75D2CB" w14:textId="11E478B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224792E" w14:textId="04F72939"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73AEC6" w14:textId="77777777" w:rsidTr="00972CF2">
        <w:tc>
          <w:tcPr>
            <w:tcW w:w="3870" w:type="dxa"/>
            <w:tcBorders>
              <w:top w:val="nil"/>
              <w:left w:val="nil"/>
              <w:bottom w:val="single" w:sz="4" w:space="0" w:color="auto"/>
              <w:right w:val="nil"/>
            </w:tcBorders>
            <w:shd w:val="clear" w:color="000000" w:fill="DBE7F3"/>
            <w:noWrap/>
            <w:vAlign w:val="center"/>
            <w:hideMark/>
          </w:tcPr>
          <w:p w14:paraId="25375A5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0-23 months, by sex</w:t>
            </w:r>
          </w:p>
        </w:tc>
        <w:tc>
          <w:tcPr>
            <w:tcW w:w="1011" w:type="dxa"/>
            <w:tcBorders>
              <w:top w:val="nil"/>
              <w:left w:val="nil"/>
              <w:bottom w:val="single" w:sz="4" w:space="0" w:color="auto"/>
              <w:right w:val="nil"/>
            </w:tcBorders>
            <w:shd w:val="clear" w:color="000000" w:fill="DBE7F3"/>
            <w:vAlign w:val="center"/>
            <w:hideMark/>
          </w:tcPr>
          <w:p w14:paraId="57918CE7" w14:textId="18F51A0B"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5D756D5" w14:textId="0DF4E387"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312AE5D9" w14:textId="06C9691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55C07FB6" w14:textId="77D26AC7"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4F046B4" w14:textId="5E574E0D"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0D53C36" w14:textId="565A2901"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4F3CB2A2" w14:textId="77777777" w:rsidTr="00972CF2">
        <w:tc>
          <w:tcPr>
            <w:tcW w:w="3870" w:type="dxa"/>
            <w:tcBorders>
              <w:top w:val="nil"/>
              <w:left w:val="nil"/>
              <w:bottom w:val="single" w:sz="4" w:space="0" w:color="auto"/>
              <w:right w:val="nil"/>
            </w:tcBorders>
            <w:shd w:val="clear" w:color="auto" w:fill="auto"/>
            <w:noWrap/>
            <w:vAlign w:val="center"/>
            <w:hideMark/>
          </w:tcPr>
          <w:p w14:paraId="04049C8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FF59C2B" w14:textId="5BE3F4D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C74EF25" w14:textId="5335928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D0729E5" w14:textId="494359DA"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6DF0CA8" w14:textId="37DACFF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5F57A66" w14:textId="606A2E45"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5656E13" w14:textId="647DF597"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6DBC80B" w14:textId="77777777" w:rsidTr="00972CF2">
        <w:tc>
          <w:tcPr>
            <w:tcW w:w="3870" w:type="dxa"/>
            <w:tcBorders>
              <w:top w:val="nil"/>
              <w:left w:val="nil"/>
              <w:bottom w:val="single" w:sz="4" w:space="0" w:color="auto"/>
              <w:right w:val="nil"/>
            </w:tcBorders>
            <w:shd w:val="clear" w:color="auto" w:fill="auto"/>
            <w:noWrap/>
            <w:vAlign w:val="center"/>
            <w:hideMark/>
          </w:tcPr>
          <w:p w14:paraId="669DC1B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4D1CC97E" w14:textId="4F438A9B"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646ABBF7" w14:textId="6D29339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DB9E0B9" w14:textId="60AD65DF"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0EEF0BED" w14:textId="772A0E6D"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03A93A2D" w14:textId="2378537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2970DF" w14:textId="5A263353"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1031E2DC" w14:textId="77777777" w:rsidTr="00972CF2">
        <w:tc>
          <w:tcPr>
            <w:tcW w:w="3870" w:type="dxa"/>
            <w:tcBorders>
              <w:top w:val="single" w:sz="4" w:space="0" w:color="auto"/>
              <w:left w:val="nil"/>
              <w:bottom w:val="single" w:sz="4" w:space="0" w:color="auto"/>
              <w:right w:val="nil"/>
            </w:tcBorders>
            <w:shd w:val="clear" w:color="000000" w:fill="DBE7F3"/>
            <w:noWrap/>
            <w:vAlign w:val="center"/>
            <w:hideMark/>
          </w:tcPr>
          <w:p w14:paraId="18962E35"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6-23 months, by sex</w:t>
            </w:r>
          </w:p>
        </w:tc>
        <w:tc>
          <w:tcPr>
            <w:tcW w:w="1011" w:type="dxa"/>
            <w:tcBorders>
              <w:top w:val="nil"/>
              <w:left w:val="nil"/>
              <w:bottom w:val="single" w:sz="4" w:space="0" w:color="auto"/>
              <w:right w:val="nil"/>
            </w:tcBorders>
            <w:shd w:val="clear" w:color="000000" w:fill="DBE7F3"/>
            <w:vAlign w:val="center"/>
            <w:hideMark/>
          </w:tcPr>
          <w:p w14:paraId="5477636C" w14:textId="068BDB1C"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032DFA9C" w14:textId="3E61807D"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F3D405" w14:textId="3D8B018B"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61970C7" w14:textId="18C70BF0"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9084C2C" w14:textId="2721B2E2"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2E5F1192" w14:textId="52D84086"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3EE9740C" w14:textId="77777777" w:rsidTr="00972CF2">
        <w:tc>
          <w:tcPr>
            <w:tcW w:w="3870" w:type="dxa"/>
            <w:tcBorders>
              <w:top w:val="nil"/>
              <w:left w:val="nil"/>
              <w:bottom w:val="single" w:sz="4" w:space="0" w:color="auto"/>
              <w:right w:val="nil"/>
            </w:tcBorders>
            <w:shd w:val="clear" w:color="auto" w:fill="auto"/>
            <w:noWrap/>
            <w:vAlign w:val="center"/>
            <w:hideMark/>
          </w:tcPr>
          <w:p w14:paraId="64D8DD13"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6EA602DB" w14:textId="4D3025E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1C88D68" w14:textId="4B2AE4DC"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5E5C6BE" w14:textId="479AB2E0"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4B063985" w14:textId="14CD04E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8D97CA1" w14:textId="18410CD9"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5A8F1A1B" w14:textId="1296A3E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04FD2947" w14:textId="77777777" w:rsidTr="00972CF2">
        <w:tc>
          <w:tcPr>
            <w:tcW w:w="3870" w:type="dxa"/>
            <w:tcBorders>
              <w:top w:val="nil"/>
              <w:left w:val="nil"/>
              <w:bottom w:val="single" w:sz="4" w:space="0" w:color="auto"/>
              <w:right w:val="nil"/>
            </w:tcBorders>
            <w:shd w:val="clear" w:color="auto" w:fill="auto"/>
            <w:noWrap/>
            <w:vAlign w:val="center"/>
            <w:hideMark/>
          </w:tcPr>
          <w:p w14:paraId="1D15BBF7"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5D8B0C5" w14:textId="381A5179"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45025EB1" w14:textId="64B45B28"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6F78013" w14:textId="761A035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FF90F39" w14:textId="5EFE28F2"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0C9F1FE" w14:textId="5775A2C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E5599E2" w14:textId="56F1B3F5"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FDE506" w14:textId="77777777" w:rsidTr="00972CF2">
        <w:tc>
          <w:tcPr>
            <w:tcW w:w="3870" w:type="dxa"/>
            <w:tcBorders>
              <w:top w:val="nil"/>
              <w:left w:val="nil"/>
              <w:bottom w:val="single" w:sz="4" w:space="0" w:color="auto"/>
              <w:right w:val="nil"/>
            </w:tcBorders>
            <w:shd w:val="clear" w:color="000000" w:fill="DBE7F3"/>
            <w:noWrap/>
            <w:vAlign w:val="center"/>
            <w:hideMark/>
          </w:tcPr>
          <w:p w14:paraId="7F2548C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Children 0-59 months, by sex</w:t>
            </w:r>
          </w:p>
        </w:tc>
        <w:tc>
          <w:tcPr>
            <w:tcW w:w="1011" w:type="dxa"/>
            <w:tcBorders>
              <w:top w:val="nil"/>
              <w:left w:val="nil"/>
              <w:bottom w:val="single" w:sz="4" w:space="0" w:color="auto"/>
              <w:right w:val="nil"/>
            </w:tcBorders>
            <w:shd w:val="clear" w:color="000000" w:fill="DBE7F3"/>
            <w:vAlign w:val="center"/>
            <w:hideMark/>
          </w:tcPr>
          <w:p w14:paraId="5465FF24" w14:textId="1191A2C9"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67F9E3DD" w14:textId="1B1EB843"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78A782AD" w14:textId="048FA182"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4D4D2E8B" w14:textId="1533B06D"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24FF628A" w14:textId="7B0401E9"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4740C04" w14:textId="63CA5050"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739DF41F" w14:textId="77777777" w:rsidTr="00972CF2">
        <w:tc>
          <w:tcPr>
            <w:tcW w:w="3870" w:type="dxa"/>
            <w:tcBorders>
              <w:top w:val="nil"/>
              <w:left w:val="nil"/>
              <w:bottom w:val="single" w:sz="4" w:space="0" w:color="auto"/>
              <w:right w:val="nil"/>
            </w:tcBorders>
            <w:shd w:val="clear" w:color="auto" w:fill="auto"/>
            <w:noWrap/>
            <w:vAlign w:val="center"/>
            <w:hideMark/>
          </w:tcPr>
          <w:p w14:paraId="0147DC7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3CE281ED" w14:textId="6377F2E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89F24C2" w14:textId="0BADE8E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C520C9A" w14:textId="29CC91C1"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22BA5FE4" w14:textId="2800568E"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2FD6FB0" w14:textId="30055D54"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2FB2A62E" w14:textId="58DA2DE4"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7601ADBE" w14:textId="77777777" w:rsidTr="008831F0">
        <w:tc>
          <w:tcPr>
            <w:tcW w:w="3870" w:type="dxa"/>
            <w:tcBorders>
              <w:top w:val="nil"/>
              <w:left w:val="nil"/>
              <w:bottom w:val="single" w:sz="4" w:space="0" w:color="auto"/>
              <w:right w:val="nil"/>
            </w:tcBorders>
            <w:shd w:val="clear" w:color="auto" w:fill="auto"/>
            <w:noWrap/>
            <w:vAlign w:val="center"/>
            <w:hideMark/>
          </w:tcPr>
          <w:p w14:paraId="0DAB390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7CB8A839" w14:textId="451F5D84"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31A8040" w14:textId="5F537B0D"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B706AB" w14:textId="20A4835B"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A87ABC9" w14:textId="62500788"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1D5F371" w14:textId="333DE59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67E92372" w14:textId="689CBA80"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F676F65" w14:textId="77777777" w:rsidTr="008831F0">
        <w:tc>
          <w:tcPr>
            <w:tcW w:w="3870" w:type="dxa"/>
            <w:tcBorders>
              <w:top w:val="single" w:sz="4" w:space="0" w:color="auto"/>
              <w:left w:val="nil"/>
              <w:bottom w:val="single" w:sz="4" w:space="0" w:color="auto"/>
              <w:right w:val="nil"/>
            </w:tcBorders>
            <w:shd w:val="clear" w:color="000000" w:fill="DBE7F3"/>
            <w:noWrap/>
            <w:vAlign w:val="center"/>
            <w:hideMark/>
          </w:tcPr>
          <w:p w14:paraId="3973505A" w14:textId="77777777" w:rsidR="006E64E9" w:rsidRPr="0051257A" w:rsidRDefault="006E64E9" w:rsidP="0051257A">
            <w:pPr>
              <w:keepNext/>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lastRenderedPageBreak/>
              <w:t>Youth 15-29 years, by sex</w:t>
            </w:r>
          </w:p>
        </w:tc>
        <w:tc>
          <w:tcPr>
            <w:tcW w:w="1011" w:type="dxa"/>
            <w:tcBorders>
              <w:top w:val="nil"/>
              <w:left w:val="nil"/>
              <w:bottom w:val="single" w:sz="4" w:space="0" w:color="auto"/>
              <w:right w:val="nil"/>
            </w:tcBorders>
            <w:shd w:val="clear" w:color="000000" w:fill="DBE7F3"/>
            <w:vAlign w:val="center"/>
            <w:hideMark/>
          </w:tcPr>
          <w:p w14:paraId="17DE7021" w14:textId="5FAB9DA2" w:rsidR="006E64E9" w:rsidRPr="0051257A" w:rsidRDefault="006E64E9" w:rsidP="0051257A">
            <w:pPr>
              <w:widowControl/>
              <w:spacing w:line="259" w:lineRule="auto"/>
              <w:jc w:val="center"/>
              <w:rPr>
                <w:rFonts w:eastAsia="Times New Roman" w:cs="Times New Roman"/>
                <w:bCs/>
                <w:color w:val="auto"/>
                <w:sz w:val="20"/>
                <w:szCs w:val="20"/>
              </w:rPr>
            </w:pPr>
          </w:p>
        </w:tc>
        <w:tc>
          <w:tcPr>
            <w:tcW w:w="1070" w:type="dxa"/>
            <w:tcBorders>
              <w:top w:val="nil"/>
              <w:left w:val="nil"/>
              <w:bottom w:val="single" w:sz="4" w:space="0" w:color="auto"/>
              <w:right w:val="nil"/>
            </w:tcBorders>
            <w:shd w:val="clear" w:color="000000" w:fill="DBE7F3"/>
            <w:vAlign w:val="center"/>
            <w:hideMark/>
          </w:tcPr>
          <w:p w14:paraId="4B8056E3" w14:textId="55CB4796" w:rsidR="006E64E9" w:rsidRPr="0051257A" w:rsidRDefault="006E64E9" w:rsidP="0051257A">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000000" w:fill="DBE7F3"/>
            <w:vAlign w:val="center"/>
            <w:hideMark/>
          </w:tcPr>
          <w:p w14:paraId="15922573" w14:textId="7286295E" w:rsidR="006E64E9" w:rsidRPr="0051257A" w:rsidRDefault="006E64E9" w:rsidP="0051257A">
            <w:pPr>
              <w:widowControl/>
              <w:spacing w:line="259" w:lineRule="auto"/>
              <w:jc w:val="center"/>
              <w:rPr>
                <w:rFonts w:eastAsia="Times New Roman" w:cs="Times New Roman"/>
                <w:bCs/>
                <w:color w:val="auto"/>
                <w:sz w:val="20"/>
                <w:szCs w:val="20"/>
              </w:rPr>
            </w:pPr>
          </w:p>
        </w:tc>
        <w:tc>
          <w:tcPr>
            <w:tcW w:w="971" w:type="dxa"/>
            <w:tcBorders>
              <w:top w:val="nil"/>
              <w:left w:val="nil"/>
              <w:bottom w:val="single" w:sz="4" w:space="0" w:color="auto"/>
              <w:right w:val="nil"/>
            </w:tcBorders>
            <w:shd w:val="clear" w:color="000000" w:fill="DBE7F3"/>
            <w:vAlign w:val="center"/>
            <w:hideMark/>
          </w:tcPr>
          <w:p w14:paraId="22B35E3B" w14:textId="1FEE0039" w:rsidR="006E64E9" w:rsidRPr="0051257A" w:rsidRDefault="006E64E9" w:rsidP="0051257A">
            <w:pPr>
              <w:widowControl/>
              <w:spacing w:line="259" w:lineRule="auto"/>
              <w:jc w:val="center"/>
              <w:rPr>
                <w:rFonts w:eastAsia="Times New Roman" w:cs="Times New Roman"/>
                <w:bCs/>
                <w:color w:val="auto"/>
                <w:sz w:val="20"/>
                <w:szCs w:val="20"/>
              </w:rPr>
            </w:pPr>
          </w:p>
        </w:tc>
        <w:tc>
          <w:tcPr>
            <w:tcW w:w="1072" w:type="dxa"/>
            <w:tcBorders>
              <w:top w:val="nil"/>
              <w:left w:val="nil"/>
              <w:bottom w:val="single" w:sz="4" w:space="0" w:color="auto"/>
              <w:right w:val="nil"/>
            </w:tcBorders>
            <w:shd w:val="clear" w:color="000000" w:fill="DBE7F3"/>
            <w:vAlign w:val="center"/>
            <w:hideMark/>
          </w:tcPr>
          <w:p w14:paraId="5632D2C7" w14:textId="088B54F7" w:rsidR="006E64E9" w:rsidRPr="0051257A" w:rsidRDefault="006E64E9" w:rsidP="0051257A">
            <w:pPr>
              <w:widowControl/>
              <w:spacing w:line="259" w:lineRule="auto"/>
              <w:jc w:val="center"/>
              <w:rPr>
                <w:rFonts w:eastAsia="Times New Roman" w:cs="Times New Roman"/>
                <w:bCs/>
                <w:color w:val="auto"/>
                <w:sz w:val="20"/>
                <w:szCs w:val="20"/>
              </w:rPr>
            </w:pPr>
          </w:p>
        </w:tc>
        <w:tc>
          <w:tcPr>
            <w:tcW w:w="1159" w:type="dxa"/>
            <w:tcBorders>
              <w:top w:val="nil"/>
              <w:left w:val="nil"/>
              <w:bottom w:val="single" w:sz="4" w:space="0" w:color="auto"/>
              <w:right w:val="nil"/>
            </w:tcBorders>
            <w:shd w:val="clear" w:color="000000" w:fill="DBE7F3"/>
            <w:vAlign w:val="center"/>
            <w:hideMark/>
          </w:tcPr>
          <w:p w14:paraId="76CCF1DC" w14:textId="64473B6E" w:rsidR="006E64E9" w:rsidRPr="0051257A" w:rsidRDefault="006E64E9" w:rsidP="0051257A">
            <w:pPr>
              <w:widowControl/>
              <w:spacing w:line="259" w:lineRule="auto"/>
              <w:jc w:val="center"/>
              <w:rPr>
                <w:rFonts w:eastAsia="Times New Roman" w:cs="Times New Roman"/>
                <w:bCs/>
                <w:color w:val="auto"/>
                <w:sz w:val="20"/>
                <w:szCs w:val="20"/>
              </w:rPr>
            </w:pPr>
          </w:p>
        </w:tc>
      </w:tr>
      <w:tr w:rsidR="006E64E9" w:rsidRPr="0051257A" w14:paraId="64F00780" w14:textId="77777777" w:rsidTr="008831F0">
        <w:tc>
          <w:tcPr>
            <w:tcW w:w="3870" w:type="dxa"/>
            <w:tcBorders>
              <w:top w:val="single" w:sz="4" w:space="0" w:color="auto"/>
              <w:left w:val="nil"/>
              <w:bottom w:val="single" w:sz="4" w:space="0" w:color="auto"/>
              <w:right w:val="nil"/>
            </w:tcBorders>
            <w:shd w:val="clear" w:color="auto" w:fill="auto"/>
            <w:noWrap/>
            <w:vAlign w:val="center"/>
            <w:hideMark/>
          </w:tcPr>
          <w:p w14:paraId="2E2953E1" w14:textId="77777777" w:rsidR="006E64E9" w:rsidRPr="0051257A" w:rsidRDefault="006E64E9" w:rsidP="0051257A">
            <w:pPr>
              <w:keepNext/>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w:t>
            </w:r>
          </w:p>
        </w:tc>
        <w:tc>
          <w:tcPr>
            <w:tcW w:w="1011" w:type="dxa"/>
            <w:tcBorders>
              <w:top w:val="nil"/>
              <w:left w:val="nil"/>
              <w:bottom w:val="single" w:sz="4" w:space="0" w:color="auto"/>
              <w:right w:val="nil"/>
            </w:tcBorders>
            <w:shd w:val="clear" w:color="auto" w:fill="auto"/>
            <w:vAlign w:val="center"/>
            <w:hideMark/>
          </w:tcPr>
          <w:p w14:paraId="02839E95" w14:textId="1BBFD18A"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0E676451" w14:textId="28D66829"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F803505" w14:textId="4466BC3E"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47ED722" w14:textId="34507E1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711016C7" w14:textId="0F0179CB"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1146D1EC" w14:textId="46AA20E2"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288D385" w14:textId="77777777" w:rsidTr="00972CF2">
        <w:tc>
          <w:tcPr>
            <w:tcW w:w="3870" w:type="dxa"/>
            <w:tcBorders>
              <w:top w:val="nil"/>
              <w:left w:val="nil"/>
              <w:bottom w:val="single" w:sz="4" w:space="0" w:color="auto"/>
              <w:right w:val="nil"/>
            </w:tcBorders>
            <w:shd w:val="clear" w:color="auto" w:fill="auto"/>
            <w:noWrap/>
            <w:vAlign w:val="center"/>
            <w:hideMark/>
          </w:tcPr>
          <w:p w14:paraId="675C9F40"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w:t>
            </w:r>
          </w:p>
        </w:tc>
        <w:tc>
          <w:tcPr>
            <w:tcW w:w="1011" w:type="dxa"/>
            <w:tcBorders>
              <w:top w:val="nil"/>
              <w:left w:val="nil"/>
              <w:bottom w:val="single" w:sz="4" w:space="0" w:color="auto"/>
              <w:right w:val="nil"/>
            </w:tcBorders>
            <w:shd w:val="clear" w:color="auto" w:fill="auto"/>
            <w:vAlign w:val="center"/>
            <w:hideMark/>
          </w:tcPr>
          <w:p w14:paraId="67564DB6" w14:textId="07BC6A87"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74F03BCC" w14:textId="624F6A2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F32E48A" w14:textId="1BA81AFC"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1E765D79" w14:textId="1B1FED99"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3DECAE8B" w14:textId="32EAB4F7"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BF0DE31" w14:textId="712D2BEA"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6C9901D3" w14:textId="77777777" w:rsidTr="00972CF2">
        <w:tc>
          <w:tcPr>
            <w:tcW w:w="4881" w:type="dxa"/>
            <w:gridSpan w:val="2"/>
            <w:tcBorders>
              <w:top w:val="single" w:sz="4" w:space="0" w:color="auto"/>
              <w:left w:val="nil"/>
              <w:bottom w:val="single" w:sz="4" w:space="0" w:color="auto"/>
              <w:right w:val="nil"/>
            </w:tcBorders>
            <w:shd w:val="clear" w:color="000000" w:fill="DBE7F3"/>
            <w:noWrap/>
            <w:vAlign w:val="center"/>
            <w:hideMark/>
          </w:tcPr>
          <w:p w14:paraId="7627675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Women of reproductive age, by pregnancy status</w:t>
            </w:r>
          </w:p>
        </w:tc>
        <w:tc>
          <w:tcPr>
            <w:tcW w:w="1070" w:type="dxa"/>
            <w:tcBorders>
              <w:top w:val="nil"/>
              <w:left w:val="nil"/>
              <w:bottom w:val="single" w:sz="4" w:space="0" w:color="auto"/>
              <w:right w:val="nil"/>
            </w:tcBorders>
            <w:shd w:val="clear" w:color="000000" w:fill="DBE7F3"/>
            <w:noWrap/>
            <w:vAlign w:val="center"/>
            <w:hideMark/>
          </w:tcPr>
          <w:p w14:paraId="60B530A7"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noWrap/>
            <w:vAlign w:val="center"/>
            <w:hideMark/>
          </w:tcPr>
          <w:p w14:paraId="221856CE"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971" w:type="dxa"/>
            <w:tcBorders>
              <w:top w:val="nil"/>
              <w:left w:val="nil"/>
              <w:bottom w:val="single" w:sz="4" w:space="0" w:color="auto"/>
              <w:right w:val="nil"/>
            </w:tcBorders>
            <w:shd w:val="clear" w:color="000000" w:fill="DBE7F3"/>
            <w:noWrap/>
            <w:vAlign w:val="center"/>
            <w:hideMark/>
          </w:tcPr>
          <w:p w14:paraId="1AC6D20A"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noWrap/>
            <w:vAlign w:val="center"/>
            <w:hideMark/>
          </w:tcPr>
          <w:p w14:paraId="58747BC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noWrap/>
            <w:vAlign w:val="center"/>
            <w:hideMark/>
          </w:tcPr>
          <w:p w14:paraId="07BCAF2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38596D85" w14:textId="77777777" w:rsidTr="00972CF2">
        <w:tc>
          <w:tcPr>
            <w:tcW w:w="3870" w:type="dxa"/>
            <w:tcBorders>
              <w:top w:val="nil"/>
              <w:left w:val="nil"/>
              <w:bottom w:val="single" w:sz="4" w:space="0" w:color="auto"/>
              <w:right w:val="nil"/>
            </w:tcBorders>
            <w:shd w:val="clear" w:color="auto" w:fill="auto"/>
            <w:noWrap/>
            <w:vAlign w:val="center"/>
            <w:hideMark/>
          </w:tcPr>
          <w:p w14:paraId="44E7E97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Pregnant</w:t>
            </w:r>
          </w:p>
        </w:tc>
        <w:tc>
          <w:tcPr>
            <w:tcW w:w="1011" w:type="dxa"/>
            <w:tcBorders>
              <w:top w:val="nil"/>
              <w:left w:val="nil"/>
              <w:bottom w:val="single" w:sz="4" w:space="0" w:color="auto"/>
              <w:right w:val="nil"/>
            </w:tcBorders>
            <w:shd w:val="clear" w:color="auto" w:fill="auto"/>
            <w:vAlign w:val="center"/>
            <w:hideMark/>
          </w:tcPr>
          <w:p w14:paraId="0FF59212" w14:textId="6CFA9515"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5AF1635A" w14:textId="6436482E"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97D50FA" w14:textId="117BE8CD"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7988C7E" w14:textId="599EBD0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1252996A" w14:textId="39C6134D"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05D4309B" w14:textId="7EDF4A6F"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375D961" w14:textId="77777777" w:rsidTr="00972CF2">
        <w:tc>
          <w:tcPr>
            <w:tcW w:w="3870" w:type="dxa"/>
            <w:tcBorders>
              <w:top w:val="nil"/>
              <w:left w:val="nil"/>
              <w:bottom w:val="single" w:sz="4" w:space="0" w:color="auto"/>
              <w:right w:val="nil"/>
            </w:tcBorders>
            <w:shd w:val="clear" w:color="auto" w:fill="auto"/>
            <w:noWrap/>
            <w:vAlign w:val="center"/>
            <w:hideMark/>
          </w:tcPr>
          <w:p w14:paraId="59CB5E8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Non-pregnant</w:t>
            </w:r>
          </w:p>
        </w:tc>
        <w:tc>
          <w:tcPr>
            <w:tcW w:w="1011" w:type="dxa"/>
            <w:tcBorders>
              <w:top w:val="nil"/>
              <w:left w:val="nil"/>
              <w:bottom w:val="single" w:sz="4" w:space="0" w:color="auto"/>
              <w:right w:val="nil"/>
            </w:tcBorders>
            <w:shd w:val="clear" w:color="auto" w:fill="auto"/>
            <w:vAlign w:val="center"/>
            <w:hideMark/>
          </w:tcPr>
          <w:p w14:paraId="69F671BA" w14:textId="57377FE1"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2E75E31C" w14:textId="0731C8D0"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B966A48" w14:textId="1BF18086"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54784670" w14:textId="1ADC478F"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25332150" w14:textId="0FB1F93E"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3591BFBF" w14:textId="39B36D28"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39718042" w14:textId="77777777" w:rsidTr="00972CF2">
        <w:tc>
          <w:tcPr>
            <w:tcW w:w="6228" w:type="dxa"/>
            <w:gridSpan w:val="4"/>
            <w:tcBorders>
              <w:top w:val="single" w:sz="4" w:space="0" w:color="auto"/>
              <w:left w:val="nil"/>
              <w:bottom w:val="single" w:sz="4" w:space="0" w:color="auto"/>
              <w:right w:val="nil"/>
            </w:tcBorders>
            <w:shd w:val="clear" w:color="000000" w:fill="DBE7F3"/>
            <w:noWrap/>
            <w:vAlign w:val="center"/>
            <w:hideMark/>
          </w:tcPr>
          <w:p w14:paraId="4B2133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Primary adult female decisionmakers, by age</w:t>
            </w:r>
          </w:p>
        </w:tc>
        <w:tc>
          <w:tcPr>
            <w:tcW w:w="971" w:type="dxa"/>
            <w:tcBorders>
              <w:top w:val="nil"/>
              <w:left w:val="nil"/>
              <w:bottom w:val="single" w:sz="4" w:space="0" w:color="auto"/>
              <w:right w:val="nil"/>
            </w:tcBorders>
            <w:shd w:val="clear" w:color="000000" w:fill="DBE7F3"/>
            <w:vAlign w:val="center"/>
            <w:hideMark/>
          </w:tcPr>
          <w:p w14:paraId="53C79091"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72" w:type="dxa"/>
            <w:tcBorders>
              <w:top w:val="nil"/>
              <w:left w:val="nil"/>
              <w:bottom w:val="single" w:sz="4" w:space="0" w:color="auto"/>
              <w:right w:val="nil"/>
            </w:tcBorders>
            <w:shd w:val="clear" w:color="000000" w:fill="DBE7F3"/>
            <w:vAlign w:val="center"/>
            <w:hideMark/>
          </w:tcPr>
          <w:p w14:paraId="2A01F1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59" w:type="dxa"/>
            <w:tcBorders>
              <w:top w:val="nil"/>
              <w:left w:val="nil"/>
              <w:bottom w:val="single" w:sz="4" w:space="0" w:color="auto"/>
              <w:right w:val="nil"/>
            </w:tcBorders>
            <w:shd w:val="clear" w:color="000000" w:fill="DBE7F3"/>
            <w:vAlign w:val="center"/>
            <w:hideMark/>
          </w:tcPr>
          <w:p w14:paraId="2788780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03A4D94E" w14:textId="77777777" w:rsidTr="00972CF2">
        <w:tc>
          <w:tcPr>
            <w:tcW w:w="3870" w:type="dxa"/>
            <w:tcBorders>
              <w:top w:val="nil"/>
              <w:left w:val="nil"/>
              <w:bottom w:val="single" w:sz="4" w:space="0" w:color="auto"/>
              <w:right w:val="nil"/>
            </w:tcBorders>
            <w:shd w:val="clear" w:color="auto" w:fill="auto"/>
            <w:noWrap/>
            <w:vAlign w:val="center"/>
            <w:hideMark/>
          </w:tcPr>
          <w:p w14:paraId="5252240A"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18-29 years</w:t>
            </w:r>
          </w:p>
        </w:tc>
        <w:tc>
          <w:tcPr>
            <w:tcW w:w="1011" w:type="dxa"/>
            <w:tcBorders>
              <w:top w:val="nil"/>
              <w:left w:val="nil"/>
              <w:bottom w:val="single" w:sz="4" w:space="0" w:color="auto"/>
              <w:right w:val="nil"/>
            </w:tcBorders>
            <w:shd w:val="clear" w:color="auto" w:fill="auto"/>
            <w:vAlign w:val="center"/>
            <w:hideMark/>
          </w:tcPr>
          <w:p w14:paraId="343D7916" w14:textId="336F62C3"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355B1896" w14:textId="532C9467"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2CAF2EF" w14:textId="70460AC8"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3ED67665" w14:textId="4A1892EA"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4488C3AE" w14:textId="2BC90961"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4DC7C386" w14:textId="5A799711" w:rsidR="006E64E9" w:rsidRPr="0051257A" w:rsidRDefault="006E64E9" w:rsidP="0051257A">
            <w:pPr>
              <w:widowControl/>
              <w:spacing w:line="259" w:lineRule="auto"/>
              <w:jc w:val="center"/>
              <w:rPr>
                <w:rFonts w:eastAsia="Times New Roman" w:cs="Times New Roman"/>
                <w:sz w:val="20"/>
                <w:szCs w:val="20"/>
              </w:rPr>
            </w:pPr>
          </w:p>
        </w:tc>
      </w:tr>
      <w:tr w:rsidR="006E64E9" w:rsidRPr="0051257A" w14:paraId="25600FA5" w14:textId="77777777" w:rsidTr="00972CF2">
        <w:tc>
          <w:tcPr>
            <w:tcW w:w="3870" w:type="dxa"/>
            <w:tcBorders>
              <w:top w:val="nil"/>
              <w:left w:val="nil"/>
              <w:bottom w:val="single" w:sz="4" w:space="0" w:color="auto"/>
              <w:right w:val="nil"/>
            </w:tcBorders>
            <w:shd w:val="clear" w:color="auto" w:fill="auto"/>
            <w:noWrap/>
            <w:vAlign w:val="center"/>
            <w:hideMark/>
          </w:tcPr>
          <w:p w14:paraId="66312ED8"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30 years or older</w:t>
            </w:r>
          </w:p>
        </w:tc>
        <w:tc>
          <w:tcPr>
            <w:tcW w:w="1011" w:type="dxa"/>
            <w:tcBorders>
              <w:top w:val="nil"/>
              <w:left w:val="nil"/>
              <w:bottom w:val="single" w:sz="4" w:space="0" w:color="auto"/>
              <w:right w:val="nil"/>
            </w:tcBorders>
            <w:shd w:val="clear" w:color="auto" w:fill="auto"/>
            <w:vAlign w:val="center"/>
            <w:hideMark/>
          </w:tcPr>
          <w:p w14:paraId="07DF0670" w14:textId="05A5564C" w:rsidR="006E64E9" w:rsidRPr="0051257A" w:rsidRDefault="006E64E9" w:rsidP="0051257A">
            <w:pPr>
              <w:widowControl/>
              <w:spacing w:line="259" w:lineRule="auto"/>
              <w:jc w:val="center"/>
              <w:rPr>
                <w:rFonts w:eastAsia="Times New Roman" w:cs="Times New Roman"/>
                <w:sz w:val="20"/>
                <w:szCs w:val="20"/>
              </w:rPr>
            </w:pPr>
          </w:p>
        </w:tc>
        <w:tc>
          <w:tcPr>
            <w:tcW w:w="1070" w:type="dxa"/>
            <w:tcBorders>
              <w:top w:val="nil"/>
              <w:left w:val="nil"/>
              <w:bottom w:val="single" w:sz="4" w:space="0" w:color="auto"/>
              <w:right w:val="nil"/>
            </w:tcBorders>
            <w:shd w:val="clear" w:color="auto" w:fill="auto"/>
            <w:vAlign w:val="center"/>
            <w:hideMark/>
          </w:tcPr>
          <w:p w14:paraId="1206B4BB" w14:textId="32EC6366" w:rsidR="006E64E9" w:rsidRPr="0051257A" w:rsidRDefault="006E64E9" w:rsidP="0051257A">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6502CB2" w14:textId="31AE05F7" w:rsidR="006E64E9" w:rsidRPr="0051257A" w:rsidRDefault="006E64E9" w:rsidP="0051257A">
            <w:pPr>
              <w:widowControl/>
              <w:spacing w:line="259" w:lineRule="auto"/>
              <w:jc w:val="center"/>
              <w:rPr>
                <w:rFonts w:eastAsia="Times New Roman" w:cs="Times New Roman"/>
                <w:sz w:val="20"/>
                <w:szCs w:val="20"/>
              </w:rPr>
            </w:pPr>
          </w:p>
        </w:tc>
        <w:tc>
          <w:tcPr>
            <w:tcW w:w="971" w:type="dxa"/>
            <w:tcBorders>
              <w:top w:val="nil"/>
              <w:left w:val="nil"/>
              <w:bottom w:val="single" w:sz="4" w:space="0" w:color="auto"/>
              <w:right w:val="nil"/>
            </w:tcBorders>
            <w:shd w:val="clear" w:color="auto" w:fill="auto"/>
            <w:vAlign w:val="center"/>
            <w:hideMark/>
          </w:tcPr>
          <w:p w14:paraId="6CCF7C6E" w14:textId="7C279A43" w:rsidR="006E64E9" w:rsidRPr="0051257A" w:rsidRDefault="006E64E9" w:rsidP="0051257A">
            <w:pPr>
              <w:widowControl/>
              <w:spacing w:line="259" w:lineRule="auto"/>
              <w:jc w:val="center"/>
              <w:rPr>
                <w:rFonts w:eastAsia="Times New Roman" w:cs="Times New Roman"/>
                <w:sz w:val="20"/>
                <w:szCs w:val="20"/>
              </w:rPr>
            </w:pPr>
          </w:p>
        </w:tc>
        <w:tc>
          <w:tcPr>
            <w:tcW w:w="1072" w:type="dxa"/>
            <w:tcBorders>
              <w:top w:val="nil"/>
              <w:left w:val="nil"/>
              <w:bottom w:val="single" w:sz="4" w:space="0" w:color="auto"/>
              <w:right w:val="nil"/>
            </w:tcBorders>
            <w:shd w:val="clear" w:color="auto" w:fill="auto"/>
            <w:vAlign w:val="center"/>
            <w:hideMark/>
          </w:tcPr>
          <w:p w14:paraId="6EE58B02" w14:textId="1655EBC3" w:rsidR="006E64E9" w:rsidRPr="0051257A" w:rsidRDefault="006E64E9" w:rsidP="0051257A">
            <w:pPr>
              <w:widowControl/>
              <w:spacing w:line="259" w:lineRule="auto"/>
              <w:jc w:val="center"/>
              <w:rPr>
                <w:rFonts w:eastAsia="Times New Roman" w:cs="Times New Roman"/>
                <w:sz w:val="20"/>
                <w:szCs w:val="20"/>
              </w:rPr>
            </w:pPr>
          </w:p>
        </w:tc>
        <w:tc>
          <w:tcPr>
            <w:tcW w:w="1159" w:type="dxa"/>
            <w:tcBorders>
              <w:top w:val="nil"/>
              <w:left w:val="nil"/>
              <w:bottom w:val="single" w:sz="4" w:space="0" w:color="auto"/>
              <w:right w:val="nil"/>
            </w:tcBorders>
            <w:shd w:val="clear" w:color="auto" w:fill="auto"/>
            <w:vAlign w:val="center"/>
            <w:hideMark/>
          </w:tcPr>
          <w:p w14:paraId="7712C016" w14:textId="79424F35" w:rsidR="006E64E9" w:rsidRPr="0051257A" w:rsidRDefault="006E64E9" w:rsidP="0051257A">
            <w:pPr>
              <w:widowControl/>
              <w:spacing w:line="259" w:lineRule="auto"/>
              <w:jc w:val="center"/>
              <w:rPr>
                <w:rFonts w:eastAsia="Times New Roman" w:cs="Times New Roman"/>
                <w:sz w:val="20"/>
                <w:szCs w:val="20"/>
              </w:rPr>
            </w:pPr>
          </w:p>
        </w:tc>
      </w:tr>
    </w:tbl>
    <w:p w14:paraId="2EDCD4AC" w14:textId="3FFF8A82" w:rsidR="006E64E9" w:rsidRPr="0051257A" w:rsidRDefault="006E64E9" w:rsidP="006E64E9">
      <w:pPr>
        <w:widowControl/>
        <w:spacing w:line="240" w:lineRule="auto"/>
        <w:rPr>
          <w:sz w:val="16"/>
          <w:szCs w:val="16"/>
        </w:rPr>
      </w:pPr>
      <w:proofErr w:type="gramStart"/>
      <w:r w:rsidRPr="0051257A">
        <w:rPr>
          <w:sz w:val="16"/>
          <w:szCs w:val="16"/>
          <w:vertAlign w:val="superscript"/>
        </w:rPr>
        <w:t>a</w:t>
      </w:r>
      <w:r w:rsidRPr="0051257A">
        <w:rPr>
          <w:sz w:val="16"/>
          <w:szCs w:val="16"/>
        </w:rPr>
        <w:t xml:space="preserve"> Number of</w:t>
      </w:r>
      <w:proofErr w:type="gramEnd"/>
      <w:r w:rsidRPr="0051257A">
        <w:rPr>
          <w:sz w:val="16"/>
          <w:szCs w:val="16"/>
        </w:rPr>
        <w:t xml:space="preserve"> ind</w:t>
      </w:r>
      <w:r w:rsidR="0051257A">
        <w:rPr>
          <w:sz w:val="16"/>
          <w:szCs w:val="16"/>
        </w:rPr>
        <w:t>ividuals in the population</w:t>
      </w:r>
    </w:p>
    <w:p w14:paraId="68D787A0" w14:textId="21D1CEC3" w:rsidR="006E64E9" w:rsidRPr="0051257A" w:rsidRDefault="006E64E9" w:rsidP="006E64E9">
      <w:pPr>
        <w:widowControl/>
        <w:spacing w:line="240" w:lineRule="auto"/>
        <w:ind w:left="90" w:hanging="90"/>
        <w:rPr>
          <w:sz w:val="16"/>
          <w:szCs w:val="16"/>
        </w:rPr>
      </w:pPr>
      <w:r w:rsidRPr="0051257A">
        <w:rPr>
          <w:sz w:val="16"/>
          <w:szCs w:val="16"/>
          <w:vertAlign w:val="superscript"/>
        </w:rPr>
        <w:t>b</w:t>
      </w:r>
      <w:r w:rsidRPr="0051257A">
        <w:rPr>
          <w:sz w:val="16"/>
          <w:szCs w:val="16"/>
        </w:rPr>
        <w:t xml:space="preserve"> </w:t>
      </w:r>
      <w:proofErr w:type="gramStart"/>
      <w:r w:rsidRPr="0051257A">
        <w:rPr>
          <w:sz w:val="16"/>
          <w:szCs w:val="16"/>
        </w:rPr>
        <w:t>The</w:t>
      </w:r>
      <w:proofErr w:type="gramEnd"/>
      <w:r w:rsidRPr="0051257A">
        <w:rPr>
          <w:sz w:val="16"/>
          <w:szCs w:val="16"/>
        </w:rPr>
        <w:t xml:space="preserve"> urban/rural disaggregate uses the [</w:t>
      </w:r>
      <w:r w:rsidRPr="0051257A">
        <w:rPr>
          <w:sz w:val="16"/>
          <w:szCs w:val="16"/>
          <w:highlight w:val="yellow"/>
        </w:rPr>
        <w:t>Country</w:t>
      </w:r>
      <w:r w:rsidRPr="0051257A">
        <w:rPr>
          <w:sz w:val="16"/>
          <w:szCs w:val="16"/>
        </w:rPr>
        <w:t xml:space="preserve">]-specific definition of urban and rural reflected in the sampling frame at the </w:t>
      </w:r>
      <w:r w:rsidR="0051257A">
        <w:rPr>
          <w:sz w:val="16"/>
          <w:szCs w:val="16"/>
        </w:rPr>
        <w:t>time the sample was drawn.</w:t>
      </w:r>
    </w:p>
    <w:p w14:paraId="4DA71016" w14:textId="617E0C11" w:rsidR="007B42B8" w:rsidRPr="0051257A" w:rsidRDefault="006E64E9" w:rsidP="006E64E9">
      <w:pPr>
        <w:pStyle w:val="BodyText"/>
        <w:rPr>
          <w:sz w:val="16"/>
          <w:szCs w:val="16"/>
        </w:rPr>
      </w:pPr>
      <w:commentRangeStart w:id="197"/>
      <w:r w:rsidRPr="0051257A">
        <w:rPr>
          <w:sz w:val="16"/>
          <w:szCs w:val="16"/>
        </w:rPr>
        <w:t>Source(s): [</w:t>
      </w:r>
      <w:r w:rsidRPr="0051257A">
        <w:rPr>
          <w:sz w:val="16"/>
          <w:szCs w:val="16"/>
          <w:highlight w:val="yellow"/>
        </w:rPr>
        <w:t>National Statistics Office data</w:t>
      </w:r>
      <w:r w:rsidRPr="0051257A">
        <w:rPr>
          <w:sz w:val="16"/>
          <w:szCs w:val="16"/>
        </w:rPr>
        <w:t>] [</w:t>
      </w:r>
      <w:r w:rsidRPr="0051257A">
        <w:rPr>
          <w:sz w:val="16"/>
          <w:szCs w:val="16"/>
          <w:highlight w:val="yellow"/>
        </w:rPr>
        <w:t>Elaborate here</w:t>
      </w:r>
      <w:r w:rsidRPr="0051257A">
        <w:rPr>
          <w:sz w:val="16"/>
          <w:szCs w:val="16"/>
        </w:rPr>
        <w:t>]</w:t>
      </w:r>
      <w:commentRangeEnd w:id="197"/>
      <w:r w:rsidR="00131E6E" w:rsidRPr="0051257A">
        <w:rPr>
          <w:rStyle w:val="CommentReference"/>
        </w:rPr>
        <w:commentReference w:id="197"/>
      </w:r>
      <w:bookmarkStart w:id="198" w:name="_Toc415131195"/>
    </w:p>
    <w:p w14:paraId="53963640" w14:textId="3D87DCE0" w:rsidR="00BC0F95" w:rsidRDefault="00663E2E" w:rsidP="00663E2E">
      <w:pPr>
        <w:pStyle w:val="Tabletitle"/>
        <w:keepLines/>
        <w:spacing w:before="240"/>
        <w:contextualSpacing/>
        <w:outlineLvl w:val="3"/>
      </w:pPr>
      <w:bookmarkStart w:id="199" w:name="_Toc50719156"/>
      <w:bookmarkEnd w:id="198"/>
      <w:r w:rsidRPr="00663E2E">
        <w:t xml:space="preserve">Table 1.2.2: Number of Households in the </w:t>
      </w:r>
      <w:r w:rsidR="00160DC3">
        <w:t>Phase One</w:t>
      </w:r>
      <w:r w:rsidR="007F25EC">
        <w:t xml:space="preserve"> ZOI</w:t>
      </w:r>
      <w:r w:rsidRPr="00663E2E">
        <w:t>, by Category, [</w:t>
      </w:r>
      <w:r w:rsidRPr="00A65542">
        <w:rPr>
          <w:highlight w:val="yellow"/>
        </w:rPr>
        <w:t>Country</w:t>
      </w:r>
      <w:r w:rsidRPr="00663E2E">
        <w:t>] [</w:t>
      </w:r>
      <w:r w:rsidRPr="00A65542">
        <w:rPr>
          <w:highlight w:val="yellow"/>
        </w:rPr>
        <w:t>Baseline Year</w:t>
      </w:r>
      <w:r w:rsidRPr="00663E2E">
        <w:t>]</w:t>
      </w:r>
      <w:proofErr w:type="gramStart"/>
      <w:r w:rsidRPr="00663E2E">
        <w:t>-[</w:t>
      </w:r>
      <w:proofErr w:type="gramEnd"/>
      <w:r w:rsidRPr="00A65542">
        <w:rPr>
          <w:highlight w:val="yellow"/>
        </w:rPr>
        <w:t>Endline Year</w:t>
      </w:r>
      <w:r w:rsidRPr="00663E2E">
        <w:t>]</w:t>
      </w:r>
      <w:bookmarkEnd w:id="199"/>
    </w:p>
    <w:tbl>
      <w:tblPr>
        <w:tblW w:w="5051" w:type="pct"/>
        <w:tblLook w:val="04A0" w:firstRow="1" w:lastRow="0" w:firstColumn="1" w:lastColumn="0" w:noHBand="0" w:noVBand="1"/>
      </w:tblPr>
      <w:tblGrid>
        <w:gridCol w:w="3901"/>
        <w:gridCol w:w="1131"/>
        <w:gridCol w:w="1051"/>
        <w:gridCol w:w="283"/>
        <w:gridCol w:w="1032"/>
        <w:gridCol w:w="1073"/>
        <w:gridCol w:w="1203"/>
      </w:tblGrid>
      <w:tr w:rsidR="00E2715E" w:rsidRPr="0051257A" w14:paraId="279129FF" w14:textId="77777777" w:rsidTr="00F64D1C">
        <w:tc>
          <w:tcPr>
            <w:tcW w:w="3812" w:type="dxa"/>
            <w:vMerge w:val="restart"/>
            <w:tcBorders>
              <w:top w:val="single" w:sz="4" w:space="0" w:color="auto"/>
              <w:left w:val="nil"/>
              <w:bottom w:val="single" w:sz="4" w:space="0" w:color="000000"/>
              <w:right w:val="nil"/>
            </w:tcBorders>
            <w:shd w:val="clear" w:color="000000" w:fill="387990"/>
            <w:vAlign w:val="bottom"/>
            <w:hideMark/>
          </w:tcPr>
          <w:p w14:paraId="18A740B7" w14:textId="77777777" w:rsidR="00E2715E" w:rsidRPr="0051257A" w:rsidRDefault="00E2715E" w:rsidP="0051257A">
            <w:pPr>
              <w:widowControl/>
              <w:spacing w:line="259" w:lineRule="auto"/>
              <w:rPr>
                <w:rFonts w:eastAsia="Times New Roman" w:cs="Times New Roman"/>
                <w:b/>
                <w:bCs/>
                <w:color w:val="FFFFFF"/>
                <w:sz w:val="20"/>
                <w:szCs w:val="20"/>
              </w:rPr>
            </w:pPr>
            <w:r w:rsidRPr="0051257A">
              <w:rPr>
                <w:rFonts w:eastAsia="Times New Roman" w:cs="Times New Roman"/>
                <w:b/>
                <w:bCs/>
                <w:color w:val="FFFFFF"/>
                <w:sz w:val="20"/>
                <w:szCs w:val="20"/>
              </w:rPr>
              <w:t>Category of households</w:t>
            </w:r>
          </w:p>
        </w:tc>
        <w:tc>
          <w:tcPr>
            <w:tcW w:w="2133" w:type="dxa"/>
            <w:gridSpan w:val="2"/>
            <w:tcBorders>
              <w:top w:val="single" w:sz="4" w:space="0" w:color="auto"/>
              <w:left w:val="nil"/>
              <w:bottom w:val="single" w:sz="4" w:space="0" w:color="FFFFFF"/>
              <w:right w:val="nil"/>
            </w:tcBorders>
            <w:shd w:val="clear" w:color="000000" w:fill="387990"/>
            <w:vAlign w:val="center"/>
            <w:hideMark/>
          </w:tcPr>
          <w:p w14:paraId="062522D5"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Baseline </w:t>
            </w:r>
          </w:p>
          <w:p w14:paraId="636A7D40" w14:textId="68D9C9F1"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277" w:type="dxa"/>
            <w:tcBorders>
              <w:top w:val="single" w:sz="4" w:space="0" w:color="auto"/>
              <w:left w:val="nil"/>
              <w:bottom w:val="nil"/>
              <w:right w:val="nil"/>
            </w:tcBorders>
            <w:shd w:val="clear" w:color="000000" w:fill="387990"/>
            <w:vAlign w:val="center"/>
            <w:hideMark/>
          </w:tcPr>
          <w:p w14:paraId="0753F91D" w14:textId="6F001A19" w:rsidR="00E2715E" w:rsidRPr="0051257A" w:rsidRDefault="00E2715E" w:rsidP="00E2715E">
            <w:pPr>
              <w:widowControl/>
              <w:spacing w:line="259" w:lineRule="auto"/>
              <w:jc w:val="center"/>
              <w:rPr>
                <w:rFonts w:eastAsia="Times New Roman" w:cs="Times New Roman"/>
                <w:b/>
                <w:bCs/>
                <w:color w:val="FFFFFF"/>
                <w:sz w:val="20"/>
                <w:szCs w:val="20"/>
              </w:rPr>
            </w:pPr>
          </w:p>
        </w:tc>
        <w:tc>
          <w:tcPr>
            <w:tcW w:w="2058" w:type="dxa"/>
            <w:gridSpan w:val="2"/>
            <w:tcBorders>
              <w:top w:val="single" w:sz="4" w:space="0" w:color="auto"/>
              <w:left w:val="nil"/>
              <w:bottom w:val="single" w:sz="4" w:space="0" w:color="FFFFFF"/>
              <w:right w:val="nil"/>
            </w:tcBorders>
            <w:shd w:val="clear" w:color="000000" w:fill="387990"/>
            <w:vAlign w:val="center"/>
            <w:hideMark/>
          </w:tcPr>
          <w:p w14:paraId="34EABD4D" w14:textId="77777777" w:rsidR="00434529"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 xml:space="preserve">Endline </w:t>
            </w:r>
          </w:p>
          <w:p w14:paraId="3B88807D" w14:textId="59B5F7A8"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([Year(s)])</w:t>
            </w:r>
          </w:p>
        </w:tc>
        <w:tc>
          <w:tcPr>
            <w:tcW w:w="1176" w:type="dxa"/>
            <w:vMerge w:val="restart"/>
            <w:tcBorders>
              <w:top w:val="single" w:sz="4" w:space="0" w:color="auto"/>
              <w:left w:val="nil"/>
              <w:right w:val="nil"/>
            </w:tcBorders>
            <w:shd w:val="clear" w:color="000000" w:fill="387990"/>
            <w:vAlign w:val="bottom"/>
            <w:hideMark/>
          </w:tcPr>
          <w:p w14:paraId="7DA6EB43" w14:textId="71F6363A" w:rsidR="00E2715E" w:rsidRPr="0051257A" w:rsidRDefault="00E2715E" w:rsidP="00F64D1C">
            <w:pPr>
              <w:widowControl/>
              <w:spacing w:line="259" w:lineRule="auto"/>
              <w:jc w:val="center"/>
              <w:rPr>
                <w:rFonts w:eastAsia="Times New Roman" w:cs="Times New Roman"/>
                <w:b/>
                <w:bCs/>
                <w:color w:val="FFFFFF"/>
                <w:sz w:val="20"/>
                <w:szCs w:val="20"/>
              </w:rPr>
            </w:pPr>
          </w:p>
          <w:p w14:paraId="7EB602AA" w14:textId="079C577D" w:rsidR="00E2715E" w:rsidRPr="0051257A" w:rsidRDefault="00E2715E" w:rsidP="00F64D1C">
            <w:pPr>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Diff.</w:t>
            </w:r>
          </w:p>
        </w:tc>
      </w:tr>
      <w:tr w:rsidR="00E2715E" w:rsidRPr="0051257A" w14:paraId="0ADC62C4" w14:textId="77777777" w:rsidTr="008D2156">
        <w:tc>
          <w:tcPr>
            <w:tcW w:w="3812" w:type="dxa"/>
            <w:vMerge/>
            <w:tcBorders>
              <w:top w:val="single" w:sz="4" w:space="0" w:color="auto"/>
              <w:left w:val="nil"/>
              <w:bottom w:val="single" w:sz="4" w:space="0" w:color="000000"/>
              <w:right w:val="nil"/>
            </w:tcBorders>
            <w:vAlign w:val="center"/>
            <w:hideMark/>
          </w:tcPr>
          <w:p w14:paraId="0704E765" w14:textId="77777777" w:rsidR="00E2715E" w:rsidRPr="0051257A" w:rsidRDefault="00E2715E" w:rsidP="0051257A">
            <w:pPr>
              <w:widowControl/>
              <w:spacing w:line="259" w:lineRule="auto"/>
              <w:rPr>
                <w:rFonts w:eastAsia="Times New Roman" w:cs="Times New Roman"/>
                <w:b/>
                <w:bCs/>
                <w:color w:val="FFFFFF"/>
                <w:sz w:val="20"/>
                <w:szCs w:val="20"/>
              </w:rPr>
            </w:pPr>
          </w:p>
        </w:tc>
        <w:tc>
          <w:tcPr>
            <w:tcW w:w="1106" w:type="dxa"/>
            <w:tcBorders>
              <w:top w:val="nil"/>
              <w:left w:val="nil"/>
              <w:bottom w:val="single" w:sz="4" w:space="0" w:color="auto"/>
              <w:right w:val="nil"/>
            </w:tcBorders>
            <w:shd w:val="clear" w:color="000000" w:fill="387990"/>
            <w:vAlign w:val="center"/>
            <w:hideMark/>
          </w:tcPr>
          <w:p w14:paraId="622DB34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27" w:type="dxa"/>
            <w:tcBorders>
              <w:top w:val="nil"/>
              <w:left w:val="nil"/>
              <w:bottom w:val="single" w:sz="4" w:space="0" w:color="auto"/>
              <w:right w:val="nil"/>
            </w:tcBorders>
            <w:shd w:val="clear" w:color="000000" w:fill="387990"/>
            <w:vAlign w:val="center"/>
            <w:hideMark/>
          </w:tcPr>
          <w:p w14:paraId="0E449839"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277" w:type="dxa"/>
            <w:tcBorders>
              <w:top w:val="nil"/>
              <w:left w:val="nil"/>
              <w:bottom w:val="single" w:sz="4" w:space="0" w:color="auto"/>
              <w:right w:val="nil"/>
            </w:tcBorders>
            <w:shd w:val="clear" w:color="000000" w:fill="387990"/>
            <w:vAlign w:val="center"/>
            <w:hideMark/>
          </w:tcPr>
          <w:p w14:paraId="789070DC" w14:textId="0D8B46BC" w:rsidR="00E2715E" w:rsidRPr="0051257A" w:rsidRDefault="00E2715E" w:rsidP="00E2715E">
            <w:pPr>
              <w:widowControl/>
              <w:spacing w:line="259" w:lineRule="auto"/>
              <w:jc w:val="center"/>
              <w:rPr>
                <w:rFonts w:eastAsia="Times New Roman" w:cs="Times New Roman"/>
                <w:b/>
                <w:bCs/>
                <w:color w:val="FFFFFF"/>
                <w:sz w:val="20"/>
                <w:szCs w:val="20"/>
              </w:rPr>
            </w:pPr>
          </w:p>
        </w:tc>
        <w:tc>
          <w:tcPr>
            <w:tcW w:w="1009" w:type="dxa"/>
            <w:tcBorders>
              <w:top w:val="nil"/>
              <w:left w:val="nil"/>
              <w:bottom w:val="single" w:sz="4" w:space="0" w:color="auto"/>
              <w:right w:val="nil"/>
            </w:tcBorders>
            <w:shd w:val="clear" w:color="000000" w:fill="387990"/>
            <w:vAlign w:val="center"/>
            <w:hideMark/>
          </w:tcPr>
          <w:p w14:paraId="5846A3ED"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N</w:t>
            </w:r>
            <w:r w:rsidRPr="0051257A">
              <w:rPr>
                <w:rFonts w:eastAsia="Times New Roman" w:cs="Times New Roman"/>
                <w:b/>
                <w:bCs/>
                <w:color w:val="FFFFFF"/>
                <w:sz w:val="20"/>
                <w:szCs w:val="20"/>
                <w:vertAlign w:val="superscript"/>
              </w:rPr>
              <w:t>a</w:t>
            </w:r>
          </w:p>
        </w:tc>
        <w:tc>
          <w:tcPr>
            <w:tcW w:w="1049" w:type="dxa"/>
            <w:tcBorders>
              <w:top w:val="nil"/>
              <w:left w:val="nil"/>
              <w:bottom w:val="single" w:sz="4" w:space="0" w:color="auto"/>
              <w:right w:val="nil"/>
            </w:tcBorders>
            <w:shd w:val="clear" w:color="000000" w:fill="387990"/>
            <w:vAlign w:val="center"/>
            <w:hideMark/>
          </w:tcPr>
          <w:p w14:paraId="290BAC9E" w14:textId="77777777" w:rsidR="00E2715E" w:rsidRPr="0051257A" w:rsidRDefault="00E2715E" w:rsidP="00E2715E">
            <w:pPr>
              <w:widowControl/>
              <w:spacing w:line="259" w:lineRule="auto"/>
              <w:jc w:val="center"/>
              <w:rPr>
                <w:rFonts w:eastAsia="Times New Roman" w:cs="Times New Roman"/>
                <w:b/>
                <w:bCs/>
                <w:color w:val="FFFFFF"/>
                <w:sz w:val="20"/>
                <w:szCs w:val="20"/>
              </w:rPr>
            </w:pPr>
            <w:r w:rsidRPr="0051257A">
              <w:rPr>
                <w:rFonts w:eastAsia="Times New Roman" w:cs="Times New Roman"/>
                <w:b/>
                <w:bCs/>
                <w:color w:val="FFFFFF"/>
                <w:sz w:val="20"/>
                <w:szCs w:val="20"/>
              </w:rPr>
              <w:t>Percent</w:t>
            </w:r>
          </w:p>
        </w:tc>
        <w:tc>
          <w:tcPr>
            <w:tcW w:w="1176" w:type="dxa"/>
            <w:vMerge/>
            <w:tcBorders>
              <w:left w:val="nil"/>
              <w:bottom w:val="single" w:sz="4" w:space="0" w:color="auto"/>
              <w:right w:val="nil"/>
            </w:tcBorders>
            <w:shd w:val="clear" w:color="000000" w:fill="387990"/>
            <w:vAlign w:val="center"/>
            <w:hideMark/>
          </w:tcPr>
          <w:p w14:paraId="3FE9E3FE" w14:textId="64AA8B17" w:rsidR="00E2715E" w:rsidRPr="0051257A" w:rsidRDefault="00E2715E" w:rsidP="00E2715E">
            <w:pPr>
              <w:widowControl/>
              <w:spacing w:line="259" w:lineRule="auto"/>
              <w:jc w:val="center"/>
              <w:rPr>
                <w:rFonts w:eastAsia="Times New Roman" w:cs="Times New Roman"/>
                <w:b/>
                <w:bCs/>
                <w:color w:val="FFFFFF"/>
                <w:sz w:val="20"/>
                <w:szCs w:val="20"/>
              </w:rPr>
            </w:pPr>
          </w:p>
        </w:tc>
      </w:tr>
      <w:tr w:rsidR="006E64E9" w:rsidRPr="0051257A" w14:paraId="12A50F5E" w14:textId="77777777" w:rsidTr="00E2715E">
        <w:tc>
          <w:tcPr>
            <w:tcW w:w="3812" w:type="dxa"/>
            <w:tcBorders>
              <w:top w:val="nil"/>
              <w:left w:val="nil"/>
              <w:bottom w:val="single" w:sz="4" w:space="0" w:color="auto"/>
              <w:right w:val="nil"/>
            </w:tcBorders>
            <w:shd w:val="clear" w:color="auto" w:fill="auto"/>
            <w:noWrap/>
            <w:vAlign w:val="center"/>
            <w:hideMark/>
          </w:tcPr>
          <w:p w14:paraId="43C5A45D"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w:t>
            </w:r>
          </w:p>
        </w:tc>
        <w:tc>
          <w:tcPr>
            <w:tcW w:w="1106" w:type="dxa"/>
            <w:tcBorders>
              <w:top w:val="nil"/>
              <w:left w:val="nil"/>
              <w:bottom w:val="single" w:sz="4" w:space="0" w:color="auto"/>
              <w:right w:val="nil"/>
            </w:tcBorders>
            <w:shd w:val="clear" w:color="auto" w:fill="auto"/>
            <w:vAlign w:val="center"/>
            <w:hideMark/>
          </w:tcPr>
          <w:p w14:paraId="103F4F3E" w14:textId="332550EC" w:rsidR="006E64E9" w:rsidRPr="00E2715E" w:rsidRDefault="006E64E9" w:rsidP="00E2715E">
            <w:pPr>
              <w:widowControl/>
              <w:spacing w:line="259" w:lineRule="auto"/>
              <w:jc w:val="center"/>
              <w:rPr>
                <w:rFonts w:eastAsia="Times New Roman" w:cs="Times New Roman"/>
                <w:bCs/>
                <w:color w:val="auto"/>
                <w:sz w:val="20"/>
                <w:szCs w:val="20"/>
              </w:rPr>
            </w:pPr>
          </w:p>
        </w:tc>
        <w:tc>
          <w:tcPr>
            <w:tcW w:w="1027" w:type="dxa"/>
            <w:tcBorders>
              <w:top w:val="nil"/>
              <w:left w:val="nil"/>
              <w:bottom w:val="single" w:sz="4" w:space="0" w:color="auto"/>
              <w:right w:val="nil"/>
            </w:tcBorders>
            <w:shd w:val="clear" w:color="auto" w:fill="auto"/>
            <w:vAlign w:val="center"/>
            <w:hideMark/>
          </w:tcPr>
          <w:p w14:paraId="67CFADA0" w14:textId="399E312C" w:rsidR="006E64E9" w:rsidRPr="00E2715E" w:rsidRDefault="006E64E9" w:rsidP="00E2715E">
            <w:pPr>
              <w:widowControl/>
              <w:spacing w:line="259" w:lineRule="auto"/>
              <w:jc w:val="center"/>
              <w:rPr>
                <w:rFonts w:eastAsia="Times New Roman" w:cs="Times New Roman"/>
                <w:bCs/>
                <w:color w:val="auto"/>
                <w:sz w:val="20"/>
                <w:szCs w:val="20"/>
              </w:rPr>
            </w:pPr>
          </w:p>
        </w:tc>
        <w:tc>
          <w:tcPr>
            <w:tcW w:w="277" w:type="dxa"/>
            <w:tcBorders>
              <w:top w:val="nil"/>
              <w:left w:val="nil"/>
              <w:bottom w:val="single" w:sz="4" w:space="0" w:color="auto"/>
              <w:right w:val="nil"/>
            </w:tcBorders>
            <w:shd w:val="clear" w:color="auto" w:fill="auto"/>
            <w:vAlign w:val="center"/>
            <w:hideMark/>
          </w:tcPr>
          <w:p w14:paraId="2544C47E" w14:textId="04D12ABF" w:rsidR="006E64E9" w:rsidRPr="00E2715E" w:rsidRDefault="006E64E9" w:rsidP="00E2715E">
            <w:pPr>
              <w:widowControl/>
              <w:spacing w:line="259" w:lineRule="auto"/>
              <w:jc w:val="center"/>
              <w:rPr>
                <w:rFonts w:eastAsia="Times New Roman" w:cs="Times New Roman"/>
                <w:bCs/>
                <w:color w:val="auto"/>
                <w:sz w:val="20"/>
                <w:szCs w:val="20"/>
              </w:rPr>
            </w:pPr>
          </w:p>
        </w:tc>
        <w:tc>
          <w:tcPr>
            <w:tcW w:w="1009" w:type="dxa"/>
            <w:tcBorders>
              <w:top w:val="nil"/>
              <w:left w:val="nil"/>
              <w:bottom w:val="single" w:sz="4" w:space="0" w:color="auto"/>
              <w:right w:val="nil"/>
            </w:tcBorders>
            <w:shd w:val="clear" w:color="auto" w:fill="auto"/>
            <w:vAlign w:val="center"/>
            <w:hideMark/>
          </w:tcPr>
          <w:p w14:paraId="5A32E8CB" w14:textId="676198FB" w:rsidR="006E64E9" w:rsidRPr="00E2715E" w:rsidRDefault="006E64E9" w:rsidP="00E2715E">
            <w:pPr>
              <w:widowControl/>
              <w:spacing w:line="259" w:lineRule="auto"/>
              <w:jc w:val="center"/>
              <w:rPr>
                <w:rFonts w:eastAsia="Times New Roman" w:cs="Times New Roman"/>
                <w:bCs/>
                <w:color w:val="auto"/>
                <w:sz w:val="20"/>
                <w:szCs w:val="20"/>
              </w:rPr>
            </w:pPr>
          </w:p>
        </w:tc>
        <w:tc>
          <w:tcPr>
            <w:tcW w:w="1049" w:type="dxa"/>
            <w:tcBorders>
              <w:top w:val="nil"/>
              <w:left w:val="nil"/>
              <w:bottom w:val="single" w:sz="4" w:space="0" w:color="auto"/>
              <w:right w:val="nil"/>
            </w:tcBorders>
            <w:shd w:val="clear" w:color="auto" w:fill="auto"/>
            <w:vAlign w:val="center"/>
            <w:hideMark/>
          </w:tcPr>
          <w:p w14:paraId="6E199779" w14:textId="2636CCD9" w:rsidR="006E64E9" w:rsidRPr="00E2715E" w:rsidRDefault="006E64E9" w:rsidP="00E2715E">
            <w:pPr>
              <w:widowControl/>
              <w:spacing w:line="259" w:lineRule="auto"/>
              <w:jc w:val="center"/>
              <w:rPr>
                <w:rFonts w:eastAsia="Times New Roman" w:cs="Times New Roman"/>
                <w:bCs/>
                <w:color w:val="auto"/>
                <w:sz w:val="20"/>
                <w:szCs w:val="20"/>
              </w:rPr>
            </w:pPr>
          </w:p>
        </w:tc>
        <w:tc>
          <w:tcPr>
            <w:tcW w:w="1176" w:type="dxa"/>
            <w:tcBorders>
              <w:top w:val="nil"/>
              <w:left w:val="nil"/>
              <w:bottom w:val="single" w:sz="4" w:space="0" w:color="auto"/>
              <w:right w:val="nil"/>
            </w:tcBorders>
            <w:shd w:val="clear" w:color="auto" w:fill="auto"/>
            <w:vAlign w:val="center"/>
            <w:hideMark/>
          </w:tcPr>
          <w:p w14:paraId="66D4F417" w14:textId="1F5D5762" w:rsidR="006E64E9" w:rsidRPr="00E2715E" w:rsidRDefault="006E64E9" w:rsidP="00E2715E">
            <w:pPr>
              <w:widowControl/>
              <w:spacing w:line="259" w:lineRule="auto"/>
              <w:jc w:val="center"/>
              <w:rPr>
                <w:rFonts w:eastAsia="Times New Roman" w:cs="Times New Roman"/>
                <w:bCs/>
                <w:color w:val="auto"/>
                <w:sz w:val="20"/>
                <w:szCs w:val="20"/>
              </w:rPr>
            </w:pPr>
          </w:p>
        </w:tc>
      </w:tr>
      <w:tr w:rsidR="006E64E9" w:rsidRPr="0051257A" w14:paraId="206420A6"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614B4A09"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gendered household type</w:t>
            </w:r>
          </w:p>
        </w:tc>
      </w:tr>
      <w:tr w:rsidR="006E64E9" w:rsidRPr="0051257A" w14:paraId="2169E80D" w14:textId="77777777" w:rsidTr="00E2715E">
        <w:tc>
          <w:tcPr>
            <w:tcW w:w="3812" w:type="dxa"/>
            <w:tcBorders>
              <w:top w:val="nil"/>
              <w:left w:val="nil"/>
              <w:bottom w:val="single" w:sz="4" w:space="0" w:color="auto"/>
              <w:right w:val="nil"/>
            </w:tcBorders>
            <w:shd w:val="clear" w:color="auto" w:fill="auto"/>
            <w:noWrap/>
            <w:vAlign w:val="center"/>
            <w:hideMark/>
          </w:tcPr>
          <w:p w14:paraId="3C4550E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and female adults</w:t>
            </w:r>
          </w:p>
        </w:tc>
        <w:tc>
          <w:tcPr>
            <w:tcW w:w="1106" w:type="dxa"/>
            <w:tcBorders>
              <w:top w:val="nil"/>
              <w:left w:val="nil"/>
              <w:bottom w:val="single" w:sz="4" w:space="0" w:color="auto"/>
              <w:right w:val="nil"/>
            </w:tcBorders>
            <w:shd w:val="clear" w:color="auto" w:fill="auto"/>
            <w:vAlign w:val="center"/>
            <w:hideMark/>
          </w:tcPr>
          <w:p w14:paraId="4A3E7F05" w14:textId="15337176"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A9BC45F" w14:textId="71946A65"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24C95D62" w14:textId="65C29D2D"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C104F84" w14:textId="7614A42E"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8C76FC3" w14:textId="10EB7AF1"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61792DD" w14:textId="34D81757"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ABEFBD0" w14:textId="77777777" w:rsidTr="00E2715E">
        <w:tc>
          <w:tcPr>
            <w:tcW w:w="3812" w:type="dxa"/>
            <w:tcBorders>
              <w:top w:val="nil"/>
              <w:left w:val="nil"/>
              <w:bottom w:val="single" w:sz="4" w:space="0" w:color="auto"/>
              <w:right w:val="nil"/>
            </w:tcBorders>
            <w:shd w:val="clear" w:color="auto" w:fill="auto"/>
            <w:noWrap/>
            <w:vAlign w:val="center"/>
            <w:hideMark/>
          </w:tcPr>
          <w:p w14:paraId="76F8044D"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Female adults only</w:t>
            </w:r>
          </w:p>
        </w:tc>
        <w:tc>
          <w:tcPr>
            <w:tcW w:w="1106" w:type="dxa"/>
            <w:tcBorders>
              <w:top w:val="nil"/>
              <w:left w:val="nil"/>
              <w:bottom w:val="single" w:sz="4" w:space="0" w:color="auto"/>
              <w:right w:val="nil"/>
            </w:tcBorders>
            <w:shd w:val="clear" w:color="auto" w:fill="auto"/>
            <w:vAlign w:val="center"/>
            <w:hideMark/>
          </w:tcPr>
          <w:p w14:paraId="23C9E60D" w14:textId="61042963"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38B3FBE" w14:textId="77B4B16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0190648" w14:textId="6A07831A"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3B12E314" w14:textId="3D3D7ADA"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E9E57D2" w14:textId="7A9EC114"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B9C0028" w14:textId="37620BD6"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25191C6F" w14:textId="77777777" w:rsidTr="00E2715E">
        <w:tc>
          <w:tcPr>
            <w:tcW w:w="3812" w:type="dxa"/>
            <w:tcBorders>
              <w:top w:val="nil"/>
              <w:left w:val="nil"/>
              <w:bottom w:val="single" w:sz="4" w:space="0" w:color="auto"/>
              <w:right w:val="nil"/>
            </w:tcBorders>
            <w:shd w:val="clear" w:color="auto" w:fill="auto"/>
            <w:noWrap/>
            <w:vAlign w:val="center"/>
            <w:hideMark/>
          </w:tcPr>
          <w:p w14:paraId="7BCF2902"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Male adults only</w:t>
            </w:r>
          </w:p>
        </w:tc>
        <w:tc>
          <w:tcPr>
            <w:tcW w:w="1106" w:type="dxa"/>
            <w:tcBorders>
              <w:top w:val="nil"/>
              <w:left w:val="nil"/>
              <w:bottom w:val="single" w:sz="4" w:space="0" w:color="auto"/>
              <w:right w:val="nil"/>
            </w:tcBorders>
            <w:shd w:val="clear" w:color="auto" w:fill="auto"/>
            <w:vAlign w:val="center"/>
            <w:hideMark/>
          </w:tcPr>
          <w:p w14:paraId="556538BF" w14:textId="476CD60D"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3EDD84" w14:textId="355C8B3D"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1C4DA89" w14:textId="3A5666D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68007B7B" w14:textId="1FB360F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8E02FC" w14:textId="3F9B423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64156D90" w14:textId="4248F095"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F01D4C8" w14:textId="77777777" w:rsidTr="00E2715E">
        <w:tc>
          <w:tcPr>
            <w:tcW w:w="3812" w:type="dxa"/>
            <w:tcBorders>
              <w:top w:val="nil"/>
              <w:left w:val="nil"/>
              <w:bottom w:val="single" w:sz="4" w:space="0" w:color="auto"/>
              <w:right w:val="nil"/>
            </w:tcBorders>
            <w:shd w:val="clear" w:color="auto" w:fill="auto"/>
            <w:vAlign w:val="center"/>
            <w:hideMark/>
          </w:tcPr>
          <w:p w14:paraId="4F64901C"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Children only</w:t>
            </w:r>
          </w:p>
        </w:tc>
        <w:tc>
          <w:tcPr>
            <w:tcW w:w="1106" w:type="dxa"/>
            <w:tcBorders>
              <w:top w:val="nil"/>
              <w:left w:val="nil"/>
              <w:bottom w:val="single" w:sz="4" w:space="0" w:color="auto"/>
              <w:right w:val="nil"/>
            </w:tcBorders>
            <w:shd w:val="clear" w:color="auto" w:fill="auto"/>
            <w:vAlign w:val="center"/>
            <w:hideMark/>
          </w:tcPr>
          <w:p w14:paraId="5FF96E71" w14:textId="0342567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7F0ED0F2" w14:textId="22FC51B3"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672C354" w14:textId="44D70F87"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2BBC719E" w14:textId="097B942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75F76DD" w14:textId="64F02590"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45FEC88" w14:textId="6BDDED63"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1E63EAA3" w14:textId="77777777" w:rsidTr="00E2715E">
        <w:tc>
          <w:tcPr>
            <w:tcW w:w="9456" w:type="dxa"/>
            <w:gridSpan w:val="7"/>
            <w:tcBorders>
              <w:top w:val="single" w:sz="4" w:space="0" w:color="auto"/>
              <w:left w:val="nil"/>
              <w:bottom w:val="single" w:sz="4" w:space="0" w:color="auto"/>
              <w:right w:val="nil"/>
            </w:tcBorders>
            <w:shd w:val="clear" w:color="000000" w:fill="DBE7F3"/>
            <w:noWrap/>
            <w:vAlign w:val="center"/>
            <w:hideMark/>
          </w:tcPr>
          <w:p w14:paraId="544CB90C"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xml:space="preserve">Total number of households, by </w:t>
            </w:r>
            <w:proofErr w:type="spellStart"/>
            <w:r w:rsidRPr="0051257A">
              <w:rPr>
                <w:rFonts w:eastAsia="Times New Roman" w:cs="Times New Roman"/>
                <w:b/>
                <w:bCs/>
                <w:color w:val="auto"/>
                <w:sz w:val="20"/>
                <w:szCs w:val="20"/>
              </w:rPr>
              <w:t>residence</w:t>
            </w:r>
            <w:r w:rsidRPr="0051257A">
              <w:rPr>
                <w:rFonts w:eastAsia="Times New Roman" w:cs="Times New Roman"/>
                <w:b/>
                <w:bCs/>
                <w:color w:val="auto"/>
                <w:sz w:val="20"/>
                <w:szCs w:val="20"/>
                <w:vertAlign w:val="superscript"/>
              </w:rPr>
              <w:t>d</w:t>
            </w:r>
            <w:proofErr w:type="spellEnd"/>
          </w:p>
        </w:tc>
      </w:tr>
      <w:tr w:rsidR="006E64E9" w:rsidRPr="0051257A" w14:paraId="10ACD4C3" w14:textId="77777777" w:rsidTr="00E2715E">
        <w:tc>
          <w:tcPr>
            <w:tcW w:w="3812" w:type="dxa"/>
            <w:tcBorders>
              <w:top w:val="nil"/>
              <w:left w:val="nil"/>
              <w:bottom w:val="single" w:sz="4" w:space="0" w:color="auto"/>
              <w:right w:val="nil"/>
            </w:tcBorders>
            <w:shd w:val="clear" w:color="auto" w:fill="auto"/>
            <w:noWrap/>
            <w:vAlign w:val="center"/>
            <w:hideMark/>
          </w:tcPr>
          <w:p w14:paraId="7A2D2A8E"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Urban</w:t>
            </w:r>
          </w:p>
        </w:tc>
        <w:tc>
          <w:tcPr>
            <w:tcW w:w="1106" w:type="dxa"/>
            <w:tcBorders>
              <w:top w:val="nil"/>
              <w:left w:val="nil"/>
              <w:bottom w:val="single" w:sz="4" w:space="0" w:color="auto"/>
              <w:right w:val="nil"/>
            </w:tcBorders>
            <w:shd w:val="clear" w:color="auto" w:fill="auto"/>
            <w:vAlign w:val="center"/>
            <w:hideMark/>
          </w:tcPr>
          <w:p w14:paraId="31C68465" w14:textId="3BE8D44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27D1E571" w14:textId="6E2424B8"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5BF638" w14:textId="7BA195E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50197D6" w14:textId="010006CD"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592AD03F" w14:textId="7911982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A83E31E" w14:textId="3306D40E"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360606D1" w14:textId="77777777" w:rsidTr="00E2715E">
        <w:tc>
          <w:tcPr>
            <w:tcW w:w="3812" w:type="dxa"/>
            <w:tcBorders>
              <w:top w:val="nil"/>
              <w:left w:val="nil"/>
              <w:bottom w:val="single" w:sz="4" w:space="0" w:color="auto"/>
              <w:right w:val="nil"/>
            </w:tcBorders>
            <w:shd w:val="clear" w:color="auto" w:fill="auto"/>
            <w:noWrap/>
            <w:vAlign w:val="center"/>
            <w:hideMark/>
          </w:tcPr>
          <w:p w14:paraId="516AEEAB"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Rural</w:t>
            </w:r>
          </w:p>
        </w:tc>
        <w:tc>
          <w:tcPr>
            <w:tcW w:w="1106" w:type="dxa"/>
            <w:tcBorders>
              <w:top w:val="nil"/>
              <w:left w:val="nil"/>
              <w:bottom w:val="single" w:sz="4" w:space="0" w:color="auto"/>
              <w:right w:val="nil"/>
            </w:tcBorders>
            <w:shd w:val="clear" w:color="auto" w:fill="auto"/>
            <w:vAlign w:val="center"/>
            <w:hideMark/>
          </w:tcPr>
          <w:p w14:paraId="0E52E7F2" w14:textId="2801F1D5"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D98EFE1" w14:textId="6DA73C90"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F3750BA" w14:textId="43CB456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82095B5" w14:textId="6831E884"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51C2C0C" w14:textId="5DB1EBF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54D2CCC2" w14:textId="0DB63EAC"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578FA259" w14:textId="77777777" w:rsidTr="00E2715E">
        <w:tc>
          <w:tcPr>
            <w:tcW w:w="4918" w:type="dxa"/>
            <w:gridSpan w:val="2"/>
            <w:tcBorders>
              <w:top w:val="single" w:sz="4" w:space="0" w:color="auto"/>
              <w:left w:val="nil"/>
              <w:bottom w:val="single" w:sz="4" w:space="0" w:color="auto"/>
              <w:right w:val="nil"/>
            </w:tcBorders>
            <w:shd w:val="clear" w:color="000000" w:fill="DBE7F3"/>
            <w:noWrap/>
            <w:vAlign w:val="center"/>
            <w:hideMark/>
          </w:tcPr>
          <w:p w14:paraId="20405FB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Total number of households, by [region]</w:t>
            </w:r>
          </w:p>
        </w:tc>
        <w:tc>
          <w:tcPr>
            <w:tcW w:w="1027" w:type="dxa"/>
            <w:tcBorders>
              <w:top w:val="nil"/>
              <w:left w:val="nil"/>
              <w:bottom w:val="single" w:sz="4" w:space="0" w:color="auto"/>
              <w:right w:val="nil"/>
            </w:tcBorders>
            <w:shd w:val="clear" w:color="000000" w:fill="DBE7F3"/>
            <w:vAlign w:val="center"/>
            <w:hideMark/>
          </w:tcPr>
          <w:p w14:paraId="60A39BA8"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277" w:type="dxa"/>
            <w:tcBorders>
              <w:top w:val="nil"/>
              <w:left w:val="nil"/>
              <w:bottom w:val="single" w:sz="4" w:space="0" w:color="auto"/>
              <w:right w:val="nil"/>
            </w:tcBorders>
            <w:shd w:val="clear" w:color="000000" w:fill="DBE7F3"/>
            <w:vAlign w:val="center"/>
            <w:hideMark/>
          </w:tcPr>
          <w:p w14:paraId="7F97692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09" w:type="dxa"/>
            <w:tcBorders>
              <w:top w:val="nil"/>
              <w:left w:val="nil"/>
              <w:bottom w:val="single" w:sz="4" w:space="0" w:color="auto"/>
              <w:right w:val="nil"/>
            </w:tcBorders>
            <w:shd w:val="clear" w:color="000000" w:fill="DBE7F3"/>
            <w:vAlign w:val="center"/>
            <w:hideMark/>
          </w:tcPr>
          <w:p w14:paraId="6EA8DC72"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049" w:type="dxa"/>
            <w:tcBorders>
              <w:top w:val="nil"/>
              <w:left w:val="nil"/>
              <w:bottom w:val="single" w:sz="4" w:space="0" w:color="auto"/>
              <w:right w:val="nil"/>
            </w:tcBorders>
            <w:shd w:val="clear" w:color="000000" w:fill="DBE7F3"/>
            <w:vAlign w:val="center"/>
            <w:hideMark/>
          </w:tcPr>
          <w:p w14:paraId="5F1DE9F0"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c>
          <w:tcPr>
            <w:tcW w:w="1176" w:type="dxa"/>
            <w:tcBorders>
              <w:top w:val="nil"/>
              <w:left w:val="nil"/>
              <w:bottom w:val="single" w:sz="4" w:space="0" w:color="auto"/>
              <w:right w:val="nil"/>
            </w:tcBorders>
            <w:shd w:val="clear" w:color="000000" w:fill="DBE7F3"/>
            <w:vAlign w:val="center"/>
            <w:hideMark/>
          </w:tcPr>
          <w:p w14:paraId="19A48504" w14:textId="77777777" w:rsidR="006E64E9" w:rsidRPr="0051257A" w:rsidRDefault="006E64E9" w:rsidP="0051257A">
            <w:pPr>
              <w:widowControl/>
              <w:spacing w:line="259" w:lineRule="auto"/>
              <w:rPr>
                <w:rFonts w:eastAsia="Times New Roman" w:cs="Times New Roman"/>
                <w:b/>
                <w:bCs/>
                <w:color w:val="auto"/>
                <w:sz w:val="20"/>
                <w:szCs w:val="20"/>
              </w:rPr>
            </w:pPr>
            <w:r w:rsidRPr="0051257A">
              <w:rPr>
                <w:rFonts w:eastAsia="Times New Roman" w:cs="Times New Roman"/>
                <w:b/>
                <w:bCs/>
                <w:color w:val="auto"/>
                <w:sz w:val="20"/>
                <w:szCs w:val="20"/>
              </w:rPr>
              <w:t> </w:t>
            </w:r>
          </w:p>
        </w:tc>
      </w:tr>
      <w:tr w:rsidR="006E64E9" w:rsidRPr="0051257A" w14:paraId="78490B92" w14:textId="77777777" w:rsidTr="00E2715E">
        <w:tc>
          <w:tcPr>
            <w:tcW w:w="3812" w:type="dxa"/>
            <w:tcBorders>
              <w:top w:val="nil"/>
              <w:left w:val="nil"/>
              <w:bottom w:val="single" w:sz="4" w:space="0" w:color="auto"/>
              <w:right w:val="nil"/>
            </w:tcBorders>
            <w:shd w:val="clear" w:color="auto" w:fill="auto"/>
            <w:noWrap/>
            <w:vAlign w:val="center"/>
            <w:hideMark/>
          </w:tcPr>
          <w:p w14:paraId="3C541D81"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1]</w:t>
            </w:r>
          </w:p>
        </w:tc>
        <w:tc>
          <w:tcPr>
            <w:tcW w:w="1106" w:type="dxa"/>
            <w:tcBorders>
              <w:top w:val="nil"/>
              <w:left w:val="nil"/>
              <w:bottom w:val="single" w:sz="4" w:space="0" w:color="auto"/>
              <w:right w:val="nil"/>
            </w:tcBorders>
            <w:shd w:val="clear" w:color="auto" w:fill="auto"/>
            <w:vAlign w:val="center"/>
            <w:hideMark/>
          </w:tcPr>
          <w:p w14:paraId="01FCAA4B" w14:textId="238EFB18"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551DBD36" w14:textId="3F437A72"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70F0A2C6" w14:textId="1ABD4022"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5AA174D2" w14:textId="69520E39"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7F0B95E5" w14:textId="0BF8918D"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7A826AD3" w14:textId="59F496D4"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B4604D9" w14:textId="77777777" w:rsidTr="00E2715E">
        <w:tc>
          <w:tcPr>
            <w:tcW w:w="3812" w:type="dxa"/>
            <w:tcBorders>
              <w:top w:val="nil"/>
              <w:left w:val="nil"/>
              <w:bottom w:val="single" w:sz="4" w:space="0" w:color="auto"/>
              <w:right w:val="nil"/>
            </w:tcBorders>
            <w:shd w:val="clear" w:color="auto" w:fill="auto"/>
            <w:noWrap/>
            <w:vAlign w:val="center"/>
            <w:hideMark/>
          </w:tcPr>
          <w:p w14:paraId="254DE809"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2]</w:t>
            </w:r>
          </w:p>
        </w:tc>
        <w:tc>
          <w:tcPr>
            <w:tcW w:w="1106" w:type="dxa"/>
            <w:tcBorders>
              <w:top w:val="nil"/>
              <w:left w:val="nil"/>
              <w:bottom w:val="single" w:sz="4" w:space="0" w:color="auto"/>
              <w:right w:val="nil"/>
            </w:tcBorders>
            <w:shd w:val="clear" w:color="auto" w:fill="auto"/>
            <w:vAlign w:val="center"/>
            <w:hideMark/>
          </w:tcPr>
          <w:p w14:paraId="38CB6ED2" w14:textId="174B1D3B"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6F67480D" w14:textId="37AD2E96"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68440BCA" w14:textId="09E0F54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158521F9" w14:textId="162E74E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2F74FBEA" w14:textId="0F472F57"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35F10B29" w14:textId="38EFCE4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0312DE7B" w14:textId="77777777" w:rsidTr="00E2715E">
        <w:tc>
          <w:tcPr>
            <w:tcW w:w="3812" w:type="dxa"/>
            <w:tcBorders>
              <w:top w:val="nil"/>
              <w:left w:val="nil"/>
              <w:bottom w:val="single" w:sz="4" w:space="0" w:color="auto"/>
              <w:right w:val="nil"/>
            </w:tcBorders>
            <w:shd w:val="clear" w:color="auto" w:fill="auto"/>
            <w:noWrap/>
            <w:vAlign w:val="center"/>
            <w:hideMark/>
          </w:tcPr>
          <w:p w14:paraId="4834FAAF"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3]</w:t>
            </w:r>
          </w:p>
        </w:tc>
        <w:tc>
          <w:tcPr>
            <w:tcW w:w="1106" w:type="dxa"/>
            <w:tcBorders>
              <w:top w:val="nil"/>
              <w:left w:val="nil"/>
              <w:bottom w:val="single" w:sz="4" w:space="0" w:color="auto"/>
              <w:right w:val="nil"/>
            </w:tcBorders>
            <w:shd w:val="clear" w:color="auto" w:fill="auto"/>
            <w:vAlign w:val="center"/>
            <w:hideMark/>
          </w:tcPr>
          <w:p w14:paraId="3381DD2C" w14:textId="62C98A67"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80EB369" w14:textId="68CF80FC"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07056F22" w14:textId="7B942F24"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685105D" w14:textId="7EE171FC"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69D1B5A5" w14:textId="29DEBEC5"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2D327081" w14:textId="61494689" w:rsidR="006E64E9" w:rsidRPr="0051257A" w:rsidRDefault="006E64E9" w:rsidP="00E2715E">
            <w:pPr>
              <w:widowControl/>
              <w:spacing w:line="259" w:lineRule="auto"/>
              <w:jc w:val="center"/>
              <w:rPr>
                <w:rFonts w:eastAsia="Times New Roman" w:cs="Times New Roman"/>
                <w:sz w:val="20"/>
                <w:szCs w:val="20"/>
              </w:rPr>
            </w:pPr>
          </w:p>
        </w:tc>
      </w:tr>
      <w:tr w:rsidR="006E64E9" w:rsidRPr="0051257A" w14:paraId="79E085C1" w14:textId="77777777" w:rsidTr="00E2715E">
        <w:tc>
          <w:tcPr>
            <w:tcW w:w="3812" w:type="dxa"/>
            <w:tcBorders>
              <w:top w:val="nil"/>
              <w:left w:val="nil"/>
              <w:bottom w:val="single" w:sz="4" w:space="0" w:color="auto"/>
              <w:right w:val="nil"/>
            </w:tcBorders>
            <w:shd w:val="clear" w:color="auto" w:fill="auto"/>
            <w:noWrap/>
            <w:vAlign w:val="center"/>
            <w:hideMark/>
          </w:tcPr>
          <w:p w14:paraId="05EDD174" w14:textId="77777777" w:rsidR="006E64E9" w:rsidRPr="0051257A" w:rsidRDefault="006E64E9" w:rsidP="0051257A">
            <w:pPr>
              <w:widowControl/>
              <w:spacing w:line="259" w:lineRule="auto"/>
              <w:ind w:firstLineChars="100" w:firstLine="200"/>
              <w:rPr>
                <w:rFonts w:eastAsia="Times New Roman" w:cs="Times New Roman"/>
                <w:sz w:val="20"/>
                <w:szCs w:val="20"/>
              </w:rPr>
            </w:pPr>
            <w:r w:rsidRPr="0051257A">
              <w:rPr>
                <w:rFonts w:eastAsia="Times New Roman" w:cs="Times New Roman"/>
                <w:sz w:val="20"/>
                <w:szCs w:val="20"/>
              </w:rPr>
              <w:t>[Region 4]</w:t>
            </w:r>
          </w:p>
        </w:tc>
        <w:tc>
          <w:tcPr>
            <w:tcW w:w="1106" w:type="dxa"/>
            <w:tcBorders>
              <w:top w:val="nil"/>
              <w:left w:val="nil"/>
              <w:bottom w:val="single" w:sz="4" w:space="0" w:color="auto"/>
              <w:right w:val="nil"/>
            </w:tcBorders>
            <w:shd w:val="clear" w:color="auto" w:fill="auto"/>
            <w:vAlign w:val="center"/>
            <w:hideMark/>
          </w:tcPr>
          <w:p w14:paraId="0F890E89" w14:textId="5323CDBC" w:rsidR="006E64E9" w:rsidRPr="0051257A" w:rsidRDefault="006E64E9" w:rsidP="00E2715E">
            <w:pPr>
              <w:widowControl/>
              <w:spacing w:line="259" w:lineRule="auto"/>
              <w:jc w:val="center"/>
              <w:rPr>
                <w:rFonts w:eastAsia="Times New Roman" w:cs="Times New Roman"/>
                <w:sz w:val="20"/>
                <w:szCs w:val="20"/>
              </w:rPr>
            </w:pPr>
          </w:p>
        </w:tc>
        <w:tc>
          <w:tcPr>
            <w:tcW w:w="1027" w:type="dxa"/>
            <w:tcBorders>
              <w:top w:val="nil"/>
              <w:left w:val="nil"/>
              <w:bottom w:val="single" w:sz="4" w:space="0" w:color="auto"/>
              <w:right w:val="nil"/>
            </w:tcBorders>
            <w:shd w:val="clear" w:color="auto" w:fill="auto"/>
            <w:vAlign w:val="center"/>
            <w:hideMark/>
          </w:tcPr>
          <w:p w14:paraId="17FF5B81" w14:textId="1F988894" w:rsidR="006E64E9" w:rsidRPr="0051257A" w:rsidRDefault="006E64E9" w:rsidP="00E2715E">
            <w:pPr>
              <w:widowControl/>
              <w:spacing w:line="259" w:lineRule="auto"/>
              <w:jc w:val="center"/>
              <w:rPr>
                <w:rFonts w:eastAsia="Times New Roman" w:cs="Times New Roman"/>
                <w:sz w:val="20"/>
                <w:szCs w:val="20"/>
              </w:rPr>
            </w:pPr>
          </w:p>
        </w:tc>
        <w:tc>
          <w:tcPr>
            <w:tcW w:w="277" w:type="dxa"/>
            <w:tcBorders>
              <w:top w:val="nil"/>
              <w:left w:val="nil"/>
              <w:bottom w:val="single" w:sz="4" w:space="0" w:color="auto"/>
              <w:right w:val="nil"/>
            </w:tcBorders>
            <w:shd w:val="clear" w:color="auto" w:fill="auto"/>
            <w:vAlign w:val="center"/>
            <w:hideMark/>
          </w:tcPr>
          <w:p w14:paraId="3A6621DE" w14:textId="39BC6318" w:rsidR="006E64E9" w:rsidRPr="0051257A" w:rsidRDefault="006E64E9" w:rsidP="00E2715E">
            <w:pPr>
              <w:widowControl/>
              <w:spacing w:line="259" w:lineRule="auto"/>
              <w:jc w:val="center"/>
              <w:rPr>
                <w:rFonts w:eastAsia="Times New Roman" w:cs="Times New Roman"/>
                <w:sz w:val="20"/>
                <w:szCs w:val="20"/>
              </w:rPr>
            </w:pPr>
          </w:p>
        </w:tc>
        <w:tc>
          <w:tcPr>
            <w:tcW w:w="1009" w:type="dxa"/>
            <w:tcBorders>
              <w:top w:val="nil"/>
              <w:left w:val="nil"/>
              <w:bottom w:val="single" w:sz="4" w:space="0" w:color="auto"/>
              <w:right w:val="nil"/>
            </w:tcBorders>
            <w:shd w:val="clear" w:color="auto" w:fill="auto"/>
            <w:vAlign w:val="center"/>
            <w:hideMark/>
          </w:tcPr>
          <w:p w14:paraId="7B2E141B" w14:textId="0B325495" w:rsidR="006E64E9" w:rsidRPr="0051257A" w:rsidRDefault="006E64E9" w:rsidP="00E2715E">
            <w:pPr>
              <w:widowControl/>
              <w:spacing w:line="259" w:lineRule="auto"/>
              <w:jc w:val="center"/>
              <w:rPr>
                <w:rFonts w:eastAsia="Times New Roman" w:cs="Times New Roman"/>
                <w:sz w:val="20"/>
                <w:szCs w:val="20"/>
              </w:rPr>
            </w:pPr>
          </w:p>
        </w:tc>
        <w:tc>
          <w:tcPr>
            <w:tcW w:w="1049" w:type="dxa"/>
            <w:tcBorders>
              <w:top w:val="nil"/>
              <w:left w:val="nil"/>
              <w:bottom w:val="single" w:sz="4" w:space="0" w:color="auto"/>
              <w:right w:val="nil"/>
            </w:tcBorders>
            <w:shd w:val="clear" w:color="auto" w:fill="auto"/>
            <w:vAlign w:val="center"/>
            <w:hideMark/>
          </w:tcPr>
          <w:p w14:paraId="31C638DC" w14:textId="24E388D6" w:rsidR="006E64E9" w:rsidRPr="0051257A" w:rsidRDefault="006E64E9" w:rsidP="00E2715E">
            <w:pPr>
              <w:widowControl/>
              <w:spacing w:line="259" w:lineRule="auto"/>
              <w:jc w:val="center"/>
              <w:rPr>
                <w:rFonts w:eastAsia="Times New Roman" w:cs="Times New Roman"/>
                <w:sz w:val="20"/>
                <w:szCs w:val="20"/>
              </w:rPr>
            </w:pPr>
          </w:p>
        </w:tc>
        <w:tc>
          <w:tcPr>
            <w:tcW w:w="1176" w:type="dxa"/>
            <w:tcBorders>
              <w:top w:val="nil"/>
              <w:left w:val="nil"/>
              <w:bottom w:val="single" w:sz="4" w:space="0" w:color="auto"/>
              <w:right w:val="nil"/>
            </w:tcBorders>
            <w:shd w:val="clear" w:color="auto" w:fill="auto"/>
            <w:vAlign w:val="center"/>
            <w:hideMark/>
          </w:tcPr>
          <w:p w14:paraId="1C801CE0" w14:textId="48052FC4" w:rsidR="006E64E9" w:rsidRPr="0051257A" w:rsidRDefault="006E64E9" w:rsidP="00E2715E">
            <w:pPr>
              <w:widowControl/>
              <w:spacing w:line="259" w:lineRule="auto"/>
              <w:jc w:val="center"/>
              <w:rPr>
                <w:rFonts w:eastAsia="Times New Roman" w:cs="Times New Roman"/>
                <w:sz w:val="20"/>
                <w:szCs w:val="20"/>
              </w:rPr>
            </w:pPr>
          </w:p>
        </w:tc>
      </w:tr>
    </w:tbl>
    <w:p w14:paraId="15066391" w14:textId="2E697620" w:rsidR="006E64E9" w:rsidRDefault="006E64E9" w:rsidP="006E64E9">
      <w:pPr>
        <w:pStyle w:val="TF-TblFN"/>
        <w:spacing w:before="0"/>
      </w:pPr>
      <w:proofErr w:type="gramStart"/>
      <w:r w:rsidRPr="00757754">
        <w:rPr>
          <w:vertAlign w:val="superscript"/>
        </w:rPr>
        <w:t>a</w:t>
      </w:r>
      <w:r>
        <w:t xml:space="preserve"> Number of</w:t>
      </w:r>
      <w:proofErr w:type="gramEnd"/>
      <w:r>
        <w:t xml:space="preserve"> ho</w:t>
      </w:r>
      <w:r w:rsidR="00E2715E">
        <w:t>useholds in the population</w:t>
      </w:r>
    </w:p>
    <w:p w14:paraId="31267ACF" w14:textId="661C5BF6" w:rsidR="006E64E9" w:rsidRDefault="006E64E9" w:rsidP="008B6614">
      <w:pPr>
        <w:pStyle w:val="TF-TblFN"/>
        <w:spacing w:before="0"/>
        <w:ind w:left="90" w:hanging="90"/>
      </w:pPr>
      <w:r w:rsidRPr="00757754">
        <w:rPr>
          <w:vertAlign w:val="superscript"/>
        </w:rPr>
        <w:t>b</w:t>
      </w:r>
      <w:r>
        <w:t xml:space="preserve"> </w:t>
      </w:r>
      <w:proofErr w:type="gramStart"/>
      <w:r>
        <w:t>The</w:t>
      </w:r>
      <w:proofErr w:type="gramEnd"/>
      <w:r>
        <w:t xml:space="preserve"> urban/rural disaggregate uses the [</w:t>
      </w:r>
      <w:r w:rsidRPr="008B6614">
        <w:rPr>
          <w:highlight w:val="yellow"/>
        </w:rPr>
        <w:t>Country</w:t>
      </w:r>
      <w:r>
        <w:t xml:space="preserve">]-specific definition of urban and rural reflected in the sampling frame at the </w:t>
      </w:r>
      <w:r w:rsidR="00E2715E">
        <w:t>time the sample was drawn.</w:t>
      </w:r>
    </w:p>
    <w:p w14:paraId="63BA4CC6" w14:textId="6041A7E4" w:rsidR="00323712" w:rsidRPr="003043C9" w:rsidRDefault="006E64E9" w:rsidP="00E2715E">
      <w:pPr>
        <w:pStyle w:val="TF-TblFN"/>
        <w:spacing w:before="0" w:after="200"/>
      </w:pPr>
      <w:commentRangeStart w:id="200"/>
      <w:r>
        <w:t>Source(s): [</w:t>
      </w:r>
      <w:r w:rsidRPr="008B6614">
        <w:rPr>
          <w:highlight w:val="yellow"/>
        </w:rPr>
        <w:t>National Statistics Office data</w:t>
      </w:r>
      <w:r>
        <w:t>] [</w:t>
      </w:r>
      <w:r w:rsidRPr="008B6614">
        <w:rPr>
          <w:highlight w:val="yellow"/>
        </w:rPr>
        <w:t>Elaborate here</w:t>
      </w:r>
      <w:r>
        <w:t>]</w:t>
      </w:r>
      <w:commentRangeEnd w:id="200"/>
      <w:r w:rsidR="00131E6E">
        <w:rPr>
          <w:rStyle w:val="CommentReference"/>
          <w:rFonts w:eastAsia="Arial" w:cs="Arial"/>
          <w:color w:val="000000"/>
        </w:rPr>
        <w:commentReference w:id="200"/>
      </w:r>
    </w:p>
    <w:p w14:paraId="3DF86307" w14:textId="47016A29" w:rsidR="00BC0F95" w:rsidRPr="00C115D4" w:rsidRDefault="00995F8F" w:rsidP="00C115D4">
      <w:pPr>
        <w:pStyle w:val="Heading2"/>
      </w:pPr>
      <w:bookmarkStart w:id="201" w:name="_Toc400542602"/>
      <w:bookmarkStart w:id="202" w:name="_Toc414874487"/>
      <w:bookmarkStart w:id="203" w:name="_Toc22897183"/>
      <w:bookmarkStart w:id="204" w:name="_Toc50719279"/>
      <w:r w:rsidRPr="00C115D4">
        <w:t>1</w:t>
      </w:r>
      <w:r w:rsidR="00BC0F95" w:rsidRPr="00C115D4">
        <w:t>.</w:t>
      </w:r>
      <w:r w:rsidRPr="00C115D4">
        <w:t>3</w:t>
      </w:r>
      <w:r w:rsidR="00934FE4" w:rsidRPr="00C115D4">
        <w:tab/>
      </w:r>
      <w:r w:rsidR="00C115D4">
        <w:t>Purpose of t</w:t>
      </w:r>
      <w:r w:rsidR="00BC0F95" w:rsidRPr="00C115D4">
        <w:t xml:space="preserve">his </w:t>
      </w:r>
      <w:bookmarkEnd w:id="201"/>
      <w:bookmarkEnd w:id="202"/>
      <w:r w:rsidR="00C115D4">
        <w:t>a</w:t>
      </w:r>
      <w:r w:rsidR="000336E5" w:rsidRPr="00C115D4">
        <w:t>ssessment</w:t>
      </w:r>
      <w:bookmarkEnd w:id="203"/>
      <w:bookmarkEnd w:id="204"/>
    </w:p>
    <w:p w14:paraId="2FA47158" w14:textId="1FBACCDA" w:rsidR="00B33D12" w:rsidRDefault="008A1B16" w:rsidP="00C115D4">
      <w:pPr>
        <w:pStyle w:val="BodyText"/>
      </w:pPr>
      <w:r>
        <w:t xml:space="preserve">The purpose of this </w:t>
      </w:r>
      <w:r w:rsidRPr="00DF0B37">
        <w:t xml:space="preserve">assessment </w:t>
      </w:r>
      <w:r>
        <w:t>is to</w:t>
      </w:r>
      <w:r w:rsidRPr="00DF0B37">
        <w:t xml:space="preserve"> provide the U.S. Government interagency partners, </w:t>
      </w:r>
      <w:r w:rsidR="00EC7B6C">
        <w:t>the United States Agency for International Development (</w:t>
      </w:r>
      <w:r w:rsidRPr="00DF0B37">
        <w:t>USAID</w:t>
      </w:r>
      <w:r w:rsidR="00EC7B6C">
        <w:t>) Bureau for Food Security</w:t>
      </w:r>
      <w:r w:rsidRPr="00DF0B37">
        <w:t xml:space="preserve">, </w:t>
      </w:r>
      <w:r w:rsidR="004D6486">
        <w:t>the [</w:t>
      </w:r>
      <w:r w:rsidR="004D6486" w:rsidRPr="00757754">
        <w:rPr>
          <w:highlight w:val="yellow"/>
        </w:rPr>
        <w:t>Country</w:t>
      </w:r>
      <w:r w:rsidR="004D6486">
        <w:t xml:space="preserve">] </w:t>
      </w:r>
      <w:r w:rsidRPr="00DF0B37">
        <w:t xml:space="preserve">USAID Mission, </w:t>
      </w:r>
      <w:r w:rsidR="004D6486">
        <w:t xml:space="preserve">the </w:t>
      </w:r>
      <w:r w:rsidR="00EC7B6C">
        <w:t xml:space="preserve">Government of </w:t>
      </w:r>
      <w:r w:rsidR="004D6486">
        <w:t>[</w:t>
      </w:r>
      <w:r w:rsidR="004D6486" w:rsidRPr="00757754">
        <w:rPr>
          <w:highlight w:val="yellow"/>
        </w:rPr>
        <w:t>Country</w:t>
      </w:r>
      <w:r w:rsidR="004D6486">
        <w:t>]</w:t>
      </w:r>
      <w:r w:rsidR="00FA3C9A">
        <w:t>,</w:t>
      </w:r>
      <w:r w:rsidRPr="00DF0B37">
        <w:t xml:space="preserve"> and development partners with information </w:t>
      </w:r>
      <w:r w:rsidR="00A76C33">
        <w:t xml:space="preserve">to monitor </w:t>
      </w:r>
      <w:r w:rsidR="00F31D75">
        <w:t>long</w:t>
      </w:r>
      <w:r w:rsidRPr="00DF0B37">
        <w:t xml:space="preserve">-term progress of the </w:t>
      </w:r>
      <w:r w:rsidR="00E7594B">
        <w:t xml:space="preserve">Feed the Future </w:t>
      </w:r>
      <w:r w:rsidR="00160DC3">
        <w:rPr>
          <w:szCs w:val="22"/>
        </w:rPr>
        <w:t>Phase One</w:t>
      </w:r>
      <w:r w:rsidR="007F25EC">
        <w:rPr>
          <w:szCs w:val="22"/>
        </w:rPr>
        <w:t xml:space="preserve"> ZOI</w:t>
      </w:r>
      <w:r w:rsidRPr="00DF0B37">
        <w:t xml:space="preserve"> indicators</w:t>
      </w:r>
      <w:r w:rsidR="004D6486">
        <w:t xml:space="preserve"> in [</w:t>
      </w:r>
      <w:r w:rsidR="004D6486" w:rsidRPr="00757754">
        <w:rPr>
          <w:highlight w:val="yellow"/>
        </w:rPr>
        <w:t>Country</w:t>
      </w:r>
      <w:r w:rsidR="004D6486">
        <w:t>]</w:t>
      </w:r>
      <w:r w:rsidRPr="00DF0B37">
        <w:t>.</w:t>
      </w:r>
    </w:p>
    <w:p w14:paraId="63522254" w14:textId="56ADA583" w:rsidR="006E7CC9" w:rsidRPr="00E2715E" w:rsidRDefault="004001E9" w:rsidP="00E2715E">
      <w:pPr>
        <w:pStyle w:val="BodyText"/>
      </w:pPr>
      <w:r>
        <w:t>Th</w:t>
      </w:r>
      <w:r w:rsidR="000336E5">
        <w:t>e</w:t>
      </w:r>
      <w:r>
        <w:t xml:space="preserve"> assessment is designed</w:t>
      </w:r>
      <w:r w:rsidR="00F31D75">
        <w:t xml:space="preserve"> to measure change</w:t>
      </w:r>
      <w:r w:rsidR="00EC7B6C">
        <w:t>s</w:t>
      </w:r>
      <w:r w:rsidR="00B1011A">
        <w:t xml:space="preserve"> in </w:t>
      </w:r>
      <w:r w:rsidR="006B16C1">
        <w:t xml:space="preserve">key </w:t>
      </w:r>
      <w:r w:rsidR="00B1011A">
        <w:t xml:space="preserve">indicator estimates </w:t>
      </w:r>
      <w:r w:rsidR="000003A8">
        <w:t xml:space="preserve">between </w:t>
      </w:r>
      <w:r w:rsidR="00F31D75">
        <w:t xml:space="preserve">the </w:t>
      </w:r>
      <w:r w:rsidR="000336E5">
        <w:t xml:space="preserve">Feed the Future </w:t>
      </w:r>
      <w:r w:rsidR="00160DC3">
        <w:t>Phase One</w:t>
      </w:r>
      <w:r w:rsidR="00E31307">
        <w:t xml:space="preserve"> </w:t>
      </w:r>
      <w:r w:rsidR="00F31D75">
        <w:t>baseline</w:t>
      </w:r>
      <w:r w:rsidR="00E7594B">
        <w:t xml:space="preserve"> </w:t>
      </w:r>
      <w:r w:rsidR="00752ED5">
        <w:t>ZOI Survey</w:t>
      </w:r>
      <w:r w:rsidR="00E7594B">
        <w:t>, which was conducted in [</w:t>
      </w:r>
      <w:r w:rsidR="00FE1420">
        <w:rPr>
          <w:highlight w:val="yellow"/>
        </w:rPr>
        <w:t xml:space="preserve">baseline </w:t>
      </w:r>
      <w:r w:rsidR="000003A8">
        <w:rPr>
          <w:highlight w:val="yellow"/>
        </w:rPr>
        <w:t xml:space="preserve">survey </w:t>
      </w:r>
      <w:r w:rsidR="00E7594B" w:rsidRPr="00E7594B">
        <w:rPr>
          <w:highlight w:val="yellow"/>
        </w:rPr>
        <w:t>yea</w:t>
      </w:r>
      <w:r w:rsidR="00252373">
        <w:rPr>
          <w:highlight w:val="yellow"/>
        </w:rPr>
        <w:t>r(s)</w:t>
      </w:r>
      <w:r w:rsidR="00E7594B">
        <w:t>]</w:t>
      </w:r>
      <w:r w:rsidR="000003A8">
        <w:t xml:space="preserve">, and the Feed the Future </w:t>
      </w:r>
      <w:r w:rsidR="00160DC3">
        <w:t>Phase One</w:t>
      </w:r>
      <w:r w:rsidR="00E31307">
        <w:t xml:space="preserve"> </w:t>
      </w:r>
      <w:r w:rsidR="000003A8">
        <w:t>endline ZOI Survey, which was conducted in [</w:t>
      </w:r>
      <w:r w:rsidR="002123BA">
        <w:rPr>
          <w:highlight w:val="yellow"/>
        </w:rPr>
        <w:t>endline</w:t>
      </w:r>
      <w:r w:rsidR="000003A8" w:rsidRPr="00757754">
        <w:rPr>
          <w:highlight w:val="yellow"/>
        </w:rPr>
        <w:t xml:space="preserve"> survey year(s)</w:t>
      </w:r>
      <w:r w:rsidR="000003A8">
        <w:t>]</w:t>
      </w:r>
      <w:r w:rsidR="008A1B16" w:rsidRPr="00DF0B37">
        <w:t>.</w:t>
      </w:r>
      <w:r w:rsidR="008A1B16">
        <w:t xml:space="preserve"> </w:t>
      </w:r>
      <w:r w:rsidR="000336E5" w:rsidRPr="000336E5">
        <w:t xml:space="preserve">Feed the Future </w:t>
      </w:r>
      <w:r w:rsidR="00752ED5">
        <w:lastRenderedPageBreak/>
        <w:t>ZOI Survey</w:t>
      </w:r>
      <w:r w:rsidR="000336E5" w:rsidRPr="000336E5">
        <w:t xml:space="preserve"> sample calculations, however, are not designed to support conclusions of causality or program attribution.</w:t>
      </w:r>
      <w:bookmarkStart w:id="205" w:name="_Toc400542603"/>
      <w:r w:rsidR="006E7CC9">
        <w:br w:type="page"/>
      </w:r>
    </w:p>
    <w:p w14:paraId="60FBC927" w14:textId="3767FAEB" w:rsidR="00BC0F95" w:rsidRPr="00C115D4" w:rsidRDefault="00BD3197" w:rsidP="00AB051C">
      <w:pPr>
        <w:pStyle w:val="Heading1"/>
        <w:numPr>
          <w:ilvl w:val="0"/>
          <w:numId w:val="26"/>
        </w:numPr>
      </w:pPr>
      <w:bookmarkStart w:id="206" w:name="_Toc22897184"/>
      <w:bookmarkStart w:id="207" w:name="_Toc50719280"/>
      <w:r>
        <w:lastRenderedPageBreak/>
        <w:t>Methodologies for o</w:t>
      </w:r>
      <w:r w:rsidR="00BC0F95" w:rsidRPr="00C115D4">
        <w:t xml:space="preserve">btaining </w:t>
      </w:r>
      <w:r w:rsidR="001767B9">
        <w:t>b</w:t>
      </w:r>
      <w:r w:rsidR="00D96673">
        <w:t xml:space="preserve">aseline and </w:t>
      </w:r>
      <w:r w:rsidR="001767B9">
        <w:t>e</w:t>
      </w:r>
      <w:r w:rsidR="00D96673">
        <w:t>ndline</w:t>
      </w:r>
      <w:r>
        <w:t xml:space="preserve"> values for Feed the Future i</w:t>
      </w:r>
      <w:r w:rsidR="00BC0F95" w:rsidRPr="00C115D4">
        <w:t>ndicators</w:t>
      </w:r>
      <w:bookmarkEnd w:id="205"/>
      <w:bookmarkEnd w:id="206"/>
      <w:bookmarkEnd w:id="207"/>
    </w:p>
    <w:p w14:paraId="3660D8CD" w14:textId="265EB219" w:rsidR="00BC0F95" w:rsidRPr="00E2715E" w:rsidRDefault="00032BF8" w:rsidP="00E2715E">
      <w:pPr>
        <w:pStyle w:val="BodyText"/>
      </w:pPr>
      <w:r w:rsidRPr="00E2715E">
        <w:t>C</w:t>
      </w:r>
      <w:r w:rsidR="00380358" w:rsidRPr="00E2715E">
        <w:t xml:space="preserve">hapter </w:t>
      </w:r>
      <w:r w:rsidR="00EC7B6C">
        <w:t>2</w:t>
      </w:r>
      <w:r w:rsidRPr="00E2715E">
        <w:t xml:space="preserve"> </w:t>
      </w:r>
      <w:r w:rsidR="00BC0F95" w:rsidRPr="00E2715E">
        <w:t>describes the methodology used to obtain the</w:t>
      </w:r>
      <w:r w:rsidR="00D96673" w:rsidRPr="00E2715E">
        <w:t xml:space="preserve"> </w:t>
      </w:r>
      <w:r w:rsidR="00BC0F95" w:rsidRPr="00E2715E">
        <w:t xml:space="preserve">Feed the Future </w:t>
      </w:r>
      <w:r w:rsidR="00160DC3">
        <w:rPr>
          <w:szCs w:val="22"/>
        </w:rPr>
        <w:t>Phase One</w:t>
      </w:r>
      <w:r w:rsidR="007F25EC">
        <w:rPr>
          <w:szCs w:val="22"/>
        </w:rPr>
        <w:t xml:space="preserve"> ZOI</w:t>
      </w:r>
      <w:r w:rsidR="00E93EB6" w:rsidRPr="00E2715E">
        <w:t xml:space="preserve"> </w:t>
      </w:r>
      <w:r w:rsidR="00BC0F95" w:rsidRPr="00E2715E">
        <w:t>indicators</w:t>
      </w:r>
      <w:r w:rsidR="00D96673" w:rsidRPr="00E2715E">
        <w:t xml:space="preserve"> at baseline and endline</w:t>
      </w:r>
      <w:r w:rsidR="00BC0F95" w:rsidRPr="00E2715E">
        <w:t xml:space="preserve">. It provides information on the data sources </w:t>
      </w:r>
      <w:r w:rsidRPr="00E2715E">
        <w:t xml:space="preserve">used in the assessment </w:t>
      </w:r>
      <w:r w:rsidR="00BC0F95" w:rsidRPr="00E2715E">
        <w:t>and describes measures and reporting conventions used throughout the report.</w:t>
      </w:r>
    </w:p>
    <w:p w14:paraId="3C69FF13" w14:textId="3E8A81FB" w:rsidR="00BC0F95" w:rsidRPr="00DF4DE5" w:rsidRDefault="00995F8F" w:rsidP="00314E1F">
      <w:pPr>
        <w:pStyle w:val="Heading2"/>
        <w:rPr>
          <w:noProof/>
        </w:rPr>
      </w:pPr>
      <w:bookmarkStart w:id="208" w:name="_Toc400542604"/>
      <w:bookmarkStart w:id="209" w:name="_Toc414874488"/>
      <w:bookmarkStart w:id="210" w:name="_Toc22897185"/>
      <w:bookmarkStart w:id="211" w:name="_Toc50719281"/>
      <w:r>
        <w:rPr>
          <w:noProof/>
        </w:rPr>
        <w:t>2</w:t>
      </w:r>
      <w:r w:rsidR="00BC0F95" w:rsidRPr="00DF4DE5">
        <w:rPr>
          <w:noProof/>
        </w:rPr>
        <w:t>.</w:t>
      </w:r>
      <w:r>
        <w:rPr>
          <w:noProof/>
        </w:rPr>
        <w:t>1</w:t>
      </w:r>
      <w:r w:rsidR="00934FE4">
        <w:rPr>
          <w:noProof/>
        </w:rPr>
        <w:tab/>
      </w:r>
      <w:r w:rsidR="00BD3197">
        <w:rPr>
          <w:noProof/>
        </w:rPr>
        <w:t>Data s</w:t>
      </w:r>
      <w:r w:rsidR="00BC0F95" w:rsidRPr="00DF4DE5">
        <w:rPr>
          <w:noProof/>
        </w:rPr>
        <w:t>ources</w:t>
      </w:r>
      <w:bookmarkEnd w:id="208"/>
      <w:bookmarkEnd w:id="209"/>
      <w:bookmarkEnd w:id="210"/>
      <w:bookmarkEnd w:id="211"/>
    </w:p>
    <w:p w14:paraId="652F868C" w14:textId="3B4F4EA7" w:rsidR="004B593E" w:rsidRDefault="004B593E" w:rsidP="00C115D4">
      <w:pPr>
        <w:pStyle w:val="BodyText"/>
      </w:pPr>
      <w:r>
        <w:t>Data for the indicators presented in this assessment are drawn from [</w:t>
      </w:r>
      <w:r w:rsidR="00160DC3" w:rsidRPr="00160DC3">
        <w:rPr>
          <w:highlight w:val="yellow"/>
        </w:rPr>
        <w:t>X</w:t>
      </w:r>
      <w:r w:rsidR="00326BF4" w:rsidRPr="00757754">
        <w:rPr>
          <w:highlight w:val="yellow"/>
        </w:rPr>
        <w:t>X</w:t>
      </w:r>
      <w:r>
        <w:t>] sources:</w:t>
      </w:r>
      <w:r w:rsidR="000003A8">
        <w:t xml:space="preserve"> [</w:t>
      </w:r>
      <w:commentRangeStart w:id="212"/>
      <w:r w:rsidR="000003A8" w:rsidRPr="00757754">
        <w:rPr>
          <w:highlight w:val="yellow"/>
        </w:rPr>
        <w:t>list sources</w:t>
      </w:r>
      <w:commentRangeEnd w:id="212"/>
      <w:r w:rsidR="000003A8" w:rsidRPr="00757754">
        <w:rPr>
          <w:rStyle w:val="CommentReference"/>
          <w:highlight w:val="yellow"/>
        </w:rPr>
        <w:commentReference w:id="212"/>
      </w:r>
      <w:r w:rsidR="000003A8">
        <w:t>]</w:t>
      </w:r>
      <w:r>
        <w:t xml:space="preserve">. </w:t>
      </w:r>
      <w:r w:rsidR="00E2715E">
        <w:rPr>
          <w:b/>
        </w:rPr>
        <w:t>Table </w:t>
      </w:r>
      <w:r w:rsidR="000936D3" w:rsidRPr="00757754">
        <w:rPr>
          <w:b/>
        </w:rPr>
        <w:t>2.1</w:t>
      </w:r>
      <w:r w:rsidR="001A3F0A">
        <w:rPr>
          <w:b/>
        </w:rPr>
        <w:t>.1</w:t>
      </w:r>
      <w:r w:rsidR="000936D3" w:rsidRPr="00757754">
        <w:rPr>
          <w:b/>
        </w:rPr>
        <w:t xml:space="preserve"> </w:t>
      </w:r>
      <w:r w:rsidRPr="00757754">
        <w:t xml:space="preserve">summarizes the data sources and their respective fieldwork dates, by </w:t>
      </w:r>
      <w:r w:rsidR="00160DC3">
        <w:rPr>
          <w:szCs w:val="22"/>
        </w:rPr>
        <w:t>Phase One</w:t>
      </w:r>
      <w:r w:rsidR="007F25EC">
        <w:rPr>
          <w:szCs w:val="22"/>
        </w:rPr>
        <w:t xml:space="preserve"> ZOI</w:t>
      </w:r>
      <w:r w:rsidRPr="00757754">
        <w:t xml:space="preserve"> indicator</w:t>
      </w:r>
      <w:r w:rsidR="00B86627">
        <w:t>,</w:t>
      </w:r>
      <w:r w:rsidR="00373DAC">
        <w:t xml:space="preserve"> for both baseline and endline</w:t>
      </w:r>
      <w:r w:rsidRPr="00B106B2">
        <w:t>.</w:t>
      </w:r>
      <w:r w:rsidR="00387314">
        <w:t xml:space="preserve"> </w:t>
      </w:r>
      <w:commentRangeStart w:id="213"/>
      <w:r w:rsidR="00387314">
        <w:t>Primary</w:t>
      </w:r>
      <w:commentRangeEnd w:id="213"/>
      <w:r w:rsidR="00B106B2">
        <w:rPr>
          <w:rStyle w:val="CommentReference"/>
        </w:rPr>
        <w:commentReference w:id="213"/>
      </w:r>
      <w:r w:rsidR="00387314">
        <w:t xml:space="preserve"> and secondary data sources are described in the </w:t>
      </w:r>
      <w:r w:rsidR="00D60EFB">
        <w:t xml:space="preserve">sections </w:t>
      </w:r>
      <w:r w:rsidR="00387314">
        <w:t>that follow.</w:t>
      </w:r>
    </w:p>
    <w:p w14:paraId="43ABA466" w14:textId="668FAFD0" w:rsidR="008B6614" w:rsidRDefault="00663E2E" w:rsidP="00663E2E">
      <w:pPr>
        <w:pStyle w:val="Tabletitle"/>
        <w:keepLines/>
        <w:spacing w:before="240"/>
        <w:contextualSpacing/>
        <w:outlineLvl w:val="3"/>
      </w:pPr>
      <w:bookmarkStart w:id="214" w:name="_Toc50719157"/>
      <w:bookmarkStart w:id="215" w:name="_Toc415131196"/>
      <w:bookmarkStart w:id="216" w:name="_Toc499553855"/>
      <w:bookmarkStart w:id="217" w:name="_Toc499554293"/>
      <w:bookmarkStart w:id="218" w:name="_Toc499554548"/>
      <w:bookmarkStart w:id="219" w:name="_Toc531870938"/>
      <w:commentRangeStart w:id="220"/>
      <w:r w:rsidRPr="00663E2E">
        <w:t xml:space="preserve">Table </w:t>
      </w:r>
      <w:commentRangeEnd w:id="220"/>
      <w:r w:rsidR="000003A8">
        <w:rPr>
          <w:rStyle w:val="CommentReference"/>
          <w:b w:val="0"/>
          <w:snapToGrid/>
        </w:rPr>
        <w:commentReference w:id="220"/>
      </w:r>
      <w:r w:rsidRPr="00663E2E">
        <w:t xml:space="preserve">2.1.1: Feed the Future </w:t>
      </w:r>
      <w:r w:rsidR="00160DC3">
        <w:t>Phase One</w:t>
      </w:r>
      <w:r w:rsidRPr="00663E2E">
        <w:t xml:space="preserve"> Baseline and Endline ZOI Indicator Data Sources and Dates of Data Collection</w:t>
      </w:r>
      <w:bookmarkEnd w:id="214"/>
    </w:p>
    <w:tbl>
      <w:tblPr>
        <w:tblW w:w="5000" w:type="pct"/>
        <w:tblLook w:val="04A0" w:firstRow="1" w:lastRow="0" w:firstColumn="1" w:lastColumn="0" w:noHBand="0" w:noVBand="1"/>
      </w:tblPr>
      <w:tblGrid>
        <w:gridCol w:w="3631"/>
        <w:gridCol w:w="1471"/>
        <w:gridCol w:w="1354"/>
        <w:gridCol w:w="278"/>
        <w:gridCol w:w="1457"/>
        <w:gridCol w:w="1385"/>
      </w:tblGrid>
      <w:tr w:rsidR="008B6614" w:rsidRPr="00E2715E" w14:paraId="5AB91E59" w14:textId="77777777" w:rsidTr="00E2715E">
        <w:tc>
          <w:tcPr>
            <w:tcW w:w="1896" w:type="pct"/>
            <w:vMerge w:val="restart"/>
            <w:tcBorders>
              <w:top w:val="single" w:sz="4" w:space="0" w:color="auto"/>
              <w:left w:val="nil"/>
              <w:bottom w:val="nil"/>
              <w:right w:val="nil"/>
            </w:tcBorders>
            <w:shd w:val="clear" w:color="000000" w:fill="387990"/>
            <w:vAlign w:val="bottom"/>
            <w:hideMark/>
          </w:tcPr>
          <w:p w14:paraId="2390B2F3" w14:textId="77777777" w:rsidR="008B6614" w:rsidRPr="00E2715E" w:rsidRDefault="008B6614" w:rsidP="00E2715E">
            <w:pPr>
              <w:widowControl/>
              <w:spacing w:line="259" w:lineRule="auto"/>
              <w:rPr>
                <w:rFonts w:eastAsia="Times New Roman" w:cs="Times New Roman"/>
                <w:b/>
                <w:bCs/>
                <w:color w:val="FFFFFF"/>
                <w:sz w:val="20"/>
                <w:szCs w:val="20"/>
              </w:rPr>
            </w:pPr>
            <w:r w:rsidRPr="00E2715E">
              <w:rPr>
                <w:rFonts w:eastAsia="Times New Roman" w:cs="Times New Roman"/>
                <w:b/>
                <w:bCs/>
                <w:color w:val="FFFFFF"/>
                <w:sz w:val="20"/>
                <w:szCs w:val="20"/>
              </w:rPr>
              <w:t>Indicator</w:t>
            </w:r>
          </w:p>
        </w:tc>
        <w:tc>
          <w:tcPr>
            <w:tcW w:w="1475" w:type="pct"/>
            <w:gridSpan w:val="2"/>
            <w:tcBorders>
              <w:top w:val="single" w:sz="4" w:space="0" w:color="auto"/>
              <w:left w:val="nil"/>
              <w:bottom w:val="single" w:sz="4" w:space="0" w:color="FFFFFF"/>
              <w:right w:val="nil"/>
            </w:tcBorders>
            <w:shd w:val="clear" w:color="000000" w:fill="387990"/>
            <w:vAlign w:val="bottom"/>
            <w:hideMark/>
          </w:tcPr>
          <w:p w14:paraId="6CE22CA1"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012DCAE7" w14:textId="2C6D0193"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54CDC35A" w14:textId="3CAF5C4E" w:rsidR="008B6614" w:rsidRPr="00E2715E" w:rsidRDefault="008B6614" w:rsidP="00E2715E">
            <w:pPr>
              <w:widowControl/>
              <w:spacing w:line="259" w:lineRule="auto"/>
              <w:jc w:val="center"/>
              <w:rPr>
                <w:rFonts w:eastAsia="Times New Roman" w:cs="Times New Roman"/>
                <w:b/>
                <w:bCs/>
                <w:color w:val="FFFFFF"/>
                <w:sz w:val="20"/>
                <w:szCs w:val="20"/>
              </w:rPr>
            </w:pPr>
          </w:p>
        </w:tc>
        <w:tc>
          <w:tcPr>
            <w:tcW w:w="1484" w:type="pct"/>
            <w:gridSpan w:val="2"/>
            <w:tcBorders>
              <w:top w:val="single" w:sz="4" w:space="0" w:color="auto"/>
              <w:left w:val="nil"/>
              <w:bottom w:val="single" w:sz="4" w:space="0" w:color="FFFFFF"/>
              <w:right w:val="nil"/>
            </w:tcBorders>
            <w:shd w:val="clear" w:color="000000" w:fill="387990"/>
            <w:vAlign w:val="bottom"/>
            <w:hideMark/>
          </w:tcPr>
          <w:p w14:paraId="4709FD53" w14:textId="77777777" w:rsidR="00434529"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74CC3FD1" w14:textId="3BD72096"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8B6614" w:rsidRPr="00E2715E" w14:paraId="247E1FA5" w14:textId="77777777" w:rsidTr="00E2715E">
        <w:tc>
          <w:tcPr>
            <w:tcW w:w="1896" w:type="pct"/>
            <w:vMerge/>
            <w:tcBorders>
              <w:top w:val="single" w:sz="4" w:space="0" w:color="auto"/>
              <w:left w:val="nil"/>
              <w:bottom w:val="nil"/>
              <w:right w:val="nil"/>
            </w:tcBorders>
            <w:vAlign w:val="center"/>
            <w:hideMark/>
          </w:tcPr>
          <w:p w14:paraId="0ACE2C0E" w14:textId="77777777" w:rsidR="008B6614" w:rsidRPr="00E2715E" w:rsidRDefault="008B6614" w:rsidP="00E2715E">
            <w:pPr>
              <w:widowControl/>
              <w:spacing w:line="259" w:lineRule="auto"/>
              <w:rPr>
                <w:rFonts w:eastAsia="Times New Roman" w:cs="Times New Roman"/>
                <w:b/>
                <w:bCs/>
                <w:color w:val="FFFFFF"/>
                <w:sz w:val="20"/>
                <w:szCs w:val="20"/>
              </w:rPr>
            </w:pPr>
          </w:p>
        </w:tc>
        <w:tc>
          <w:tcPr>
            <w:tcW w:w="768" w:type="pct"/>
            <w:tcBorders>
              <w:top w:val="nil"/>
              <w:left w:val="nil"/>
              <w:bottom w:val="nil"/>
              <w:right w:val="nil"/>
            </w:tcBorders>
            <w:shd w:val="clear" w:color="000000" w:fill="387990"/>
            <w:vAlign w:val="bottom"/>
            <w:hideMark/>
          </w:tcPr>
          <w:p w14:paraId="227CC1E5"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07" w:type="pct"/>
            <w:tcBorders>
              <w:top w:val="nil"/>
              <w:left w:val="nil"/>
              <w:bottom w:val="nil"/>
              <w:right w:val="nil"/>
            </w:tcBorders>
            <w:shd w:val="clear" w:color="000000" w:fill="387990"/>
            <w:vAlign w:val="bottom"/>
            <w:hideMark/>
          </w:tcPr>
          <w:p w14:paraId="2727397F" w14:textId="62E336C0"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c>
          <w:tcPr>
            <w:tcW w:w="145" w:type="pct"/>
            <w:tcBorders>
              <w:top w:val="nil"/>
              <w:left w:val="nil"/>
              <w:bottom w:val="nil"/>
              <w:right w:val="nil"/>
            </w:tcBorders>
            <w:shd w:val="clear" w:color="000000" w:fill="387990"/>
            <w:vAlign w:val="bottom"/>
            <w:hideMark/>
          </w:tcPr>
          <w:p w14:paraId="26D585AB" w14:textId="2E74F068" w:rsidR="008B6614" w:rsidRPr="00E2715E" w:rsidRDefault="008B6614" w:rsidP="00E2715E">
            <w:pPr>
              <w:widowControl/>
              <w:spacing w:line="259" w:lineRule="auto"/>
              <w:jc w:val="center"/>
              <w:rPr>
                <w:rFonts w:eastAsia="Times New Roman" w:cs="Times New Roman"/>
                <w:b/>
                <w:bCs/>
                <w:color w:val="FFFFFF"/>
                <w:sz w:val="20"/>
                <w:szCs w:val="20"/>
              </w:rPr>
            </w:pPr>
          </w:p>
        </w:tc>
        <w:tc>
          <w:tcPr>
            <w:tcW w:w="761" w:type="pct"/>
            <w:tcBorders>
              <w:top w:val="nil"/>
              <w:left w:val="nil"/>
              <w:bottom w:val="nil"/>
              <w:right w:val="nil"/>
            </w:tcBorders>
            <w:shd w:val="clear" w:color="000000" w:fill="387990"/>
            <w:vAlign w:val="bottom"/>
            <w:hideMark/>
          </w:tcPr>
          <w:p w14:paraId="6875C45D"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Data source</w:t>
            </w:r>
          </w:p>
        </w:tc>
        <w:tc>
          <w:tcPr>
            <w:tcW w:w="723" w:type="pct"/>
            <w:tcBorders>
              <w:top w:val="nil"/>
              <w:left w:val="nil"/>
              <w:bottom w:val="nil"/>
              <w:right w:val="nil"/>
            </w:tcBorders>
            <w:shd w:val="clear" w:color="000000" w:fill="387990"/>
            <w:vAlign w:val="bottom"/>
            <w:hideMark/>
          </w:tcPr>
          <w:p w14:paraId="08FB1C6C" w14:textId="77777777" w:rsidR="008B6614" w:rsidRPr="00E2715E" w:rsidRDefault="008B6614"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Date collected</w:t>
            </w:r>
          </w:p>
        </w:tc>
      </w:tr>
      <w:tr w:rsidR="008B6614" w:rsidRPr="00E2715E" w14:paraId="0A40D55E" w14:textId="77777777" w:rsidTr="00E2715E">
        <w:tc>
          <w:tcPr>
            <w:tcW w:w="1896" w:type="pct"/>
            <w:tcBorders>
              <w:top w:val="single" w:sz="4" w:space="0" w:color="auto"/>
              <w:left w:val="nil"/>
              <w:bottom w:val="single" w:sz="4" w:space="0" w:color="auto"/>
              <w:right w:val="nil"/>
            </w:tcBorders>
            <w:shd w:val="clear" w:color="auto" w:fill="auto"/>
            <w:vAlign w:val="center"/>
            <w:hideMark/>
          </w:tcPr>
          <w:p w14:paraId="1590D090" w14:textId="41B85B1C"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Daily per capita expenditures (2010</w:t>
            </w:r>
            <w:r w:rsidR="00EC7B6C">
              <w:rPr>
                <w:rFonts w:eastAsia="Times New Roman" w:cs="Times New Roman"/>
                <w:sz w:val="20"/>
                <w:szCs w:val="20"/>
              </w:rPr>
              <w:t> </w:t>
            </w:r>
            <w:r w:rsidRPr="00E2715E">
              <w:rPr>
                <w:rFonts w:eastAsia="Times New Roman" w:cs="Times New Roman"/>
                <w:sz w:val="20"/>
                <w:szCs w:val="20"/>
              </w:rPr>
              <w:t>USD)</w:t>
            </w:r>
          </w:p>
        </w:tc>
        <w:tc>
          <w:tcPr>
            <w:tcW w:w="768" w:type="pct"/>
            <w:tcBorders>
              <w:top w:val="single" w:sz="4" w:space="0" w:color="auto"/>
              <w:left w:val="nil"/>
              <w:bottom w:val="single" w:sz="4" w:space="0" w:color="auto"/>
              <w:right w:val="nil"/>
            </w:tcBorders>
            <w:shd w:val="clear" w:color="auto" w:fill="auto"/>
            <w:vAlign w:val="center"/>
            <w:hideMark/>
          </w:tcPr>
          <w:p w14:paraId="6F9DF30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single" w:sz="4" w:space="0" w:color="auto"/>
              <w:left w:val="nil"/>
              <w:bottom w:val="single" w:sz="4" w:space="0" w:color="auto"/>
              <w:right w:val="nil"/>
            </w:tcBorders>
            <w:shd w:val="clear" w:color="auto" w:fill="auto"/>
            <w:vAlign w:val="center"/>
            <w:hideMark/>
          </w:tcPr>
          <w:p w14:paraId="198282F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single" w:sz="4" w:space="0" w:color="auto"/>
              <w:left w:val="nil"/>
              <w:bottom w:val="single" w:sz="4" w:space="0" w:color="auto"/>
              <w:right w:val="nil"/>
            </w:tcBorders>
            <w:shd w:val="clear" w:color="auto" w:fill="auto"/>
            <w:noWrap/>
            <w:vAlign w:val="bottom"/>
            <w:hideMark/>
          </w:tcPr>
          <w:p w14:paraId="3EE7ACD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single" w:sz="4" w:space="0" w:color="auto"/>
              <w:left w:val="nil"/>
              <w:bottom w:val="single" w:sz="4" w:space="0" w:color="auto"/>
              <w:right w:val="nil"/>
            </w:tcBorders>
            <w:shd w:val="clear" w:color="auto" w:fill="auto"/>
            <w:vAlign w:val="center"/>
            <w:hideMark/>
          </w:tcPr>
          <w:p w14:paraId="58DE0C1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single" w:sz="4" w:space="0" w:color="auto"/>
              <w:left w:val="nil"/>
              <w:bottom w:val="single" w:sz="4" w:space="0" w:color="auto"/>
              <w:right w:val="nil"/>
            </w:tcBorders>
            <w:shd w:val="clear" w:color="auto" w:fill="auto"/>
            <w:vAlign w:val="center"/>
            <w:hideMark/>
          </w:tcPr>
          <w:p w14:paraId="5982CEB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7649CEB0" w14:textId="77777777" w:rsidTr="00E2715E">
        <w:tc>
          <w:tcPr>
            <w:tcW w:w="1896" w:type="pct"/>
            <w:tcBorders>
              <w:top w:val="nil"/>
              <w:left w:val="nil"/>
              <w:bottom w:val="single" w:sz="4" w:space="0" w:color="auto"/>
              <w:right w:val="nil"/>
            </w:tcBorders>
            <w:shd w:val="clear" w:color="auto" w:fill="auto"/>
            <w:vAlign w:val="center"/>
            <w:hideMark/>
          </w:tcPr>
          <w:p w14:paraId="744621E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poverty: Percentage of people living on less than $1.25/day (2005 PPP)</w:t>
            </w:r>
          </w:p>
        </w:tc>
        <w:tc>
          <w:tcPr>
            <w:tcW w:w="768" w:type="pct"/>
            <w:tcBorders>
              <w:top w:val="nil"/>
              <w:left w:val="nil"/>
              <w:bottom w:val="single" w:sz="4" w:space="0" w:color="auto"/>
              <w:right w:val="nil"/>
            </w:tcBorders>
            <w:shd w:val="clear" w:color="auto" w:fill="auto"/>
            <w:vAlign w:val="center"/>
            <w:hideMark/>
          </w:tcPr>
          <w:p w14:paraId="41909C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3DC295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102A78F3"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486EB84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AA13A6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352059E4" w14:textId="77777777" w:rsidTr="00E2715E">
        <w:tc>
          <w:tcPr>
            <w:tcW w:w="1896" w:type="pct"/>
            <w:tcBorders>
              <w:top w:val="nil"/>
              <w:left w:val="nil"/>
              <w:bottom w:val="single" w:sz="4" w:space="0" w:color="auto"/>
              <w:right w:val="nil"/>
            </w:tcBorders>
            <w:shd w:val="clear" w:color="auto" w:fill="auto"/>
            <w:vAlign w:val="center"/>
            <w:hideMark/>
          </w:tcPr>
          <w:p w14:paraId="088B3744" w14:textId="588C2892"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Depth of poverty: Mean percentage shortfall relative to the $1.25/day (2005</w:t>
            </w:r>
            <w:r w:rsidR="00EC7B6C">
              <w:rPr>
                <w:rFonts w:eastAsia="Times New Roman" w:cs="Times New Roman"/>
                <w:sz w:val="20"/>
                <w:szCs w:val="20"/>
              </w:rPr>
              <w:t> </w:t>
            </w:r>
            <w:r w:rsidRPr="00E2715E">
              <w:rPr>
                <w:rFonts w:eastAsia="Times New Roman" w:cs="Times New Roman"/>
                <w:sz w:val="20"/>
                <w:szCs w:val="20"/>
              </w:rPr>
              <w:t>PPP) poverty line</w:t>
            </w:r>
          </w:p>
        </w:tc>
        <w:tc>
          <w:tcPr>
            <w:tcW w:w="768" w:type="pct"/>
            <w:tcBorders>
              <w:top w:val="nil"/>
              <w:left w:val="nil"/>
              <w:bottom w:val="single" w:sz="4" w:space="0" w:color="auto"/>
              <w:right w:val="nil"/>
            </w:tcBorders>
            <w:shd w:val="clear" w:color="auto" w:fill="auto"/>
            <w:vAlign w:val="center"/>
            <w:hideMark/>
          </w:tcPr>
          <w:p w14:paraId="5FD3F2F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611C973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20E2F12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D493D0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DB71EA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57914FC2" w14:textId="77777777" w:rsidTr="00E2715E">
        <w:tc>
          <w:tcPr>
            <w:tcW w:w="1896" w:type="pct"/>
            <w:tcBorders>
              <w:top w:val="nil"/>
              <w:left w:val="nil"/>
              <w:bottom w:val="single" w:sz="4" w:space="0" w:color="auto"/>
              <w:right w:val="nil"/>
            </w:tcBorders>
            <w:shd w:val="clear" w:color="auto" w:fill="auto"/>
            <w:vAlign w:val="center"/>
            <w:hideMark/>
          </w:tcPr>
          <w:p w14:paraId="35255C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Abbreviated Women’s Empowerment in Agriculture Index </w:t>
            </w:r>
          </w:p>
        </w:tc>
        <w:tc>
          <w:tcPr>
            <w:tcW w:w="768" w:type="pct"/>
            <w:tcBorders>
              <w:top w:val="nil"/>
              <w:left w:val="nil"/>
              <w:bottom w:val="single" w:sz="4" w:space="0" w:color="auto"/>
              <w:right w:val="nil"/>
            </w:tcBorders>
            <w:shd w:val="clear" w:color="auto" w:fill="auto"/>
            <w:vAlign w:val="center"/>
            <w:hideMark/>
          </w:tcPr>
          <w:p w14:paraId="755B01E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F63EAF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773A7BB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A92833"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977E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E01F01E" w14:textId="77777777" w:rsidTr="00E2715E">
        <w:tc>
          <w:tcPr>
            <w:tcW w:w="1896" w:type="pct"/>
            <w:tcBorders>
              <w:top w:val="nil"/>
              <w:left w:val="nil"/>
              <w:bottom w:val="single" w:sz="4" w:space="0" w:color="auto"/>
              <w:right w:val="nil"/>
            </w:tcBorders>
            <w:shd w:val="clear" w:color="auto" w:fill="auto"/>
            <w:vAlign w:val="center"/>
            <w:hideMark/>
          </w:tcPr>
          <w:p w14:paraId="7CADA3A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moderate and severe hunger</w:t>
            </w:r>
          </w:p>
        </w:tc>
        <w:tc>
          <w:tcPr>
            <w:tcW w:w="768" w:type="pct"/>
            <w:tcBorders>
              <w:top w:val="nil"/>
              <w:left w:val="nil"/>
              <w:bottom w:val="single" w:sz="4" w:space="0" w:color="auto"/>
              <w:right w:val="nil"/>
            </w:tcBorders>
            <w:shd w:val="clear" w:color="auto" w:fill="auto"/>
            <w:vAlign w:val="center"/>
            <w:hideMark/>
          </w:tcPr>
          <w:p w14:paraId="2C6C709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7286E2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w:t>
            </w:r>
          </w:p>
        </w:tc>
        <w:tc>
          <w:tcPr>
            <w:tcW w:w="145" w:type="pct"/>
            <w:tcBorders>
              <w:top w:val="nil"/>
              <w:left w:val="nil"/>
              <w:bottom w:val="single" w:sz="4" w:space="0" w:color="auto"/>
              <w:right w:val="nil"/>
            </w:tcBorders>
            <w:shd w:val="clear" w:color="auto" w:fill="auto"/>
            <w:noWrap/>
            <w:vAlign w:val="bottom"/>
            <w:hideMark/>
          </w:tcPr>
          <w:p w14:paraId="4515CBF1"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3DC23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C511792"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77FF69F" w14:textId="77777777" w:rsidTr="00E2715E">
        <w:tc>
          <w:tcPr>
            <w:tcW w:w="1896" w:type="pct"/>
            <w:tcBorders>
              <w:top w:val="nil"/>
              <w:left w:val="nil"/>
              <w:bottom w:val="single" w:sz="4" w:space="0" w:color="auto"/>
              <w:right w:val="nil"/>
            </w:tcBorders>
            <w:shd w:val="clear" w:color="auto" w:fill="auto"/>
            <w:vAlign w:val="center"/>
            <w:hideMark/>
          </w:tcPr>
          <w:p w14:paraId="4B656B9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Women’s dietary diversity: Mean number of food groups consumed by women of reproductive age</w:t>
            </w:r>
          </w:p>
        </w:tc>
        <w:tc>
          <w:tcPr>
            <w:tcW w:w="768" w:type="pct"/>
            <w:tcBorders>
              <w:top w:val="nil"/>
              <w:left w:val="nil"/>
              <w:bottom w:val="single" w:sz="4" w:space="0" w:color="auto"/>
              <w:right w:val="nil"/>
            </w:tcBorders>
            <w:shd w:val="clear" w:color="auto" w:fill="auto"/>
            <w:vAlign w:val="center"/>
            <w:hideMark/>
          </w:tcPr>
          <w:p w14:paraId="0CDD5EA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3848A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ECDB06B"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3F5B97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4D8AD6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2ACA1A46" w14:textId="77777777" w:rsidTr="00E2715E">
        <w:tc>
          <w:tcPr>
            <w:tcW w:w="1896" w:type="pct"/>
            <w:tcBorders>
              <w:top w:val="nil"/>
              <w:left w:val="nil"/>
              <w:bottom w:val="single" w:sz="4" w:space="0" w:color="auto"/>
              <w:right w:val="nil"/>
            </w:tcBorders>
            <w:shd w:val="clear" w:color="auto" w:fill="auto"/>
            <w:vAlign w:val="center"/>
            <w:hideMark/>
          </w:tcPr>
          <w:p w14:paraId="7324F4D2"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exclusive breastfeeding among children under 6 months of age</w:t>
            </w:r>
          </w:p>
        </w:tc>
        <w:tc>
          <w:tcPr>
            <w:tcW w:w="768" w:type="pct"/>
            <w:tcBorders>
              <w:top w:val="nil"/>
              <w:left w:val="nil"/>
              <w:bottom w:val="single" w:sz="4" w:space="0" w:color="auto"/>
              <w:right w:val="nil"/>
            </w:tcBorders>
            <w:shd w:val="clear" w:color="auto" w:fill="auto"/>
            <w:vAlign w:val="center"/>
            <w:hideMark/>
          </w:tcPr>
          <w:p w14:paraId="6BD10BEE"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4DC39C2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644B47C8"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370DB0E7"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2348615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75C82D2" w14:textId="77777777" w:rsidTr="00E2715E">
        <w:tc>
          <w:tcPr>
            <w:tcW w:w="1896" w:type="pct"/>
            <w:tcBorders>
              <w:top w:val="nil"/>
              <w:left w:val="nil"/>
              <w:bottom w:val="single" w:sz="4" w:space="0" w:color="auto"/>
              <w:right w:val="nil"/>
            </w:tcBorders>
            <w:shd w:val="clear" w:color="auto" w:fill="auto"/>
            <w:vAlign w:val="center"/>
            <w:hideMark/>
          </w:tcPr>
          <w:p w14:paraId="265EA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Percent of children 6-23 months of age receiving a minimum acceptable diet</w:t>
            </w:r>
          </w:p>
        </w:tc>
        <w:tc>
          <w:tcPr>
            <w:tcW w:w="768" w:type="pct"/>
            <w:tcBorders>
              <w:top w:val="nil"/>
              <w:left w:val="nil"/>
              <w:bottom w:val="single" w:sz="4" w:space="0" w:color="auto"/>
              <w:right w:val="nil"/>
            </w:tcBorders>
            <w:shd w:val="clear" w:color="auto" w:fill="auto"/>
            <w:vAlign w:val="center"/>
            <w:hideMark/>
          </w:tcPr>
          <w:p w14:paraId="18E9E0F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F67B85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291801A7"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9043CE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52A176E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02ED296E" w14:textId="77777777" w:rsidTr="00E2715E">
        <w:tc>
          <w:tcPr>
            <w:tcW w:w="1896" w:type="pct"/>
            <w:tcBorders>
              <w:top w:val="nil"/>
              <w:left w:val="nil"/>
              <w:bottom w:val="single" w:sz="4" w:space="0" w:color="auto"/>
              <w:right w:val="nil"/>
            </w:tcBorders>
            <w:shd w:val="clear" w:color="auto" w:fill="auto"/>
            <w:vAlign w:val="center"/>
            <w:hideMark/>
          </w:tcPr>
          <w:p w14:paraId="53137D84"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xml:space="preserve">Prevalence of underweight women of reproductive age </w:t>
            </w:r>
          </w:p>
        </w:tc>
        <w:tc>
          <w:tcPr>
            <w:tcW w:w="768" w:type="pct"/>
            <w:tcBorders>
              <w:top w:val="nil"/>
              <w:left w:val="nil"/>
              <w:bottom w:val="single" w:sz="4" w:space="0" w:color="auto"/>
              <w:right w:val="nil"/>
            </w:tcBorders>
            <w:shd w:val="clear" w:color="auto" w:fill="auto"/>
            <w:vAlign w:val="center"/>
            <w:hideMark/>
          </w:tcPr>
          <w:p w14:paraId="2DC318E1"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309E471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431AA8B5"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70C6EFA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1AE5F4C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47854959" w14:textId="77777777" w:rsidTr="00E2715E">
        <w:tc>
          <w:tcPr>
            <w:tcW w:w="1896" w:type="pct"/>
            <w:tcBorders>
              <w:top w:val="nil"/>
              <w:left w:val="nil"/>
              <w:bottom w:val="single" w:sz="4" w:space="0" w:color="auto"/>
              <w:right w:val="nil"/>
            </w:tcBorders>
            <w:shd w:val="clear" w:color="auto" w:fill="auto"/>
            <w:vAlign w:val="center"/>
            <w:hideMark/>
          </w:tcPr>
          <w:p w14:paraId="5F5B02FA" w14:textId="13FD5C5B"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stunted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418E1C7F"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03E7FF4B"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6399AD6"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1AF60598"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6B4169D0"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BF49F8" w14:textId="77777777" w:rsidTr="00E2715E">
        <w:tc>
          <w:tcPr>
            <w:tcW w:w="1896" w:type="pct"/>
            <w:tcBorders>
              <w:top w:val="nil"/>
              <w:left w:val="nil"/>
              <w:bottom w:val="single" w:sz="4" w:space="0" w:color="auto"/>
              <w:right w:val="nil"/>
            </w:tcBorders>
            <w:shd w:val="clear" w:color="auto" w:fill="auto"/>
            <w:vAlign w:val="center"/>
            <w:hideMark/>
          </w:tcPr>
          <w:p w14:paraId="5F5BADAD" w14:textId="79CCD770"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wasted children under 5</w:t>
            </w:r>
            <w:r w:rsidR="00EC7B6C">
              <w:rPr>
                <w:rFonts w:eastAsia="Times New Roman" w:cs="Times New Roman"/>
                <w:sz w:val="20"/>
                <w:szCs w:val="20"/>
              </w:rPr>
              <w:t> </w:t>
            </w:r>
            <w:r w:rsidRPr="00E2715E">
              <w:rPr>
                <w:rFonts w:eastAsia="Times New Roman" w:cs="Times New Roman"/>
                <w:sz w:val="20"/>
                <w:szCs w:val="20"/>
              </w:rPr>
              <w:t>years of age</w:t>
            </w:r>
          </w:p>
        </w:tc>
        <w:tc>
          <w:tcPr>
            <w:tcW w:w="768" w:type="pct"/>
            <w:tcBorders>
              <w:top w:val="nil"/>
              <w:left w:val="nil"/>
              <w:bottom w:val="single" w:sz="4" w:space="0" w:color="auto"/>
              <w:right w:val="nil"/>
            </w:tcBorders>
            <w:shd w:val="clear" w:color="auto" w:fill="auto"/>
            <w:vAlign w:val="center"/>
            <w:hideMark/>
          </w:tcPr>
          <w:p w14:paraId="5B22B796"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5DE9EB5A"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71F6D1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24C3CAB9"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0644DC2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r w:rsidR="008B6614" w:rsidRPr="00E2715E" w14:paraId="1ADCFC18" w14:textId="77777777" w:rsidTr="00E2715E">
        <w:tc>
          <w:tcPr>
            <w:tcW w:w="1896" w:type="pct"/>
            <w:tcBorders>
              <w:top w:val="nil"/>
              <w:left w:val="nil"/>
              <w:bottom w:val="single" w:sz="4" w:space="0" w:color="auto"/>
              <w:right w:val="nil"/>
            </w:tcBorders>
            <w:shd w:val="clear" w:color="auto" w:fill="auto"/>
            <w:vAlign w:val="center"/>
            <w:hideMark/>
          </w:tcPr>
          <w:p w14:paraId="37857B99"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Prevalence of underweight children under 5 years of age</w:t>
            </w:r>
          </w:p>
        </w:tc>
        <w:tc>
          <w:tcPr>
            <w:tcW w:w="768" w:type="pct"/>
            <w:tcBorders>
              <w:top w:val="nil"/>
              <w:left w:val="nil"/>
              <w:bottom w:val="single" w:sz="4" w:space="0" w:color="auto"/>
              <w:right w:val="nil"/>
            </w:tcBorders>
            <w:shd w:val="clear" w:color="auto" w:fill="auto"/>
            <w:vAlign w:val="center"/>
            <w:hideMark/>
          </w:tcPr>
          <w:p w14:paraId="16E36185"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07" w:type="pct"/>
            <w:tcBorders>
              <w:top w:val="nil"/>
              <w:left w:val="nil"/>
              <w:bottom w:val="single" w:sz="4" w:space="0" w:color="auto"/>
              <w:right w:val="nil"/>
            </w:tcBorders>
            <w:shd w:val="clear" w:color="auto" w:fill="auto"/>
            <w:vAlign w:val="center"/>
            <w:hideMark/>
          </w:tcPr>
          <w:p w14:paraId="2C20E2FD"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c>
          <w:tcPr>
            <w:tcW w:w="145" w:type="pct"/>
            <w:tcBorders>
              <w:top w:val="nil"/>
              <w:left w:val="nil"/>
              <w:bottom w:val="single" w:sz="4" w:space="0" w:color="auto"/>
              <w:right w:val="nil"/>
            </w:tcBorders>
            <w:shd w:val="clear" w:color="auto" w:fill="auto"/>
            <w:noWrap/>
            <w:vAlign w:val="bottom"/>
            <w:hideMark/>
          </w:tcPr>
          <w:p w14:paraId="04B0DC2E" w14:textId="77777777" w:rsidR="008B6614" w:rsidRPr="00E2715E" w:rsidRDefault="008B6614" w:rsidP="00E2715E">
            <w:pPr>
              <w:widowControl/>
              <w:spacing w:line="259" w:lineRule="auto"/>
              <w:rPr>
                <w:rFonts w:eastAsia="Times New Roman" w:cs="Times New Roman"/>
                <w:sz w:val="20"/>
                <w:szCs w:val="20"/>
              </w:rPr>
            </w:pPr>
            <w:r w:rsidRPr="00E2715E">
              <w:rPr>
                <w:rFonts w:eastAsia="Times New Roman" w:cs="Times New Roman"/>
                <w:sz w:val="20"/>
                <w:szCs w:val="20"/>
              </w:rPr>
              <w:t> </w:t>
            </w:r>
          </w:p>
        </w:tc>
        <w:tc>
          <w:tcPr>
            <w:tcW w:w="761" w:type="pct"/>
            <w:tcBorders>
              <w:top w:val="nil"/>
              <w:left w:val="nil"/>
              <w:bottom w:val="single" w:sz="4" w:space="0" w:color="auto"/>
              <w:right w:val="nil"/>
            </w:tcBorders>
            <w:shd w:val="clear" w:color="auto" w:fill="auto"/>
            <w:vAlign w:val="center"/>
            <w:hideMark/>
          </w:tcPr>
          <w:p w14:paraId="0FFB8324"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[Source]</w:t>
            </w:r>
          </w:p>
        </w:tc>
        <w:tc>
          <w:tcPr>
            <w:tcW w:w="723" w:type="pct"/>
            <w:tcBorders>
              <w:top w:val="nil"/>
              <w:left w:val="nil"/>
              <w:bottom w:val="single" w:sz="4" w:space="0" w:color="auto"/>
              <w:right w:val="nil"/>
            </w:tcBorders>
            <w:shd w:val="clear" w:color="auto" w:fill="auto"/>
            <w:vAlign w:val="center"/>
            <w:hideMark/>
          </w:tcPr>
          <w:p w14:paraId="3EE2B8EC" w14:textId="77777777" w:rsidR="008B6614" w:rsidRPr="00E2715E" w:rsidRDefault="008B6614" w:rsidP="00E2715E">
            <w:pPr>
              <w:widowControl/>
              <w:spacing w:line="259" w:lineRule="auto"/>
              <w:jc w:val="center"/>
              <w:rPr>
                <w:rFonts w:eastAsia="Times New Roman" w:cs="Times New Roman"/>
                <w:sz w:val="20"/>
                <w:szCs w:val="20"/>
              </w:rPr>
            </w:pPr>
            <w:r w:rsidRPr="00E2715E">
              <w:rPr>
                <w:rFonts w:eastAsia="Times New Roman" w:cs="Times New Roman"/>
                <w:sz w:val="20"/>
                <w:szCs w:val="20"/>
              </w:rPr>
              <w:t>[Month(s)] [Year(s)]</w:t>
            </w:r>
          </w:p>
        </w:tc>
      </w:tr>
    </w:tbl>
    <w:p w14:paraId="075ABC87" w14:textId="3EFF4755" w:rsidR="00EC7B6C" w:rsidRDefault="00EC7B6C" w:rsidP="00972CF2">
      <w:pPr>
        <w:pStyle w:val="BodyText"/>
        <w:spacing w:after="0"/>
        <w:rPr>
          <w:sz w:val="16"/>
        </w:rPr>
      </w:pPr>
      <w:r>
        <w:rPr>
          <w:sz w:val="16"/>
        </w:rPr>
        <w:t>PPP=purchasing power parity</w:t>
      </w:r>
    </w:p>
    <w:p w14:paraId="240A961D" w14:textId="342763B2" w:rsidR="00663E2E" w:rsidRPr="008B6614" w:rsidRDefault="008B6614" w:rsidP="00E2715E">
      <w:pPr>
        <w:pStyle w:val="BodyText"/>
        <w:rPr>
          <w:sz w:val="16"/>
        </w:rPr>
      </w:pPr>
      <w:r w:rsidRPr="008B6614">
        <w:rPr>
          <w:sz w:val="16"/>
        </w:rPr>
        <w:t xml:space="preserve">Sources: </w:t>
      </w:r>
      <w:r w:rsidR="00385A7A" w:rsidRPr="006E64E9">
        <w:rPr>
          <w:sz w:val="16"/>
        </w:rPr>
        <w:t>Feed the Future [</w:t>
      </w:r>
      <w:r w:rsidR="00385A7A" w:rsidRPr="00D55C65">
        <w:rPr>
          <w:sz w:val="16"/>
          <w:highlight w:val="yellow"/>
        </w:rPr>
        <w:t>Country</w:t>
      </w:r>
      <w:r w:rsidR="00385A7A" w:rsidRPr="006E64E9">
        <w:rPr>
          <w:sz w:val="16"/>
        </w:rPr>
        <w:t>] ZOI Survey [</w:t>
      </w:r>
      <w:r w:rsidR="00FE1420" w:rsidRP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bookmarkStart w:id="221" w:name="_Hlk23587200"/>
      <w:r w:rsidR="002123BA">
        <w:rPr>
          <w:sz w:val="16"/>
          <w:highlight w:val="yellow"/>
        </w:rPr>
        <w:t>endline</w:t>
      </w:r>
      <w:r w:rsidR="00385A7A" w:rsidRPr="00D55C65">
        <w:rPr>
          <w:sz w:val="16"/>
          <w:highlight w:val="yellow"/>
        </w:rPr>
        <w:t xml:space="preserve"> </w:t>
      </w:r>
      <w:bookmarkEnd w:id="221"/>
      <w:r w:rsidR="00385A7A" w:rsidRPr="00D55C65">
        <w:rPr>
          <w:sz w:val="16"/>
          <w:highlight w:val="yellow"/>
        </w:rPr>
        <w:t>survey year(s)</w:t>
      </w:r>
      <w:r w:rsidR="00385A7A">
        <w:rPr>
          <w:sz w:val="16"/>
        </w:rPr>
        <w:t>]</w:t>
      </w:r>
      <w:bookmarkEnd w:id="215"/>
      <w:bookmarkEnd w:id="216"/>
      <w:bookmarkEnd w:id="217"/>
      <w:bookmarkEnd w:id="218"/>
      <w:bookmarkEnd w:id="219"/>
    </w:p>
    <w:p w14:paraId="1586E1F5" w14:textId="77777777" w:rsidR="004E4D77" w:rsidRDefault="00995F8F" w:rsidP="00C115D4">
      <w:pPr>
        <w:pStyle w:val="Heading3"/>
        <w:ind w:left="2160" w:hanging="706"/>
      </w:pPr>
      <w:bookmarkStart w:id="222" w:name="_Toc50719282"/>
      <w:bookmarkStart w:id="223" w:name="_Toc400542605"/>
      <w:bookmarkStart w:id="224" w:name="_Toc414874489"/>
      <w:bookmarkStart w:id="225" w:name="_Toc22897186"/>
      <w:r>
        <w:rPr>
          <w:noProof/>
        </w:rPr>
        <w:lastRenderedPageBreak/>
        <w:t>2</w:t>
      </w:r>
      <w:r w:rsidR="00BC0F95" w:rsidRPr="00DF4DE5">
        <w:t>.1.1</w:t>
      </w:r>
      <w:r w:rsidR="00934FE4">
        <w:tab/>
      </w:r>
      <w:r w:rsidR="00B10DFB">
        <w:t>Baseline</w:t>
      </w:r>
      <w:bookmarkEnd w:id="222"/>
    </w:p>
    <w:p w14:paraId="1850A8FF" w14:textId="2F42F46F" w:rsidR="00C84767" w:rsidRDefault="00D86B6E" w:rsidP="00C84767">
      <w:pPr>
        <w:pStyle w:val="BodyText"/>
      </w:pPr>
      <w:r>
        <w:t>[</w:t>
      </w:r>
      <w:r w:rsidRPr="000A4D5C">
        <w:rPr>
          <w:highlight w:val="yellow"/>
        </w:rPr>
        <w:t>Contractor</w:t>
      </w:r>
      <w:r>
        <w:t xml:space="preserve">] </w:t>
      </w:r>
      <w:r w:rsidR="00B31759">
        <w:t xml:space="preserve">conducted </w:t>
      </w:r>
      <w:r>
        <w:t xml:space="preserve">the </w:t>
      </w:r>
      <w:r w:rsidR="00C329E8">
        <w:t>Feed the Future [</w:t>
      </w:r>
      <w:r w:rsidR="00C329E8" w:rsidRPr="000A4D5C">
        <w:rPr>
          <w:highlight w:val="yellow"/>
        </w:rPr>
        <w:t>Country</w:t>
      </w:r>
      <w:r w:rsidR="00C329E8">
        <w:t xml:space="preserve">] </w:t>
      </w:r>
      <w:r w:rsidR="00160DC3">
        <w:t>Phase One</w:t>
      </w:r>
      <w:r w:rsidR="000A4D5C">
        <w:t xml:space="preserve"> </w:t>
      </w:r>
      <w:r>
        <w:t>baseline assessment</w:t>
      </w:r>
      <w:r w:rsidR="00C329E8">
        <w:t>.</w:t>
      </w:r>
      <w:r>
        <w:t xml:space="preserve"> </w:t>
      </w:r>
      <w:r w:rsidR="006162DC">
        <w:t>[</w:t>
      </w:r>
      <w:commentRangeStart w:id="226"/>
      <w:r w:rsidR="006162DC" w:rsidRPr="007A2CBE">
        <w:rPr>
          <w:highlight w:val="yellow"/>
        </w:rPr>
        <w:t xml:space="preserve">Insert </w:t>
      </w:r>
      <w:r w:rsidR="00E30F38">
        <w:rPr>
          <w:highlight w:val="yellow"/>
        </w:rPr>
        <w:t>information according to the instructions.</w:t>
      </w:r>
      <w:commentRangeEnd w:id="226"/>
      <w:r w:rsidR="003B29B5">
        <w:rPr>
          <w:rStyle w:val="CommentReference"/>
        </w:rPr>
        <w:commentReference w:id="226"/>
      </w:r>
      <w:r w:rsidR="00E30F38">
        <w:rPr>
          <w:highlight w:val="yellow"/>
        </w:rPr>
        <w:t xml:space="preserve">] </w:t>
      </w:r>
    </w:p>
    <w:p w14:paraId="3F255AFD" w14:textId="7755BAF1" w:rsidR="004E4D77" w:rsidRDefault="004E4D77" w:rsidP="004E4D77">
      <w:pPr>
        <w:pStyle w:val="Heading4"/>
      </w:pPr>
      <w:bookmarkStart w:id="227" w:name="_Toc50719283"/>
      <w:r>
        <w:t>Primary d</w:t>
      </w:r>
      <w:r w:rsidRPr="00DF4DE5">
        <w:t>ata</w:t>
      </w:r>
      <w:bookmarkEnd w:id="227"/>
    </w:p>
    <w:p w14:paraId="280F41BD" w14:textId="6B98F4E9" w:rsidR="00B16B89" w:rsidRDefault="002D79EA" w:rsidP="00B16B89">
      <w:pPr>
        <w:pStyle w:val="BodyText"/>
      </w:pPr>
      <w:r>
        <w:t xml:space="preserve">The Feed the Future </w:t>
      </w:r>
      <w:r w:rsidR="00657230">
        <w:t>[</w:t>
      </w:r>
      <w:r w:rsidR="00657230">
        <w:rPr>
          <w:highlight w:val="yellow"/>
        </w:rPr>
        <w:t>C</w:t>
      </w:r>
      <w:r w:rsidR="00657230" w:rsidRPr="00C85B3F">
        <w:rPr>
          <w:highlight w:val="yellow"/>
        </w:rPr>
        <w:t>ountry</w:t>
      </w:r>
      <w:r w:rsidR="00657230">
        <w:t xml:space="preserve">] </w:t>
      </w:r>
      <w:r w:rsidR="00160DC3">
        <w:t>Phase One</w:t>
      </w:r>
      <w:r>
        <w:t xml:space="preserve"> baseline ZOI Survey </w:t>
      </w:r>
      <w:r w:rsidR="00657230">
        <w:t>[</w:t>
      </w:r>
      <w:r w:rsidR="00FE1420">
        <w:rPr>
          <w:highlight w:val="yellow"/>
        </w:rPr>
        <w:t>baseline</w:t>
      </w:r>
      <w:r w:rsidR="00FE1420" w:rsidRPr="00757754">
        <w:rPr>
          <w:highlight w:val="yellow"/>
        </w:rPr>
        <w:t xml:space="preserve"> </w:t>
      </w:r>
      <w:r w:rsidR="00657230" w:rsidRPr="00757754">
        <w:rPr>
          <w:highlight w:val="yellow"/>
        </w:rPr>
        <w:t>survey year(s)</w:t>
      </w:r>
      <w:r w:rsidR="00657230">
        <w:t xml:space="preserve">] </w:t>
      </w:r>
      <w:r w:rsidR="001268E0">
        <w:t>was implemented by [</w:t>
      </w:r>
      <w:r w:rsidR="001268E0" w:rsidRPr="00A65542">
        <w:rPr>
          <w:highlight w:val="yellow"/>
        </w:rPr>
        <w:t>Contractor</w:t>
      </w:r>
      <w:r w:rsidR="00C52329" w:rsidRPr="00A65542">
        <w:rPr>
          <w:highlight w:val="yellow"/>
        </w:rPr>
        <w:t xml:space="preserve"> and in-country implementer</w:t>
      </w:r>
      <w:r w:rsidR="001268E0">
        <w:t>]</w:t>
      </w:r>
      <w:r w:rsidR="00FB1911">
        <w:t xml:space="preserve">. </w:t>
      </w:r>
      <w:r w:rsidR="006F7E04">
        <w:t xml:space="preserve">Data collection </w:t>
      </w:r>
      <w:r w:rsidR="00C50B3D">
        <w:t>took place in [</w:t>
      </w:r>
      <w:r w:rsidR="00C50B3D" w:rsidRPr="00A65542">
        <w:rPr>
          <w:highlight w:val="yellow"/>
        </w:rPr>
        <w:t>regions</w:t>
      </w:r>
      <w:r w:rsidR="00850633" w:rsidRPr="00A65542">
        <w:rPr>
          <w:highlight w:val="yellow"/>
        </w:rPr>
        <w:t xml:space="preserve"> or areas</w:t>
      </w:r>
      <w:r w:rsidR="00C50B3D">
        <w:t>] from [</w:t>
      </w:r>
      <w:r w:rsidR="00C50B3D" w:rsidRPr="00A65542">
        <w:rPr>
          <w:highlight w:val="yellow"/>
        </w:rPr>
        <w:t>data collection start month and year</w:t>
      </w:r>
      <w:r w:rsidR="00C50B3D">
        <w:t>] to [</w:t>
      </w:r>
      <w:r w:rsidR="00C50B3D" w:rsidRPr="00A65542">
        <w:rPr>
          <w:highlight w:val="yellow"/>
        </w:rPr>
        <w:t>data collection end month and year</w:t>
      </w:r>
      <w:r w:rsidR="00C50B3D">
        <w:t xml:space="preserve">]. </w:t>
      </w:r>
      <w:r w:rsidR="006F6BE9">
        <w:t xml:space="preserve">See </w:t>
      </w:r>
      <w:r w:rsidR="00C70A51" w:rsidRPr="00757754">
        <w:rPr>
          <w:b/>
        </w:rPr>
        <w:t>Table 2.1.</w:t>
      </w:r>
      <w:r w:rsidR="006F6BE9">
        <w:rPr>
          <w:b/>
        </w:rPr>
        <w:t>3</w:t>
      </w:r>
      <w:r w:rsidR="00C70A51">
        <w:t xml:space="preserve"> </w:t>
      </w:r>
      <w:r w:rsidR="006F6BE9">
        <w:t xml:space="preserve">for the </w:t>
      </w:r>
      <w:r w:rsidR="00C70A51">
        <w:t xml:space="preserve">sample sizes and responses rates for </w:t>
      </w:r>
      <w:r w:rsidR="00166130">
        <w:t xml:space="preserve">the baseline ZOI Survey </w:t>
      </w:r>
      <w:r w:rsidR="006F6BE9">
        <w:t>side by side with th</w:t>
      </w:r>
      <w:r w:rsidR="00A43F12">
        <w:t xml:space="preserve">e endline ZOI Survey </w:t>
      </w:r>
      <w:r w:rsidR="00166130">
        <w:t xml:space="preserve">by </w:t>
      </w:r>
      <w:r w:rsidR="00CE1B96">
        <w:t xml:space="preserve">ZOI </w:t>
      </w:r>
      <w:r w:rsidR="00166130">
        <w:t>indicator</w:t>
      </w:r>
      <w:r w:rsidR="00C70A51">
        <w:t>.</w:t>
      </w:r>
    </w:p>
    <w:p w14:paraId="635BEAF8" w14:textId="7F41846B" w:rsidR="001C24B6" w:rsidRDefault="001C24B6" w:rsidP="001C24B6">
      <w:pPr>
        <w:pStyle w:val="BodyText"/>
      </w:pPr>
      <w:r>
        <w:t>[</w:t>
      </w:r>
      <w:r w:rsidRPr="00950C6E">
        <w:rPr>
          <w:noProof/>
          <w:highlight w:val="yellow"/>
        </w:rPr>
        <w:t xml:space="preserve">Describe how the </w:t>
      </w:r>
      <w:r>
        <w:rPr>
          <w:noProof/>
          <w:highlight w:val="yellow"/>
        </w:rPr>
        <w:t xml:space="preserve">baseline ZOI Survey </w:t>
      </w:r>
      <w:r w:rsidRPr="00950C6E">
        <w:rPr>
          <w:noProof/>
          <w:highlight w:val="yellow"/>
        </w:rPr>
        <w:t xml:space="preserve">data </w:t>
      </w:r>
      <w:r w:rsidR="00B83FC8">
        <w:rPr>
          <w:noProof/>
          <w:highlight w:val="yellow"/>
        </w:rPr>
        <w:t xml:space="preserve">were </w:t>
      </w:r>
      <w:r w:rsidRPr="00950C6E">
        <w:rPr>
          <w:noProof/>
          <w:highlight w:val="yellow"/>
        </w:rPr>
        <w:t xml:space="preserve">comparable to </w:t>
      </w:r>
      <w:r>
        <w:rPr>
          <w:noProof/>
          <w:highlight w:val="yellow"/>
        </w:rPr>
        <w:t xml:space="preserve">endline </w:t>
      </w:r>
      <w:r w:rsidRPr="00950C6E">
        <w:rPr>
          <w:noProof/>
          <w:highlight w:val="yellow"/>
        </w:rPr>
        <w:t xml:space="preserve">data </w:t>
      </w:r>
      <w:r w:rsidRPr="003E2DC1">
        <w:rPr>
          <w:noProof/>
          <w:highlight w:val="yellow"/>
        </w:rPr>
        <w:t xml:space="preserve">used to </w:t>
      </w:r>
      <w:r w:rsidR="003E2DC1" w:rsidRPr="003E2DC1">
        <w:rPr>
          <w:noProof/>
          <w:highlight w:val="yellow"/>
        </w:rPr>
        <w:t>enable the calculations of change over time</w:t>
      </w:r>
      <w:r>
        <w:rPr>
          <w:noProof/>
        </w:rPr>
        <w:t>.]</w:t>
      </w:r>
    </w:p>
    <w:p w14:paraId="169DCF46" w14:textId="5A00539A" w:rsidR="004E4D77" w:rsidRDefault="00B16B89" w:rsidP="00B16B89">
      <w:pPr>
        <w:pStyle w:val="Heading4"/>
      </w:pPr>
      <w:bookmarkStart w:id="228" w:name="_Toc50719284"/>
      <w:r>
        <w:t>Secondary data</w:t>
      </w:r>
      <w:bookmarkEnd w:id="228"/>
    </w:p>
    <w:p w14:paraId="22274020" w14:textId="2AF3D546" w:rsidR="0004763E" w:rsidRPr="00166130" w:rsidRDefault="00435BA0" w:rsidP="001A3EAB">
      <w:pPr>
        <w:pStyle w:val="BodyText"/>
      </w:pPr>
      <w:r>
        <w:t xml:space="preserve">The </w:t>
      </w:r>
      <w:r w:rsidR="000C3DFA" w:rsidRPr="00DF4DE5">
        <w:t xml:space="preserve">secondary data sources </w:t>
      </w:r>
      <w:r>
        <w:t xml:space="preserve">used to </w:t>
      </w:r>
      <w:r w:rsidR="000C3DFA" w:rsidRPr="00DF4DE5">
        <w:t>calculat</w:t>
      </w:r>
      <w:r>
        <w:t>e</w:t>
      </w:r>
      <w:r w:rsidR="000C3DFA" w:rsidRPr="00DF4DE5">
        <w:t xml:space="preserve"> of </w:t>
      </w:r>
      <w:r w:rsidR="000C3DFA">
        <w:t xml:space="preserve">Feed the Future </w:t>
      </w:r>
      <w:r w:rsidR="00160DC3">
        <w:rPr>
          <w:szCs w:val="22"/>
        </w:rPr>
        <w:t>Phase One</w:t>
      </w:r>
      <w:r w:rsidR="007F25EC">
        <w:rPr>
          <w:szCs w:val="22"/>
        </w:rPr>
        <w:t xml:space="preserve"> ZOI</w:t>
      </w:r>
      <w:r w:rsidR="000C3DFA">
        <w:t xml:space="preserve"> </w:t>
      </w:r>
      <w:r w:rsidR="000C3DFA" w:rsidRPr="00DF4DE5">
        <w:t>indicators</w:t>
      </w:r>
      <w:r w:rsidR="00C17E98">
        <w:t xml:space="preserve"> at baseline</w:t>
      </w:r>
      <w:r>
        <w:t xml:space="preserve"> includ</w:t>
      </w:r>
      <w:r w:rsidR="002770E5">
        <w:t>e</w:t>
      </w:r>
      <w:r w:rsidR="00166130">
        <w:t xml:space="preserve"> [</w:t>
      </w:r>
      <w:r w:rsidR="00166130" w:rsidRPr="00472E17">
        <w:rPr>
          <w:highlight w:val="yellow"/>
        </w:rPr>
        <w:t>list secondary data sources</w:t>
      </w:r>
      <w:r w:rsidR="00166130">
        <w:t>]</w:t>
      </w:r>
      <w:r w:rsidR="000C3DFA" w:rsidRPr="00DF4DE5">
        <w:t>.</w:t>
      </w:r>
      <w:r w:rsidR="00166130">
        <w:t xml:space="preserve"> </w:t>
      </w:r>
      <w:r w:rsidR="00166130">
        <w:rPr>
          <w:b/>
          <w:bCs/>
        </w:rPr>
        <w:t>Table 2.1.</w:t>
      </w:r>
      <w:r w:rsidR="00A43F12">
        <w:rPr>
          <w:b/>
          <w:bCs/>
        </w:rPr>
        <w:t>2</w:t>
      </w:r>
      <w:r w:rsidR="00166130">
        <w:rPr>
          <w:b/>
          <w:bCs/>
        </w:rPr>
        <w:t xml:space="preserve"> </w:t>
      </w:r>
      <w:r w:rsidR="00166130">
        <w:t xml:space="preserve">presents the sample sizes and response rates for </w:t>
      </w:r>
      <w:r w:rsidR="00CE1B96">
        <w:t>secondary data sources used at baseline by data source and ZOI indicator.</w:t>
      </w:r>
    </w:p>
    <w:p w14:paraId="56D3C505" w14:textId="1A2E6FD8" w:rsidR="0004763E" w:rsidRPr="000C45EC" w:rsidRDefault="0004763E" w:rsidP="00C17872">
      <w:pPr>
        <w:pStyle w:val="Tabletitle"/>
        <w:keepLines/>
        <w:spacing w:before="240"/>
        <w:contextualSpacing/>
        <w:outlineLvl w:val="3"/>
      </w:pPr>
      <w:bookmarkStart w:id="229" w:name="_Toc50719158"/>
      <w:r w:rsidRPr="000C45EC">
        <w:t>Table 2.1.</w:t>
      </w:r>
      <w:r w:rsidR="00A43F12">
        <w:t>2</w:t>
      </w:r>
      <w:r w:rsidRPr="000C45EC">
        <w:t xml:space="preserve">: Sample Sizes and Response Rates for </w:t>
      </w:r>
      <w:r w:rsidR="009511C2">
        <w:t xml:space="preserve">Secondary Data Sources </w:t>
      </w:r>
      <w:r w:rsidR="00AF5259">
        <w:t>U</w:t>
      </w:r>
      <w:r w:rsidR="009511C2">
        <w:t>sed at Baseline</w:t>
      </w:r>
      <w:bookmarkEnd w:id="229"/>
      <w:r>
        <w:t xml:space="preserve"> </w:t>
      </w:r>
    </w:p>
    <w:tbl>
      <w:tblPr>
        <w:tblW w:w="5000" w:type="pct"/>
        <w:tblLook w:val="04A0" w:firstRow="1" w:lastRow="0" w:firstColumn="1" w:lastColumn="0" w:noHBand="0" w:noVBand="1"/>
      </w:tblPr>
      <w:tblGrid>
        <w:gridCol w:w="2495"/>
        <w:gridCol w:w="2331"/>
        <w:gridCol w:w="1681"/>
        <w:gridCol w:w="1531"/>
        <w:gridCol w:w="1538"/>
      </w:tblGrid>
      <w:tr w:rsidR="0004763E" w:rsidRPr="00192DCF" w14:paraId="1BF587E1" w14:textId="77777777" w:rsidTr="00DA2704">
        <w:tc>
          <w:tcPr>
            <w:tcW w:w="2440" w:type="dxa"/>
            <w:tcBorders>
              <w:top w:val="single" w:sz="4" w:space="0" w:color="auto"/>
              <w:left w:val="nil"/>
              <w:bottom w:val="single" w:sz="4" w:space="0" w:color="auto"/>
              <w:right w:val="nil"/>
            </w:tcBorders>
            <w:shd w:val="clear" w:color="000000" w:fill="387990"/>
            <w:vAlign w:val="bottom"/>
            <w:hideMark/>
          </w:tcPr>
          <w:p w14:paraId="153A2FE7" w14:textId="77777777" w:rsidR="0004763E" w:rsidRPr="00192DCF" w:rsidRDefault="0004763E" w:rsidP="00DA2704">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single" w:sz="4" w:space="0" w:color="auto"/>
              <w:right w:val="nil"/>
            </w:tcBorders>
            <w:shd w:val="clear" w:color="000000" w:fill="387990"/>
            <w:vAlign w:val="bottom"/>
            <w:hideMark/>
          </w:tcPr>
          <w:p w14:paraId="744C77A6"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single" w:sz="4" w:space="0" w:color="auto"/>
              <w:right w:val="nil"/>
            </w:tcBorders>
            <w:shd w:val="clear" w:color="000000" w:fill="387990"/>
            <w:vAlign w:val="bottom"/>
            <w:hideMark/>
          </w:tcPr>
          <w:p w14:paraId="34970721"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single" w:sz="4" w:space="0" w:color="auto"/>
              <w:right w:val="nil"/>
            </w:tcBorders>
            <w:shd w:val="clear" w:color="000000" w:fill="387990"/>
            <w:vAlign w:val="bottom"/>
            <w:hideMark/>
          </w:tcPr>
          <w:p w14:paraId="20F93F27" w14:textId="0F6EC06D"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single" w:sz="4" w:space="0" w:color="auto"/>
              <w:right w:val="nil"/>
            </w:tcBorders>
            <w:shd w:val="clear" w:color="000000" w:fill="387990"/>
            <w:vAlign w:val="bottom"/>
            <w:hideMark/>
          </w:tcPr>
          <w:p w14:paraId="14F87D8F" w14:textId="77777777" w:rsidR="0004763E" w:rsidRPr="00192DCF" w:rsidRDefault="0004763E" w:rsidP="00DA2704">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04763E" w:rsidRPr="00192DCF" w14:paraId="55287782" w14:textId="77777777" w:rsidTr="00DA2704">
        <w:tc>
          <w:tcPr>
            <w:tcW w:w="2440" w:type="dxa"/>
            <w:tcBorders>
              <w:top w:val="single" w:sz="4" w:space="0" w:color="auto"/>
              <w:left w:val="nil"/>
              <w:bottom w:val="single" w:sz="4" w:space="0" w:color="auto"/>
              <w:right w:val="nil"/>
            </w:tcBorders>
            <w:shd w:val="clear" w:color="auto" w:fill="auto"/>
            <w:vAlign w:val="center"/>
            <w:hideMark/>
          </w:tcPr>
          <w:p w14:paraId="356A8DA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single" w:sz="4" w:space="0" w:color="auto"/>
              <w:left w:val="nil"/>
              <w:bottom w:val="single" w:sz="4" w:space="0" w:color="auto"/>
              <w:right w:val="nil"/>
            </w:tcBorders>
            <w:shd w:val="clear" w:color="auto" w:fill="auto"/>
            <w:vAlign w:val="center"/>
            <w:hideMark/>
          </w:tcPr>
          <w:p w14:paraId="53C9A52C"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single" w:sz="4" w:space="0" w:color="auto"/>
              <w:left w:val="nil"/>
              <w:bottom w:val="single" w:sz="4" w:space="0" w:color="auto"/>
              <w:right w:val="nil"/>
            </w:tcBorders>
            <w:shd w:val="clear" w:color="auto" w:fill="auto"/>
            <w:vAlign w:val="center"/>
            <w:hideMark/>
          </w:tcPr>
          <w:p w14:paraId="79D270D5"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single" w:sz="4" w:space="0" w:color="auto"/>
              <w:left w:val="nil"/>
              <w:bottom w:val="single" w:sz="4" w:space="0" w:color="auto"/>
              <w:right w:val="nil"/>
            </w:tcBorders>
            <w:shd w:val="clear" w:color="auto" w:fill="auto"/>
            <w:vAlign w:val="center"/>
            <w:hideMark/>
          </w:tcPr>
          <w:p w14:paraId="193F9225"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single" w:sz="4" w:space="0" w:color="auto"/>
              <w:left w:val="nil"/>
              <w:bottom w:val="single" w:sz="4" w:space="0" w:color="auto"/>
              <w:right w:val="nil"/>
            </w:tcBorders>
            <w:shd w:val="clear" w:color="auto" w:fill="auto"/>
            <w:vAlign w:val="center"/>
            <w:hideMark/>
          </w:tcPr>
          <w:p w14:paraId="36D6452C"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6974E787" w14:textId="77777777" w:rsidTr="00DA2704">
        <w:tc>
          <w:tcPr>
            <w:tcW w:w="2440" w:type="dxa"/>
            <w:tcBorders>
              <w:top w:val="nil"/>
              <w:left w:val="nil"/>
              <w:bottom w:val="single" w:sz="4" w:space="0" w:color="auto"/>
              <w:right w:val="nil"/>
            </w:tcBorders>
            <w:shd w:val="clear" w:color="auto" w:fill="auto"/>
            <w:vAlign w:val="center"/>
            <w:hideMark/>
          </w:tcPr>
          <w:p w14:paraId="0C7D9DDB"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A1D960D"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6C12531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160AF93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E088F79"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77634B2F" w14:textId="77777777" w:rsidTr="00DA2704">
        <w:tc>
          <w:tcPr>
            <w:tcW w:w="2440" w:type="dxa"/>
            <w:tcBorders>
              <w:top w:val="nil"/>
              <w:left w:val="nil"/>
              <w:bottom w:val="single" w:sz="4" w:space="0" w:color="auto"/>
              <w:right w:val="nil"/>
            </w:tcBorders>
            <w:shd w:val="clear" w:color="auto" w:fill="auto"/>
            <w:vAlign w:val="center"/>
          </w:tcPr>
          <w:p w14:paraId="44E30653"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547687A7"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623EE1E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216DBC74"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09E37DF1"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D7D1DAB" w14:textId="77777777" w:rsidTr="00DA2704">
        <w:tc>
          <w:tcPr>
            <w:tcW w:w="2440" w:type="dxa"/>
            <w:tcBorders>
              <w:top w:val="nil"/>
              <w:left w:val="nil"/>
              <w:bottom w:val="single" w:sz="4" w:space="0" w:color="auto"/>
              <w:right w:val="nil"/>
            </w:tcBorders>
            <w:shd w:val="clear" w:color="auto" w:fill="auto"/>
            <w:vAlign w:val="center"/>
          </w:tcPr>
          <w:p w14:paraId="3748329A" w14:textId="77777777" w:rsidR="0004763E" w:rsidRPr="00192DCF" w:rsidRDefault="0004763E" w:rsidP="00DA2704">
            <w:pPr>
              <w:widowControl/>
              <w:spacing w:line="259" w:lineRule="auto"/>
              <w:ind w:firstLineChars="100" w:firstLine="200"/>
              <w:rPr>
                <w:rFonts w:eastAsia="Times New Roman" w:cs="Times New Roman"/>
                <w:sz w:val="20"/>
                <w:szCs w:val="20"/>
              </w:rPr>
            </w:pPr>
          </w:p>
        </w:tc>
        <w:tc>
          <w:tcPr>
            <w:tcW w:w="2278" w:type="dxa"/>
            <w:tcBorders>
              <w:top w:val="nil"/>
              <w:left w:val="nil"/>
              <w:bottom w:val="single" w:sz="4" w:space="0" w:color="auto"/>
              <w:right w:val="nil"/>
            </w:tcBorders>
            <w:shd w:val="clear" w:color="auto" w:fill="auto"/>
            <w:vAlign w:val="center"/>
          </w:tcPr>
          <w:p w14:paraId="67CA0068"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tcPr>
          <w:p w14:paraId="4B7E740A"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tcPr>
          <w:p w14:paraId="4D3690CE"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tcPr>
          <w:p w14:paraId="415DFB43" w14:textId="77777777" w:rsidR="0004763E" w:rsidRPr="00192DCF" w:rsidRDefault="0004763E" w:rsidP="00DA2704">
            <w:pPr>
              <w:widowControl/>
              <w:spacing w:line="259" w:lineRule="auto"/>
              <w:jc w:val="center"/>
              <w:rPr>
                <w:rFonts w:eastAsia="Times New Roman" w:cs="Times New Roman"/>
                <w:sz w:val="20"/>
                <w:szCs w:val="20"/>
              </w:rPr>
            </w:pPr>
          </w:p>
        </w:tc>
      </w:tr>
      <w:tr w:rsidR="0004763E" w:rsidRPr="00192DCF" w14:paraId="4ADE5D5D" w14:textId="77777777" w:rsidTr="00DA2704">
        <w:tc>
          <w:tcPr>
            <w:tcW w:w="2440" w:type="dxa"/>
            <w:tcBorders>
              <w:top w:val="nil"/>
              <w:left w:val="nil"/>
              <w:bottom w:val="single" w:sz="4" w:space="0" w:color="auto"/>
              <w:right w:val="nil"/>
            </w:tcBorders>
            <w:shd w:val="clear" w:color="auto" w:fill="auto"/>
            <w:vAlign w:val="center"/>
            <w:hideMark/>
          </w:tcPr>
          <w:p w14:paraId="53E80B47" w14:textId="77777777" w:rsidR="0004763E" w:rsidRPr="00192DCF" w:rsidRDefault="0004763E" w:rsidP="00DA2704">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8057AB0" w14:textId="77777777" w:rsidR="0004763E" w:rsidRPr="00192DCF" w:rsidRDefault="0004763E" w:rsidP="00DA2704">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54067E3" w14:textId="77777777" w:rsidR="0004763E" w:rsidRPr="00192DCF" w:rsidRDefault="0004763E" w:rsidP="00DA2704">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22DE40EA" w14:textId="77777777" w:rsidR="0004763E" w:rsidRPr="00192DCF" w:rsidRDefault="0004763E" w:rsidP="00DA2704">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436D157E" w14:textId="77777777" w:rsidR="0004763E" w:rsidRPr="00192DCF" w:rsidRDefault="0004763E" w:rsidP="00DA2704">
            <w:pPr>
              <w:widowControl/>
              <w:spacing w:line="259" w:lineRule="auto"/>
              <w:jc w:val="center"/>
              <w:rPr>
                <w:rFonts w:eastAsia="Times New Roman" w:cs="Times New Roman"/>
                <w:sz w:val="20"/>
                <w:szCs w:val="20"/>
              </w:rPr>
            </w:pPr>
          </w:p>
        </w:tc>
      </w:tr>
    </w:tbl>
    <w:p w14:paraId="42036B2E" w14:textId="60BF1951" w:rsidR="000C3DFA" w:rsidRPr="00A65542" w:rsidRDefault="000C3DFA" w:rsidP="00A65542">
      <w:pPr>
        <w:pStyle w:val="BodyText"/>
        <w:spacing w:after="0"/>
        <w:rPr>
          <w:noProof/>
          <w:sz w:val="16"/>
          <w:szCs w:val="18"/>
        </w:rPr>
      </w:pPr>
      <w:r w:rsidRPr="00DF4DE5">
        <w:t xml:space="preserve"> </w:t>
      </w:r>
      <w:commentRangeStart w:id="230"/>
      <w:r w:rsidR="00E17BCF">
        <w:rPr>
          <w:noProof/>
          <w:sz w:val="16"/>
          <w:szCs w:val="18"/>
        </w:rPr>
        <w:t>Sources:</w:t>
      </w:r>
      <w:commentRangeEnd w:id="230"/>
      <w:r w:rsidR="00E17BCF">
        <w:rPr>
          <w:rStyle w:val="CommentReference"/>
        </w:rPr>
        <w:commentReference w:id="230"/>
      </w:r>
    </w:p>
    <w:p w14:paraId="42BF5347" w14:textId="169EA10A" w:rsidR="00882269" w:rsidRPr="00BA5CAB" w:rsidRDefault="00882269" w:rsidP="00BA5CAB">
      <w:pPr>
        <w:pStyle w:val="Heading5"/>
        <w:ind w:firstLine="720"/>
        <w:rPr>
          <w:noProof/>
          <w:sz w:val="22"/>
          <w:szCs w:val="22"/>
        </w:rPr>
      </w:pPr>
      <w:commentRangeStart w:id="231"/>
      <w:r w:rsidRPr="00BA5CAB">
        <w:rPr>
          <w:noProof/>
          <w:sz w:val="22"/>
          <w:szCs w:val="22"/>
        </w:rPr>
        <w:t>[</w:t>
      </w:r>
      <w:r w:rsidR="000E198C">
        <w:rPr>
          <w:noProof/>
          <w:sz w:val="22"/>
          <w:szCs w:val="22"/>
          <w:highlight w:val="yellow"/>
        </w:rPr>
        <w:t>Baseline s</w:t>
      </w:r>
      <w:r w:rsidRPr="001127B8">
        <w:rPr>
          <w:noProof/>
          <w:sz w:val="22"/>
          <w:szCs w:val="22"/>
          <w:highlight w:val="yellow"/>
        </w:rPr>
        <w:t xml:space="preserve">econdary data source </w:t>
      </w:r>
      <w:r w:rsidR="00E421C2">
        <w:rPr>
          <w:noProof/>
          <w:sz w:val="22"/>
          <w:szCs w:val="22"/>
          <w:highlight w:val="yellow"/>
        </w:rPr>
        <w:t>#</w:t>
      </w:r>
      <w:r w:rsidRPr="001127B8">
        <w:rPr>
          <w:noProof/>
          <w:sz w:val="22"/>
          <w:szCs w:val="22"/>
          <w:highlight w:val="yellow"/>
        </w:rPr>
        <w:t>1</w:t>
      </w:r>
      <w:r w:rsidRPr="00BA5CAB">
        <w:rPr>
          <w:noProof/>
          <w:sz w:val="22"/>
          <w:szCs w:val="22"/>
        </w:rPr>
        <w:t>]</w:t>
      </w:r>
      <w:commentRangeEnd w:id="231"/>
      <w:r w:rsidR="001127B8">
        <w:rPr>
          <w:rStyle w:val="CommentReference"/>
          <w:b w:val="0"/>
        </w:rPr>
        <w:commentReference w:id="231"/>
      </w:r>
    </w:p>
    <w:p w14:paraId="41D14BD9" w14:textId="707ADDDE" w:rsidR="00882269" w:rsidRPr="000C3DFA" w:rsidRDefault="00882269" w:rsidP="00882269">
      <w:pPr>
        <w:pStyle w:val="BodyText"/>
      </w:pPr>
      <w:r>
        <w:rPr>
          <w:noProof/>
        </w:rPr>
        <w:t>[</w:t>
      </w:r>
      <w:commentRangeStart w:id="232"/>
      <w:r w:rsidR="00DB03B2" w:rsidRPr="000A05CA">
        <w:rPr>
          <w:noProof/>
          <w:highlight w:val="yellow"/>
        </w:rPr>
        <w:t>Insert information according to instructions</w:t>
      </w:r>
      <w:r w:rsidR="00DB03B2">
        <w:rPr>
          <w:noProof/>
        </w:rPr>
        <w:t>.</w:t>
      </w:r>
      <w:commentRangeEnd w:id="232"/>
      <w:r w:rsidR="00DB03B2">
        <w:rPr>
          <w:rStyle w:val="CommentReference"/>
        </w:rPr>
        <w:commentReference w:id="232"/>
      </w:r>
      <w:r w:rsidR="00DB03B2">
        <w:rPr>
          <w:noProof/>
        </w:rPr>
        <w:t>]</w:t>
      </w:r>
    </w:p>
    <w:p w14:paraId="46F5497B" w14:textId="7EFF0D1A" w:rsidR="00B45283" w:rsidRDefault="00B45283" w:rsidP="00B45283">
      <w:pPr>
        <w:pStyle w:val="Heading3"/>
        <w:ind w:left="2160" w:hanging="706"/>
      </w:pPr>
      <w:bookmarkStart w:id="233" w:name="_Toc50719285"/>
      <w:r>
        <w:rPr>
          <w:noProof/>
        </w:rPr>
        <w:t>2</w:t>
      </w:r>
      <w:r w:rsidRPr="00DF4DE5">
        <w:t>.1.</w:t>
      </w:r>
      <w:r>
        <w:t>2</w:t>
      </w:r>
      <w:r>
        <w:tab/>
        <w:t>Endline</w:t>
      </w:r>
      <w:bookmarkEnd w:id="233"/>
    </w:p>
    <w:p w14:paraId="332B42E7" w14:textId="6769FB45" w:rsidR="000D265E" w:rsidRDefault="00472E17" w:rsidP="00A65542">
      <w:pPr>
        <w:pStyle w:val="BodyText"/>
      </w:pPr>
      <w:r>
        <w:t>[</w:t>
      </w:r>
      <w:r w:rsidRPr="000A4D5C">
        <w:rPr>
          <w:highlight w:val="yellow"/>
        </w:rPr>
        <w:t>Contractor</w:t>
      </w:r>
      <w:r>
        <w:t>] conducted the Feed the Future [</w:t>
      </w:r>
      <w:r w:rsidRPr="000A4D5C">
        <w:rPr>
          <w:highlight w:val="yellow"/>
        </w:rPr>
        <w:t>Country</w:t>
      </w:r>
      <w:r>
        <w:t xml:space="preserve">] </w:t>
      </w:r>
      <w:r w:rsidR="00160DC3">
        <w:t>Phase One</w:t>
      </w:r>
      <w:r>
        <w:t xml:space="preserve"> endline assessment. [</w:t>
      </w:r>
      <w:commentRangeStart w:id="234"/>
      <w:r w:rsidRPr="007A2CBE">
        <w:rPr>
          <w:highlight w:val="yellow"/>
        </w:rPr>
        <w:t xml:space="preserve">Insert </w:t>
      </w:r>
      <w:r>
        <w:rPr>
          <w:highlight w:val="yellow"/>
        </w:rPr>
        <w:t>information according to the instructions.</w:t>
      </w:r>
      <w:commentRangeEnd w:id="234"/>
      <w:r>
        <w:rPr>
          <w:rStyle w:val="CommentReference"/>
        </w:rPr>
        <w:commentReference w:id="234"/>
      </w:r>
      <w:r>
        <w:rPr>
          <w:highlight w:val="yellow"/>
        </w:rPr>
        <w:t>]</w:t>
      </w:r>
    </w:p>
    <w:p w14:paraId="3BFC12BF" w14:textId="0CE0E34B" w:rsidR="00BC0F95" w:rsidRPr="00DF4DE5" w:rsidRDefault="00BD3197" w:rsidP="00A65542">
      <w:pPr>
        <w:pStyle w:val="Heading4"/>
      </w:pPr>
      <w:bookmarkStart w:id="235" w:name="_Toc50719286"/>
      <w:r>
        <w:t>Primary d</w:t>
      </w:r>
      <w:r w:rsidR="00BC0F95" w:rsidRPr="00DF4DE5">
        <w:t>ata</w:t>
      </w:r>
      <w:bookmarkEnd w:id="223"/>
      <w:bookmarkEnd w:id="224"/>
      <w:bookmarkEnd w:id="225"/>
      <w:bookmarkEnd w:id="235"/>
    </w:p>
    <w:p w14:paraId="50680E50" w14:textId="6BA2EF5F" w:rsidR="00BC0F95" w:rsidRPr="00E2715E" w:rsidRDefault="00BC0F95" w:rsidP="00E2715E">
      <w:pPr>
        <w:pStyle w:val="BodyText"/>
      </w:pPr>
      <w:r w:rsidRPr="00E2715E">
        <w:t xml:space="preserve">This </w:t>
      </w:r>
      <w:r w:rsidR="00316E24" w:rsidRPr="00E2715E">
        <w:t>s</w:t>
      </w:r>
      <w:r w:rsidR="00EA5FC7" w:rsidRPr="00E2715E">
        <w:t>ection</w:t>
      </w:r>
      <w:r w:rsidRPr="00E2715E">
        <w:t xml:space="preserve"> describes the </w:t>
      </w:r>
      <w:r w:rsidR="006E199E" w:rsidRPr="00E2715E">
        <w:t xml:space="preserve">Feed the Future </w:t>
      </w:r>
      <w:r w:rsidR="00C85B3F" w:rsidRPr="00E2715E">
        <w:t>[</w:t>
      </w:r>
      <w:r w:rsidR="00907448" w:rsidRPr="00E2715E">
        <w:rPr>
          <w:highlight w:val="yellow"/>
        </w:rPr>
        <w:t>C</w:t>
      </w:r>
      <w:r w:rsidR="00C85B3F" w:rsidRPr="00E2715E">
        <w:rPr>
          <w:highlight w:val="yellow"/>
        </w:rPr>
        <w:t>ountry</w:t>
      </w:r>
      <w:r w:rsidR="00C85B3F" w:rsidRPr="00E2715E">
        <w:t xml:space="preserve">] </w:t>
      </w:r>
      <w:r w:rsidR="00752ED5" w:rsidRPr="00E2715E">
        <w:t>ZOI Survey</w:t>
      </w:r>
      <w:r w:rsidR="00066905" w:rsidRPr="00E2715E">
        <w:t xml:space="preserve"> </w:t>
      </w:r>
      <w:r w:rsidR="008B09F3" w:rsidRPr="00E2715E">
        <w:t>[</w:t>
      </w:r>
      <w:r w:rsidR="002123BA" w:rsidRPr="002123BA">
        <w:rPr>
          <w:highlight w:val="yellow"/>
        </w:rPr>
        <w:t xml:space="preserve">endline </w:t>
      </w:r>
      <w:r w:rsidR="00907448" w:rsidRPr="002123BA">
        <w:rPr>
          <w:highlight w:val="yellow"/>
        </w:rPr>
        <w:t>s</w:t>
      </w:r>
      <w:r w:rsidR="00907448" w:rsidRPr="00E2715E">
        <w:rPr>
          <w:highlight w:val="yellow"/>
        </w:rPr>
        <w:t>urvey year</w:t>
      </w:r>
      <w:r w:rsidR="008B09F3" w:rsidRPr="00E2715E">
        <w:rPr>
          <w:highlight w:val="yellow"/>
        </w:rPr>
        <w:t>(</w:t>
      </w:r>
      <w:r w:rsidR="00907448" w:rsidRPr="00E2715E">
        <w:rPr>
          <w:highlight w:val="yellow"/>
        </w:rPr>
        <w:t>s</w:t>
      </w:r>
      <w:r w:rsidR="008B09F3" w:rsidRPr="00E2715E">
        <w:rPr>
          <w:highlight w:val="yellow"/>
        </w:rPr>
        <w:t>)</w:t>
      </w:r>
      <w:r w:rsidR="008B09F3" w:rsidRPr="00E2715E">
        <w:t>]</w:t>
      </w:r>
      <w:r w:rsidRPr="00E2715E">
        <w:t xml:space="preserve">, including discussion of the sample design </w:t>
      </w:r>
      <w:r w:rsidR="006052BF" w:rsidRPr="00E2715E">
        <w:t xml:space="preserve">and </w:t>
      </w:r>
      <w:r w:rsidRPr="00E2715E">
        <w:t xml:space="preserve">sample size, questionnaire customization, </w:t>
      </w:r>
      <w:r w:rsidR="00373DAC" w:rsidRPr="00E2715E">
        <w:t xml:space="preserve">timing of the survey, listing exercise, training, </w:t>
      </w:r>
      <w:r w:rsidRPr="00E2715E">
        <w:t xml:space="preserve">fieldwork, </w:t>
      </w:r>
      <w:r w:rsidR="00373DAC" w:rsidRPr="00E2715E">
        <w:t>data management and analysis, limitations, and response rates</w:t>
      </w:r>
      <w:r w:rsidRPr="00E2715E">
        <w:t>.</w:t>
      </w:r>
      <w:r w:rsidR="00C11A9B" w:rsidRPr="00E2715E">
        <w:t xml:space="preserve"> </w:t>
      </w:r>
      <w:r w:rsidR="00A821E9">
        <w:t>The Feed the Future [</w:t>
      </w:r>
      <w:r w:rsidR="00A821E9">
        <w:rPr>
          <w:highlight w:val="yellow"/>
        </w:rPr>
        <w:t>C</w:t>
      </w:r>
      <w:r w:rsidR="00A821E9" w:rsidRPr="00C85B3F">
        <w:rPr>
          <w:highlight w:val="yellow"/>
        </w:rPr>
        <w:t>ountry</w:t>
      </w:r>
      <w:r w:rsidR="00A821E9">
        <w:t xml:space="preserve">] </w:t>
      </w:r>
      <w:r w:rsidR="00160DC3">
        <w:t>Phase One</w:t>
      </w:r>
      <w:r w:rsidR="00A821E9">
        <w:t xml:space="preserve"> endline ZOI Survey [</w:t>
      </w:r>
      <w:r w:rsidR="002123BA">
        <w:rPr>
          <w:highlight w:val="yellow"/>
        </w:rPr>
        <w:t>endline</w:t>
      </w:r>
      <w:r w:rsidR="00A821E9" w:rsidRPr="00757754">
        <w:rPr>
          <w:highlight w:val="yellow"/>
        </w:rPr>
        <w:t xml:space="preserve"> survey year(s)</w:t>
      </w:r>
      <w:r w:rsidR="00A821E9">
        <w:t>] was implemented by [</w:t>
      </w:r>
      <w:r w:rsidR="00A821E9" w:rsidRPr="006D5C76">
        <w:rPr>
          <w:highlight w:val="yellow"/>
        </w:rPr>
        <w:t>Contractor and in-country implementer</w:t>
      </w:r>
      <w:r w:rsidR="00A821E9">
        <w:t xml:space="preserve">]. </w:t>
      </w:r>
    </w:p>
    <w:p w14:paraId="42FA069A" w14:textId="5388E14E" w:rsidR="00BC0F95" w:rsidRPr="00690BE9" w:rsidRDefault="00C115D4" w:rsidP="00A65542">
      <w:pPr>
        <w:pStyle w:val="Heading5"/>
        <w:ind w:firstLine="720"/>
        <w:rPr>
          <w:sz w:val="22"/>
          <w:szCs w:val="22"/>
        </w:rPr>
      </w:pPr>
      <w:r w:rsidRPr="00690BE9">
        <w:rPr>
          <w:sz w:val="22"/>
          <w:szCs w:val="22"/>
        </w:rPr>
        <w:lastRenderedPageBreak/>
        <w:t xml:space="preserve">Survey sample </w:t>
      </w:r>
      <w:commentRangeStart w:id="236"/>
      <w:r w:rsidRPr="00690BE9">
        <w:rPr>
          <w:sz w:val="22"/>
          <w:szCs w:val="22"/>
        </w:rPr>
        <w:t>d</w:t>
      </w:r>
      <w:r w:rsidR="00BC0F95" w:rsidRPr="00690BE9">
        <w:rPr>
          <w:sz w:val="22"/>
          <w:szCs w:val="22"/>
        </w:rPr>
        <w:t>esign</w:t>
      </w:r>
      <w:commentRangeEnd w:id="236"/>
      <w:r w:rsidR="001A3F0A" w:rsidRPr="00690BE9">
        <w:rPr>
          <w:rStyle w:val="CommentReference"/>
          <w:b w:val="0"/>
          <w:sz w:val="22"/>
          <w:szCs w:val="22"/>
        </w:rPr>
        <w:commentReference w:id="236"/>
      </w:r>
      <w:r w:rsidR="00BC0F95" w:rsidRPr="00690BE9">
        <w:rPr>
          <w:sz w:val="22"/>
          <w:szCs w:val="22"/>
        </w:rPr>
        <w:t xml:space="preserve"> </w:t>
      </w:r>
    </w:p>
    <w:p w14:paraId="700E8837" w14:textId="6C2A84A5" w:rsidR="005113AB" w:rsidRDefault="00E93EB6" w:rsidP="00C115D4">
      <w:pPr>
        <w:pStyle w:val="BodyText"/>
      </w:pPr>
      <w:r>
        <w:t>T</w:t>
      </w:r>
      <w:r w:rsidR="00ED5E19">
        <w:t xml:space="preserve">he </w:t>
      </w:r>
      <w:r w:rsidR="00D94A04">
        <w:t xml:space="preserve">Feed the Future </w:t>
      </w:r>
      <w:r>
        <w:t>[</w:t>
      </w:r>
      <w:r w:rsidR="001A3F0A">
        <w:rPr>
          <w:highlight w:val="yellow"/>
        </w:rPr>
        <w:t>C</w:t>
      </w:r>
      <w:r w:rsidRPr="00C85B3F">
        <w:rPr>
          <w:highlight w:val="yellow"/>
        </w:rPr>
        <w:t>ountry</w:t>
      </w:r>
      <w:r>
        <w:t xml:space="preserve">] </w:t>
      </w:r>
      <w:r w:rsidR="00752ED5">
        <w:t>ZOI Survey</w:t>
      </w:r>
      <w:r>
        <w:t xml:space="preserve"> </w:t>
      </w:r>
      <w:r w:rsidR="008B09F3">
        <w:t>[</w:t>
      </w:r>
      <w:r w:rsidR="002123BA">
        <w:rPr>
          <w:highlight w:val="yellow"/>
        </w:rPr>
        <w:t>endline</w:t>
      </w:r>
      <w:r w:rsidR="001A3F0A" w:rsidRPr="00757754">
        <w:rPr>
          <w:highlight w:val="yellow"/>
        </w:rPr>
        <w:t xml:space="preserve"> survey year(s)</w:t>
      </w:r>
      <w:r w:rsidR="008B09F3">
        <w:t>]</w:t>
      </w:r>
      <w:r>
        <w:t xml:space="preserve"> included a </w:t>
      </w:r>
      <w:r w:rsidR="00ED5E19">
        <w:t xml:space="preserve">representative, random sample of the entire population living in the </w:t>
      </w:r>
      <w:r w:rsidR="00160DC3">
        <w:rPr>
          <w:szCs w:val="22"/>
        </w:rPr>
        <w:t>Phase One</w:t>
      </w:r>
      <w:r w:rsidR="007F25EC">
        <w:rPr>
          <w:szCs w:val="22"/>
        </w:rPr>
        <w:t xml:space="preserve"> ZOI</w:t>
      </w:r>
      <w:r>
        <w:t xml:space="preserve"> for the </w:t>
      </w:r>
      <w:r w:rsidR="00160DC3">
        <w:t>Phase One</w:t>
      </w:r>
      <w:r>
        <w:t xml:space="preserve"> endline </w:t>
      </w:r>
      <w:r w:rsidR="001A3F0A">
        <w:t>assessment</w:t>
      </w:r>
      <w:r w:rsidR="00DF2EAF">
        <w:t xml:space="preserve">. The </w:t>
      </w:r>
      <w:r w:rsidR="00752ED5">
        <w:t>ZOI Survey</w:t>
      </w:r>
      <w:r w:rsidR="00ED5E19">
        <w:t xml:space="preserve"> used a cross-sectional multi-stage cluster sampling design.</w:t>
      </w:r>
      <w:r w:rsidR="005113AB">
        <w:t xml:space="preserve"> The design ensured that the total sample size included the necessary number of households in the </w:t>
      </w:r>
      <w:r w:rsidR="00160DC3">
        <w:rPr>
          <w:szCs w:val="22"/>
        </w:rPr>
        <w:t>Phase One</w:t>
      </w:r>
      <w:r w:rsidR="007F25EC">
        <w:rPr>
          <w:szCs w:val="22"/>
        </w:rPr>
        <w:t xml:space="preserve"> ZOI</w:t>
      </w:r>
      <w:r w:rsidR="005113AB">
        <w:t xml:space="preserve"> to assess changes in </w:t>
      </w:r>
      <w:r w:rsidR="005B548E">
        <w:t xml:space="preserve">key </w:t>
      </w:r>
      <w:r w:rsidR="00160DC3">
        <w:t>Phase One</w:t>
      </w:r>
      <w:r w:rsidR="005113AB">
        <w:t xml:space="preserve"> indicators from the </w:t>
      </w:r>
      <w:r w:rsidR="00326BF4">
        <w:t xml:space="preserve">baseline </w:t>
      </w:r>
      <w:r w:rsidR="00752ED5">
        <w:t>ZOI Survey</w:t>
      </w:r>
      <w:r w:rsidR="005113AB">
        <w:t xml:space="preserve"> to the </w:t>
      </w:r>
      <w:r w:rsidR="00326BF4">
        <w:t xml:space="preserve">endline </w:t>
      </w:r>
      <w:r w:rsidR="00752ED5">
        <w:t>ZOI Survey</w:t>
      </w:r>
      <w:r w:rsidR="00D6163B">
        <w:t xml:space="preserve">. In the case of </w:t>
      </w:r>
      <w:r w:rsidR="001A3F0A">
        <w:t xml:space="preserve">the </w:t>
      </w:r>
      <w:r w:rsidR="00326BF4">
        <w:t xml:space="preserve">Feed the Future </w:t>
      </w:r>
      <w:r w:rsidR="00D6163B">
        <w:t>[</w:t>
      </w:r>
      <w:r w:rsidR="00D6163B" w:rsidRPr="00757754">
        <w:rPr>
          <w:highlight w:val="yellow"/>
        </w:rPr>
        <w:t>C</w:t>
      </w:r>
      <w:r w:rsidR="001A3F0A" w:rsidRPr="00757754">
        <w:rPr>
          <w:highlight w:val="yellow"/>
        </w:rPr>
        <w:t>ountry</w:t>
      </w:r>
      <w:r w:rsidR="00D6163B">
        <w:t xml:space="preserve">] ZOI </w:t>
      </w:r>
      <w:r w:rsidR="001A3F0A">
        <w:t>S</w:t>
      </w:r>
      <w:r w:rsidR="00D6163B">
        <w:t>urvey</w:t>
      </w:r>
      <w:r w:rsidR="001A3F0A">
        <w:t xml:space="preserve"> [</w:t>
      </w:r>
      <w:r w:rsidR="002123BA">
        <w:rPr>
          <w:highlight w:val="yellow"/>
        </w:rPr>
        <w:t>endline</w:t>
      </w:r>
      <w:r w:rsidR="001A3F0A" w:rsidRPr="001739C1">
        <w:rPr>
          <w:highlight w:val="yellow"/>
        </w:rPr>
        <w:t xml:space="preserve"> survey year(s</w:t>
      </w:r>
      <w:r w:rsidR="001A3F0A" w:rsidRPr="00757754">
        <w:rPr>
          <w:highlight w:val="yellow"/>
        </w:rPr>
        <w:t>)</w:t>
      </w:r>
      <w:r w:rsidR="001A3F0A">
        <w:t>],</w:t>
      </w:r>
      <w:r w:rsidR="00D6163B">
        <w:t xml:space="preserve"> the design also ensured that the sample size included </w:t>
      </w:r>
      <w:r w:rsidR="005113AB">
        <w:t xml:space="preserve">the necessary number of households in the </w:t>
      </w:r>
      <w:r w:rsidR="003E12C4">
        <w:t>Fee</w:t>
      </w:r>
      <w:r w:rsidR="00373DAC">
        <w:t>d the Future p</w:t>
      </w:r>
      <w:r w:rsidR="003E12C4">
        <w:t xml:space="preserve">hase </w:t>
      </w:r>
      <w:r w:rsidR="00373DAC">
        <w:t>t</w:t>
      </w:r>
      <w:r w:rsidR="00D6163B">
        <w:t xml:space="preserve">wo </w:t>
      </w:r>
      <w:r w:rsidR="005113AB">
        <w:t xml:space="preserve">ZOI to calculate baseline estimates for the </w:t>
      </w:r>
      <w:r w:rsidR="00373DAC">
        <w:t>p</w:t>
      </w:r>
      <w:r w:rsidR="005113AB">
        <w:t xml:space="preserve">hase </w:t>
      </w:r>
      <w:r w:rsidR="00373DAC">
        <w:t>t</w:t>
      </w:r>
      <w:r w:rsidR="005113AB">
        <w:t xml:space="preserve">wo </w:t>
      </w:r>
      <w:r w:rsidR="001A3F0A">
        <w:t xml:space="preserve">ZOI </w:t>
      </w:r>
      <w:r w:rsidR="005113AB">
        <w:t>indicators</w:t>
      </w:r>
      <w:r w:rsidR="00D6163B">
        <w:t>. C</w:t>
      </w:r>
      <w:r w:rsidR="005113AB">
        <w:t xml:space="preserve">hanges </w:t>
      </w:r>
      <w:r w:rsidR="00D6163B">
        <w:t xml:space="preserve">in these indicators will </w:t>
      </w:r>
      <w:r w:rsidR="005113AB">
        <w:t>be assessed from the [</w:t>
      </w:r>
      <w:r w:rsidR="002123BA">
        <w:rPr>
          <w:highlight w:val="yellow"/>
        </w:rPr>
        <w:t xml:space="preserve">endline </w:t>
      </w:r>
      <w:r w:rsidR="00326BF4" w:rsidRPr="001739C1">
        <w:rPr>
          <w:highlight w:val="yellow"/>
        </w:rPr>
        <w:t>survey year(s)</w:t>
      </w:r>
      <w:r w:rsidR="00DF2EAF">
        <w:t xml:space="preserve">] </w:t>
      </w:r>
      <w:r w:rsidR="00752ED5">
        <w:t>ZOI Survey</w:t>
      </w:r>
      <w:r w:rsidR="00DF2EAF">
        <w:t xml:space="preserve"> to the next </w:t>
      </w:r>
      <w:r w:rsidR="00752ED5">
        <w:t>ZOI Survey</w:t>
      </w:r>
      <w:r w:rsidR="005113AB">
        <w:t xml:space="preserve">. </w:t>
      </w:r>
    </w:p>
    <w:p w14:paraId="2997B150" w14:textId="2D2AD575" w:rsidR="00ED5E19" w:rsidRDefault="00ED5E19" w:rsidP="00C115D4">
      <w:pPr>
        <w:pStyle w:val="BodyText"/>
        <w:rPr>
          <w:highlight w:val="yellow"/>
        </w:rPr>
      </w:pPr>
      <w:r>
        <w:t>The</w:t>
      </w:r>
      <w:r w:rsidR="00D94A04">
        <w:t xml:space="preserve"> Feed the Future</w:t>
      </w:r>
      <w:r w:rsidR="00A34B06">
        <w:t xml:space="preserve"> [</w:t>
      </w:r>
      <w:r w:rsidR="001A3F0A">
        <w:rPr>
          <w:highlight w:val="yellow"/>
        </w:rPr>
        <w:t>C</w:t>
      </w:r>
      <w:r w:rsidR="00A34B06" w:rsidRPr="00C85B3F">
        <w:rPr>
          <w:highlight w:val="yellow"/>
        </w:rPr>
        <w:t>ountry</w:t>
      </w:r>
      <w:r w:rsidR="00A34B06">
        <w:t xml:space="preserve">] </w:t>
      </w:r>
      <w:r w:rsidR="00752ED5">
        <w:t>ZOI Survey</w:t>
      </w:r>
      <w:r w:rsidR="00A34B06">
        <w:t xml:space="preserve"> </w:t>
      </w:r>
      <w:r w:rsidR="008B09F3">
        <w:t>[</w:t>
      </w:r>
      <w:r w:rsidR="002123BA">
        <w:rPr>
          <w:highlight w:val="yellow"/>
        </w:rPr>
        <w:t>endline</w:t>
      </w:r>
      <w:r w:rsidR="00A74BE8">
        <w:rPr>
          <w:highlight w:val="yellow"/>
        </w:rPr>
        <w:t xml:space="preserve"> survey year</w:t>
      </w:r>
      <w:r w:rsidR="008B09F3" w:rsidRPr="008B09F3">
        <w:rPr>
          <w:highlight w:val="yellow"/>
        </w:rPr>
        <w:t>(</w:t>
      </w:r>
      <w:r w:rsidR="00A74BE8">
        <w:rPr>
          <w:highlight w:val="yellow"/>
        </w:rPr>
        <w:t>s</w:t>
      </w:r>
      <w:r w:rsidR="008B09F3" w:rsidRPr="008B09F3">
        <w:rPr>
          <w:highlight w:val="yellow"/>
        </w:rPr>
        <w:t>)</w:t>
      </w:r>
      <w:r w:rsidR="008B09F3">
        <w:t>]</w:t>
      </w:r>
      <w:r w:rsidR="00A34B06">
        <w:t xml:space="preserve"> </w:t>
      </w:r>
      <w:r>
        <w:t>sampling frame was stratified by [</w:t>
      </w:r>
      <w:r w:rsidRPr="00333547">
        <w:rPr>
          <w:highlight w:val="yellow"/>
        </w:rPr>
        <w:t>COUNTRY-SPECIFIC STRATA</w:t>
      </w:r>
      <w:r>
        <w:t>] to create [</w:t>
      </w:r>
      <w:r w:rsidRPr="00333547">
        <w:rPr>
          <w:highlight w:val="yellow"/>
        </w:rPr>
        <w:t>XX</w:t>
      </w:r>
      <w:r>
        <w:t xml:space="preserve">] strata. The number of </w:t>
      </w:r>
      <w:r w:rsidR="00A74BE8">
        <w:t>enumeration areas (</w:t>
      </w:r>
      <w:r>
        <w:t>EAs</w:t>
      </w:r>
      <w:r w:rsidR="00A74BE8">
        <w:t>)</w:t>
      </w:r>
      <w:r>
        <w:t xml:space="preserve"> in each stratum was </w:t>
      </w:r>
      <w:commentRangeStart w:id="237"/>
      <w:r w:rsidR="00A74BE8" w:rsidRPr="00D5799E">
        <w:rPr>
          <w:highlight w:val="yellow"/>
        </w:rPr>
        <w:t>proportional to the population</w:t>
      </w:r>
      <w:r w:rsidR="00A74BE8">
        <w:t xml:space="preserve"> </w:t>
      </w:r>
      <w:commentRangeEnd w:id="237"/>
      <w:r w:rsidR="00A74BE8">
        <w:rPr>
          <w:rStyle w:val="CommentReference"/>
        </w:rPr>
        <w:commentReference w:id="237"/>
      </w:r>
      <w:r>
        <w:t>in the strata, with at least one EA in a stratum. A total of [</w:t>
      </w:r>
      <w:r w:rsidRPr="00333547">
        <w:rPr>
          <w:highlight w:val="yellow"/>
        </w:rPr>
        <w:t>XX</w:t>
      </w:r>
      <w:r>
        <w:t>] EAs were selected based on [</w:t>
      </w:r>
      <w:r w:rsidRPr="00333547">
        <w:rPr>
          <w:highlight w:val="yellow"/>
        </w:rPr>
        <w:t>XX</w:t>
      </w:r>
      <w:r>
        <w:t xml:space="preserve">] households to be interviewed per EA. </w:t>
      </w:r>
      <w:r w:rsidRPr="00E767D4">
        <w:t xml:space="preserve">The </w:t>
      </w:r>
      <w:r>
        <w:t>[</w:t>
      </w:r>
      <w:r w:rsidRPr="00F80CF3">
        <w:rPr>
          <w:highlight w:val="yellow"/>
        </w:rPr>
        <w:t>XX</w:t>
      </w:r>
      <w:r>
        <w:t>]</w:t>
      </w:r>
      <w:r w:rsidRPr="00E767D4">
        <w:t xml:space="preserve"> indicator ha</w:t>
      </w:r>
      <w:r>
        <w:t>d</w:t>
      </w:r>
      <w:r w:rsidRPr="00E767D4">
        <w:t xml:space="preserve"> the </w:t>
      </w:r>
      <w:r>
        <w:t>larg</w:t>
      </w:r>
      <w:r w:rsidRPr="00E767D4">
        <w:t>est final sample size requirement</w:t>
      </w:r>
      <w:r>
        <w:t xml:space="preserve"> and was</w:t>
      </w:r>
      <w:r w:rsidR="00B16A21">
        <w:t>,</w:t>
      </w:r>
      <w:r>
        <w:t xml:space="preserve"> t</w:t>
      </w:r>
      <w:r w:rsidRPr="00E767D4">
        <w:t>herefore</w:t>
      </w:r>
      <w:r w:rsidR="00B16A21">
        <w:t>,</w:t>
      </w:r>
      <w:r>
        <w:t xml:space="preserve"> used to set </w:t>
      </w:r>
      <w:r w:rsidRPr="00E767D4">
        <w:t>the overall sample size for the survey</w:t>
      </w:r>
      <w:r>
        <w:t>:</w:t>
      </w:r>
      <w:r w:rsidRPr="00E767D4">
        <w:t xml:space="preserve"> </w:t>
      </w:r>
      <w:r>
        <w:t>[</w:t>
      </w:r>
      <w:r w:rsidRPr="00F80CF3">
        <w:rPr>
          <w:highlight w:val="yellow"/>
        </w:rPr>
        <w:t>XX</w:t>
      </w:r>
      <w:r>
        <w:t>]</w:t>
      </w:r>
      <w:r w:rsidRPr="00E767D4">
        <w:t xml:space="preserve"> households.</w:t>
      </w:r>
      <w:r>
        <w:t xml:space="preserve"> </w:t>
      </w:r>
    </w:p>
    <w:p w14:paraId="670AE34B" w14:textId="651175E1" w:rsidR="00ED5E19" w:rsidRPr="00DF4DE5" w:rsidRDefault="00A74BE8" w:rsidP="00C115D4">
      <w:pPr>
        <w:pStyle w:val="BodyText"/>
      </w:pPr>
      <w:r>
        <w:t>Before main fieldwork began, a complete household listing was conducted in each EA or segment, from which [</w:t>
      </w:r>
      <w:r w:rsidRPr="002A0323">
        <w:rPr>
          <w:highlight w:val="yellow"/>
        </w:rPr>
        <w:t>XX</w:t>
      </w:r>
      <w:r>
        <w:t>] households were selected for interview</w:t>
      </w:r>
      <w:r w:rsidRPr="00A74BE8">
        <w:t xml:space="preserve"> </w:t>
      </w:r>
      <w:r>
        <w:t xml:space="preserve">using fractional interval systematic sampling; this constituted the second stage of sampling. In the third stage, eligible individuals were selected within the households using a “take all” approach; that is, all eligible individuals were selected </w:t>
      </w:r>
      <w:r w:rsidR="009D7028">
        <w:t>for</w:t>
      </w:r>
      <w:r>
        <w:t xml:space="preserve"> the sample. </w:t>
      </w:r>
      <w:r w:rsidR="00ED5E19">
        <w:t xml:space="preserve">During </w:t>
      </w:r>
      <w:r>
        <w:t xml:space="preserve">main </w:t>
      </w:r>
      <w:r w:rsidR="00ED5E19">
        <w:t xml:space="preserve">fieldwork, if more than one household was discovered in a single dwelling unit and </w:t>
      </w:r>
      <w:r w:rsidR="00B16A21">
        <w:t xml:space="preserve">the additional households </w:t>
      </w:r>
      <w:r w:rsidR="00ED5E19">
        <w:t xml:space="preserve">were not listed separately, all households </w:t>
      </w:r>
      <w:r w:rsidR="0099022C">
        <w:t xml:space="preserve">at the residence </w:t>
      </w:r>
      <w:r w:rsidR="00ED5E19">
        <w:t>were interviewed.</w:t>
      </w:r>
      <w:r w:rsidR="00425BC7">
        <w:t xml:space="preserve"> </w:t>
      </w:r>
      <w:r w:rsidR="00425BC7" w:rsidRPr="00E2715E">
        <w:t>Appendix 2.1 provides additional details on the sampling and weighting methodology.</w:t>
      </w:r>
      <w:r w:rsidR="00DF7665">
        <w:tab/>
      </w:r>
    </w:p>
    <w:p w14:paraId="73A6F9BD" w14:textId="1CF80509" w:rsidR="00BC0F95" w:rsidRPr="00690BE9" w:rsidRDefault="00C115D4" w:rsidP="00A65542">
      <w:pPr>
        <w:pStyle w:val="Heading5"/>
        <w:ind w:firstLine="720"/>
        <w:rPr>
          <w:sz w:val="22"/>
          <w:szCs w:val="22"/>
        </w:rPr>
      </w:pPr>
      <w:r w:rsidRPr="00690BE9">
        <w:rPr>
          <w:sz w:val="22"/>
          <w:szCs w:val="22"/>
        </w:rPr>
        <w:t xml:space="preserve">Questionnaire </w:t>
      </w:r>
      <w:commentRangeStart w:id="238"/>
      <w:r w:rsidRPr="00690BE9">
        <w:rPr>
          <w:sz w:val="22"/>
          <w:szCs w:val="22"/>
        </w:rPr>
        <w:t>d</w:t>
      </w:r>
      <w:r w:rsidR="00BC0F95" w:rsidRPr="00690BE9">
        <w:rPr>
          <w:sz w:val="22"/>
          <w:szCs w:val="22"/>
        </w:rPr>
        <w:t>esign</w:t>
      </w:r>
      <w:commentRangeEnd w:id="238"/>
      <w:r w:rsidR="00A74BE8" w:rsidRPr="00690BE9">
        <w:rPr>
          <w:rStyle w:val="CommentReference"/>
          <w:b w:val="0"/>
          <w:sz w:val="22"/>
          <w:szCs w:val="22"/>
        </w:rPr>
        <w:commentReference w:id="238"/>
      </w:r>
    </w:p>
    <w:p w14:paraId="67C7C9A9" w14:textId="0A221A6B" w:rsidR="005A0C74" w:rsidRPr="00757754" w:rsidRDefault="00A74BE8" w:rsidP="00E2715E">
      <w:pPr>
        <w:pStyle w:val="BodyText"/>
        <w:rPr>
          <w:lang w:val="fr-CA"/>
        </w:rPr>
      </w:pPr>
      <w:r w:rsidRPr="00757754">
        <w:rPr>
          <w:highlight w:val="yellow"/>
          <w:lang w:val="fr-CA"/>
        </w:rPr>
        <w:t>[Insert description per instructions.]</w:t>
      </w:r>
      <w:r w:rsidR="005A0C74" w:rsidRPr="002111CA">
        <w:t xml:space="preserve"> </w:t>
      </w:r>
    </w:p>
    <w:p w14:paraId="12C67331" w14:textId="77777777" w:rsidR="00A74BE8" w:rsidRPr="00690BE9" w:rsidRDefault="00A74BE8" w:rsidP="00A65542">
      <w:pPr>
        <w:pStyle w:val="Heading5"/>
        <w:ind w:firstLine="720"/>
        <w:rPr>
          <w:sz w:val="22"/>
          <w:szCs w:val="22"/>
        </w:rPr>
      </w:pPr>
      <w:commentRangeStart w:id="239"/>
      <w:r w:rsidRPr="00690BE9">
        <w:rPr>
          <w:sz w:val="22"/>
          <w:szCs w:val="22"/>
        </w:rPr>
        <w:t>Timing of the survey</w:t>
      </w:r>
      <w:commentRangeEnd w:id="239"/>
      <w:r w:rsidRPr="00690BE9">
        <w:rPr>
          <w:sz w:val="22"/>
          <w:szCs w:val="22"/>
        </w:rPr>
        <w:commentReference w:id="239"/>
      </w:r>
    </w:p>
    <w:p w14:paraId="623DE18F" w14:textId="77777777" w:rsidR="00A74BE8" w:rsidRPr="00757754" w:rsidRDefault="00A74BE8" w:rsidP="00E2715E">
      <w:pPr>
        <w:pStyle w:val="BodyText"/>
      </w:pPr>
      <w:r w:rsidRPr="00757754">
        <w:rPr>
          <w:highlight w:val="yellow"/>
        </w:rPr>
        <w:t>[Insert description per instructions.]</w:t>
      </w:r>
      <w:r w:rsidRPr="00757754">
        <w:t xml:space="preserve"> </w:t>
      </w:r>
    </w:p>
    <w:p w14:paraId="7B032514" w14:textId="420FBB52" w:rsidR="00A74BE8" w:rsidRPr="00690BE9" w:rsidRDefault="00A74BE8" w:rsidP="00A65542">
      <w:pPr>
        <w:pStyle w:val="Heading5"/>
        <w:ind w:firstLine="720"/>
        <w:rPr>
          <w:sz w:val="22"/>
          <w:szCs w:val="22"/>
        </w:rPr>
      </w:pPr>
      <w:bookmarkStart w:id="240" w:name="_Toc20753561"/>
      <w:commentRangeStart w:id="241"/>
      <w:r w:rsidRPr="00690BE9">
        <w:rPr>
          <w:sz w:val="22"/>
          <w:szCs w:val="22"/>
        </w:rPr>
        <w:t>Listing</w:t>
      </w:r>
      <w:commentRangeEnd w:id="241"/>
      <w:r w:rsidRPr="00690BE9">
        <w:rPr>
          <w:sz w:val="22"/>
          <w:szCs w:val="22"/>
        </w:rPr>
        <w:commentReference w:id="241"/>
      </w:r>
      <w:bookmarkEnd w:id="240"/>
    </w:p>
    <w:p w14:paraId="55C0553C" w14:textId="77777777" w:rsidR="00A74BE8" w:rsidRPr="00757754" w:rsidRDefault="00A74BE8" w:rsidP="00E2715E">
      <w:pPr>
        <w:pStyle w:val="BodyText"/>
      </w:pPr>
      <w:r w:rsidRPr="00757754">
        <w:rPr>
          <w:highlight w:val="yellow"/>
        </w:rPr>
        <w:t>[Insert description per instructions.]</w:t>
      </w:r>
      <w:r w:rsidRPr="00757754">
        <w:t xml:space="preserve"> </w:t>
      </w:r>
      <w:bookmarkStart w:id="242" w:name="_Toc20753562"/>
    </w:p>
    <w:p w14:paraId="52FEB86D" w14:textId="28B87012" w:rsidR="00A74BE8" w:rsidRPr="00690BE9" w:rsidRDefault="00A74BE8" w:rsidP="00A65542">
      <w:pPr>
        <w:pStyle w:val="Heading5"/>
        <w:ind w:firstLine="720"/>
        <w:rPr>
          <w:sz w:val="22"/>
          <w:szCs w:val="22"/>
        </w:rPr>
      </w:pPr>
      <w:commentRangeStart w:id="243"/>
      <w:r w:rsidRPr="00690BE9">
        <w:rPr>
          <w:sz w:val="22"/>
          <w:szCs w:val="22"/>
        </w:rPr>
        <w:t>Training for main fieldwork</w:t>
      </w:r>
      <w:bookmarkEnd w:id="242"/>
      <w:commentRangeEnd w:id="243"/>
      <w:r w:rsidR="00757754" w:rsidRPr="00690BE9">
        <w:rPr>
          <w:sz w:val="22"/>
          <w:szCs w:val="22"/>
        </w:rPr>
        <w:commentReference w:id="243"/>
      </w:r>
    </w:p>
    <w:p w14:paraId="10F60AD0" w14:textId="5F4BC66A" w:rsidR="00A74BE8" w:rsidRPr="00757754" w:rsidRDefault="00A74BE8" w:rsidP="00E2715E">
      <w:pPr>
        <w:pStyle w:val="BodyText"/>
      </w:pPr>
      <w:r w:rsidRPr="00757754">
        <w:t xml:space="preserve">Prior to fieldwork, all field staff were trained on survey procedures, including preparing for fieldwork, questionnaire content, human subjects protection, fieldwork procedures, data management, reporting, and communications. Training included hands-on training and practice sessions that covered </w:t>
      </w:r>
      <w:r w:rsidR="00722CEE">
        <w:t xml:space="preserve">the </w:t>
      </w:r>
      <w:r w:rsidRPr="00757754">
        <w:t>use of all technical equipment that was used in the survey, as well as a tablet pretest and a survey pilot test. [</w:t>
      </w:r>
      <w:r w:rsidR="00757754" w:rsidRPr="00757754">
        <w:rPr>
          <w:highlight w:val="yellow"/>
        </w:rPr>
        <w:t>Number of field teams</w:t>
      </w:r>
      <w:r w:rsidRPr="00757754">
        <w:t xml:space="preserve">] </w:t>
      </w:r>
      <w:r w:rsidR="00757754">
        <w:t>f</w:t>
      </w:r>
      <w:r w:rsidRPr="00757754">
        <w:t>ield teams, composed of a field supervisor, two two-person interview teams</w:t>
      </w:r>
      <w:commentRangeStart w:id="244"/>
      <w:r w:rsidRPr="00757754">
        <w:t>, an agricultural interviewer</w:t>
      </w:r>
      <w:commentRangeEnd w:id="244"/>
      <w:r w:rsidRPr="00757754">
        <w:rPr>
          <w:rStyle w:val="CommentReference"/>
          <w:sz w:val="22"/>
          <w:szCs w:val="22"/>
        </w:rPr>
        <w:commentReference w:id="244"/>
      </w:r>
      <w:r w:rsidRPr="00757754">
        <w:t>, and a driver, collected data over [</w:t>
      </w:r>
      <w:r w:rsidRPr="00757754">
        <w:rPr>
          <w:highlight w:val="yellow"/>
        </w:rPr>
        <w:t>X</w:t>
      </w:r>
      <w:r w:rsidR="00160DC3" w:rsidRPr="00160DC3">
        <w:rPr>
          <w:highlight w:val="yellow"/>
        </w:rPr>
        <w:t>X</w:t>
      </w:r>
      <w:r w:rsidRPr="00757754">
        <w:t>] weeks, from [</w:t>
      </w:r>
      <w:r w:rsidRPr="00757754">
        <w:rPr>
          <w:highlight w:val="yellow"/>
        </w:rPr>
        <w:t>Start date</w:t>
      </w:r>
      <w:r w:rsidRPr="00757754">
        <w:t>] to [</w:t>
      </w:r>
      <w:r w:rsidRPr="00757754">
        <w:rPr>
          <w:highlight w:val="yellow"/>
        </w:rPr>
        <w:t>End date</w:t>
      </w:r>
      <w:r w:rsidRPr="00757754">
        <w:t>].</w:t>
      </w:r>
    </w:p>
    <w:p w14:paraId="1C1428B4" w14:textId="5F61714B" w:rsidR="00A74BE8" w:rsidRPr="00690BE9" w:rsidRDefault="00A74BE8" w:rsidP="00A65542">
      <w:pPr>
        <w:pStyle w:val="Heading5"/>
        <w:ind w:firstLine="720"/>
        <w:rPr>
          <w:sz w:val="22"/>
          <w:szCs w:val="22"/>
        </w:rPr>
      </w:pPr>
      <w:bookmarkStart w:id="245" w:name="_Toc20753563"/>
      <w:commentRangeStart w:id="246"/>
      <w:r w:rsidRPr="00690BE9">
        <w:rPr>
          <w:sz w:val="22"/>
          <w:szCs w:val="22"/>
        </w:rPr>
        <w:lastRenderedPageBreak/>
        <w:t>Fieldwork</w:t>
      </w:r>
      <w:commentRangeEnd w:id="246"/>
      <w:r w:rsidRPr="00690BE9">
        <w:rPr>
          <w:sz w:val="22"/>
          <w:szCs w:val="22"/>
        </w:rPr>
        <w:commentReference w:id="246"/>
      </w:r>
      <w:bookmarkEnd w:id="245"/>
    </w:p>
    <w:p w14:paraId="4C6A480C" w14:textId="0DD5DE3B" w:rsidR="00A74BE8" w:rsidRPr="00757754" w:rsidRDefault="00A74BE8" w:rsidP="00E2715E">
      <w:pPr>
        <w:pStyle w:val="BodyText"/>
      </w:pPr>
      <w:r w:rsidRPr="00757754">
        <w:rPr>
          <w:highlight w:val="yellow"/>
        </w:rPr>
        <w:t>[Insert description per instructions.]</w:t>
      </w:r>
      <w:r w:rsidRPr="00757754">
        <w:t xml:space="preserve"> </w:t>
      </w:r>
    </w:p>
    <w:p w14:paraId="245AD937" w14:textId="35A62C02" w:rsidR="00A74BE8" w:rsidRPr="00690BE9" w:rsidRDefault="00A74BE8" w:rsidP="00A65542">
      <w:pPr>
        <w:pStyle w:val="Heading5"/>
        <w:ind w:firstLine="720"/>
        <w:rPr>
          <w:sz w:val="22"/>
          <w:szCs w:val="22"/>
        </w:rPr>
      </w:pPr>
      <w:bookmarkStart w:id="247" w:name="_Toc20753564"/>
      <w:commentRangeStart w:id="248"/>
      <w:r w:rsidRPr="00690BE9">
        <w:rPr>
          <w:sz w:val="22"/>
          <w:szCs w:val="22"/>
        </w:rPr>
        <w:t>Data management and analysis</w:t>
      </w:r>
      <w:commentRangeEnd w:id="248"/>
      <w:r w:rsidRPr="00690BE9">
        <w:rPr>
          <w:sz w:val="22"/>
          <w:szCs w:val="22"/>
        </w:rPr>
        <w:commentReference w:id="248"/>
      </w:r>
      <w:bookmarkEnd w:id="247"/>
    </w:p>
    <w:p w14:paraId="4C4BD930" w14:textId="77777777" w:rsidR="00A74BE8" w:rsidRPr="00757754" w:rsidRDefault="00A74BE8" w:rsidP="00E2715E">
      <w:pPr>
        <w:pStyle w:val="BodyText"/>
      </w:pPr>
      <w:r w:rsidRPr="00757754">
        <w:rPr>
          <w:highlight w:val="yellow"/>
        </w:rPr>
        <w:t>[Insert description per instructions.]</w:t>
      </w:r>
    </w:p>
    <w:p w14:paraId="7389127D" w14:textId="77777777" w:rsidR="00A74BE8" w:rsidRPr="00DF4DE5" w:rsidRDefault="00A74BE8" w:rsidP="00A65542">
      <w:pPr>
        <w:pStyle w:val="Heading5"/>
        <w:ind w:firstLine="720"/>
      </w:pPr>
      <w:commentRangeStart w:id="249"/>
      <w:r w:rsidRPr="00690BE9">
        <w:rPr>
          <w:sz w:val="22"/>
          <w:szCs w:val="22"/>
        </w:rPr>
        <w:t>Limitations of the survey</w:t>
      </w:r>
      <w:commentRangeEnd w:id="249"/>
      <w:r w:rsidRPr="00690BE9">
        <w:rPr>
          <w:sz w:val="22"/>
          <w:szCs w:val="22"/>
        </w:rPr>
        <w:commentReference w:id="249"/>
      </w:r>
    </w:p>
    <w:p w14:paraId="6C9732A7" w14:textId="77777777" w:rsidR="00A74BE8" w:rsidRPr="00757754" w:rsidRDefault="00A74BE8" w:rsidP="00E2715E">
      <w:pPr>
        <w:pStyle w:val="BodyText"/>
      </w:pPr>
      <w:r w:rsidRPr="00757754">
        <w:rPr>
          <w:highlight w:val="yellow"/>
        </w:rPr>
        <w:t>[Insert description per instructions.]</w:t>
      </w:r>
      <w:r w:rsidRPr="00757754">
        <w:t xml:space="preserve"> </w:t>
      </w:r>
    </w:p>
    <w:p w14:paraId="4A103982" w14:textId="30C797E0" w:rsidR="00BC0F95" w:rsidRPr="00DF4DE5" w:rsidRDefault="00032BF8" w:rsidP="00A65542">
      <w:pPr>
        <w:pStyle w:val="Heading5"/>
        <w:ind w:firstLine="720"/>
      </w:pPr>
      <w:r w:rsidRPr="00690BE9">
        <w:rPr>
          <w:sz w:val="22"/>
          <w:szCs w:val="22"/>
        </w:rPr>
        <w:t>R</w:t>
      </w:r>
      <w:r w:rsidR="00C115D4" w:rsidRPr="00690BE9">
        <w:rPr>
          <w:sz w:val="22"/>
          <w:szCs w:val="22"/>
        </w:rPr>
        <w:t>esponse r</w:t>
      </w:r>
      <w:r w:rsidR="00BC0F95" w:rsidRPr="00690BE9">
        <w:rPr>
          <w:sz w:val="22"/>
          <w:szCs w:val="22"/>
        </w:rPr>
        <w:t>ates</w:t>
      </w:r>
    </w:p>
    <w:p w14:paraId="6B7B03D8" w14:textId="150713F7" w:rsidR="00BC0F95" w:rsidRPr="002123BA" w:rsidRDefault="00143B1A" w:rsidP="00C115D4">
      <w:pPr>
        <w:pStyle w:val="BodyText"/>
        <w:rPr>
          <w:highlight w:val="yellow"/>
        </w:rPr>
      </w:pPr>
      <w:r>
        <w:rPr>
          <w:b/>
        </w:rPr>
        <w:t>Table 2.</w:t>
      </w:r>
      <w:r w:rsidR="001C614A">
        <w:rPr>
          <w:b/>
        </w:rPr>
        <w:t>1.</w:t>
      </w:r>
      <w:r w:rsidR="000D5CF3">
        <w:rPr>
          <w:b/>
        </w:rPr>
        <w:t>3</w:t>
      </w:r>
      <w:r w:rsidR="001C614A" w:rsidRPr="00DF4DE5">
        <w:t xml:space="preserve"> </w:t>
      </w:r>
      <w:r w:rsidR="00BC0F95" w:rsidRPr="00DF4DE5">
        <w:t xml:space="preserve">presents the response rates for the </w:t>
      </w:r>
      <w:r w:rsidR="00D94A04">
        <w:t xml:space="preserve">Feed the Future </w:t>
      </w:r>
      <w:r w:rsidR="00C85B3F">
        <w:t>[</w:t>
      </w:r>
      <w:r w:rsidR="003E1DEC">
        <w:rPr>
          <w:highlight w:val="yellow"/>
        </w:rPr>
        <w:t>C</w:t>
      </w:r>
      <w:r w:rsidR="00C85B3F" w:rsidRPr="00C85B3F">
        <w:rPr>
          <w:highlight w:val="yellow"/>
        </w:rPr>
        <w:t>ountry</w:t>
      </w:r>
      <w:r w:rsidR="00C85B3F">
        <w:t xml:space="preserve">] </w:t>
      </w:r>
      <w:r w:rsidR="00752ED5">
        <w:t>ZOI Survey</w:t>
      </w:r>
      <w:r w:rsidR="00BC0F95" w:rsidRPr="00DF4DE5">
        <w:t xml:space="preserve"> </w:t>
      </w:r>
      <w:r w:rsidR="008B09F3">
        <w:t>[</w:t>
      </w:r>
      <w:r w:rsidR="002123BA">
        <w:rPr>
          <w:highlight w:val="yellow"/>
        </w:rPr>
        <w:t xml:space="preserve">endline </w:t>
      </w:r>
      <w:r w:rsidR="003E1DEC">
        <w:rPr>
          <w:highlight w:val="yellow"/>
        </w:rPr>
        <w:t>survey year</w:t>
      </w:r>
      <w:r w:rsidR="008B09F3" w:rsidRPr="008B09F3">
        <w:rPr>
          <w:highlight w:val="yellow"/>
        </w:rPr>
        <w:t>(</w:t>
      </w:r>
      <w:r w:rsidR="003E1DEC">
        <w:rPr>
          <w:highlight w:val="yellow"/>
        </w:rPr>
        <w:t>s</w:t>
      </w:r>
      <w:r w:rsidR="008B09F3" w:rsidRPr="008B09F3">
        <w:rPr>
          <w:highlight w:val="yellow"/>
        </w:rPr>
        <w:t>)</w:t>
      </w:r>
      <w:r w:rsidR="008B09F3">
        <w:t>]</w:t>
      </w:r>
      <w:r w:rsidR="000D5CF3">
        <w:t xml:space="preserve"> compared t</w:t>
      </w:r>
      <w:r w:rsidR="005044D6">
        <w:t>o those for the baseline ZOI Survey</w:t>
      </w:r>
      <w:r w:rsidR="000A1487">
        <w:t xml:space="preserve">. </w:t>
      </w:r>
      <w:r w:rsidR="00BC0F95" w:rsidRPr="00DF4DE5">
        <w:t xml:space="preserve">The </w:t>
      </w:r>
      <w:r w:rsidR="00B16A21">
        <w:t xml:space="preserve">table presents </w:t>
      </w:r>
      <w:r w:rsidR="00BC0F95" w:rsidRPr="00DF4DE5">
        <w:t>components and the response rates for sampled households</w:t>
      </w:r>
      <w:r w:rsidR="00BC0F95">
        <w:t>, women of reproductive age (</w:t>
      </w:r>
      <w:r w:rsidR="00B16A21">
        <w:t>15-49</w:t>
      </w:r>
      <w:r w:rsidR="00D94A04">
        <w:t xml:space="preserve"> years</w:t>
      </w:r>
      <w:r w:rsidR="00B47758">
        <w:t xml:space="preserve">), primary adult </w:t>
      </w:r>
      <w:r w:rsidR="004F7791">
        <w:t xml:space="preserve">male and </w:t>
      </w:r>
      <w:r w:rsidR="00FE7AAF">
        <w:t>fe</w:t>
      </w:r>
      <w:r w:rsidR="00BC0F95" w:rsidRPr="00DF4DE5">
        <w:t>male decisionmaker</w:t>
      </w:r>
      <w:r w:rsidR="00BC0F95">
        <w:t>s</w:t>
      </w:r>
      <w:r w:rsidR="00BC0F95" w:rsidRPr="00DF4DE5">
        <w:t>,</w:t>
      </w:r>
      <w:r w:rsidR="00D94A04">
        <w:t xml:space="preserve"> </w:t>
      </w:r>
      <w:r w:rsidR="00BC0F95" w:rsidRPr="00DF4DE5">
        <w:t xml:space="preserve">children under </w:t>
      </w:r>
      <w:r w:rsidR="000B000F">
        <w:t>5</w:t>
      </w:r>
      <w:r w:rsidR="00BC0F95" w:rsidRPr="00DF4DE5">
        <w:t xml:space="preserve"> years</w:t>
      </w:r>
      <w:r w:rsidR="00373DAC">
        <w:t xml:space="preserve"> of age</w:t>
      </w:r>
      <w:r w:rsidR="003E1DEC">
        <w:t>, and children under 2 years</w:t>
      </w:r>
      <w:r w:rsidR="00722CEE">
        <w:t xml:space="preserve"> of</w:t>
      </w:r>
      <w:r w:rsidR="00373DAC">
        <w:t xml:space="preserve"> age</w:t>
      </w:r>
      <w:r w:rsidR="00BC0F95" w:rsidRPr="00DF4DE5">
        <w:t xml:space="preserve">. </w:t>
      </w:r>
      <w:commentRangeStart w:id="250"/>
      <w:r w:rsidR="00BC0F95" w:rsidRPr="00DF4DE5">
        <w:t>Response rates are presented by rural</w:t>
      </w:r>
      <w:r w:rsidR="00C85B3F">
        <w:t xml:space="preserve"> and </w:t>
      </w:r>
      <w:r w:rsidR="00BC0F95" w:rsidRPr="00DF4DE5">
        <w:t>urban residence</w:t>
      </w:r>
      <w:r w:rsidR="00371699">
        <w:t>,</w:t>
      </w:r>
      <w:r w:rsidR="00BC0F95" w:rsidRPr="00DF4DE5">
        <w:t xml:space="preserve"> as well as for the total sample. </w:t>
      </w:r>
      <w:commentRangeEnd w:id="250"/>
      <w:r w:rsidR="003E1DEC">
        <w:rPr>
          <w:rStyle w:val="CommentReference"/>
        </w:rPr>
        <w:commentReference w:id="250"/>
      </w:r>
      <w:r w:rsidR="00B04BFB">
        <w:t xml:space="preserve"> </w:t>
      </w:r>
    </w:p>
    <w:p w14:paraId="28E0938B" w14:textId="35B2625F" w:rsidR="00BC0F95" w:rsidRPr="000C45EC" w:rsidRDefault="00663E2E" w:rsidP="00C17872">
      <w:pPr>
        <w:pStyle w:val="Tabletitle"/>
        <w:keepLines/>
        <w:spacing w:before="240"/>
        <w:contextualSpacing/>
        <w:outlineLvl w:val="3"/>
      </w:pPr>
      <w:bookmarkStart w:id="251" w:name="_Toc50719159"/>
      <w:r w:rsidRPr="000C45EC">
        <w:t>Table 2.1.</w:t>
      </w:r>
      <w:r w:rsidR="000D5CF3">
        <w:t>3</w:t>
      </w:r>
      <w:r w:rsidRPr="000C45EC">
        <w:t>: Comparison of Results of Household and Individual Interviews</w:t>
      </w:r>
      <w:r w:rsidR="0055644D" w:rsidRPr="000C45EC">
        <w:t xml:space="preserve"> in the </w:t>
      </w:r>
      <w:r w:rsidR="00160DC3">
        <w:t>Phase One</w:t>
      </w:r>
      <w:r w:rsidR="007F25EC">
        <w:t xml:space="preserve"> ZOI</w:t>
      </w:r>
      <w:r w:rsidR="00032BF8" w:rsidRPr="000C45EC">
        <w:t>, in Total and by Residence,</w:t>
      </w:r>
      <w:r w:rsidRPr="000C45EC">
        <w:t xml:space="preserve"> Feed the Future </w:t>
      </w:r>
      <w:r w:rsidR="00160DC3">
        <w:t>Phase One</w:t>
      </w:r>
      <w:r w:rsidRPr="000C45EC">
        <w:t xml:space="preserve"> Baseline and Endline ZOI Surveys</w:t>
      </w:r>
      <w:bookmarkEnd w:id="251"/>
    </w:p>
    <w:tbl>
      <w:tblPr>
        <w:tblW w:w="5000" w:type="pct"/>
        <w:tblLook w:val="04A0" w:firstRow="1" w:lastRow="0" w:firstColumn="1" w:lastColumn="0" w:noHBand="0" w:noVBand="1"/>
      </w:tblPr>
      <w:tblGrid>
        <w:gridCol w:w="4129"/>
        <w:gridCol w:w="973"/>
        <w:gridCol w:w="837"/>
        <w:gridCol w:w="835"/>
        <w:gridCol w:w="278"/>
        <w:gridCol w:w="852"/>
        <w:gridCol w:w="839"/>
        <w:gridCol w:w="833"/>
      </w:tblGrid>
      <w:tr w:rsidR="00E2715E" w:rsidRPr="00E2715E" w14:paraId="77B62CD8" w14:textId="77777777" w:rsidTr="00382B38">
        <w:trPr>
          <w:tblHeader/>
        </w:trPr>
        <w:tc>
          <w:tcPr>
            <w:tcW w:w="2156" w:type="pct"/>
            <w:vMerge w:val="restart"/>
            <w:tcBorders>
              <w:top w:val="single" w:sz="4" w:space="0" w:color="auto"/>
              <w:left w:val="nil"/>
              <w:right w:val="nil"/>
            </w:tcBorders>
            <w:shd w:val="clear" w:color="000000" w:fill="387990"/>
            <w:vAlign w:val="bottom"/>
            <w:hideMark/>
          </w:tcPr>
          <w:p w14:paraId="7C83AD84" w14:textId="77777777" w:rsidR="00E2715E" w:rsidRPr="00E2715E" w:rsidRDefault="00E2715E" w:rsidP="00E2715E">
            <w:pPr>
              <w:widowControl/>
              <w:spacing w:line="259" w:lineRule="auto"/>
              <w:rPr>
                <w:rFonts w:eastAsia="Times New Roman" w:cs="Times New Roman"/>
                <w:b/>
                <w:bCs/>
                <w:sz w:val="20"/>
                <w:szCs w:val="20"/>
              </w:rPr>
            </w:pPr>
            <w:r w:rsidRPr="00E2715E">
              <w:rPr>
                <w:rFonts w:eastAsia="Times New Roman" w:cs="Times New Roman"/>
                <w:b/>
                <w:bCs/>
                <w:sz w:val="20"/>
                <w:szCs w:val="20"/>
              </w:rPr>
              <w:t> </w:t>
            </w:r>
          </w:p>
          <w:p w14:paraId="231286CD" w14:textId="62A4964A" w:rsidR="00E2715E" w:rsidRPr="00E2715E" w:rsidRDefault="00E2715E" w:rsidP="00E2715E">
            <w:pPr>
              <w:spacing w:line="259" w:lineRule="auto"/>
              <w:rPr>
                <w:rFonts w:eastAsia="Times New Roman" w:cs="Times New Roman"/>
                <w:b/>
                <w:bCs/>
                <w:sz w:val="20"/>
                <w:szCs w:val="20"/>
              </w:rPr>
            </w:pPr>
            <w:r w:rsidRPr="00E2715E">
              <w:rPr>
                <w:rFonts w:eastAsia="Times New Roman" w:cs="Times New Roman"/>
                <w:b/>
                <w:bCs/>
                <w:color w:val="FFFFFF"/>
                <w:sz w:val="20"/>
                <w:szCs w:val="20"/>
              </w:rPr>
              <w:t>Response rate</w:t>
            </w:r>
          </w:p>
        </w:tc>
        <w:tc>
          <w:tcPr>
            <w:tcW w:w="1381" w:type="pct"/>
            <w:gridSpan w:val="3"/>
            <w:tcBorders>
              <w:top w:val="single" w:sz="4" w:space="0" w:color="auto"/>
              <w:left w:val="nil"/>
              <w:bottom w:val="single" w:sz="4" w:space="0" w:color="FFFFFF" w:themeColor="background1"/>
              <w:right w:val="nil"/>
            </w:tcBorders>
            <w:shd w:val="clear" w:color="000000" w:fill="387990"/>
            <w:vAlign w:val="bottom"/>
            <w:hideMark/>
          </w:tcPr>
          <w:p w14:paraId="5002E3D5"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Baseline </w:t>
            </w:r>
          </w:p>
          <w:p w14:paraId="18CA1CB9" w14:textId="3953697E"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1CBCAC2B" w14:textId="77777777"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1318" w:type="pct"/>
            <w:gridSpan w:val="3"/>
            <w:tcBorders>
              <w:top w:val="single" w:sz="4" w:space="0" w:color="auto"/>
              <w:left w:val="nil"/>
              <w:bottom w:val="single" w:sz="4" w:space="0" w:color="FFFFFF"/>
              <w:right w:val="nil"/>
            </w:tcBorders>
            <w:shd w:val="clear" w:color="000000" w:fill="387990"/>
            <w:vAlign w:val="bottom"/>
            <w:hideMark/>
          </w:tcPr>
          <w:p w14:paraId="73E19A70" w14:textId="77777777" w:rsidR="00382B38"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xml:space="preserve">Endline </w:t>
            </w:r>
          </w:p>
          <w:p w14:paraId="0D25A1A0" w14:textId="19EB5326" w:rsidR="00E2715E" w:rsidRPr="00E2715E" w:rsidRDefault="00E2715E" w:rsidP="00E2715E">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([Year(s)])</w:t>
            </w:r>
          </w:p>
        </w:tc>
      </w:tr>
      <w:tr w:rsidR="00183D20" w:rsidRPr="00E2715E" w14:paraId="25DD75BC" w14:textId="77777777" w:rsidTr="00382B38">
        <w:trPr>
          <w:tblHeader/>
        </w:trPr>
        <w:tc>
          <w:tcPr>
            <w:tcW w:w="2156" w:type="pct"/>
            <w:vMerge/>
            <w:tcBorders>
              <w:left w:val="nil"/>
              <w:right w:val="nil"/>
            </w:tcBorders>
            <w:shd w:val="clear" w:color="000000" w:fill="387990"/>
            <w:vAlign w:val="bottom"/>
            <w:hideMark/>
          </w:tcPr>
          <w:p w14:paraId="22E363BD" w14:textId="5F7DE9EA"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val="restart"/>
            <w:tcBorders>
              <w:top w:val="single" w:sz="4" w:space="0" w:color="FFFFFF" w:themeColor="background1"/>
              <w:left w:val="nil"/>
              <w:right w:val="nil"/>
            </w:tcBorders>
            <w:shd w:val="clear" w:color="000000" w:fill="387990"/>
            <w:vAlign w:val="bottom"/>
            <w:hideMark/>
          </w:tcPr>
          <w:p w14:paraId="08761A8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themeColor="background1"/>
              <w:left w:val="nil"/>
              <w:bottom w:val="single" w:sz="4" w:space="0" w:color="FFFFFF" w:themeColor="background1"/>
              <w:right w:val="nil"/>
            </w:tcBorders>
            <w:shd w:val="clear" w:color="000000" w:fill="387990"/>
            <w:vAlign w:val="bottom"/>
            <w:hideMark/>
          </w:tcPr>
          <w:p w14:paraId="35E3C6B1" w14:textId="08194378"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c>
          <w:tcPr>
            <w:tcW w:w="145" w:type="pct"/>
            <w:tcBorders>
              <w:top w:val="nil"/>
              <w:left w:val="nil"/>
              <w:bottom w:val="nil"/>
              <w:right w:val="nil"/>
            </w:tcBorders>
            <w:shd w:val="clear" w:color="000000" w:fill="387990"/>
            <w:vAlign w:val="bottom"/>
            <w:hideMark/>
          </w:tcPr>
          <w:p w14:paraId="7E4A497E"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val="restart"/>
            <w:tcBorders>
              <w:top w:val="nil"/>
              <w:left w:val="nil"/>
              <w:bottom w:val="single" w:sz="4" w:space="0" w:color="000000"/>
              <w:right w:val="nil"/>
            </w:tcBorders>
            <w:shd w:val="clear" w:color="000000" w:fill="387990"/>
            <w:vAlign w:val="bottom"/>
            <w:hideMark/>
          </w:tcPr>
          <w:p w14:paraId="02F254C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Total</w:t>
            </w:r>
          </w:p>
        </w:tc>
        <w:tc>
          <w:tcPr>
            <w:tcW w:w="873" w:type="pct"/>
            <w:gridSpan w:val="2"/>
            <w:tcBorders>
              <w:top w:val="single" w:sz="4" w:space="0" w:color="FFFFFF"/>
              <w:left w:val="nil"/>
              <w:bottom w:val="single" w:sz="4" w:space="0" w:color="FFFFFF"/>
              <w:right w:val="nil"/>
            </w:tcBorders>
            <w:shd w:val="clear" w:color="000000" w:fill="387990"/>
            <w:vAlign w:val="bottom"/>
            <w:hideMark/>
          </w:tcPr>
          <w:p w14:paraId="25AAD5EC"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Residence</w:t>
            </w:r>
          </w:p>
        </w:tc>
      </w:tr>
      <w:tr w:rsidR="00183D20" w:rsidRPr="00E2715E" w14:paraId="0AA34766" w14:textId="77777777" w:rsidTr="00183D20">
        <w:trPr>
          <w:tblHeader/>
        </w:trPr>
        <w:tc>
          <w:tcPr>
            <w:tcW w:w="2156" w:type="pct"/>
            <w:vMerge/>
            <w:tcBorders>
              <w:top w:val="single" w:sz="4" w:space="0" w:color="FFFFFF" w:themeColor="background1"/>
              <w:left w:val="nil"/>
              <w:bottom w:val="single" w:sz="4" w:space="0" w:color="auto"/>
              <w:right w:val="nil"/>
            </w:tcBorders>
            <w:vAlign w:val="center"/>
            <w:hideMark/>
          </w:tcPr>
          <w:p w14:paraId="3BFA8437"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508" w:type="pct"/>
            <w:vMerge/>
            <w:tcBorders>
              <w:top w:val="single" w:sz="4" w:space="0" w:color="FFFFFF" w:themeColor="background1"/>
              <w:left w:val="nil"/>
              <w:bottom w:val="single" w:sz="4" w:space="0" w:color="auto"/>
              <w:right w:val="nil"/>
            </w:tcBorders>
            <w:vAlign w:val="center"/>
            <w:hideMark/>
          </w:tcPr>
          <w:p w14:paraId="14AF006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7" w:type="pct"/>
            <w:tcBorders>
              <w:top w:val="single" w:sz="4" w:space="0" w:color="FFFFFF" w:themeColor="background1"/>
              <w:left w:val="nil"/>
              <w:bottom w:val="single" w:sz="4" w:space="0" w:color="auto"/>
              <w:right w:val="nil"/>
            </w:tcBorders>
            <w:shd w:val="clear" w:color="000000" w:fill="387990"/>
            <w:vAlign w:val="bottom"/>
            <w:hideMark/>
          </w:tcPr>
          <w:p w14:paraId="18B05C9F" w14:textId="037E669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6" w:type="pct"/>
            <w:tcBorders>
              <w:top w:val="single" w:sz="4" w:space="0" w:color="FFFFFF" w:themeColor="background1"/>
              <w:left w:val="nil"/>
              <w:bottom w:val="single" w:sz="4" w:space="0" w:color="auto"/>
              <w:right w:val="nil"/>
            </w:tcBorders>
            <w:shd w:val="clear" w:color="000000" w:fill="387990"/>
            <w:vAlign w:val="bottom"/>
            <w:hideMark/>
          </w:tcPr>
          <w:p w14:paraId="40DDFF60" w14:textId="49CB9C33"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c>
          <w:tcPr>
            <w:tcW w:w="145" w:type="pct"/>
            <w:tcBorders>
              <w:top w:val="nil"/>
              <w:left w:val="nil"/>
              <w:bottom w:val="single" w:sz="4" w:space="0" w:color="auto"/>
              <w:right w:val="nil"/>
            </w:tcBorders>
            <w:shd w:val="clear" w:color="000000" w:fill="387990"/>
            <w:vAlign w:val="bottom"/>
            <w:hideMark/>
          </w:tcPr>
          <w:p w14:paraId="1F9AE7E2"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 </w:t>
            </w:r>
          </w:p>
        </w:tc>
        <w:tc>
          <w:tcPr>
            <w:tcW w:w="445" w:type="pct"/>
            <w:vMerge/>
            <w:tcBorders>
              <w:top w:val="nil"/>
              <w:left w:val="nil"/>
              <w:bottom w:val="single" w:sz="4" w:space="0" w:color="000000"/>
              <w:right w:val="nil"/>
            </w:tcBorders>
            <w:vAlign w:val="center"/>
            <w:hideMark/>
          </w:tcPr>
          <w:p w14:paraId="14BE930F" w14:textId="77777777" w:rsidR="00183D20" w:rsidRPr="00E2715E" w:rsidRDefault="00183D20" w:rsidP="00183D20">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6E1C64A3"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Urban</w:t>
            </w:r>
          </w:p>
        </w:tc>
        <w:tc>
          <w:tcPr>
            <w:tcW w:w="435" w:type="pct"/>
            <w:tcBorders>
              <w:top w:val="nil"/>
              <w:left w:val="nil"/>
              <w:bottom w:val="single" w:sz="4" w:space="0" w:color="auto"/>
              <w:right w:val="nil"/>
            </w:tcBorders>
            <w:shd w:val="clear" w:color="000000" w:fill="387990"/>
            <w:vAlign w:val="bottom"/>
            <w:hideMark/>
          </w:tcPr>
          <w:p w14:paraId="524DB846" w14:textId="77777777" w:rsidR="00183D20" w:rsidRPr="00E2715E" w:rsidRDefault="00183D20" w:rsidP="00183D20">
            <w:pPr>
              <w:widowControl/>
              <w:spacing w:line="259" w:lineRule="auto"/>
              <w:jc w:val="center"/>
              <w:rPr>
                <w:rFonts w:eastAsia="Times New Roman" w:cs="Times New Roman"/>
                <w:b/>
                <w:bCs/>
                <w:color w:val="FFFFFF"/>
                <w:sz w:val="20"/>
                <w:szCs w:val="20"/>
              </w:rPr>
            </w:pPr>
            <w:r w:rsidRPr="00E2715E">
              <w:rPr>
                <w:rFonts w:eastAsia="Times New Roman" w:cs="Times New Roman"/>
                <w:b/>
                <w:bCs/>
                <w:color w:val="FFFFFF"/>
                <w:sz w:val="20"/>
                <w:szCs w:val="20"/>
              </w:rPr>
              <w:t>Rural</w:t>
            </w:r>
          </w:p>
        </w:tc>
      </w:tr>
      <w:tr w:rsidR="00183D20" w:rsidRPr="00E2715E" w14:paraId="03AA3B81" w14:textId="77777777" w:rsidTr="00A65542">
        <w:tc>
          <w:tcPr>
            <w:tcW w:w="3537" w:type="pct"/>
            <w:gridSpan w:val="4"/>
            <w:tcBorders>
              <w:top w:val="single" w:sz="4" w:space="0" w:color="auto"/>
              <w:left w:val="nil"/>
              <w:bottom w:val="single" w:sz="4" w:space="0" w:color="auto"/>
              <w:right w:val="nil"/>
            </w:tcBorders>
            <w:shd w:val="clear" w:color="000000" w:fill="DBE7F3"/>
            <w:vAlign w:val="center"/>
            <w:hideMark/>
          </w:tcPr>
          <w:p w14:paraId="34F6D2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Households</w:t>
            </w:r>
          </w:p>
        </w:tc>
        <w:tc>
          <w:tcPr>
            <w:tcW w:w="145" w:type="pct"/>
            <w:tcBorders>
              <w:top w:val="nil"/>
              <w:left w:val="nil"/>
              <w:bottom w:val="nil"/>
              <w:right w:val="nil"/>
            </w:tcBorders>
            <w:shd w:val="clear" w:color="000000" w:fill="DBE7F3"/>
            <w:vAlign w:val="center"/>
            <w:hideMark/>
          </w:tcPr>
          <w:p w14:paraId="7BE6CBD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026F13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51018DF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3B14B80"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1F39F1D" w14:textId="77777777" w:rsidTr="00E2715E">
        <w:tc>
          <w:tcPr>
            <w:tcW w:w="2156" w:type="pct"/>
            <w:tcBorders>
              <w:top w:val="nil"/>
              <w:left w:val="nil"/>
              <w:bottom w:val="single" w:sz="4" w:space="0" w:color="auto"/>
              <w:right w:val="nil"/>
            </w:tcBorders>
            <w:shd w:val="clear" w:color="auto" w:fill="auto"/>
            <w:vAlign w:val="center"/>
            <w:hideMark/>
          </w:tcPr>
          <w:p w14:paraId="34B97AB6" w14:textId="51A4980E"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selected </w:t>
            </w:r>
          </w:p>
        </w:tc>
        <w:tc>
          <w:tcPr>
            <w:tcW w:w="508" w:type="pct"/>
            <w:tcBorders>
              <w:top w:val="nil"/>
              <w:left w:val="nil"/>
              <w:bottom w:val="single" w:sz="4" w:space="0" w:color="auto"/>
              <w:right w:val="nil"/>
            </w:tcBorders>
            <w:shd w:val="clear" w:color="auto" w:fill="auto"/>
            <w:vAlign w:val="center"/>
            <w:hideMark/>
          </w:tcPr>
          <w:p w14:paraId="4AA57075" w14:textId="674FEF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7D81843" w14:textId="00B62EA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827A16C" w14:textId="682969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33689955" w14:textId="17B01F7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ECF1756" w14:textId="5AB50F2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79BF26B0" w14:textId="6F13E22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353C3615" w14:textId="68D6C8F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29D0ACD" w14:textId="77777777" w:rsidTr="00E2715E">
        <w:tc>
          <w:tcPr>
            <w:tcW w:w="2156" w:type="pct"/>
            <w:tcBorders>
              <w:top w:val="nil"/>
              <w:left w:val="nil"/>
              <w:bottom w:val="single" w:sz="4" w:space="0" w:color="auto"/>
              <w:right w:val="nil"/>
            </w:tcBorders>
            <w:shd w:val="clear" w:color="auto" w:fill="auto"/>
            <w:vAlign w:val="center"/>
            <w:hideMark/>
          </w:tcPr>
          <w:p w14:paraId="5A2C136B" w14:textId="767E1ABB"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occupied </w:t>
            </w:r>
          </w:p>
        </w:tc>
        <w:tc>
          <w:tcPr>
            <w:tcW w:w="508" w:type="pct"/>
            <w:tcBorders>
              <w:top w:val="nil"/>
              <w:left w:val="nil"/>
              <w:bottom w:val="single" w:sz="4" w:space="0" w:color="auto"/>
              <w:right w:val="nil"/>
            </w:tcBorders>
            <w:shd w:val="clear" w:color="auto" w:fill="auto"/>
            <w:vAlign w:val="center"/>
            <w:hideMark/>
          </w:tcPr>
          <w:p w14:paraId="67F1E1AF" w14:textId="12E919A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56BF368" w14:textId="1389042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965A7C9" w14:textId="0A718E7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E29D0B" w14:textId="4172F8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2FAF6C5D" w14:textId="72A57A0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7DCFC8E" w14:textId="5147444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3D1CC71" w14:textId="3613E4D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6A3C865B" w14:textId="77777777" w:rsidTr="00E2715E">
        <w:tc>
          <w:tcPr>
            <w:tcW w:w="2156" w:type="pct"/>
            <w:tcBorders>
              <w:top w:val="nil"/>
              <w:left w:val="nil"/>
              <w:bottom w:val="single" w:sz="4" w:space="0" w:color="auto"/>
              <w:right w:val="nil"/>
            </w:tcBorders>
            <w:shd w:val="clear" w:color="auto" w:fill="auto"/>
            <w:vAlign w:val="center"/>
            <w:hideMark/>
          </w:tcPr>
          <w:p w14:paraId="6DB44F22" w14:textId="2930D7D2"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Number of h</w:t>
            </w:r>
            <w:r w:rsidRPr="00E2715E">
              <w:rPr>
                <w:rFonts w:eastAsia="Times New Roman" w:cs="Times New Roman"/>
                <w:sz w:val="20"/>
                <w:szCs w:val="20"/>
              </w:rPr>
              <w:t xml:space="preserve">ouseholds interviewed </w:t>
            </w:r>
          </w:p>
        </w:tc>
        <w:tc>
          <w:tcPr>
            <w:tcW w:w="508" w:type="pct"/>
            <w:tcBorders>
              <w:top w:val="nil"/>
              <w:left w:val="nil"/>
              <w:bottom w:val="single" w:sz="4" w:space="0" w:color="auto"/>
              <w:right w:val="nil"/>
            </w:tcBorders>
            <w:shd w:val="clear" w:color="auto" w:fill="auto"/>
            <w:vAlign w:val="center"/>
            <w:hideMark/>
          </w:tcPr>
          <w:p w14:paraId="394CC470" w14:textId="343FB02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5118C48B" w14:textId="0A5689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E38E9C1" w14:textId="34E728C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6C621D" w14:textId="23145C9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FCB392" w14:textId="5F31083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5981DB5A" w14:textId="7713F286"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65C8FA70" w14:textId="534BFDC2"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05018E" w14:textId="77777777" w:rsidTr="00E2715E">
        <w:tc>
          <w:tcPr>
            <w:tcW w:w="2156" w:type="pct"/>
            <w:tcBorders>
              <w:top w:val="nil"/>
              <w:left w:val="nil"/>
              <w:bottom w:val="single" w:sz="4" w:space="0" w:color="auto"/>
              <w:right w:val="nil"/>
            </w:tcBorders>
            <w:shd w:val="clear" w:color="auto" w:fill="auto"/>
            <w:vAlign w:val="center"/>
            <w:hideMark/>
          </w:tcPr>
          <w:p w14:paraId="2EFB51F0" w14:textId="09748D34"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Household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a</w:t>
            </w:r>
            <w:proofErr w:type="gramEnd"/>
          </w:p>
        </w:tc>
        <w:tc>
          <w:tcPr>
            <w:tcW w:w="508" w:type="pct"/>
            <w:tcBorders>
              <w:top w:val="nil"/>
              <w:left w:val="nil"/>
              <w:bottom w:val="single" w:sz="4" w:space="0" w:color="auto"/>
              <w:right w:val="nil"/>
            </w:tcBorders>
            <w:shd w:val="clear" w:color="auto" w:fill="auto"/>
            <w:vAlign w:val="center"/>
            <w:hideMark/>
          </w:tcPr>
          <w:p w14:paraId="7A8327D8" w14:textId="2552D7B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49C8A80" w14:textId="762A51F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479FBE2" w14:textId="509712F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C0ED75" w14:textId="4EBFB4B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26291F9" w14:textId="2B85D882"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A86C995" w14:textId="48CFB3E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FF047F2" w14:textId="6335024D"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5840638"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6B197AFA"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Women of reproductive age (15-49 years)</w:t>
            </w:r>
          </w:p>
        </w:tc>
        <w:tc>
          <w:tcPr>
            <w:tcW w:w="145" w:type="pct"/>
            <w:tcBorders>
              <w:top w:val="nil"/>
              <w:left w:val="nil"/>
              <w:bottom w:val="nil"/>
              <w:right w:val="nil"/>
            </w:tcBorders>
            <w:shd w:val="clear" w:color="000000" w:fill="DBE7F3"/>
            <w:vAlign w:val="center"/>
            <w:hideMark/>
          </w:tcPr>
          <w:p w14:paraId="4B8FB33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2DB427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0927268"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5D3BADB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6A2F701A" w14:textId="77777777" w:rsidTr="00E2715E">
        <w:tc>
          <w:tcPr>
            <w:tcW w:w="2156" w:type="pct"/>
            <w:tcBorders>
              <w:top w:val="nil"/>
              <w:left w:val="nil"/>
              <w:bottom w:val="single" w:sz="4" w:space="0" w:color="auto"/>
              <w:right w:val="nil"/>
            </w:tcBorders>
            <w:shd w:val="clear" w:color="auto" w:fill="auto"/>
            <w:vAlign w:val="center"/>
            <w:hideMark/>
          </w:tcPr>
          <w:p w14:paraId="44EF69C9"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nil"/>
              <w:left w:val="nil"/>
              <w:bottom w:val="single" w:sz="4" w:space="0" w:color="auto"/>
              <w:right w:val="nil"/>
            </w:tcBorders>
            <w:shd w:val="clear" w:color="auto" w:fill="auto"/>
            <w:vAlign w:val="center"/>
            <w:hideMark/>
          </w:tcPr>
          <w:p w14:paraId="2FBA1CE3" w14:textId="03A620F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1F2F447" w14:textId="174B40CE"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920A08" w14:textId="3D01E49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D979E42" w14:textId="0CAB792F"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6C9F4382" w14:textId="2954AB0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34EDC40B" w14:textId="303148A4"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086B08A" w14:textId="6DBC780B"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4D3E358" w14:textId="77777777" w:rsidTr="00E2715E">
        <w:tc>
          <w:tcPr>
            <w:tcW w:w="2156" w:type="pct"/>
            <w:tcBorders>
              <w:top w:val="nil"/>
              <w:left w:val="nil"/>
              <w:bottom w:val="single" w:sz="4" w:space="0" w:color="auto"/>
              <w:right w:val="nil"/>
            </w:tcBorders>
            <w:shd w:val="clear" w:color="auto" w:fill="auto"/>
            <w:vAlign w:val="center"/>
            <w:hideMark/>
          </w:tcPr>
          <w:p w14:paraId="38EC8AB5"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nil"/>
              <w:left w:val="nil"/>
              <w:bottom w:val="single" w:sz="4" w:space="0" w:color="auto"/>
              <w:right w:val="nil"/>
            </w:tcBorders>
            <w:shd w:val="clear" w:color="auto" w:fill="auto"/>
            <w:vAlign w:val="center"/>
            <w:hideMark/>
          </w:tcPr>
          <w:p w14:paraId="659225DB" w14:textId="72562E3C"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2C3362D" w14:textId="6F38B7E5"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06021A3E" w14:textId="6DF3AF05"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9B5715A" w14:textId="388E432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0CA3F58" w14:textId="44B253F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9ECEEE8" w14:textId="084C9BDA"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21960F41" w14:textId="7E03C199"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075E4F7" w14:textId="77777777" w:rsidTr="00E2715E">
        <w:tc>
          <w:tcPr>
            <w:tcW w:w="2156" w:type="pct"/>
            <w:tcBorders>
              <w:top w:val="nil"/>
              <w:left w:val="nil"/>
              <w:bottom w:val="single" w:sz="4" w:space="0" w:color="auto"/>
              <w:right w:val="nil"/>
            </w:tcBorders>
            <w:shd w:val="clear" w:color="auto" w:fill="auto"/>
            <w:vAlign w:val="center"/>
            <w:hideMark/>
          </w:tcPr>
          <w:p w14:paraId="1FC55953" w14:textId="7EC0EFFC"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women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1007B06" w14:textId="71270EC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A7C8606" w14:textId="026DEBD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562E5CEF" w14:textId="4DFD55F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BB024F9" w14:textId="0AD7F42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3F8750BB" w14:textId="19BE1340"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4530DB78" w14:textId="2BF52FA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E6053A5" w14:textId="783101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586BE28C" w14:textId="77777777" w:rsidTr="004A052F">
        <w:tc>
          <w:tcPr>
            <w:tcW w:w="3537" w:type="pct"/>
            <w:gridSpan w:val="4"/>
            <w:tcBorders>
              <w:top w:val="single" w:sz="4" w:space="0" w:color="auto"/>
              <w:left w:val="nil"/>
              <w:bottom w:val="single" w:sz="4" w:space="0" w:color="auto"/>
              <w:right w:val="nil"/>
            </w:tcBorders>
            <w:shd w:val="clear" w:color="000000" w:fill="DBE7F3"/>
            <w:vAlign w:val="center"/>
            <w:hideMark/>
          </w:tcPr>
          <w:p w14:paraId="55DDB3AB"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female decisionmakers (18+ years)</w:t>
            </w:r>
          </w:p>
        </w:tc>
        <w:tc>
          <w:tcPr>
            <w:tcW w:w="145" w:type="pct"/>
            <w:tcBorders>
              <w:top w:val="nil"/>
              <w:left w:val="nil"/>
              <w:bottom w:val="single" w:sz="4" w:space="0" w:color="auto"/>
              <w:right w:val="nil"/>
            </w:tcBorders>
            <w:shd w:val="clear" w:color="000000" w:fill="DBE7F3"/>
            <w:vAlign w:val="center"/>
            <w:hideMark/>
          </w:tcPr>
          <w:p w14:paraId="35427C1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single" w:sz="4" w:space="0" w:color="auto"/>
              <w:right w:val="nil"/>
            </w:tcBorders>
            <w:shd w:val="clear" w:color="000000" w:fill="DBE7F3"/>
            <w:vAlign w:val="center"/>
            <w:hideMark/>
          </w:tcPr>
          <w:p w14:paraId="529F577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BE7F3"/>
            <w:vAlign w:val="center"/>
            <w:hideMark/>
          </w:tcPr>
          <w:p w14:paraId="45EA892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single" w:sz="4" w:space="0" w:color="auto"/>
              <w:right w:val="nil"/>
            </w:tcBorders>
            <w:shd w:val="clear" w:color="000000" w:fill="DBE7F3"/>
            <w:vAlign w:val="center"/>
            <w:hideMark/>
          </w:tcPr>
          <w:p w14:paraId="519B933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73825E30" w14:textId="77777777" w:rsidTr="004A052F">
        <w:tc>
          <w:tcPr>
            <w:tcW w:w="2156" w:type="pct"/>
            <w:tcBorders>
              <w:top w:val="single" w:sz="4" w:space="0" w:color="auto"/>
              <w:left w:val="nil"/>
              <w:bottom w:val="single" w:sz="4" w:space="0" w:color="auto"/>
              <w:right w:val="nil"/>
            </w:tcBorders>
            <w:shd w:val="clear" w:color="auto" w:fill="auto"/>
            <w:vAlign w:val="center"/>
            <w:hideMark/>
          </w:tcPr>
          <w:p w14:paraId="3DDF03D4"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w:t>
            </w:r>
          </w:p>
        </w:tc>
        <w:tc>
          <w:tcPr>
            <w:tcW w:w="508" w:type="pct"/>
            <w:tcBorders>
              <w:top w:val="single" w:sz="4" w:space="0" w:color="auto"/>
              <w:left w:val="nil"/>
              <w:bottom w:val="single" w:sz="4" w:space="0" w:color="auto"/>
              <w:right w:val="nil"/>
            </w:tcBorders>
            <w:shd w:val="clear" w:color="auto" w:fill="auto"/>
            <w:vAlign w:val="center"/>
            <w:hideMark/>
          </w:tcPr>
          <w:p w14:paraId="2FA2B63B" w14:textId="0B2154FA"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035C396" w14:textId="18C5BEA2"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799D1646" w14:textId="752F0F16"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A6C71E5" w14:textId="2962AEB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D5A1869" w14:textId="49D54F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14675328" w14:textId="1752750F"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AEDE54B" w14:textId="516184DC"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E14518A" w14:textId="77777777" w:rsidTr="00192DCF">
        <w:tc>
          <w:tcPr>
            <w:tcW w:w="2156" w:type="pct"/>
            <w:tcBorders>
              <w:top w:val="single" w:sz="4" w:space="0" w:color="auto"/>
              <w:left w:val="nil"/>
              <w:bottom w:val="single" w:sz="4" w:space="0" w:color="auto"/>
              <w:right w:val="nil"/>
            </w:tcBorders>
            <w:shd w:val="clear" w:color="auto" w:fill="auto"/>
            <w:vAlign w:val="center"/>
            <w:hideMark/>
          </w:tcPr>
          <w:p w14:paraId="6B643F83"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women interviewed </w:t>
            </w:r>
          </w:p>
        </w:tc>
        <w:tc>
          <w:tcPr>
            <w:tcW w:w="508" w:type="pct"/>
            <w:tcBorders>
              <w:top w:val="single" w:sz="4" w:space="0" w:color="auto"/>
              <w:left w:val="nil"/>
              <w:bottom w:val="single" w:sz="4" w:space="0" w:color="auto"/>
              <w:right w:val="nil"/>
            </w:tcBorders>
            <w:shd w:val="clear" w:color="auto" w:fill="auto"/>
            <w:vAlign w:val="center"/>
            <w:hideMark/>
          </w:tcPr>
          <w:p w14:paraId="7FE569F7" w14:textId="2532BF8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1F1F1FCB" w14:textId="26EB063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8137A5A" w14:textId="215B750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E498CBC" w14:textId="4CA66F94"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6A8F16D" w14:textId="2813644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6A429014" w14:textId="0AFA8D4D"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169E32EC" w14:textId="490B7B7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3EA13E0" w14:textId="77777777" w:rsidTr="00E2715E">
        <w:tc>
          <w:tcPr>
            <w:tcW w:w="2156" w:type="pct"/>
            <w:tcBorders>
              <w:top w:val="nil"/>
              <w:left w:val="nil"/>
              <w:bottom w:val="single" w:sz="4" w:space="0" w:color="auto"/>
              <w:right w:val="nil"/>
            </w:tcBorders>
            <w:shd w:val="clear" w:color="auto" w:fill="auto"/>
            <w:vAlign w:val="center"/>
            <w:hideMark/>
          </w:tcPr>
          <w:p w14:paraId="7C88F1BF" w14:textId="1B9AD007"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women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2CAF2BB1" w14:textId="588C82C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572BF027" w14:textId="21822AD8"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4BA8F39D" w14:textId="19B2616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B96BA02" w14:textId="6B50A54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506AAEC0" w14:textId="0FE2943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7BED54B" w14:textId="025C53E7"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5F09540B" w14:textId="2B0B838F"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A51E933"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46091EBD"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Primary adult male decisionmakers (18+ years)</w:t>
            </w:r>
          </w:p>
        </w:tc>
        <w:tc>
          <w:tcPr>
            <w:tcW w:w="145" w:type="pct"/>
            <w:tcBorders>
              <w:top w:val="nil"/>
              <w:left w:val="nil"/>
              <w:bottom w:val="nil"/>
              <w:right w:val="nil"/>
            </w:tcBorders>
            <w:shd w:val="clear" w:color="000000" w:fill="DBE7F3"/>
            <w:vAlign w:val="center"/>
            <w:hideMark/>
          </w:tcPr>
          <w:p w14:paraId="66ED127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2FEB8A2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7A20935F"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4EC29819"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57041F2" w14:textId="77777777" w:rsidTr="00E2715E">
        <w:tc>
          <w:tcPr>
            <w:tcW w:w="2156" w:type="pct"/>
            <w:tcBorders>
              <w:top w:val="nil"/>
              <w:left w:val="nil"/>
              <w:bottom w:val="single" w:sz="4" w:space="0" w:color="auto"/>
              <w:right w:val="nil"/>
            </w:tcBorders>
            <w:shd w:val="clear" w:color="auto" w:fill="auto"/>
            <w:vAlign w:val="center"/>
            <w:hideMark/>
          </w:tcPr>
          <w:p w14:paraId="536C1581"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w:t>
            </w:r>
          </w:p>
        </w:tc>
        <w:tc>
          <w:tcPr>
            <w:tcW w:w="508" w:type="pct"/>
            <w:tcBorders>
              <w:top w:val="nil"/>
              <w:left w:val="nil"/>
              <w:bottom w:val="single" w:sz="4" w:space="0" w:color="auto"/>
              <w:right w:val="nil"/>
            </w:tcBorders>
            <w:shd w:val="clear" w:color="auto" w:fill="auto"/>
            <w:vAlign w:val="center"/>
            <w:hideMark/>
          </w:tcPr>
          <w:p w14:paraId="7481D6BE" w14:textId="73C2D918"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341831E8" w14:textId="150F5DE4"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F3F66ED" w14:textId="0991A429"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E5C5D2D" w14:textId="33537271"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186F6157" w14:textId="235A1FB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03F5FFDB" w14:textId="537F479B"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0F651F59" w14:textId="54EAF1E1"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2334ECF8" w14:textId="77777777" w:rsidTr="00E2715E">
        <w:tc>
          <w:tcPr>
            <w:tcW w:w="2156" w:type="pct"/>
            <w:tcBorders>
              <w:top w:val="nil"/>
              <w:left w:val="nil"/>
              <w:bottom w:val="single" w:sz="4" w:space="0" w:color="auto"/>
              <w:right w:val="nil"/>
            </w:tcBorders>
            <w:shd w:val="clear" w:color="auto" w:fill="auto"/>
            <w:vAlign w:val="center"/>
            <w:hideMark/>
          </w:tcPr>
          <w:p w14:paraId="2E9EA5A0" w14:textId="77777777"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men interviewed </w:t>
            </w:r>
          </w:p>
        </w:tc>
        <w:tc>
          <w:tcPr>
            <w:tcW w:w="508" w:type="pct"/>
            <w:tcBorders>
              <w:top w:val="nil"/>
              <w:left w:val="nil"/>
              <w:bottom w:val="single" w:sz="4" w:space="0" w:color="auto"/>
              <w:right w:val="nil"/>
            </w:tcBorders>
            <w:shd w:val="clear" w:color="auto" w:fill="auto"/>
            <w:vAlign w:val="center"/>
            <w:hideMark/>
          </w:tcPr>
          <w:p w14:paraId="1744B442" w14:textId="544E2625"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C4063E" w14:textId="551A3860"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18305031" w14:textId="69F19A08"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0812F36" w14:textId="74AF18F8"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46FCE210" w14:textId="7C5DC9C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6E796989" w14:textId="35135992"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2D291EC" w14:textId="426014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7263ADB2" w14:textId="77777777" w:rsidTr="00E2715E">
        <w:tc>
          <w:tcPr>
            <w:tcW w:w="2156" w:type="pct"/>
            <w:tcBorders>
              <w:top w:val="nil"/>
              <w:left w:val="nil"/>
              <w:bottom w:val="single" w:sz="4" w:space="0" w:color="auto"/>
              <w:right w:val="nil"/>
            </w:tcBorders>
            <w:shd w:val="clear" w:color="auto" w:fill="auto"/>
            <w:vAlign w:val="center"/>
            <w:hideMark/>
          </w:tcPr>
          <w:p w14:paraId="40739E97" w14:textId="0AF110B3" w:rsidR="00183D20" w:rsidRPr="00E2715E" w:rsidRDefault="00183D20" w:rsidP="00183D20">
            <w:pPr>
              <w:widowControl/>
              <w:spacing w:line="259" w:lineRule="auto"/>
              <w:ind w:firstLineChars="100" w:firstLine="200"/>
              <w:rPr>
                <w:rFonts w:eastAsia="Times New Roman" w:cs="Times New Roman"/>
                <w:sz w:val="20"/>
                <w:szCs w:val="20"/>
              </w:rPr>
            </w:pPr>
            <w:r>
              <w:rPr>
                <w:rFonts w:eastAsia="Times New Roman" w:cs="Times New Roman"/>
                <w:sz w:val="20"/>
                <w:szCs w:val="20"/>
              </w:rPr>
              <w:t>Eligible men</w:t>
            </w:r>
            <w:r w:rsidRPr="00E2715E">
              <w:rPr>
                <w:rFonts w:eastAsia="Times New Roman" w:cs="Times New Roman"/>
                <w:sz w:val="20"/>
                <w:szCs w:val="20"/>
              </w:rPr>
              <w:t xml:space="preserve">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2E97DF0C" w14:textId="7AFA74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1354A12F" w14:textId="7559F2F9"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0B8490A" w14:textId="16CB1F3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8D6CA9E" w14:textId="097A267A"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5327DBE6" w14:textId="2E22DC7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B2BF1DA" w14:textId="0A70289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1FEA163C" w14:textId="0BD1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1E8F6A69"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750B84D1" w14:textId="77777777" w:rsidR="00183D20" w:rsidRPr="00E2715E" w:rsidRDefault="00183D20" w:rsidP="00183D20">
            <w:pPr>
              <w:keepNext/>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5 years of age</w:t>
            </w:r>
          </w:p>
        </w:tc>
        <w:tc>
          <w:tcPr>
            <w:tcW w:w="145" w:type="pct"/>
            <w:tcBorders>
              <w:top w:val="nil"/>
              <w:left w:val="nil"/>
              <w:bottom w:val="nil"/>
              <w:right w:val="nil"/>
            </w:tcBorders>
            <w:shd w:val="clear" w:color="000000" w:fill="DBE7F3"/>
            <w:vAlign w:val="center"/>
            <w:hideMark/>
          </w:tcPr>
          <w:p w14:paraId="55F32934"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6C80A3A7"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1E132FDC"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611FDDD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1B313B41" w14:textId="77777777" w:rsidTr="00E2715E">
        <w:tc>
          <w:tcPr>
            <w:tcW w:w="2156" w:type="pct"/>
            <w:tcBorders>
              <w:top w:val="nil"/>
              <w:left w:val="nil"/>
              <w:bottom w:val="single" w:sz="4" w:space="0" w:color="auto"/>
              <w:right w:val="nil"/>
            </w:tcBorders>
            <w:shd w:val="clear" w:color="auto" w:fill="auto"/>
            <w:vAlign w:val="center"/>
            <w:hideMark/>
          </w:tcPr>
          <w:p w14:paraId="7EF21309" w14:textId="77777777" w:rsidR="00183D20" w:rsidRPr="00E2715E" w:rsidRDefault="00183D20" w:rsidP="00183D20">
            <w:pPr>
              <w:keepNext/>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27D138C2" w14:textId="02E08F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207B20F4" w14:textId="7BDD9D1F"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EABE624" w14:textId="7FE1AA91"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3A8C115" w14:textId="0F597AA2"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4C03F97A" w14:textId="76C259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4F8695A9" w14:textId="18EB2DB0"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9285426" w14:textId="114477CE"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F646A30" w14:textId="77777777" w:rsidTr="00E2715E">
        <w:tc>
          <w:tcPr>
            <w:tcW w:w="2156" w:type="pct"/>
            <w:tcBorders>
              <w:top w:val="nil"/>
              <w:left w:val="nil"/>
              <w:bottom w:val="single" w:sz="4" w:space="0" w:color="auto"/>
              <w:right w:val="nil"/>
            </w:tcBorders>
            <w:shd w:val="clear" w:color="auto" w:fill="auto"/>
            <w:vAlign w:val="center"/>
            <w:hideMark/>
          </w:tcPr>
          <w:p w14:paraId="4ABAF36C" w14:textId="2AA0CECC" w:rsidR="00183D20" w:rsidRPr="00E2715E" w:rsidRDefault="00183D20" w:rsidP="00183D20">
            <w:pPr>
              <w:keepNext/>
              <w:widowControl/>
              <w:spacing w:line="259" w:lineRule="auto"/>
              <w:ind w:left="202" w:right="-29"/>
              <w:rPr>
                <w:rFonts w:eastAsia="Times New Roman" w:cs="Times New Roman"/>
                <w:sz w:val="20"/>
                <w:szCs w:val="20"/>
              </w:rPr>
            </w:pPr>
            <w:r w:rsidRPr="00E2715E">
              <w:rPr>
                <w:rFonts w:eastAsia="Times New Roman" w:cs="Times New Roman"/>
                <w:sz w:val="20"/>
                <w:szCs w:val="20"/>
              </w:rPr>
              <w:t xml:space="preserve">Number of eligible children </w:t>
            </w:r>
            <w:r w:rsidR="007C6556">
              <w:rPr>
                <w:rFonts w:eastAsia="Times New Roman" w:cs="Times New Roman"/>
                <w:sz w:val="20"/>
                <w:szCs w:val="20"/>
              </w:rPr>
              <w:t>whose caregiver w</w:t>
            </w:r>
            <w:r w:rsidR="00F15F6C">
              <w:rPr>
                <w:rFonts w:eastAsia="Times New Roman" w:cs="Times New Roman"/>
                <w:sz w:val="20"/>
                <w:szCs w:val="20"/>
              </w:rPr>
              <w:t xml:space="preserve">as </w:t>
            </w:r>
            <w:r w:rsidRPr="00E2715E">
              <w:rPr>
                <w:rFonts w:eastAsia="Times New Roman" w:cs="Times New Roman"/>
                <w:sz w:val="20"/>
                <w:szCs w:val="20"/>
              </w:rPr>
              <w:t xml:space="preserve">interviewed </w:t>
            </w:r>
          </w:p>
        </w:tc>
        <w:tc>
          <w:tcPr>
            <w:tcW w:w="508" w:type="pct"/>
            <w:tcBorders>
              <w:top w:val="nil"/>
              <w:left w:val="nil"/>
              <w:bottom w:val="single" w:sz="4" w:space="0" w:color="auto"/>
              <w:right w:val="nil"/>
            </w:tcBorders>
            <w:shd w:val="clear" w:color="auto" w:fill="auto"/>
            <w:vAlign w:val="center"/>
            <w:hideMark/>
          </w:tcPr>
          <w:p w14:paraId="011942AA" w14:textId="0AB4DC8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1F31B9" w14:textId="577CCD7B"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64C3685D" w14:textId="69E3C87D"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7879B24" w14:textId="628F5753"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857885F" w14:textId="3015E4EB"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01178B9E" w14:textId="52FBD613"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F53DD79" w14:textId="2250746A"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A691D49" w14:textId="77777777" w:rsidTr="00E2715E">
        <w:tc>
          <w:tcPr>
            <w:tcW w:w="2156" w:type="pct"/>
            <w:tcBorders>
              <w:top w:val="nil"/>
              <w:left w:val="nil"/>
              <w:bottom w:val="single" w:sz="4" w:space="0" w:color="auto"/>
              <w:right w:val="nil"/>
            </w:tcBorders>
            <w:shd w:val="clear" w:color="auto" w:fill="auto"/>
            <w:vAlign w:val="center"/>
            <w:hideMark/>
          </w:tcPr>
          <w:p w14:paraId="5A4A82C9" w14:textId="53948A0B" w:rsidR="00183D20" w:rsidRPr="00E2715E" w:rsidRDefault="00183D20" w:rsidP="00183D20">
            <w:pPr>
              <w:widowControl/>
              <w:spacing w:line="259" w:lineRule="auto"/>
              <w:ind w:firstLineChars="100" w:firstLine="200"/>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192DCF">
              <w:rPr>
                <w:rFonts w:eastAsia="Times New Roman" w:cs="Times New Roman"/>
                <w:sz w:val="20"/>
                <w:szCs w:val="20"/>
                <w:vertAlign w:val="superscript"/>
              </w:rPr>
              <w:t>b</w:t>
            </w:r>
            <w:proofErr w:type="gramEnd"/>
          </w:p>
        </w:tc>
        <w:tc>
          <w:tcPr>
            <w:tcW w:w="508" w:type="pct"/>
            <w:tcBorders>
              <w:top w:val="nil"/>
              <w:left w:val="nil"/>
              <w:bottom w:val="single" w:sz="4" w:space="0" w:color="auto"/>
              <w:right w:val="nil"/>
            </w:tcBorders>
            <w:shd w:val="clear" w:color="auto" w:fill="auto"/>
            <w:vAlign w:val="center"/>
            <w:hideMark/>
          </w:tcPr>
          <w:p w14:paraId="77884091" w14:textId="038ED45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4121FBED" w14:textId="19759CB3"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4FCA99AD" w14:textId="5009393F"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A764EE0" w14:textId="0CE604E6"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17BCB6BA" w14:textId="6F56AB51"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3DBABEC2" w14:textId="6AF7325E"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4034F35D" w14:textId="28542860"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316A81FA" w14:textId="77777777" w:rsidTr="00E2715E">
        <w:tc>
          <w:tcPr>
            <w:tcW w:w="3537" w:type="pct"/>
            <w:gridSpan w:val="4"/>
            <w:tcBorders>
              <w:top w:val="single" w:sz="4" w:space="0" w:color="auto"/>
              <w:left w:val="nil"/>
              <w:bottom w:val="single" w:sz="4" w:space="0" w:color="auto"/>
              <w:right w:val="nil"/>
            </w:tcBorders>
            <w:shd w:val="clear" w:color="000000" w:fill="DBE7F3"/>
            <w:vAlign w:val="center"/>
            <w:hideMark/>
          </w:tcPr>
          <w:p w14:paraId="3D9565F1"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Children under 2 years of age</w:t>
            </w:r>
          </w:p>
        </w:tc>
        <w:tc>
          <w:tcPr>
            <w:tcW w:w="145" w:type="pct"/>
            <w:tcBorders>
              <w:top w:val="nil"/>
              <w:left w:val="nil"/>
              <w:bottom w:val="nil"/>
              <w:right w:val="nil"/>
            </w:tcBorders>
            <w:shd w:val="clear" w:color="000000" w:fill="DBE7F3"/>
            <w:vAlign w:val="center"/>
            <w:hideMark/>
          </w:tcPr>
          <w:p w14:paraId="2774A206"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45" w:type="pct"/>
            <w:tcBorders>
              <w:top w:val="nil"/>
              <w:left w:val="nil"/>
              <w:bottom w:val="nil"/>
              <w:right w:val="nil"/>
            </w:tcBorders>
            <w:shd w:val="clear" w:color="000000" w:fill="DBE7F3"/>
            <w:vAlign w:val="center"/>
            <w:hideMark/>
          </w:tcPr>
          <w:p w14:paraId="407880F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8" w:type="pct"/>
            <w:tcBorders>
              <w:top w:val="nil"/>
              <w:left w:val="nil"/>
              <w:bottom w:val="nil"/>
              <w:right w:val="nil"/>
            </w:tcBorders>
            <w:shd w:val="clear" w:color="000000" w:fill="DBE7F3"/>
            <w:vAlign w:val="center"/>
            <w:hideMark/>
          </w:tcPr>
          <w:p w14:paraId="69F96EAE"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c>
          <w:tcPr>
            <w:tcW w:w="435" w:type="pct"/>
            <w:tcBorders>
              <w:top w:val="nil"/>
              <w:left w:val="nil"/>
              <w:bottom w:val="nil"/>
              <w:right w:val="nil"/>
            </w:tcBorders>
            <w:shd w:val="clear" w:color="000000" w:fill="DBE7F3"/>
            <w:vAlign w:val="center"/>
            <w:hideMark/>
          </w:tcPr>
          <w:p w14:paraId="21180452" w14:textId="77777777" w:rsidR="00183D20" w:rsidRPr="00E2715E" w:rsidRDefault="00183D20" w:rsidP="00183D20">
            <w:pPr>
              <w:widowControl/>
              <w:spacing w:line="259" w:lineRule="auto"/>
              <w:rPr>
                <w:rFonts w:eastAsia="Times New Roman" w:cs="Times New Roman"/>
                <w:b/>
                <w:bCs/>
                <w:color w:val="auto"/>
                <w:sz w:val="20"/>
                <w:szCs w:val="20"/>
              </w:rPr>
            </w:pPr>
            <w:r w:rsidRPr="00E2715E">
              <w:rPr>
                <w:rFonts w:eastAsia="Times New Roman" w:cs="Times New Roman"/>
                <w:b/>
                <w:bCs/>
                <w:color w:val="auto"/>
                <w:sz w:val="20"/>
                <w:szCs w:val="20"/>
              </w:rPr>
              <w:t> </w:t>
            </w:r>
          </w:p>
        </w:tc>
      </w:tr>
      <w:tr w:rsidR="00183D20" w:rsidRPr="00E2715E" w14:paraId="33BB20E6" w14:textId="77777777" w:rsidTr="00E2715E">
        <w:tc>
          <w:tcPr>
            <w:tcW w:w="2156" w:type="pct"/>
            <w:tcBorders>
              <w:top w:val="nil"/>
              <w:left w:val="nil"/>
              <w:bottom w:val="single" w:sz="4" w:space="0" w:color="auto"/>
              <w:right w:val="nil"/>
            </w:tcBorders>
            <w:shd w:val="clear" w:color="auto" w:fill="auto"/>
            <w:vAlign w:val="center"/>
            <w:hideMark/>
          </w:tcPr>
          <w:p w14:paraId="5E091289" w14:textId="77777777"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 xml:space="preserve">Number of eligible children </w:t>
            </w:r>
          </w:p>
        </w:tc>
        <w:tc>
          <w:tcPr>
            <w:tcW w:w="508" w:type="pct"/>
            <w:tcBorders>
              <w:top w:val="nil"/>
              <w:left w:val="nil"/>
              <w:bottom w:val="single" w:sz="4" w:space="0" w:color="auto"/>
              <w:right w:val="nil"/>
            </w:tcBorders>
            <w:shd w:val="clear" w:color="auto" w:fill="auto"/>
            <w:vAlign w:val="center"/>
            <w:hideMark/>
          </w:tcPr>
          <w:p w14:paraId="1D18ECE3" w14:textId="3F9DB7D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60446F25" w14:textId="20A20866"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3C68BE80" w14:textId="0328F65E"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19610919" w14:textId="5580284C"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3AA6BA55" w14:textId="3096D5A3"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294715D6" w14:textId="258E9985"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271D8D1C" w14:textId="6AA44BD8"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08B3A984" w14:textId="77777777" w:rsidTr="00F15F6C">
        <w:tc>
          <w:tcPr>
            <w:tcW w:w="2156" w:type="pct"/>
            <w:tcBorders>
              <w:top w:val="nil"/>
              <w:left w:val="nil"/>
              <w:bottom w:val="single" w:sz="4" w:space="0" w:color="auto"/>
              <w:right w:val="nil"/>
            </w:tcBorders>
            <w:shd w:val="clear" w:color="auto" w:fill="auto"/>
            <w:vAlign w:val="center"/>
            <w:hideMark/>
          </w:tcPr>
          <w:p w14:paraId="2CE9D419" w14:textId="423F274C" w:rsidR="00183D20" w:rsidRPr="00E2715E" w:rsidRDefault="00F15F6C" w:rsidP="00183D20">
            <w:pPr>
              <w:keepNext/>
              <w:widowControl/>
              <w:spacing w:line="259" w:lineRule="auto"/>
              <w:ind w:left="202" w:right="-29"/>
              <w:rPr>
                <w:rFonts w:eastAsia="Times New Roman" w:cs="Times New Roman"/>
                <w:sz w:val="20"/>
                <w:szCs w:val="20"/>
              </w:rPr>
            </w:pPr>
            <w:r w:rsidRPr="00F15F6C">
              <w:rPr>
                <w:rFonts w:eastAsia="Times New Roman" w:cs="Times New Roman"/>
                <w:sz w:val="20"/>
                <w:szCs w:val="20"/>
              </w:rPr>
              <w:lastRenderedPageBreak/>
              <w:t>Number of eligible children whose caregiver was interviewed</w:t>
            </w:r>
          </w:p>
        </w:tc>
        <w:tc>
          <w:tcPr>
            <w:tcW w:w="508" w:type="pct"/>
            <w:tcBorders>
              <w:top w:val="nil"/>
              <w:left w:val="nil"/>
              <w:bottom w:val="single" w:sz="4" w:space="0" w:color="auto"/>
              <w:right w:val="nil"/>
            </w:tcBorders>
            <w:shd w:val="clear" w:color="auto" w:fill="auto"/>
            <w:vAlign w:val="center"/>
            <w:hideMark/>
          </w:tcPr>
          <w:p w14:paraId="217A93EF" w14:textId="3BFE9714"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nil"/>
              <w:left w:val="nil"/>
              <w:bottom w:val="single" w:sz="4" w:space="0" w:color="auto"/>
              <w:right w:val="nil"/>
            </w:tcBorders>
            <w:shd w:val="clear" w:color="auto" w:fill="auto"/>
            <w:vAlign w:val="center"/>
            <w:hideMark/>
          </w:tcPr>
          <w:p w14:paraId="7689EAEC" w14:textId="30F6AC8A"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nil"/>
              <w:left w:val="nil"/>
              <w:bottom w:val="single" w:sz="4" w:space="0" w:color="auto"/>
              <w:right w:val="nil"/>
            </w:tcBorders>
            <w:shd w:val="clear" w:color="auto" w:fill="auto"/>
            <w:vAlign w:val="center"/>
            <w:hideMark/>
          </w:tcPr>
          <w:p w14:paraId="24065B4B" w14:textId="0245EE8C"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2E913F4" w14:textId="4FDD1E1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nil"/>
              <w:left w:val="nil"/>
              <w:bottom w:val="single" w:sz="4" w:space="0" w:color="auto"/>
              <w:right w:val="nil"/>
            </w:tcBorders>
            <w:shd w:val="clear" w:color="auto" w:fill="auto"/>
            <w:vAlign w:val="center"/>
            <w:hideMark/>
          </w:tcPr>
          <w:p w14:paraId="62AF4AF6" w14:textId="70D933A6"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vAlign w:val="center"/>
            <w:hideMark/>
          </w:tcPr>
          <w:p w14:paraId="79DB989B" w14:textId="579F5479"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nil"/>
              <w:left w:val="nil"/>
              <w:bottom w:val="single" w:sz="4" w:space="0" w:color="auto"/>
              <w:right w:val="nil"/>
            </w:tcBorders>
            <w:shd w:val="clear" w:color="auto" w:fill="auto"/>
            <w:vAlign w:val="center"/>
            <w:hideMark/>
          </w:tcPr>
          <w:p w14:paraId="787A58F5" w14:textId="167898D3" w:rsidR="00183D20" w:rsidRPr="00E2715E" w:rsidRDefault="00183D20" w:rsidP="00183D20">
            <w:pPr>
              <w:widowControl/>
              <w:spacing w:line="259" w:lineRule="auto"/>
              <w:jc w:val="center"/>
              <w:rPr>
                <w:rFonts w:eastAsia="Times New Roman" w:cs="Times New Roman"/>
                <w:sz w:val="20"/>
                <w:szCs w:val="20"/>
              </w:rPr>
            </w:pPr>
          </w:p>
        </w:tc>
      </w:tr>
      <w:tr w:rsidR="00183D20" w:rsidRPr="00E2715E" w14:paraId="432F0B88" w14:textId="77777777" w:rsidTr="00F15F6C">
        <w:tc>
          <w:tcPr>
            <w:tcW w:w="2156" w:type="pct"/>
            <w:tcBorders>
              <w:top w:val="single" w:sz="4" w:space="0" w:color="auto"/>
              <w:left w:val="nil"/>
              <w:bottom w:val="single" w:sz="4" w:space="0" w:color="auto"/>
              <w:right w:val="nil"/>
            </w:tcBorders>
            <w:shd w:val="clear" w:color="auto" w:fill="auto"/>
            <w:vAlign w:val="center"/>
            <w:hideMark/>
          </w:tcPr>
          <w:p w14:paraId="6F7ADFD4" w14:textId="7FD4F662" w:rsidR="00183D20" w:rsidRPr="00E2715E" w:rsidRDefault="00183D20" w:rsidP="00183D20">
            <w:pPr>
              <w:widowControl/>
              <w:spacing w:line="259" w:lineRule="auto"/>
              <w:ind w:left="162" w:firstLineChars="19" w:firstLine="38"/>
              <w:rPr>
                <w:rFonts w:eastAsia="Times New Roman" w:cs="Times New Roman"/>
                <w:sz w:val="20"/>
                <w:szCs w:val="20"/>
              </w:rPr>
            </w:pPr>
            <w:r w:rsidRPr="00E2715E">
              <w:rPr>
                <w:rFonts w:eastAsia="Times New Roman" w:cs="Times New Roman"/>
                <w:sz w:val="20"/>
                <w:szCs w:val="20"/>
              </w:rPr>
              <w:t>Eligible children response rate</w:t>
            </w:r>
            <w:r>
              <w:rPr>
                <w:rFonts w:eastAsia="Times New Roman" w:cs="Times New Roman"/>
                <w:sz w:val="20"/>
                <w:szCs w:val="20"/>
              </w:rPr>
              <w:t xml:space="preserve"> (</w:t>
            </w:r>
            <w:proofErr w:type="gramStart"/>
            <w:r>
              <w:rPr>
                <w:rFonts w:eastAsia="Times New Roman" w:cs="Times New Roman"/>
                <w:sz w:val="20"/>
                <w:szCs w:val="20"/>
              </w:rPr>
              <w:t>%)</w:t>
            </w:r>
            <w:r w:rsidRPr="00E2715E">
              <w:rPr>
                <w:rFonts w:eastAsia="Times New Roman" w:cs="Times New Roman"/>
                <w:sz w:val="20"/>
                <w:szCs w:val="20"/>
                <w:vertAlign w:val="superscript"/>
              </w:rPr>
              <w:t>b</w:t>
            </w:r>
            <w:proofErr w:type="gramEnd"/>
          </w:p>
        </w:tc>
        <w:tc>
          <w:tcPr>
            <w:tcW w:w="508" w:type="pct"/>
            <w:tcBorders>
              <w:top w:val="single" w:sz="4" w:space="0" w:color="auto"/>
              <w:left w:val="nil"/>
              <w:bottom w:val="single" w:sz="4" w:space="0" w:color="auto"/>
              <w:right w:val="nil"/>
            </w:tcBorders>
            <w:shd w:val="clear" w:color="auto" w:fill="auto"/>
            <w:vAlign w:val="center"/>
            <w:hideMark/>
          </w:tcPr>
          <w:p w14:paraId="57E9AEAB" w14:textId="2B8B9B97"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7" w:type="pct"/>
            <w:tcBorders>
              <w:top w:val="single" w:sz="4" w:space="0" w:color="auto"/>
              <w:left w:val="nil"/>
              <w:bottom w:val="single" w:sz="4" w:space="0" w:color="auto"/>
              <w:right w:val="nil"/>
            </w:tcBorders>
            <w:shd w:val="clear" w:color="auto" w:fill="auto"/>
            <w:vAlign w:val="center"/>
            <w:hideMark/>
          </w:tcPr>
          <w:p w14:paraId="3ADEAA44" w14:textId="25DCA787" w:rsidR="00183D20" w:rsidRPr="00E2715E" w:rsidRDefault="00183D20" w:rsidP="00183D20">
            <w:pPr>
              <w:widowControl/>
              <w:spacing w:line="259" w:lineRule="auto"/>
              <w:jc w:val="center"/>
              <w:rPr>
                <w:rFonts w:eastAsia="Times New Roman" w:cs="Times New Roman"/>
                <w:sz w:val="20"/>
                <w:szCs w:val="20"/>
              </w:rPr>
            </w:pPr>
          </w:p>
        </w:tc>
        <w:tc>
          <w:tcPr>
            <w:tcW w:w="436" w:type="pct"/>
            <w:tcBorders>
              <w:top w:val="single" w:sz="4" w:space="0" w:color="auto"/>
              <w:left w:val="nil"/>
              <w:bottom w:val="single" w:sz="4" w:space="0" w:color="auto"/>
              <w:right w:val="nil"/>
            </w:tcBorders>
            <w:shd w:val="clear" w:color="auto" w:fill="auto"/>
            <w:vAlign w:val="center"/>
            <w:hideMark/>
          </w:tcPr>
          <w:p w14:paraId="0B36CBDF" w14:textId="1D13BE50" w:rsidR="00183D20" w:rsidRPr="00E2715E" w:rsidRDefault="00183D20" w:rsidP="00183D20">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037E355" w14:textId="1978B57E" w:rsidR="00183D20" w:rsidRPr="00E2715E" w:rsidRDefault="00183D20" w:rsidP="00183D20">
            <w:pPr>
              <w:widowControl/>
              <w:spacing w:line="259" w:lineRule="auto"/>
              <w:jc w:val="center"/>
              <w:rPr>
                <w:rFonts w:eastAsia="Times New Roman" w:cs="Times New Roman"/>
                <w:sz w:val="20"/>
                <w:szCs w:val="20"/>
              </w:rPr>
            </w:pPr>
          </w:p>
        </w:tc>
        <w:tc>
          <w:tcPr>
            <w:tcW w:w="445" w:type="pct"/>
            <w:tcBorders>
              <w:top w:val="single" w:sz="4" w:space="0" w:color="auto"/>
              <w:left w:val="nil"/>
              <w:bottom w:val="single" w:sz="4" w:space="0" w:color="auto"/>
              <w:right w:val="nil"/>
            </w:tcBorders>
            <w:shd w:val="clear" w:color="auto" w:fill="auto"/>
            <w:vAlign w:val="center"/>
            <w:hideMark/>
          </w:tcPr>
          <w:p w14:paraId="0B190C00" w14:textId="46D75F9D" w:rsidR="00183D20" w:rsidRPr="00E2715E" w:rsidRDefault="00183D20" w:rsidP="00183D20">
            <w:pPr>
              <w:widowControl/>
              <w:spacing w:line="259" w:lineRule="auto"/>
              <w:ind w:firstLineChars="100" w:firstLine="200"/>
              <w:jc w:val="center"/>
              <w:rPr>
                <w:rFonts w:eastAsia="Times New Roman" w:cs="Times New Roman"/>
                <w:sz w:val="20"/>
                <w:szCs w:val="20"/>
              </w:rPr>
            </w:pPr>
          </w:p>
        </w:tc>
        <w:tc>
          <w:tcPr>
            <w:tcW w:w="438" w:type="pct"/>
            <w:tcBorders>
              <w:top w:val="single" w:sz="4" w:space="0" w:color="auto"/>
              <w:left w:val="nil"/>
              <w:bottom w:val="single" w:sz="4" w:space="0" w:color="auto"/>
              <w:right w:val="nil"/>
            </w:tcBorders>
            <w:shd w:val="clear" w:color="auto" w:fill="auto"/>
            <w:vAlign w:val="center"/>
            <w:hideMark/>
          </w:tcPr>
          <w:p w14:paraId="5AEE007D" w14:textId="4F7BF6C1" w:rsidR="00183D20" w:rsidRPr="00E2715E" w:rsidRDefault="00183D20" w:rsidP="00183D20">
            <w:pPr>
              <w:widowControl/>
              <w:spacing w:line="259" w:lineRule="auto"/>
              <w:jc w:val="center"/>
              <w:rPr>
                <w:rFonts w:eastAsia="Times New Roman" w:cs="Times New Roman"/>
                <w:sz w:val="20"/>
                <w:szCs w:val="20"/>
              </w:rPr>
            </w:pPr>
          </w:p>
        </w:tc>
        <w:tc>
          <w:tcPr>
            <w:tcW w:w="435" w:type="pct"/>
            <w:tcBorders>
              <w:top w:val="single" w:sz="4" w:space="0" w:color="auto"/>
              <w:left w:val="nil"/>
              <w:bottom w:val="single" w:sz="4" w:space="0" w:color="auto"/>
              <w:right w:val="nil"/>
            </w:tcBorders>
            <w:shd w:val="clear" w:color="auto" w:fill="auto"/>
            <w:vAlign w:val="center"/>
            <w:hideMark/>
          </w:tcPr>
          <w:p w14:paraId="7795A6DB" w14:textId="61B63974" w:rsidR="00183D20" w:rsidRPr="00E2715E" w:rsidRDefault="00183D20" w:rsidP="00183D20">
            <w:pPr>
              <w:widowControl/>
              <w:spacing w:line="259" w:lineRule="auto"/>
              <w:jc w:val="center"/>
              <w:rPr>
                <w:rFonts w:eastAsia="Times New Roman" w:cs="Times New Roman"/>
                <w:sz w:val="20"/>
                <w:szCs w:val="20"/>
              </w:rPr>
            </w:pPr>
          </w:p>
        </w:tc>
      </w:tr>
    </w:tbl>
    <w:p w14:paraId="6947402C" w14:textId="3E5937BF" w:rsidR="008B6614" w:rsidRPr="008B6614" w:rsidRDefault="008B6614" w:rsidP="008B6614">
      <w:pPr>
        <w:pStyle w:val="BodyText"/>
        <w:spacing w:after="0"/>
        <w:ind w:left="90" w:hanging="90"/>
        <w:rPr>
          <w:sz w:val="16"/>
        </w:rPr>
      </w:pPr>
      <w:r w:rsidRPr="008B6614">
        <w:rPr>
          <w:sz w:val="16"/>
          <w:vertAlign w:val="superscript"/>
        </w:rPr>
        <w:t>a</w:t>
      </w:r>
      <w:r w:rsidRPr="008B6614">
        <w:rPr>
          <w:sz w:val="16"/>
        </w:rPr>
        <w:t xml:space="preserve"> Household response rates are calculated based on the result codes of Module 1, the household roster, and are defined as the number of households interviewed divided by the number of households occupied. Households that were found to be vacant, not a dwelling unit, or destroyed were considered unoccupied and thus excluded from the response rates.</w:t>
      </w:r>
    </w:p>
    <w:p w14:paraId="6D75B4BE" w14:textId="0AFA8BF1" w:rsidR="008B6614" w:rsidRPr="008B6614" w:rsidRDefault="008B6614" w:rsidP="008B6614">
      <w:pPr>
        <w:pStyle w:val="BodyText"/>
        <w:spacing w:after="0"/>
        <w:ind w:left="90" w:hanging="90"/>
        <w:rPr>
          <w:sz w:val="16"/>
        </w:rPr>
      </w:pPr>
      <w:r w:rsidRPr="008B6614">
        <w:rPr>
          <w:sz w:val="16"/>
          <w:vertAlign w:val="superscript"/>
        </w:rPr>
        <w:t>b</w:t>
      </w:r>
      <w:r w:rsidRPr="008B6614">
        <w:rPr>
          <w:sz w:val="16"/>
        </w:rPr>
        <w:t xml:space="preserve"> Individual response rates are calculated based on the result codes in the relevant individual modules (Modules 4, 5, and 6). These rates are defined as the number of eligible individuals interviewed divided by the number of eligible individuals. Eligibility determination for Modules 4, 5, and 6 is initiated in the household roster and confirmed in the respective module. (Note that for children under 5 years of age [Module 5], the primary caregivers of the children served as the respondents, not the children directly.)</w:t>
      </w:r>
    </w:p>
    <w:p w14:paraId="2C5D4DC0" w14:textId="49AEBD37" w:rsidR="008B6614" w:rsidRPr="004A052F" w:rsidRDefault="00E17BCF" w:rsidP="00192DCF">
      <w:pPr>
        <w:pStyle w:val="BodyText"/>
        <w:rPr>
          <w:sz w:val="16"/>
          <w:szCs w:val="16"/>
        </w:rPr>
      </w:pPr>
      <w:r>
        <w:rPr>
          <w:sz w:val="16"/>
          <w:szCs w:val="16"/>
        </w:rPr>
        <w:t xml:space="preserve">Sources: </w:t>
      </w:r>
      <w:r w:rsidR="00385A7A" w:rsidRPr="005367E7">
        <w:rPr>
          <w:sz w:val="16"/>
          <w:szCs w:val="16"/>
        </w:rPr>
        <w:t>Feed the Future [</w:t>
      </w:r>
      <w:r w:rsidR="00385A7A" w:rsidRPr="00FB09F4">
        <w:rPr>
          <w:sz w:val="16"/>
          <w:szCs w:val="16"/>
          <w:highlight w:val="yellow"/>
        </w:rPr>
        <w:t>Country</w:t>
      </w:r>
      <w:r w:rsidR="00385A7A" w:rsidRPr="00FB09F4">
        <w:rPr>
          <w:sz w:val="16"/>
          <w:szCs w:val="16"/>
        </w:rPr>
        <w:t>] ZOI Survey [</w:t>
      </w:r>
      <w:r w:rsidR="00FE1420">
        <w:rPr>
          <w:sz w:val="16"/>
          <w:szCs w:val="16"/>
          <w:highlight w:val="yellow"/>
        </w:rPr>
        <w:t xml:space="preserve">baseline </w:t>
      </w:r>
      <w:r w:rsidR="00385A7A" w:rsidRPr="00FB09F4">
        <w:rPr>
          <w:sz w:val="16"/>
          <w:szCs w:val="16"/>
          <w:highlight w:val="yellow"/>
        </w:rPr>
        <w:t>survey year(s)</w:t>
      </w:r>
      <w:r w:rsidR="00385A7A" w:rsidRPr="00A2001B">
        <w:rPr>
          <w:sz w:val="16"/>
          <w:szCs w:val="16"/>
        </w:rPr>
        <w:t>]; Feed the Future [</w:t>
      </w:r>
      <w:r w:rsidR="00385A7A" w:rsidRPr="00A2001B">
        <w:rPr>
          <w:sz w:val="16"/>
          <w:szCs w:val="16"/>
          <w:highlight w:val="yellow"/>
        </w:rPr>
        <w:t>Country</w:t>
      </w:r>
      <w:r w:rsidR="00385A7A" w:rsidRPr="00A2001B">
        <w:rPr>
          <w:sz w:val="16"/>
          <w:szCs w:val="16"/>
        </w:rPr>
        <w:t>] ZOI Survey [</w:t>
      </w:r>
      <w:r w:rsidR="002123BA">
        <w:rPr>
          <w:sz w:val="16"/>
          <w:highlight w:val="yellow"/>
        </w:rPr>
        <w:t>endline</w:t>
      </w:r>
      <w:r w:rsidR="002123BA" w:rsidRPr="00D55C65">
        <w:rPr>
          <w:sz w:val="16"/>
          <w:highlight w:val="yellow"/>
        </w:rPr>
        <w:t xml:space="preserve"> </w:t>
      </w:r>
      <w:r w:rsidR="00385A7A" w:rsidRPr="00A2001B">
        <w:rPr>
          <w:sz w:val="16"/>
          <w:szCs w:val="16"/>
          <w:highlight w:val="yellow"/>
        </w:rPr>
        <w:t>survey year(s)</w:t>
      </w:r>
      <w:r w:rsidR="00385A7A" w:rsidRPr="00A2001B">
        <w:rPr>
          <w:sz w:val="16"/>
          <w:szCs w:val="16"/>
        </w:rPr>
        <w:t>]</w:t>
      </w:r>
    </w:p>
    <w:p w14:paraId="357314F0" w14:textId="14230442" w:rsidR="00BC0F95" w:rsidRPr="00DF4DE5" w:rsidRDefault="00934FE4" w:rsidP="00217EAF">
      <w:pPr>
        <w:pStyle w:val="Heading4"/>
      </w:pPr>
      <w:bookmarkStart w:id="252" w:name="_Toc400542606"/>
      <w:bookmarkStart w:id="253" w:name="_Toc414874490"/>
      <w:bookmarkStart w:id="254" w:name="_Toc22897187"/>
      <w:bookmarkStart w:id="255" w:name="_Toc50719287"/>
      <w:commentRangeStart w:id="256"/>
      <w:r>
        <w:t>S</w:t>
      </w:r>
      <w:r w:rsidR="00C115D4">
        <w:t>econdary d</w:t>
      </w:r>
      <w:r w:rsidR="00BC0F95" w:rsidRPr="00DF4DE5">
        <w:t>ata</w:t>
      </w:r>
      <w:bookmarkEnd w:id="252"/>
      <w:bookmarkEnd w:id="253"/>
      <w:commentRangeEnd w:id="256"/>
      <w:r w:rsidR="00907448">
        <w:rPr>
          <w:rStyle w:val="CommentReference"/>
          <w:b w:val="0"/>
        </w:rPr>
        <w:commentReference w:id="256"/>
      </w:r>
      <w:bookmarkEnd w:id="254"/>
      <w:bookmarkEnd w:id="255"/>
    </w:p>
    <w:p w14:paraId="1AF70BD0" w14:textId="6244AB5A" w:rsidR="00BC0F95" w:rsidRDefault="00BC0F95" w:rsidP="00C115D4">
      <w:pPr>
        <w:pStyle w:val="BodyText"/>
      </w:pPr>
      <w:r w:rsidRPr="00DF4DE5">
        <w:t xml:space="preserve">This </w:t>
      </w:r>
      <w:r w:rsidR="00316E24">
        <w:t>s</w:t>
      </w:r>
      <w:r w:rsidR="00EA5FC7">
        <w:t>ection</w:t>
      </w:r>
      <w:r w:rsidRPr="00DF4DE5">
        <w:t xml:space="preserve"> discusses the use of secondary data sources for the calculation of </w:t>
      </w:r>
      <w:r w:rsidR="00387314">
        <w:t xml:space="preserve">Feed the Future </w:t>
      </w:r>
      <w:r w:rsidR="00160DC3">
        <w:rPr>
          <w:szCs w:val="22"/>
        </w:rPr>
        <w:t>Phase One</w:t>
      </w:r>
      <w:r w:rsidR="007F25EC">
        <w:rPr>
          <w:szCs w:val="22"/>
        </w:rPr>
        <w:t xml:space="preserve"> ZOI</w:t>
      </w:r>
      <w:r w:rsidR="00387314">
        <w:t xml:space="preserve"> </w:t>
      </w:r>
      <w:r w:rsidRPr="00DF4DE5">
        <w:t>indicators</w:t>
      </w:r>
      <w:r w:rsidR="00016FA1">
        <w:t xml:space="preserve"> at endline</w:t>
      </w:r>
      <w:r w:rsidRPr="00DF4DE5">
        <w:t xml:space="preserve">. </w:t>
      </w:r>
      <w:r w:rsidR="003E1DEC" w:rsidRPr="00757754">
        <w:rPr>
          <w:b/>
        </w:rPr>
        <w:t>Table 2.1.</w:t>
      </w:r>
      <w:r w:rsidR="006A38AC">
        <w:rPr>
          <w:b/>
        </w:rPr>
        <w:t>4</w:t>
      </w:r>
      <w:r w:rsidR="003E1DEC">
        <w:t xml:space="preserve"> presents the sample sizes and responses rates for secondary data sources used</w:t>
      </w:r>
      <w:r w:rsidR="00F04915">
        <w:t xml:space="preserve"> at </w:t>
      </w:r>
      <w:r w:rsidR="00B973CA">
        <w:t>endline</w:t>
      </w:r>
      <w:r w:rsidR="003A0C4D" w:rsidRPr="003A0C4D">
        <w:t xml:space="preserve"> </w:t>
      </w:r>
      <w:r w:rsidR="003A0C4D">
        <w:t>by data source and ZOI indicator</w:t>
      </w:r>
      <w:r w:rsidR="003E1DEC">
        <w:t xml:space="preserve">. </w:t>
      </w:r>
    </w:p>
    <w:p w14:paraId="128CEF20" w14:textId="077B5FDB" w:rsidR="00BC0F95" w:rsidRPr="000C45EC" w:rsidRDefault="00137F9C" w:rsidP="00705D47">
      <w:pPr>
        <w:pStyle w:val="Tabletitle"/>
        <w:keepLines/>
        <w:spacing w:before="240"/>
        <w:contextualSpacing/>
        <w:outlineLvl w:val="3"/>
      </w:pPr>
      <w:bookmarkStart w:id="257" w:name="_Toc499553857"/>
      <w:bookmarkStart w:id="258" w:name="_Toc499554295"/>
      <w:bookmarkStart w:id="259" w:name="_Toc499554550"/>
      <w:bookmarkStart w:id="260" w:name="_Toc415131198"/>
      <w:bookmarkStart w:id="261" w:name="_Toc531870940"/>
      <w:bookmarkStart w:id="262" w:name="_Toc50719160"/>
      <w:bookmarkStart w:id="263" w:name="_Toc414874491"/>
      <w:r w:rsidRPr="000C45EC">
        <w:t>Table 2.1.</w:t>
      </w:r>
      <w:r w:rsidR="006A38AC">
        <w:t>4</w:t>
      </w:r>
      <w:r w:rsidRPr="000C45EC">
        <w:t xml:space="preserve">: Sample Sizes </w:t>
      </w:r>
      <w:r w:rsidR="000C280C" w:rsidRPr="000C45EC">
        <w:t>and Response Rates for</w:t>
      </w:r>
      <w:r w:rsidRPr="000C45EC">
        <w:t xml:space="preserve"> Secondary Data Sources Used </w:t>
      </w:r>
      <w:bookmarkEnd w:id="257"/>
      <w:bookmarkEnd w:id="258"/>
      <w:bookmarkEnd w:id="259"/>
      <w:bookmarkEnd w:id="260"/>
      <w:bookmarkEnd w:id="261"/>
      <w:r w:rsidR="00F04915">
        <w:t>at Endline</w:t>
      </w:r>
      <w:bookmarkEnd w:id="262"/>
    </w:p>
    <w:tbl>
      <w:tblPr>
        <w:tblW w:w="5000" w:type="pct"/>
        <w:tblLook w:val="04A0" w:firstRow="1" w:lastRow="0" w:firstColumn="1" w:lastColumn="0" w:noHBand="0" w:noVBand="1"/>
      </w:tblPr>
      <w:tblGrid>
        <w:gridCol w:w="2495"/>
        <w:gridCol w:w="2331"/>
        <w:gridCol w:w="1681"/>
        <w:gridCol w:w="1531"/>
        <w:gridCol w:w="1538"/>
      </w:tblGrid>
      <w:tr w:rsidR="00BD6EB6" w:rsidRPr="00192DCF" w14:paraId="48B1B33B" w14:textId="77777777" w:rsidTr="00A65542">
        <w:tc>
          <w:tcPr>
            <w:tcW w:w="2440" w:type="dxa"/>
            <w:tcBorders>
              <w:top w:val="single" w:sz="4" w:space="0" w:color="auto"/>
              <w:left w:val="nil"/>
              <w:bottom w:val="nil"/>
              <w:right w:val="nil"/>
            </w:tcBorders>
            <w:shd w:val="clear" w:color="000000" w:fill="387990"/>
            <w:vAlign w:val="bottom"/>
            <w:hideMark/>
          </w:tcPr>
          <w:p w14:paraId="1C36E958" w14:textId="77777777" w:rsidR="00BD6EB6" w:rsidRPr="00192DCF" w:rsidRDefault="00BD6EB6" w:rsidP="00192DCF">
            <w:pPr>
              <w:widowControl/>
              <w:spacing w:line="259" w:lineRule="auto"/>
              <w:rPr>
                <w:rFonts w:eastAsia="Times New Roman" w:cs="Times New Roman"/>
                <w:b/>
                <w:bCs/>
                <w:color w:val="FFFFFF"/>
                <w:sz w:val="20"/>
                <w:szCs w:val="20"/>
              </w:rPr>
            </w:pPr>
            <w:r w:rsidRPr="00192DCF">
              <w:rPr>
                <w:rFonts w:eastAsia="Times New Roman" w:cs="Times New Roman"/>
                <w:b/>
                <w:bCs/>
                <w:color w:val="FFFFFF"/>
                <w:sz w:val="20"/>
                <w:szCs w:val="20"/>
              </w:rPr>
              <w:t>Data source</w:t>
            </w:r>
          </w:p>
        </w:tc>
        <w:tc>
          <w:tcPr>
            <w:tcW w:w="2278" w:type="dxa"/>
            <w:tcBorders>
              <w:top w:val="single" w:sz="4" w:space="0" w:color="auto"/>
              <w:left w:val="nil"/>
              <w:bottom w:val="nil"/>
              <w:right w:val="nil"/>
            </w:tcBorders>
            <w:shd w:val="clear" w:color="000000" w:fill="387990"/>
            <w:vAlign w:val="bottom"/>
            <w:hideMark/>
          </w:tcPr>
          <w:p w14:paraId="01A286E0"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Indicator</w:t>
            </w:r>
          </w:p>
        </w:tc>
        <w:tc>
          <w:tcPr>
            <w:tcW w:w="1643" w:type="dxa"/>
            <w:tcBorders>
              <w:top w:val="single" w:sz="4" w:space="0" w:color="auto"/>
              <w:left w:val="nil"/>
              <w:bottom w:val="nil"/>
              <w:right w:val="nil"/>
            </w:tcBorders>
            <w:shd w:val="clear" w:color="000000" w:fill="387990"/>
            <w:vAlign w:val="bottom"/>
            <w:hideMark/>
          </w:tcPr>
          <w:p w14:paraId="531CF1CD"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Population sampled</w:t>
            </w:r>
          </w:p>
        </w:tc>
        <w:tc>
          <w:tcPr>
            <w:tcW w:w="1496" w:type="dxa"/>
            <w:tcBorders>
              <w:top w:val="single" w:sz="4" w:space="0" w:color="auto"/>
              <w:left w:val="nil"/>
              <w:bottom w:val="nil"/>
              <w:right w:val="nil"/>
            </w:tcBorders>
            <w:shd w:val="clear" w:color="000000" w:fill="387990"/>
            <w:vAlign w:val="bottom"/>
            <w:hideMark/>
          </w:tcPr>
          <w:p w14:paraId="187528AE" w14:textId="4D6BC5C0"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 xml:space="preserve">Sample size in the </w:t>
            </w:r>
            <w:r w:rsidR="00160DC3">
              <w:rPr>
                <w:rFonts w:eastAsia="Times New Roman" w:cs="Times New Roman"/>
                <w:b/>
                <w:bCs/>
                <w:color w:val="FFFFFF"/>
                <w:sz w:val="20"/>
                <w:szCs w:val="20"/>
              </w:rPr>
              <w:t>Phase One</w:t>
            </w:r>
            <w:r w:rsidR="007F25EC">
              <w:rPr>
                <w:rFonts w:eastAsia="Times New Roman" w:cs="Times New Roman"/>
                <w:b/>
                <w:bCs/>
                <w:color w:val="FFFFFF"/>
                <w:sz w:val="20"/>
                <w:szCs w:val="20"/>
              </w:rPr>
              <w:t xml:space="preserve"> </w:t>
            </w:r>
            <w:r w:rsidRPr="00192DCF">
              <w:rPr>
                <w:rFonts w:eastAsia="Times New Roman" w:cs="Times New Roman"/>
                <w:b/>
                <w:bCs/>
                <w:color w:val="FFFFFF"/>
                <w:sz w:val="20"/>
                <w:szCs w:val="20"/>
              </w:rPr>
              <w:t>ZOI</w:t>
            </w:r>
          </w:p>
        </w:tc>
        <w:tc>
          <w:tcPr>
            <w:tcW w:w="1503" w:type="dxa"/>
            <w:tcBorders>
              <w:top w:val="single" w:sz="4" w:space="0" w:color="auto"/>
              <w:left w:val="nil"/>
              <w:bottom w:val="nil"/>
              <w:right w:val="nil"/>
            </w:tcBorders>
            <w:shd w:val="clear" w:color="000000" w:fill="387990"/>
            <w:vAlign w:val="bottom"/>
            <w:hideMark/>
          </w:tcPr>
          <w:p w14:paraId="61A66D08" w14:textId="77777777" w:rsidR="00BD6EB6" w:rsidRPr="00192DCF" w:rsidRDefault="00BD6EB6" w:rsidP="00192DCF">
            <w:pPr>
              <w:widowControl/>
              <w:spacing w:line="259" w:lineRule="auto"/>
              <w:jc w:val="center"/>
              <w:rPr>
                <w:rFonts w:eastAsia="Times New Roman" w:cs="Times New Roman"/>
                <w:b/>
                <w:bCs/>
                <w:color w:val="FFFFFF"/>
                <w:sz w:val="20"/>
                <w:szCs w:val="20"/>
              </w:rPr>
            </w:pPr>
            <w:r w:rsidRPr="00192DCF">
              <w:rPr>
                <w:rFonts w:eastAsia="Times New Roman" w:cs="Times New Roman"/>
                <w:b/>
                <w:bCs/>
                <w:color w:val="FFFFFF"/>
                <w:sz w:val="20"/>
                <w:szCs w:val="20"/>
              </w:rPr>
              <w:t>Response rate</w:t>
            </w:r>
          </w:p>
        </w:tc>
      </w:tr>
      <w:tr w:rsidR="00BD6EB6" w:rsidRPr="00192DCF" w14:paraId="0C8B0121" w14:textId="77777777" w:rsidTr="00F04915">
        <w:tc>
          <w:tcPr>
            <w:tcW w:w="2440" w:type="dxa"/>
            <w:tcBorders>
              <w:top w:val="nil"/>
              <w:left w:val="nil"/>
              <w:bottom w:val="single" w:sz="4" w:space="0" w:color="auto"/>
              <w:right w:val="nil"/>
            </w:tcBorders>
            <w:shd w:val="clear" w:color="auto" w:fill="auto"/>
            <w:vAlign w:val="center"/>
            <w:hideMark/>
          </w:tcPr>
          <w:p w14:paraId="4E74B71F"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6EA20D6E" w14:textId="23B09159"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9EA27C0" w14:textId="47C4C0B3"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0703D515" w14:textId="622163CC"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912426C" w14:textId="35FE81F8"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14A94117" w14:textId="77777777" w:rsidTr="00F04915">
        <w:tc>
          <w:tcPr>
            <w:tcW w:w="2440" w:type="dxa"/>
            <w:tcBorders>
              <w:top w:val="nil"/>
              <w:left w:val="nil"/>
              <w:bottom w:val="single" w:sz="4" w:space="0" w:color="auto"/>
              <w:right w:val="nil"/>
            </w:tcBorders>
            <w:shd w:val="clear" w:color="auto" w:fill="auto"/>
            <w:vAlign w:val="center"/>
            <w:hideMark/>
          </w:tcPr>
          <w:p w14:paraId="4BB704F0"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47453CA2" w14:textId="7FCCE068"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4633FDB3" w14:textId="71C9E366"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5398969D" w14:textId="6925B65D"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1FD6F608" w14:textId="66D206CB" w:rsidR="00BD6EB6" w:rsidRPr="00192DCF" w:rsidRDefault="00BD6EB6" w:rsidP="00192DCF">
            <w:pPr>
              <w:widowControl/>
              <w:spacing w:line="259" w:lineRule="auto"/>
              <w:jc w:val="center"/>
              <w:rPr>
                <w:rFonts w:eastAsia="Times New Roman" w:cs="Times New Roman"/>
                <w:sz w:val="20"/>
                <w:szCs w:val="20"/>
              </w:rPr>
            </w:pPr>
          </w:p>
        </w:tc>
      </w:tr>
      <w:tr w:rsidR="00BD6EB6" w:rsidRPr="00192DCF" w14:paraId="30FB1B3C" w14:textId="77777777" w:rsidTr="00F04915">
        <w:tc>
          <w:tcPr>
            <w:tcW w:w="2440" w:type="dxa"/>
            <w:tcBorders>
              <w:top w:val="nil"/>
              <w:left w:val="nil"/>
              <w:bottom w:val="single" w:sz="4" w:space="0" w:color="auto"/>
              <w:right w:val="nil"/>
            </w:tcBorders>
            <w:shd w:val="clear" w:color="auto" w:fill="auto"/>
            <w:vAlign w:val="center"/>
            <w:hideMark/>
          </w:tcPr>
          <w:p w14:paraId="3C32BAF7" w14:textId="77777777" w:rsidR="00BD6EB6" w:rsidRPr="00192DCF" w:rsidRDefault="00BD6EB6" w:rsidP="00192DCF">
            <w:pPr>
              <w:widowControl/>
              <w:spacing w:line="259" w:lineRule="auto"/>
              <w:ind w:firstLineChars="100" w:firstLine="200"/>
              <w:rPr>
                <w:rFonts w:eastAsia="Times New Roman" w:cs="Times New Roman"/>
                <w:sz w:val="20"/>
                <w:szCs w:val="20"/>
              </w:rPr>
            </w:pPr>
            <w:r w:rsidRPr="00192DCF">
              <w:rPr>
                <w:rFonts w:eastAsia="Times New Roman" w:cs="Times New Roman"/>
                <w:sz w:val="20"/>
                <w:szCs w:val="20"/>
              </w:rPr>
              <w:t> </w:t>
            </w:r>
          </w:p>
        </w:tc>
        <w:tc>
          <w:tcPr>
            <w:tcW w:w="2278" w:type="dxa"/>
            <w:tcBorders>
              <w:top w:val="nil"/>
              <w:left w:val="nil"/>
              <w:bottom w:val="single" w:sz="4" w:space="0" w:color="auto"/>
              <w:right w:val="nil"/>
            </w:tcBorders>
            <w:shd w:val="clear" w:color="auto" w:fill="auto"/>
            <w:vAlign w:val="center"/>
            <w:hideMark/>
          </w:tcPr>
          <w:p w14:paraId="013B64A2" w14:textId="225B8100" w:rsidR="00BD6EB6" w:rsidRPr="00192DCF" w:rsidRDefault="00BD6EB6" w:rsidP="00192DCF">
            <w:pPr>
              <w:widowControl/>
              <w:spacing w:line="259" w:lineRule="auto"/>
              <w:jc w:val="center"/>
              <w:rPr>
                <w:rFonts w:eastAsia="Times New Roman" w:cs="Times New Roman"/>
                <w:sz w:val="20"/>
                <w:szCs w:val="20"/>
              </w:rPr>
            </w:pPr>
          </w:p>
        </w:tc>
        <w:tc>
          <w:tcPr>
            <w:tcW w:w="1643" w:type="dxa"/>
            <w:tcBorders>
              <w:top w:val="nil"/>
              <w:left w:val="nil"/>
              <w:bottom w:val="single" w:sz="4" w:space="0" w:color="auto"/>
              <w:right w:val="nil"/>
            </w:tcBorders>
            <w:shd w:val="clear" w:color="auto" w:fill="auto"/>
            <w:vAlign w:val="center"/>
            <w:hideMark/>
          </w:tcPr>
          <w:p w14:paraId="5E905897" w14:textId="2B709C04" w:rsidR="00BD6EB6" w:rsidRPr="00192DCF" w:rsidRDefault="00BD6EB6" w:rsidP="00192DCF">
            <w:pPr>
              <w:widowControl/>
              <w:spacing w:line="259" w:lineRule="auto"/>
              <w:jc w:val="center"/>
              <w:rPr>
                <w:rFonts w:eastAsia="Times New Roman" w:cs="Times New Roman"/>
                <w:sz w:val="20"/>
                <w:szCs w:val="20"/>
              </w:rPr>
            </w:pPr>
          </w:p>
        </w:tc>
        <w:tc>
          <w:tcPr>
            <w:tcW w:w="1496" w:type="dxa"/>
            <w:tcBorders>
              <w:top w:val="nil"/>
              <w:left w:val="nil"/>
              <w:bottom w:val="single" w:sz="4" w:space="0" w:color="auto"/>
              <w:right w:val="nil"/>
            </w:tcBorders>
            <w:shd w:val="clear" w:color="auto" w:fill="auto"/>
            <w:vAlign w:val="center"/>
            <w:hideMark/>
          </w:tcPr>
          <w:p w14:paraId="62A38C78" w14:textId="1A1E1614" w:rsidR="00BD6EB6" w:rsidRPr="00192DCF" w:rsidRDefault="00BD6EB6" w:rsidP="00192DCF">
            <w:pPr>
              <w:widowControl/>
              <w:spacing w:line="259" w:lineRule="auto"/>
              <w:jc w:val="center"/>
              <w:rPr>
                <w:rFonts w:eastAsia="Times New Roman" w:cs="Times New Roman"/>
                <w:sz w:val="20"/>
                <w:szCs w:val="20"/>
              </w:rPr>
            </w:pPr>
          </w:p>
        </w:tc>
        <w:tc>
          <w:tcPr>
            <w:tcW w:w="1503" w:type="dxa"/>
            <w:tcBorders>
              <w:top w:val="nil"/>
              <w:left w:val="nil"/>
              <w:bottom w:val="single" w:sz="4" w:space="0" w:color="auto"/>
              <w:right w:val="nil"/>
            </w:tcBorders>
            <w:shd w:val="clear" w:color="auto" w:fill="auto"/>
            <w:vAlign w:val="center"/>
            <w:hideMark/>
          </w:tcPr>
          <w:p w14:paraId="3750C750" w14:textId="0F41C1D4" w:rsidR="00BD6EB6" w:rsidRPr="00192DCF" w:rsidRDefault="00BD6EB6" w:rsidP="00192DCF">
            <w:pPr>
              <w:widowControl/>
              <w:spacing w:line="259" w:lineRule="auto"/>
              <w:jc w:val="center"/>
              <w:rPr>
                <w:rFonts w:eastAsia="Times New Roman" w:cs="Times New Roman"/>
                <w:sz w:val="20"/>
                <w:szCs w:val="20"/>
              </w:rPr>
            </w:pPr>
          </w:p>
        </w:tc>
      </w:tr>
    </w:tbl>
    <w:p w14:paraId="58F05B29" w14:textId="4F8148C1" w:rsidR="00663E2E" w:rsidRPr="00A65542" w:rsidRDefault="00875D12" w:rsidP="003A0C4D">
      <w:pPr>
        <w:pStyle w:val="BodyText"/>
        <w:spacing w:after="0"/>
        <w:rPr>
          <w:noProof/>
          <w:sz w:val="16"/>
          <w:szCs w:val="18"/>
        </w:rPr>
      </w:pPr>
      <w:commentRangeStart w:id="264"/>
      <w:r>
        <w:rPr>
          <w:noProof/>
          <w:sz w:val="16"/>
          <w:szCs w:val="18"/>
        </w:rPr>
        <w:t>Sources:</w:t>
      </w:r>
      <w:commentRangeEnd w:id="264"/>
      <w:r w:rsidR="00103657">
        <w:rPr>
          <w:rStyle w:val="CommentReference"/>
        </w:rPr>
        <w:commentReference w:id="264"/>
      </w:r>
    </w:p>
    <w:p w14:paraId="5F7C52C8" w14:textId="35373924" w:rsidR="00B973CA" w:rsidRPr="00BA5CAB" w:rsidRDefault="00B973CA" w:rsidP="00BA5CAB">
      <w:pPr>
        <w:pStyle w:val="Heading5"/>
        <w:ind w:firstLine="720"/>
        <w:rPr>
          <w:noProof/>
          <w:sz w:val="22"/>
          <w:szCs w:val="22"/>
        </w:rPr>
      </w:pPr>
      <w:commentRangeStart w:id="265"/>
      <w:r w:rsidRPr="00BA5CAB">
        <w:rPr>
          <w:noProof/>
          <w:sz w:val="22"/>
          <w:szCs w:val="22"/>
        </w:rPr>
        <w:t>[</w:t>
      </w:r>
      <w:r w:rsidR="000E198C">
        <w:rPr>
          <w:noProof/>
          <w:sz w:val="22"/>
          <w:szCs w:val="22"/>
          <w:highlight w:val="yellow"/>
        </w:rPr>
        <w:t>Endline s</w:t>
      </w:r>
      <w:r w:rsidR="006F5C5D" w:rsidRPr="00923513">
        <w:rPr>
          <w:noProof/>
          <w:sz w:val="22"/>
          <w:szCs w:val="22"/>
          <w:highlight w:val="yellow"/>
        </w:rPr>
        <w:t>econdary d</w:t>
      </w:r>
      <w:r w:rsidRPr="00923513">
        <w:rPr>
          <w:noProof/>
          <w:sz w:val="22"/>
          <w:szCs w:val="22"/>
          <w:highlight w:val="yellow"/>
        </w:rPr>
        <w:t xml:space="preserve">ata source </w:t>
      </w:r>
      <w:r w:rsidR="005044D6">
        <w:rPr>
          <w:noProof/>
          <w:sz w:val="22"/>
          <w:szCs w:val="22"/>
          <w:highlight w:val="yellow"/>
        </w:rPr>
        <w:t>#</w:t>
      </w:r>
      <w:r w:rsidRPr="00923513">
        <w:rPr>
          <w:noProof/>
          <w:sz w:val="22"/>
          <w:szCs w:val="22"/>
          <w:highlight w:val="yellow"/>
        </w:rPr>
        <w:t>1</w:t>
      </w:r>
      <w:r w:rsidRPr="00BA5CAB">
        <w:rPr>
          <w:noProof/>
          <w:sz w:val="22"/>
          <w:szCs w:val="22"/>
        </w:rPr>
        <w:t>]</w:t>
      </w:r>
      <w:commentRangeEnd w:id="265"/>
      <w:r w:rsidR="00923513">
        <w:rPr>
          <w:rStyle w:val="CommentReference"/>
          <w:b w:val="0"/>
        </w:rPr>
        <w:commentReference w:id="265"/>
      </w:r>
    </w:p>
    <w:p w14:paraId="5E6F98BA" w14:textId="40269DDA" w:rsidR="00F071D8" w:rsidRDefault="00EA072E" w:rsidP="00F071D8">
      <w:pPr>
        <w:pStyle w:val="BodyText"/>
      </w:pPr>
      <w:r>
        <w:rPr>
          <w:noProof/>
        </w:rPr>
        <w:t>[</w:t>
      </w:r>
      <w:commentRangeStart w:id="266"/>
      <w:r w:rsidR="00DB03B2">
        <w:rPr>
          <w:noProof/>
          <w:highlight w:val="yellow"/>
        </w:rPr>
        <w:t>Insert information according to the instructions</w:t>
      </w:r>
      <w:commentRangeEnd w:id="266"/>
      <w:r w:rsidR="00DB03B2">
        <w:rPr>
          <w:rStyle w:val="CommentReference"/>
        </w:rPr>
        <w:commentReference w:id="266"/>
      </w:r>
      <w:r w:rsidR="00950C6E" w:rsidRPr="00950C6E">
        <w:rPr>
          <w:noProof/>
          <w:highlight w:val="yellow"/>
        </w:rPr>
        <w:t>.</w:t>
      </w:r>
      <w:r w:rsidR="00950C6E">
        <w:rPr>
          <w:noProof/>
        </w:rPr>
        <w:t>]</w:t>
      </w:r>
    </w:p>
    <w:p w14:paraId="4EFBDEA6" w14:textId="1A0D7269" w:rsidR="00BC0F95" w:rsidRDefault="00BC0F95" w:rsidP="005367E7">
      <w:pPr>
        <w:pStyle w:val="Heading3"/>
        <w:ind w:left="2160" w:hanging="720"/>
        <w:rPr>
          <w:noProof/>
        </w:rPr>
      </w:pPr>
      <w:bookmarkStart w:id="267" w:name="_Toc50719288"/>
      <w:bookmarkStart w:id="268" w:name="_Toc22897188"/>
      <w:r>
        <w:rPr>
          <w:noProof/>
        </w:rPr>
        <w:t>2.1.3</w:t>
      </w:r>
      <w:r w:rsidR="00934FE4">
        <w:rPr>
          <w:noProof/>
        </w:rPr>
        <w:tab/>
      </w:r>
      <w:r w:rsidR="00BD3197">
        <w:rPr>
          <w:noProof/>
        </w:rPr>
        <w:t>Comparability of data sources</w:t>
      </w:r>
      <w:bookmarkEnd w:id="267"/>
      <w:r w:rsidR="00BD3197">
        <w:rPr>
          <w:noProof/>
        </w:rPr>
        <w:t xml:space="preserve"> </w:t>
      </w:r>
      <w:bookmarkEnd w:id="268"/>
    </w:p>
    <w:p w14:paraId="2F995E59" w14:textId="7ACB6F75" w:rsidR="00BC0F95" w:rsidRDefault="00BC0F95" w:rsidP="00C115D4">
      <w:pPr>
        <w:pStyle w:val="BodyText"/>
      </w:pPr>
      <w:r w:rsidRPr="00DF4DE5">
        <w:t xml:space="preserve">This </w:t>
      </w:r>
      <w:r w:rsidR="00316E24">
        <w:t>s</w:t>
      </w:r>
      <w:r w:rsidR="00EA5FC7">
        <w:t>ection</w:t>
      </w:r>
      <w:r w:rsidRPr="00DF4DE5">
        <w:t xml:space="preserve"> discusses the </w:t>
      </w:r>
      <w:r>
        <w:t xml:space="preserve">comparability </w:t>
      </w:r>
      <w:r w:rsidR="006F0533">
        <w:t>of</w:t>
      </w:r>
      <w:r w:rsidR="006F0533" w:rsidRPr="00DF4DE5">
        <w:t xml:space="preserve"> </w:t>
      </w:r>
      <w:r w:rsidRPr="00DF4DE5">
        <w:t xml:space="preserve">data sources </w:t>
      </w:r>
      <w:r w:rsidR="006F0533">
        <w:t xml:space="preserve">used to calculate </w:t>
      </w:r>
      <w:r w:rsidR="00F43760">
        <w:t>Feed the Future</w:t>
      </w:r>
      <w:r w:rsidRPr="00DF4DE5">
        <w:t xml:space="preserve"> </w:t>
      </w:r>
      <w:r w:rsidR="00160DC3">
        <w:rPr>
          <w:szCs w:val="22"/>
        </w:rPr>
        <w:t>Phase One</w:t>
      </w:r>
      <w:r w:rsidR="007F25EC">
        <w:rPr>
          <w:szCs w:val="22"/>
        </w:rPr>
        <w:t xml:space="preserve"> ZOI</w:t>
      </w:r>
      <w:r w:rsidR="00F43760">
        <w:t xml:space="preserve"> </w:t>
      </w:r>
      <w:r w:rsidR="003D4541" w:rsidRPr="00DF4DE5">
        <w:t>indicators</w:t>
      </w:r>
      <w:r w:rsidR="006F0533">
        <w:t xml:space="preserve"> with respect to seasonality and [</w:t>
      </w:r>
      <w:commentRangeStart w:id="269"/>
      <w:r w:rsidR="006F0533" w:rsidRPr="00757754">
        <w:rPr>
          <w:highlight w:val="yellow"/>
        </w:rPr>
        <w:t>any other issues affecting comparability</w:t>
      </w:r>
      <w:commentRangeEnd w:id="269"/>
      <w:r w:rsidR="006F0533">
        <w:rPr>
          <w:rStyle w:val="CommentReference"/>
        </w:rPr>
        <w:commentReference w:id="269"/>
      </w:r>
      <w:r w:rsidR="006F0533">
        <w:t>]</w:t>
      </w:r>
      <w:r w:rsidR="00C85D79">
        <w:t>.</w:t>
      </w:r>
      <w:r w:rsidR="00F62C68">
        <w:t xml:space="preserve"> </w:t>
      </w:r>
    </w:p>
    <w:p w14:paraId="29C54038" w14:textId="77777777" w:rsidR="00BC0F95" w:rsidRPr="00DF4DE5" w:rsidRDefault="00BC0F95" w:rsidP="00934FE4">
      <w:pPr>
        <w:pStyle w:val="Heading4"/>
      </w:pPr>
      <w:bookmarkStart w:id="270" w:name="_Toc50719289"/>
      <w:commentRangeStart w:id="271"/>
      <w:r>
        <w:t>Seasonality</w:t>
      </w:r>
      <w:commentRangeEnd w:id="271"/>
      <w:r w:rsidR="00BA29E0">
        <w:rPr>
          <w:rStyle w:val="CommentReference"/>
          <w:b w:val="0"/>
        </w:rPr>
        <w:commentReference w:id="271"/>
      </w:r>
      <w:bookmarkEnd w:id="270"/>
    </w:p>
    <w:p w14:paraId="42A07F75" w14:textId="138CE818" w:rsidR="00BC0F95" w:rsidRDefault="00B86627" w:rsidP="000850C1">
      <w:pPr>
        <w:pStyle w:val="BodyText"/>
      </w:pPr>
      <w:r>
        <w:rPr>
          <w:b/>
        </w:rPr>
        <w:t>Table 2.1.</w:t>
      </w:r>
      <w:r w:rsidR="006A38AC">
        <w:rPr>
          <w:b/>
        </w:rPr>
        <w:t>5</w:t>
      </w:r>
      <w:r>
        <w:rPr>
          <w:b/>
        </w:rPr>
        <w:t xml:space="preserve"> </w:t>
      </w:r>
      <w:r>
        <w:t xml:space="preserve">presents the season in which data collection took place for each indicator at baseline and at endline. </w:t>
      </w:r>
      <w:r w:rsidR="00BC0F95">
        <w:t>[</w:t>
      </w:r>
      <w:r w:rsidR="00BA29E0" w:rsidRPr="00757754">
        <w:rPr>
          <w:highlight w:val="yellow"/>
        </w:rPr>
        <w:t>Insert description per instructions.</w:t>
      </w:r>
      <w:r w:rsidR="00BC0F95">
        <w:t xml:space="preserve">] </w:t>
      </w:r>
    </w:p>
    <w:p w14:paraId="4234ADC2" w14:textId="678FD258" w:rsidR="00137F9C" w:rsidRDefault="00137F9C" w:rsidP="00757754">
      <w:pPr>
        <w:pStyle w:val="Tabletitle"/>
        <w:keepLines/>
        <w:spacing w:before="240"/>
        <w:contextualSpacing/>
        <w:outlineLvl w:val="3"/>
      </w:pPr>
      <w:bookmarkStart w:id="272" w:name="_Toc50719161"/>
      <w:r w:rsidRPr="00137F9C">
        <w:t>Table 2.1.</w:t>
      </w:r>
      <w:r w:rsidR="006A38AC">
        <w:t>5</w:t>
      </w:r>
      <w:r w:rsidRPr="00137F9C">
        <w:t>: Season in whi</w:t>
      </w:r>
      <w:r w:rsidR="0094346B">
        <w:t xml:space="preserve">ch Data Collection Took Place for Feed the Future </w:t>
      </w:r>
      <w:r w:rsidR="00160DC3">
        <w:t>Phase One</w:t>
      </w:r>
      <w:r w:rsidRPr="00137F9C">
        <w:t xml:space="preserve"> Baseline and Endline, by Indicator</w:t>
      </w:r>
      <w:bookmarkEnd w:id="272"/>
    </w:p>
    <w:tbl>
      <w:tblPr>
        <w:tblW w:w="5000" w:type="pct"/>
        <w:tblLook w:val="04A0" w:firstRow="1" w:lastRow="0" w:firstColumn="1" w:lastColumn="0" w:noHBand="0" w:noVBand="1"/>
      </w:tblPr>
      <w:tblGrid>
        <w:gridCol w:w="5272"/>
        <w:gridCol w:w="2151"/>
        <w:gridCol w:w="2153"/>
      </w:tblGrid>
      <w:tr w:rsidR="008B6614" w:rsidRPr="00381FDD" w14:paraId="3BEF704F" w14:textId="77777777" w:rsidTr="00B1525C">
        <w:trPr>
          <w:tblHeader/>
        </w:trPr>
        <w:tc>
          <w:tcPr>
            <w:tcW w:w="2753" w:type="pct"/>
            <w:vMerge w:val="restart"/>
            <w:tcBorders>
              <w:top w:val="single" w:sz="4" w:space="0" w:color="auto"/>
              <w:left w:val="nil"/>
              <w:bottom w:val="single" w:sz="4" w:space="0" w:color="000000"/>
              <w:right w:val="nil"/>
            </w:tcBorders>
            <w:shd w:val="clear" w:color="000000" w:fill="387990"/>
            <w:vAlign w:val="bottom"/>
            <w:hideMark/>
          </w:tcPr>
          <w:p w14:paraId="7A17E20C" w14:textId="77777777" w:rsidR="008B6614" w:rsidRPr="00381FDD" w:rsidRDefault="008B6614" w:rsidP="00381FDD">
            <w:pPr>
              <w:widowControl/>
              <w:spacing w:line="259" w:lineRule="auto"/>
              <w:rPr>
                <w:rFonts w:eastAsia="Times New Roman" w:cs="Times New Roman"/>
                <w:b/>
                <w:bCs/>
                <w:color w:val="FFFFFF"/>
                <w:sz w:val="20"/>
                <w:szCs w:val="20"/>
              </w:rPr>
            </w:pPr>
            <w:r w:rsidRPr="00381FDD">
              <w:rPr>
                <w:rFonts w:eastAsia="Times New Roman" w:cs="Times New Roman"/>
                <w:b/>
                <w:bCs/>
                <w:color w:val="FFFFFF"/>
                <w:sz w:val="20"/>
                <w:szCs w:val="20"/>
              </w:rPr>
              <w:t>Indicator</w:t>
            </w:r>
          </w:p>
        </w:tc>
        <w:tc>
          <w:tcPr>
            <w:tcW w:w="2247" w:type="pct"/>
            <w:gridSpan w:val="2"/>
            <w:tcBorders>
              <w:top w:val="single" w:sz="4" w:space="0" w:color="auto"/>
              <w:left w:val="nil"/>
              <w:bottom w:val="single" w:sz="4" w:space="0" w:color="FFFFFF"/>
              <w:right w:val="nil"/>
            </w:tcBorders>
            <w:shd w:val="clear" w:color="000000" w:fill="387990"/>
            <w:vAlign w:val="center"/>
            <w:hideMark/>
          </w:tcPr>
          <w:p w14:paraId="0147D628" w14:textId="77777777"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Season of data collection</w:t>
            </w:r>
          </w:p>
        </w:tc>
      </w:tr>
      <w:tr w:rsidR="008B6614" w:rsidRPr="00381FDD" w14:paraId="18BDF4E6" w14:textId="77777777" w:rsidTr="00B1525C">
        <w:trPr>
          <w:tblHeader/>
        </w:trPr>
        <w:tc>
          <w:tcPr>
            <w:tcW w:w="2753" w:type="pct"/>
            <w:vMerge/>
            <w:tcBorders>
              <w:top w:val="single" w:sz="4" w:space="0" w:color="auto"/>
              <w:left w:val="nil"/>
              <w:bottom w:val="single" w:sz="4" w:space="0" w:color="000000"/>
              <w:right w:val="nil"/>
            </w:tcBorders>
            <w:vAlign w:val="center"/>
            <w:hideMark/>
          </w:tcPr>
          <w:p w14:paraId="6BB44DE1" w14:textId="77777777" w:rsidR="008B6614" w:rsidRPr="00381FDD" w:rsidRDefault="008B6614" w:rsidP="00381FDD">
            <w:pPr>
              <w:widowControl/>
              <w:spacing w:line="259" w:lineRule="auto"/>
              <w:rPr>
                <w:rFonts w:eastAsia="Times New Roman" w:cs="Times New Roman"/>
                <w:b/>
                <w:bCs/>
                <w:color w:val="FFFFFF"/>
                <w:sz w:val="20"/>
                <w:szCs w:val="20"/>
              </w:rPr>
            </w:pPr>
          </w:p>
        </w:tc>
        <w:tc>
          <w:tcPr>
            <w:tcW w:w="1123" w:type="pct"/>
            <w:tcBorders>
              <w:top w:val="nil"/>
              <w:left w:val="nil"/>
              <w:bottom w:val="nil"/>
              <w:right w:val="nil"/>
            </w:tcBorders>
            <w:shd w:val="clear" w:color="000000" w:fill="387990"/>
            <w:vAlign w:val="center"/>
            <w:hideMark/>
          </w:tcPr>
          <w:p w14:paraId="40BBC1B2"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Baseline </w:t>
            </w:r>
          </w:p>
          <w:p w14:paraId="7F1CAB78" w14:textId="17916AD2"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c>
          <w:tcPr>
            <w:tcW w:w="1124" w:type="pct"/>
            <w:tcBorders>
              <w:top w:val="nil"/>
              <w:left w:val="nil"/>
              <w:bottom w:val="nil"/>
              <w:right w:val="nil"/>
            </w:tcBorders>
            <w:shd w:val="clear" w:color="000000" w:fill="387990"/>
            <w:vAlign w:val="center"/>
            <w:hideMark/>
          </w:tcPr>
          <w:p w14:paraId="46DFB6AE" w14:textId="77777777" w:rsidR="00AD7505"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 xml:space="preserve">Endline </w:t>
            </w:r>
          </w:p>
          <w:p w14:paraId="09EB08D1" w14:textId="7E02A779" w:rsidR="008B6614" w:rsidRPr="00381FDD" w:rsidRDefault="008B6614" w:rsidP="00381FDD">
            <w:pPr>
              <w:widowControl/>
              <w:spacing w:line="259" w:lineRule="auto"/>
              <w:jc w:val="center"/>
              <w:rPr>
                <w:rFonts w:eastAsia="Times New Roman" w:cs="Times New Roman"/>
                <w:b/>
                <w:bCs/>
                <w:color w:val="FFFFFF"/>
                <w:sz w:val="20"/>
                <w:szCs w:val="20"/>
              </w:rPr>
            </w:pPr>
            <w:r w:rsidRPr="00381FDD">
              <w:rPr>
                <w:rFonts w:eastAsia="Times New Roman" w:cs="Times New Roman"/>
                <w:b/>
                <w:bCs/>
                <w:color w:val="FFFFFF"/>
                <w:sz w:val="20"/>
                <w:szCs w:val="20"/>
              </w:rPr>
              <w:t>([Year(s)])</w:t>
            </w:r>
          </w:p>
        </w:tc>
      </w:tr>
      <w:tr w:rsidR="008B6614" w:rsidRPr="00381FDD" w14:paraId="5D1BB1B0" w14:textId="77777777" w:rsidTr="00381FDD">
        <w:tc>
          <w:tcPr>
            <w:tcW w:w="2753" w:type="pct"/>
            <w:tcBorders>
              <w:top w:val="nil"/>
              <w:left w:val="nil"/>
              <w:bottom w:val="single" w:sz="4" w:space="0" w:color="auto"/>
              <w:right w:val="nil"/>
            </w:tcBorders>
            <w:shd w:val="clear" w:color="auto" w:fill="auto"/>
            <w:vAlign w:val="center"/>
            <w:hideMark/>
          </w:tcPr>
          <w:p w14:paraId="4A68CD2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Daily per capita expenditures (2010 USD)</w:t>
            </w:r>
          </w:p>
        </w:tc>
        <w:tc>
          <w:tcPr>
            <w:tcW w:w="1123" w:type="pct"/>
            <w:tcBorders>
              <w:top w:val="single" w:sz="4" w:space="0" w:color="auto"/>
              <w:left w:val="nil"/>
              <w:bottom w:val="single" w:sz="4" w:space="0" w:color="auto"/>
              <w:right w:val="nil"/>
            </w:tcBorders>
            <w:shd w:val="clear" w:color="auto" w:fill="auto"/>
            <w:vAlign w:val="center"/>
            <w:hideMark/>
          </w:tcPr>
          <w:p w14:paraId="31935AD0" w14:textId="4E87054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single" w:sz="4" w:space="0" w:color="auto"/>
              <w:left w:val="nil"/>
              <w:bottom w:val="single" w:sz="4" w:space="0" w:color="auto"/>
              <w:right w:val="nil"/>
            </w:tcBorders>
            <w:shd w:val="clear" w:color="auto" w:fill="auto"/>
            <w:vAlign w:val="center"/>
            <w:hideMark/>
          </w:tcPr>
          <w:p w14:paraId="7D0FAAE3" w14:textId="2CE2CD4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7310E30" w14:textId="77777777" w:rsidTr="00381FDD">
        <w:tc>
          <w:tcPr>
            <w:tcW w:w="2753" w:type="pct"/>
            <w:tcBorders>
              <w:top w:val="nil"/>
              <w:left w:val="nil"/>
              <w:bottom w:val="single" w:sz="4" w:space="0" w:color="auto"/>
              <w:right w:val="nil"/>
            </w:tcBorders>
            <w:shd w:val="clear" w:color="auto" w:fill="auto"/>
            <w:vAlign w:val="center"/>
            <w:hideMark/>
          </w:tcPr>
          <w:p w14:paraId="0A7C8415"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Prevalence of poverty: Percent of people living on less than </w:t>
            </w:r>
            <w:r w:rsidRPr="00381FDD">
              <w:rPr>
                <w:rFonts w:eastAsia="Times New Roman" w:cs="Times New Roman"/>
                <w:sz w:val="20"/>
                <w:szCs w:val="20"/>
              </w:rPr>
              <w:lastRenderedPageBreak/>
              <w:t>$1.25/day (2005 PPP)</w:t>
            </w:r>
          </w:p>
        </w:tc>
        <w:tc>
          <w:tcPr>
            <w:tcW w:w="1123" w:type="pct"/>
            <w:tcBorders>
              <w:top w:val="nil"/>
              <w:left w:val="nil"/>
              <w:bottom w:val="single" w:sz="4" w:space="0" w:color="auto"/>
              <w:right w:val="nil"/>
            </w:tcBorders>
            <w:shd w:val="clear" w:color="auto" w:fill="auto"/>
            <w:vAlign w:val="center"/>
            <w:hideMark/>
          </w:tcPr>
          <w:p w14:paraId="65E3D69E" w14:textId="13E953F7"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0AD660E" w14:textId="7946EF49"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80A5392" w14:textId="77777777" w:rsidTr="00381FDD">
        <w:tc>
          <w:tcPr>
            <w:tcW w:w="2753" w:type="pct"/>
            <w:tcBorders>
              <w:top w:val="nil"/>
              <w:left w:val="nil"/>
              <w:bottom w:val="single" w:sz="4" w:space="0" w:color="auto"/>
              <w:right w:val="nil"/>
            </w:tcBorders>
            <w:shd w:val="clear" w:color="auto" w:fill="auto"/>
            <w:vAlign w:val="center"/>
            <w:hideMark/>
          </w:tcPr>
          <w:p w14:paraId="3FFA1EE1"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Depth of poverty: Mean percentage shortfall of the poor relative to the $1.25/day (2005 PPP) poverty line</w:t>
            </w:r>
          </w:p>
        </w:tc>
        <w:tc>
          <w:tcPr>
            <w:tcW w:w="1123" w:type="pct"/>
            <w:tcBorders>
              <w:top w:val="nil"/>
              <w:left w:val="nil"/>
              <w:bottom w:val="single" w:sz="4" w:space="0" w:color="auto"/>
              <w:right w:val="nil"/>
            </w:tcBorders>
            <w:shd w:val="clear" w:color="auto" w:fill="auto"/>
            <w:vAlign w:val="center"/>
            <w:hideMark/>
          </w:tcPr>
          <w:p w14:paraId="797F769A" w14:textId="3156CB71"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9F5DC1F" w14:textId="69C774B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E50B0F" w14:textId="77777777" w:rsidTr="00381FDD">
        <w:tc>
          <w:tcPr>
            <w:tcW w:w="2753" w:type="pct"/>
            <w:tcBorders>
              <w:top w:val="nil"/>
              <w:left w:val="nil"/>
              <w:bottom w:val="single" w:sz="4" w:space="0" w:color="auto"/>
              <w:right w:val="nil"/>
            </w:tcBorders>
            <w:shd w:val="clear" w:color="auto" w:fill="auto"/>
            <w:vAlign w:val="center"/>
            <w:hideMark/>
          </w:tcPr>
          <w:p w14:paraId="1F34FEBA" w14:textId="05F56D89" w:rsidR="008B6614" w:rsidRPr="00381FDD" w:rsidRDefault="005367E7" w:rsidP="00381FDD">
            <w:pPr>
              <w:widowControl/>
              <w:spacing w:line="259" w:lineRule="auto"/>
              <w:rPr>
                <w:rFonts w:eastAsia="Times New Roman" w:cs="Times New Roman"/>
                <w:sz w:val="20"/>
                <w:szCs w:val="20"/>
              </w:rPr>
            </w:pPr>
            <w:r w:rsidRPr="004A052F">
              <w:rPr>
                <w:rFonts w:eastAsia="Times New Roman" w:cs="Times New Roman"/>
                <w:sz w:val="20"/>
                <w:szCs w:val="20"/>
              </w:rPr>
              <w:t>Abbreviated Women’s Empowerment in Agriculture Index</w:t>
            </w:r>
          </w:p>
        </w:tc>
        <w:tc>
          <w:tcPr>
            <w:tcW w:w="1123" w:type="pct"/>
            <w:tcBorders>
              <w:top w:val="nil"/>
              <w:left w:val="nil"/>
              <w:bottom w:val="single" w:sz="4" w:space="0" w:color="auto"/>
              <w:right w:val="nil"/>
            </w:tcBorders>
            <w:shd w:val="clear" w:color="auto" w:fill="auto"/>
            <w:vAlign w:val="center"/>
            <w:hideMark/>
          </w:tcPr>
          <w:p w14:paraId="4F1CF49E" w14:textId="23D5289C"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4E14371" w14:textId="4383AEE1"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170E3343" w14:textId="77777777" w:rsidTr="00381FDD">
        <w:tc>
          <w:tcPr>
            <w:tcW w:w="2753" w:type="pct"/>
            <w:tcBorders>
              <w:top w:val="nil"/>
              <w:left w:val="nil"/>
              <w:bottom w:val="single" w:sz="4" w:space="0" w:color="auto"/>
              <w:right w:val="nil"/>
            </w:tcBorders>
            <w:shd w:val="clear" w:color="auto" w:fill="auto"/>
            <w:vAlign w:val="center"/>
            <w:hideMark/>
          </w:tcPr>
          <w:p w14:paraId="1DE6237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moderate and severe hunger</w:t>
            </w:r>
          </w:p>
        </w:tc>
        <w:tc>
          <w:tcPr>
            <w:tcW w:w="1123" w:type="pct"/>
            <w:tcBorders>
              <w:top w:val="nil"/>
              <w:left w:val="nil"/>
              <w:bottom w:val="single" w:sz="4" w:space="0" w:color="auto"/>
              <w:right w:val="nil"/>
            </w:tcBorders>
            <w:shd w:val="clear" w:color="auto" w:fill="auto"/>
            <w:vAlign w:val="center"/>
            <w:hideMark/>
          </w:tcPr>
          <w:p w14:paraId="20EAED4A" w14:textId="2DD8CF26"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F9DE2AE" w14:textId="718F9D5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01BAF74D" w14:textId="77777777" w:rsidTr="00381FDD">
        <w:tc>
          <w:tcPr>
            <w:tcW w:w="2753" w:type="pct"/>
            <w:tcBorders>
              <w:top w:val="nil"/>
              <w:left w:val="nil"/>
              <w:bottom w:val="single" w:sz="4" w:space="0" w:color="auto"/>
              <w:right w:val="nil"/>
            </w:tcBorders>
            <w:shd w:val="clear" w:color="auto" w:fill="auto"/>
            <w:vAlign w:val="center"/>
            <w:hideMark/>
          </w:tcPr>
          <w:p w14:paraId="16D1432C" w14:textId="3377E182"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exclusive breastfeeding of children under 6</w:t>
            </w:r>
            <w:r w:rsidR="005367E7">
              <w:rPr>
                <w:rFonts w:eastAsia="Times New Roman" w:cs="Times New Roman"/>
                <w:sz w:val="20"/>
                <w:szCs w:val="20"/>
              </w:rPr>
              <w:t> </w:t>
            </w:r>
            <w:r w:rsidRPr="00381FDD">
              <w:rPr>
                <w:rFonts w:eastAsia="Times New Roman" w:cs="Times New Roman"/>
                <w:sz w:val="20"/>
                <w:szCs w:val="20"/>
              </w:rPr>
              <w:t>months of age</w:t>
            </w:r>
          </w:p>
        </w:tc>
        <w:tc>
          <w:tcPr>
            <w:tcW w:w="1123" w:type="pct"/>
            <w:tcBorders>
              <w:top w:val="nil"/>
              <w:left w:val="nil"/>
              <w:bottom w:val="single" w:sz="4" w:space="0" w:color="auto"/>
              <w:right w:val="nil"/>
            </w:tcBorders>
            <w:shd w:val="clear" w:color="auto" w:fill="auto"/>
            <w:vAlign w:val="center"/>
            <w:hideMark/>
          </w:tcPr>
          <w:p w14:paraId="750A9A71" w14:textId="2D954B0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32D3C861" w14:textId="536C661F"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591C4E8" w14:textId="77777777" w:rsidTr="00381FDD">
        <w:tc>
          <w:tcPr>
            <w:tcW w:w="2753" w:type="pct"/>
            <w:tcBorders>
              <w:top w:val="nil"/>
              <w:left w:val="nil"/>
              <w:bottom w:val="single" w:sz="4" w:space="0" w:color="auto"/>
              <w:right w:val="nil"/>
            </w:tcBorders>
            <w:shd w:val="clear" w:color="auto" w:fill="auto"/>
            <w:vAlign w:val="center"/>
            <w:hideMark/>
          </w:tcPr>
          <w:p w14:paraId="7CADF213"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 xml:space="preserve">Percent of children 6-23 months of age receiving a minimum acceptable diet </w:t>
            </w:r>
          </w:p>
        </w:tc>
        <w:tc>
          <w:tcPr>
            <w:tcW w:w="1123" w:type="pct"/>
            <w:tcBorders>
              <w:top w:val="nil"/>
              <w:left w:val="nil"/>
              <w:bottom w:val="single" w:sz="4" w:space="0" w:color="auto"/>
              <w:right w:val="nil"/>
            </w:tcBorders>
            <w:shd w:val="clear" w:color="auto" w:fill="auto"/>
            <w:vAlign w:val="center"/>
            <w:hideMark/>
          </w:tcPr>
          <w:p w14:paraId="382CD072" w14:textId="0096828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2A457477" w14:textId="291AA25B"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ECEDDA7" w14:textId="77777777" w:rsidTr="00381FDD">
        <w:tc>
          <w:tcPr>
            <w:tcW w:w="2753" w:type="pct"/>
            <w:tcBorders>
              <w:top w:val="nil"/>
              <w:left w:val="nil"/>
              <w:bottom w:val="single" w:sz="4" w:space="0" w:color="auto"/>
              <w:right w:val="nil"/>
            </w:tcBorders>
            <w:shd w:val="clear" w:color="auto" w:fill="auto"/>
            <w:vAlign w:val="center"/>
            <w:hideMark/>
          </w:tcPr>
          <w:p w14:paraId="043BE3A8"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women of reproductive age consuming a diet of minimum diversity</w:t>
            </w:r>
          </w:p>
        </w:tc>
        <w:tc>
          <w:tcPr>
            <w:tcW w:w="1123" w:type="pct"/>
            <w:tcBorders>
              <w:top w:val="nil"/>
              <w:left w:val="nil"/>
              <w:bottom w:val="single" w:sz="4" w:space="0" w:color="auto"/>
              <w:right w:val="nil"/>
            </w:tcBorders>
            <w:shd w:val="clear" w:color="auto" w:fill="auto"/>
            <w:vAlign w:val="center"/>
            <w:hideMark/>
          </w:tcPr>
          <w:p w14:paraId="089962AD" w14:textId="7DD335B4"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7F6B34A0" w14:textId="2AC02C05"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2226B1A" w14:textId="77777777" w:rsidTr="00381FDD">
        <w:tc>
          <w:tcPr>
            <w:tcW w:w="2753" w:type="pct"/>
            <w:tcBorders>
              <w:top w:val="nil"/>
              <w:left w:val="nil"/>
              <w:bottom w:val="single" w:sz="4" w:space="0" w:color="auto"/>
              <w:right w:val="nil"/>
            </w:tcBorders>
            <w:shd w:val="clear" w:color="auto" w:fill="auto"/>
            <w:vAlign w:val="center"/>
            <w:hideMark/>
          </w:tcPr>
          <w:p w14:paraId="711A2F80"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stunted children under 5 years of age</w:t>
            </w:r>
          </w:p>
        </w:tc>
        <w:tc>
          <w:tcPr>
            <w:tcW w:w="1123" w:type="pct"/>
            <w:tcBorders>
              <w:top w:val="nil"/>
              <w:left w:val="nil"/>
              <w:bottom w:val="single" w:sz="4" w:space="0" w:color="auto"/>
              <w:right w:val="nil"/>
            </w:tcBorders>
            <w:shd w:val="clear" w:color="auto" w:fill="auto"/>
            <w:vAlign w:val="center"/>
            <w:hideMark/>
          </w:tcPr>
          <w:p w14:paraId="149D278E" w14:textId="29659429"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6C033558" w14:textId="38F1A24A"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532FE323" w14:textId="77777777" w:rsidTr="00381FDD">
        <w:tc>
          <w:tcPr>
            <w:tcW w:w="2753" w:type="pct"/>
            <w:tcBorders>
              <w:top w:val="nil"/>
              <w:left w:val="nil"/>
              <w:bottom w:val="single" w:sz="4" w:space="0" w:color="auto"/>
              <w:right w:val="nil"/>
            </w:tcBorders>
            <w:shd w:val="clear" w:color="auto" w:fill="auto"/>
            <w:vAlign w:val="center"/>
            <w:hideMark/>
          </w:tcPr>
          <w:p w14:paraId="0D73A149"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wasted children under 5 years of age</w:t>
            </w:r>
          </w:p>
        </w:tc>
        <w:tc>
          <w:tcPr>
            <w:tcW w:w="1123" w:type="pct"/>
            <w:tcBorders>
              <w:top w:val="nil"/>
              <w:left w:val="nil"/>
              <w:bottom w:val="single" w:sz="4" w:space="0" w:color="auto"/>
              <w:right w:val="nil"/>
            </w:tcBorders>
            <w:shd w:val="clear" w:color="auto" w:fill="auto"/>
            <w:vAlign w:val="center"/>
            <w:hideMark/>
          </w:tcPr>
          <w:p w14:paraId="27FF2305" w14:textId="28EBCFF8"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01EF44D2" w14:textId="799623D3"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70AB919F" w14:textId="77777777" w:rsidTr="00381FDD">
        <w:tc>
          <w:tcPr>
            <w:tcW w:w="2753" w:type="pct"/>
            <w:tcBorders>
              <w:top w:val="nil"/>
              <w:left w:val="nil"/>
              <w:bottom w:val="single" w:sz="4" w:space="0" w:color="auto"/>
              <w:right w:val="nil"/>
            </w:tcBorders>
            <w:shd w:val="clear" w:color="auto" w:fill="auto"/>
            <w:vAlign w:val="center"/>
            <w:hideMark/>
          </w:tcPr>
          <w:p w14:paraId="6F298E0E"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children under 5 years of age</w:t>
            </w:r>
          </w:p>
        </w:tc>
        <w:tc>
          <w:tcPr>
            <w:tcW w:w="1123" w:type="pct"/>
            <w:tcBorders>
              <w:top w:val="nil"/>
              <w:left w:val="nil"/>
              <w:bottom w:val="single" w:sz="4" w:space="0" w:color="auto"/>
              <w:right w:val="nil"/>
            </w:tcBorders>
            <w:shd w:val="clear" w:color="auto" w:fill="auto"/>
            <w:vAlign w:val="center"/>
            <w:hideMark/>
          </w:tcPr>
          <w:p w14:paraId="283BA5D9" w14:textId="0FE9417A"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13564BED" w14:textId="0281A77C" w:rsidR="008B6614" w:rsidRPr="00381FDD" w:rsidRDefault="008B6614" w:rsidP="00381FDD">
            <w:pPr>
              <w:widowControl/>
              <w:spacing w:line="259" w:lineRule="auto"/>
              <w:jc w:val="center"/>
              <w:rPr>
                <w:rFonts w:eastAsia="Times New Roman" w:cs="Times New Roman"/>
                <w:sz w:val="20"/>
                <w:szCs w:val="20"/>
              </w:rPr>
            </w:pPr>
          </w:p>
        </w:tc>
      </w:tr>
      <w:tr w:rsidR="008B6614" w:rsidRPr="00381FDD" w14:paraId="43FB6B46" w14:textId="77777777" w:rsidTr="00381FDD">
        <w:tc>
          <w:tcPr>
            <w:tcW w:w="2753" w:type="pct"/>
            <w:tcBorders>
              <w:top w:val="nil"/>
              <w:left w:val="nil"/>
              <w:bottom w:val="single" w:sz="4" w:space="0" w:color="auto"/>
              <w:right w:val="nil"/>
            </w:tcBorders>
            <w:shd w:val="clear" w:color="auto" w:fill="auto"/>
            <w:vAlign w:val="center"/>
            <w:hideMark/>
          </w:tcPr>
          <w:p w14:paraId="00FE6864" w14:textId="77777777" w:rsidR="008B6614" w:rsidRPr="00381FDD" w:rsidRDefault="008B6614" w:rsidP="00381FDD">
            <w:pPr>
              <w:widowControl/>
              <w:spacing w:line="259" w:lineRule="auto"/>
              <w:rPr>
                <w:rFonts w:eastAsia="Times New Roman" w:cs="Times New Roman"/>
                <w:sz w:val="20"/>
                <w:szCs w:val="20"/>
              </w:rPr>
            </w:pPr>
            <w:r w:rsidRPr="00381FDD">
              <w:rPr>
                <w:rFonts w:eastAsia="Times New Roman" w:cs="Times New Roman"/>
                <w:sz w:val="20"/>
                <w:szCs w:val="20"/>
              </w:rPr>
              <w:t>Prevalence of underweight women of reproductive age</w:t>
            </w:r>
          </w:p>
        </w:tc>
        <w:tc>
          <w:tcPr>
            <w:tcW w:w="1123" w:type="pct"/>
            <w:tcBorders>
              <w:top w:val="nil"/>
              <w:left w:val="nil"/>
              <w:bottom w:val="single" w:sz="4" w:space="0" w:color="auto"/>
              <w:right w:val="nil"/>
            </w:tcBorders>
            <w:shd w:val="clear" w:color="auto" w:fill="auto"/>
            <w:vAlign w:val="center"/>
            <w:hideMark/>
          </w:tcPr>
          <w:p w14:paraId="3AF77FE6" w14:textId="4303026F" w:rsidR="008B6614" w:rsidRPr="00381FDD" w:rsidRDefault="008B6614" w:rsidP="00381FDD">
            <w:pPr>
              <w:widowControl/>
              <w:spacing w:line="259" w:lineRule="auto"/>
              <w:jc w:val="center"/>
              <w:rPr>
                <w:rFonts w:eastAsia="Times New Roman" w:cs="Times New Roman"/>
                <w:sz w:val="20"/>
                <w:szCs w:val="20"/>
              </w:rPr>
            </w:pPr>
          </w:p>
        </w:tc>
        <w:tc>
          <w:tcPr>
            <w:tcW w:w="1124" w:type="pct"/>
            <w:tcBorders>
              <w:top w:val="nil"/>
              <w:left w:val="nil"/>
              <w:bottom w:val="single" w:sz="4" w:space="0" w:color="auto"/>
              <w:right w:val="nil"/>
            </w:tcBorders>
            <w:shd w:val="clear" w:color="auto" w:fill="auto"/>
            <w:vAlign w:val="center"/>
            <w:hideMark/>
          </w:tcPr>
          <w:p w14:paraId="43F25D8B" w14:textId="6581339E" w:rsidR="008B6614" w:rsidRPr="00381FDD" w:rsidRDefault="008B6614" w:rsidP="00381FDD">
            <w:pPr>
              <w:widowControl/>
              <w:spacing w:line="259" w:lineRule="auto"/>
              <w:jc w:val="center"/>
              <w:rPr>
                <w:rFonts w:eastAsia="Times New Roman" w:cs="Times New Roman"/>
                <w:sz w:val="20"/>
                <w:szCs w:val="20"/>
              </w:rPr>
            </w:pPr>
          </w:p>
        </w:tc>
      </w:tr>
    </w:tbl>
    <w:p w14:paraId="744DDD3D" w14:textId="500644B2" w:rsidR="005367E7" w:rsidRDefault="005367E7" w:rsidP="004A052F">
      <w:pPr>
        <w:pStyle w:val="BodyText"/>
        <w:spacing w:after="0"/>
        <w:rPr>
          <w:sz w:val="16"/>
        </w:rPr>
      </w:pPr>
      <w:r>
        <w:rPr>
          <w:sz w:val="16"/>
        </w:rPr>
        <w:t>PPP=purchasing power parity</w:t>
      </w:r>
    </w:p>
    <w:p w14:paraId="0D583DA1" w14:textId="4B18AE86" w:rsidR="006F0533" w:rsidRPr="008B6614" w:rsidRDefault="008B6614" w:rsidP="00757754">
      <w:pPr>
        <w:pStyle w:val="BodyText"/>
        <w:rPr>
          <w:sz w:val="16"/>
        </w:rPr>
      </w:pPr>
      <w:commentRangeStart w:id="273"/>
      <w:r w:rsidRPr="008B6614">
        <w:rPr>
          <w:sz w:val="16"/>
        </w:rPr>
        <w:t>Sources</w:t>
      </w:r>
      <w:commentRangeEnd w:id="273"/>
      <w:r>
        <w:rPr>
          <w:rStyle w:val="CommentReference"/>
        </w:rPr>
        <w:commentReference w:id="273"/>
      </w:r>
      <w:r w:rsidRPr="008B6614">
        <w:rPr>
          <w:sz w:val="16"/>
        </w:rPr>
        <w:t xml:space="preserve">: </w:t>
      </w:r>
      <w:r w:rsidR="00385A7A" w:rsidRPr="006E64E9">
        <w:rPr>
          <w:sz w:val="16"/>
        </w:rPr>
        <w:t>Feed the Future [</w:t>
      </w:r>
      <w:r w:rsidR="00385A7A" w:rsidRPr="00D55C65">
        <w:rPr>
          <w:sz w:val="16"/>
          <w:highlight w:val="yellow"/>
        </w:rPr>
        <w:t>Country</w:t>
      </w:r>
      <w:r w:rsidR="00385A7A" w:rsidRPr="006E64E9">
        <w:rPr>
          <w:sz w:val="16"/>
        </w:rPr>
        <w:t>] ZOI Survey [</w:t>
      </w:r>
      <w:r w:rsidR="00FE1420">
        <w:rPr>
          <w:sz w:val="16"/>
          <w:highlight w:val="yellow"/>
        </w:rPr>
        <w:t xml:space="preserve">baseline </w:t>
      </w:r>
      <w:r w:rsidR="00385A7A" w:rsidRPr="00D55C65">
        <w:rPr>
          <w:sz w:val="16"/>
          <w:highlight w:val="yellow"/>
        </w:rPr>
        <w:t>survey year(s)</w:t>
      </w:r>
      <w:r w:rsidR="00385A7A" w:rsidRPr="006E64E9">
        <w:rPr>
          <w:sz w:val="16"/>
        </w:rPr>
        <w:t>]; Feed the Future [</w:t>
      </w:r>
      <w:r w:rsidR="00385A7A" w:rsidRPr="00D55C65">
        <w:rPr>
          <w:sz w:val="16"/>
          <w:highlight w:val="yellow"/>
        </w:rPr>
        <w:t>Country</w:t>
      </w:r>
      <w:r w:rsidR="00385A7A" w:rsidRPr="006E64E9">
        <w:rPr>
          <w:sz w:val="16"/>
        </w:rPr>
        <w:t>]</w:t>
      </w:r>
      <w:r w:rsidR="00385A7A">
        <w:rPr>
          <w:sz w:val="16"/>
        </w:rPr>
        <w:t xml:space="preserve"> ZOI Survey [</w:t>
      </w:r>
      <w:r w:rsidR="002123BA">
        <w:rPr>
          <w:sz w:val="16"/>
          <w:highlight w:val="yellow"/>
        </w:rPr>
        <w:t>endline</w:t>
      </w:r>
      <w:r w:rsidR="002123BA" w:rsidRPr="00D55C65">
        <w:rPr>
          <w:sz w:val="16"/>
          <w:highlight w:val="yellow"/>
        </w:rPr>
        <w:t xml:space="preserve"> </w:t>
      </w:r>
      <w:r w:rsidR="00385A7A" w:rsidRPr="00D55C65">
        <w:rPr>
          <w:sz w:val="16"/>
          <w:highlight w:val="yellow"/>
        </w:rPr>
        <w:t>survey year(s)</w:t>
      </w:r>
      <w:r w:rsidR="00385A7A">
        <w:rPr>
          <w:sz w:val="16"/>
        </w:rPr>
        <w:t>]</w:t>
      </w:r>
    </w:p>
    <w:p w14:paraId="399A4F0E" w14:textId="4FFBE39F" w:rsidR="00BC0F95" w:rsidRPr="00DF4DE5" w:rsidRDefault="00BC0F95" w:rsidP="006979D0">
      <w:pPr>
        <w:pStyle w:val="Heading4"/>
      </w:pPr>
      <w:bookmarkStart w:id="274" w:name="_Toc50719290"/>
      <w:commentRangeStart w:id="275"/>
      <w:r>
        <w:t>[</w:t>
      </w:r>
      <w:r w:rsidRPr="00F20653">
        <w:rPr>
          <w:highlight w:val="yellow"/>
        </w:rPr>
        <w:t xml:space="preserve">Other </w:t>
      </w:r>
      <w:r w:rsidR="006979D0" w:rsidRPr="00F20653">
        <w:rPr>
          <w:highlight w:val="yellow"/>
        </w:rPr>
        <w:t>Issues Regarding Co</w:t>
      </w:r>
      <w:r w:rsidRPr="00F20653">
        <w:rPr>
          <w:highlight w:val="yellow"/>
        </w:rPr>
        <w:t>mparability</w:t>
      </w:r>
      <w:r>
        <w:t>]</w:t>
      </w:r>
      <w:commentRangeEnd w:id="275"/>
      <w:r w:rsidR="006F0533">
        <w:rPr>
          <w:rStyle w:val="CommentReference"/>
          <w:b w:val="0"/>
        </w:rPr>
        <w:commentReference w:id="275"/>
      </w:r>
      <w:bookmarkEnd w:id="274"/>
    </w:p>
    <w:p w14:paraId="6FD79F8E" w14:textId="5F44A6B1" w:rsidR="00BC0F95" w:rsidRDefault="00BC0F95" w:rsidP="008F54F0">
      <w:pPr>
        <w:pStyle w:val="BodyText"/>
      </w:pPr>
    </w:p>
    <w:p w14:paraId="3E1108C4" w14:textId="0B0843AB" w:rsidR="00BC0F95" w:rsidRPr="00DF4DE5" w:rsidRDefault="00BC0F95" w:rsidP="008F54F0">
      <w:pPr>
        <w:pStyle w:val="Heading2"/>
        <w:tabs>
          <w:tab w:val="left" w:pos="1440"/>
        </w:tabs>
      </w:pPr>
      <w:bookmarkStart w:id="276" w:name="_Toc22897189"/>
      <w:bookmarkStart w:id="277" w:name="_Toc50719291"/>
      <w:r w:rsidRPr="00DF4DE5">
        <w:t>2.2</w:t>
      </w:r>
      <w:r w:rsidR="006979D0">
        <w:tab/>
      </w:r>
      <w:r w:rsidR="008F54F0">
        <w:t>Measures and reporting conventions u</w:t>
      </w:r>
      <w:r w:rsidRPr="00DF4DE5">
        <w:t xml:space="preserve">sed </w:t>
      </w:r>
      <w:r w:rsidR="008F54F0">
        <w:t>t</w:t>
      </w:r>
      <w:r w:rsidRPr="00DF4DE5">
        <w:t xml:space="preserve">hroughout </w:t>
      </w:r>
      <w:r w:rsidR="008F54F0">
        <w:t>this r</w:t>
      </w:r>
      <w:r w:rsidRPr="00DF4DE5">
        <w:t>eport</w:t>
      </w:r>
      <w:bookmarkEnd w:id="263"/>
      <w:bookmarkEnd w:id="276"/>
      <w:bookmarkEnd w:id="277"/>
    </w:p>
    <w:p w14:paraId="2E8A1C8C" w14:textId="2CD54EC8" w:rsidR="00BC0F95" w:rsidRPr="00DF4DE5" w:rsidRDefault="00BC0F95" w:rsidP="001C4EC9">
      <w:pPr>
        <w:pStyle w:val="Heading3"/>
      </w:pPr>
      <w:bookmarkStart w:id="278" w:name="_Toc414874492"/>
      <w:bookmarkStart w:id="279" w:name="_Toc22897190"/>
      <w:bookmarkStart w:id="280" w:name="_Toc50719292"/>
      <w:r w:rsidRPr="00DF4DE5">
        <w:t>2.2.1</w:t>
      </w:r>
      <w:r w:rsidR="006979D0">
        <w:tab/>
      </w:r>
      <w:commentRangeStart w:id="281"/>
      <w:r w:rsidRPr="00DF4DE5">
        <w:t xml:space="preserve">Standard </w:t>
      </w:r>
      <w:bookmarkStart w:id="282" w:name="_Toc414874493"/>
      <w:bookmarkEnd w:id="278"/>
      <w:r w:rsidR="008F54F0">
        <w:t>d</w:t>
      </w:r>
      <w:r w:rsidRPr="00DF4DE5">
        <w:t>isaggregates</w:t>
      </w:r>
      <w:bookmarkEnd w:id="282"/>
      <w:commentRangeEnd w:id="281"/>
      <w:r w:rsidR="009B15B3">
        <w:rPr>
          <w:rStyle w:val="CommentReference"/>
          <w:rFonts w:eastAsia="Arial" w:cs="Arial"/>
          <w:b w:val="0"/>
        </w:rPr>
        <w:commentReference w:id="281"/>
      </w:r>
      <w:bookmarkEnd w:id="279"/>
      <w:bookmarkEnd w:id="280"/>
    </w:p>
    <w:p w14:paraId="0375FC6E" w14:textId="0ECE01CD" w:rsidR="00531B17" w:rsidRDefault="001C2E62" w:rsidP="008F54F0">
      <w:pPr>
        <w:pStyle w:val="BodyText"/>
      </w:pPr>
      <w:r>
        <w:t>A s</w:t>
      </w:r>
      <w:r w:rsidR="00286438" w:rsidRPr="00531B17">
        <w:t>tandard</w:t>
      </w:r>
      <w:r>
        <w:t xml:space="preserve"> set of</w:t>
      </w:r>
      <w:r w:rsidR="003A3F9A">
        <w:t xml:space="preserve"> disaggregate variables is</w:t>
      </w:r>
      <w:r w:rsidR="00286438" w:rsidRPr="00531B17">
        <w:t xml:space="preserve"> used </w:t>
      </w:r>
      <w:r w:rsidR="00F27F4F">
        <w:t xml:space="preserve">in </w:t>
      </w:r>
      <w:r w:rsidR="00286438" w:rsidRPr="00531B17">
        <w:t xml:space="preserve">tables </w:t>
      </w:r>
      <w:r w:rsidR="00F27F4F">
        <w:t>throughout</w:t>
      </w:r>
      <w:r w:rsidR="00286438" w:rsidRPr="00531B17">
        <w:t xml:space="preserve"> this </w:t>
      </w:r>
      <w:r w:rsidR="00531B17">
        <w:t>report</w:t>
      </w:r>
      <w:r w:rsidR="00286438" w:rsidRPr="00531B17">
        <w:t xml:space="preserve">. </w:t>
      </w:r>
      <w:r w:rsidR="00531B17">
        <w:t xml:space="preserve">This section lists each </w:t>
      </w:r>
      <w:r w:rsidR="00F27F4F">
        <w:t xml:space="preserve">of the standard </w:t>
      </w:r>
      <w:r w:rsidR="00531B17">
        <w:t>disaggregate variable</w:t>
      </w:r>
      <w:r w:rsidR="00F27F4F">
        <w:t>s</w:t>
      </w:r>
      <w:r w:rsidR="00531B17">
        <w:t xml:space="preserve"> and defines how </w:t>
      </w:r>
      <w:r w:rsidR="003A3F9A">
        <w:t xml:space="preserve">each </w:t>
      </w:r>
      <w:r w:rsidR="00531B17">
        <w:t>variable is calculated.</w:t>
      </w:r>
    </w:p>
    <w:p w14:paraId="6061CC12" w14:textId="5D2E7283" w:rsidR="001C2E62" w:rsidRDefault="00286438" w:rsidP="008F54F0">
      <w:pPr>
        <w:pStyle w:val="BodyText"/>
      </w:pPr>
      <w:r w:rsidRPr="00531B17">
        <w:t xml:space="preserve">These </w:t>
      </w:r>
      <w:r w:rsidR="002969B8">
        <w:t xml:space="preserve">variables </w:t>
      </w:r>
      <w:r w:rsidRPr="00531B17">
        <w:t>are coded</w:t>
      </w:r>
      <w:r w:rsidR="002969B8">
        <w:t xml:space="preserve"> </w:t>
      </w:r>
      <w:r w:rsidR="002969B8" w:rsidRPr="00531B17">
        <w:t>consistently</w:t>
      </w:r>
      <w:r w:rsidR="00531B17">
        <w:t>; however,</w:t>
      </w:r>
      <w:r w:rsidR="001C2E62">
        <w:t xml:space="preserve"> because data have been drawn from the </w:t>
      </w:r>
      <w:r w:rsidR="00F66E64">
        <w:t xml:space="preserve">Feed the Future </w:t>
      </w:r>
      <w:r w:rsidR="00160DC3">
        <w:t>Phase One</w:t>
      </w:r>
      <w:r w:rsidR="00F66E64">
        <w:t xml:space="preserve"> baseline and endline ZOI Surveys</w:t>
      </w:r>
      <w:r w:rsidR="001C2E62">
        <w:t>,</w:t>
      </w:r>
      <w:r w:rsidR="00F66E64">
        <w:t xml:space="preserve"> and </w:t>
      </w:r>
      <w:commentRangeStart w:id="283"/>
      <w:r w:rsidR="00F66E64">
        <w:t>[</w:t>
      </w:r>
      <w:r w:rsidR="00F66E64" w:rsidRPr="00757754">
        <w:rPr>
          <w:highlight w:val="yellow"/>
        </w:rPr>
        <w:t>secondary data sources</w:t>
      </w:r>
      <w:r w:rsidR="00F66E64">
        <w:t>]</w:t>
      </w:r>
      <w:r w:rsidR="004A7D7A">
        <w:t>,</w:t>
      </w:r>
      <w:r w:rsidR="001C2E62">
        <w:t xml:space="preserve"> </w:t>
      </w:r>
      <w:r w:rsidRPr="00531B17">
        <w:t xml:space="preserve">there </w:t>
      </w:r>
      <w:r w:rsidR="00F66E64">
        <w:t xml:space="preserve">are </w:t>
      </w:r>
      <w:r w:rsidR="001C2E62">
        <w:t>minor cross-source</w:t>
      </w:r>
      <w:r w:rsidRPr="00531B17">
        <w:t xml:space="preserve"> variations in the </w:t>
      </w:r>
      <w:r w:rsidR="001C2E62">
        <w:t>data</w:t>
      </w:r>
      <w:r w:rsidRPr="00531B17">
        <w:t xml:space="preserve"> used to derive the standard disaggregates. </w:t>
      </w:r>
      <w:r w:rsidR="004A7D7A">
        <w:t>These are noted in th</w:t>
      </w:r>
      <w:r w:rsidR="00E548EE">
        <w:t xml:space="preserve">e variable descriptions below. </w:t>
      </w:r>
      <w:r w:rsidR="002969B8">
        <w:t>T</w:t>
      </w:r>
      <w:r w:rsidRPr="00531B17">
        <w:t xml:space="preserve">he data source used for each Feed the Future indicator is also the data source </w:t>
      </w:r>
      <w:r w:rsidR="00D3145E">
        <w:t>used to produce</w:t>
      </w:r>
      <w:r w:rsidRPr="00531B17">
        <w:t xml:space="preserve"> the disaggregate</w:t>
      </w:r>
      <w:r w:rsidR="004A7D7A">
        <w:t xml:space="preserve"> variables presented in the associated descriptive table</w:t>
      </w:r>
      <w:r w:rsidRPr="00531B17">
        <w:t>s</w:t>
      </w:r>
      <w:commentRangeEnd w:id="283"/>
      <w:r w:rsidR="00532971">
        <w:rPr>
          <w:rStyle w:val="CommentReference"/>
        </w:rPr>
        <w:commentReference w:id="283"/>
      </w:r>
      <w:r w:rsidRPr="00531B17">
        <w:t xml:space="preserve">. </w:t>
      </w:r>
    </w:p>
    <w:p w14:paraId="2C02F1CE" w14:textId="35859AD3" w:rsidR="00BC0F95" w:rsidRPr="00DF4DE5" w:rsidRDefault="00BC0F95" w:rsidP="00314E1F">
      <w:pPr>
        <w:pStyle w:val="Heading4"/>
      </w:pPr>
      <w:bookmarkStart w:id="284" w:name="_Toc50719293"/>
      <w:r>
        <w:t xml:space="preserve">Age in </w:t>
      </w:r>
      <w:r w:rsidR="008F54F0">
        <w:t>y</w:t>
      </w:r>
      <w:r>
        <w:t>ears</w:t>
      </w:r>
      <w:bookmarkEnd w:id="284"/>
    </w:p>
    <w:p w14:paraId="0803290E" w14:textId="6884EB52" w:rsidR="00947EA9" w:rsidRDefault="007863E0" w:rsidP="008F54F0">
      <w:pPr>
        <w:pStyle w:val="BodyText"/>
      </w:pPr>
      <w:r>
        <w:t>Data on respondents</w:t>
      </w:r>
      <w:r w:rsidR="00826CE4">
        <w:t>’</w:t>
      </w:r>
      <w:r>
        <w:t xml:space="preserve"> a</w:t>
      </w:r>
      <w:r w:rsidR="009C2E72" w:rsidRPr="009C2E72">
        <w:t xml:space="preserve">ge in years </w:t>
      </w:r>
      <w:r w:rsidR="005367E7">
        <w:t>are</w:t>
      </w:r>
      <w:r w:rsidR="005367E7" w:rsidRPr="009C2E72">
        <w:t xml:space="preserve"> </w:t>
      </w:r>
      <w:r w:rsidR="009C2E72" w:rsidRPr="009C2E72">
        <w:t>collected in the household roster</w:t>
      </w:r>
      <w:r w:rsidR="00947EA9">
        <w:t xml:space="preserve">. For women </w:t>
      </w:r>
      <w:r w:rsidR="003A3F9A">
        <w:t>15</w:t>
      </w:r>
      <w:r w:rsidR="00B86627">
        <w:t>-</w:t>
      </w:r>
      <w:r w:rsidR="00727468">
        <w:t xml:space="preserve">49 </w:t>
      </w:r>
      <w:r w:rsidR="005367E7">
        <w:t xml:space="preserve">years of age </w:t>
      </w:r>
      <w:r w:rsidR="00727468">
        <w:t>and children under 6</w:t>
      </w:r>
      <w:r w:rsidR="0031253E">
        <w:t xml:space="preserve"> years</w:t>
      </w:r>
      <w:r w:rsidR="00826CE4">
        <w:t xml:space="preserve"> of age</w:t>
      </w:r>
      <w:r w:rsidR="00947EA9">
        <w:t xml:space="preserve">, more </w:t>
      </w:r>
      <w:r w:rsidR="00097BB9">
        <w:t xml:space="preserve">detailed age data are </w:t>
      </w:r>
      <w:r w:rsidR="009C2E72" w:rsidRPr="009C2E72">
        <w:t xml:space="preserve">collected in </w:t>
      </w:r>
      <w:r w:rsidR="00947EA9">
        <w:t>subsequent questionnaire modules</w:t>
      </w:r>
      <w:r w:rsidR="002B4FE9">
        <w:t xml:space="preserve"> to confirm </w:t>
      </w:r>
      <w:r w:rsidR="00A133DE">
        <w:t>eligibility to respond to the module questions</w:t>
      </w:r>
      <w:r w:rsidR="00947EA9">
        <w:t xml:space="preserve">; these more detailed </w:t>
      </w:r>
      <w:r w:rsidR="009C2E72" w:rsidRPr="009C2E72">
        <w:t xml:space="preserve">age data are used </w:t>
      </w:r>
      <w:r w:rsidR="00C920DC">
        <w:t>when</w:t>
      </w:r>
      <w:r w:rsidR="00C920DC" w:rsidRPr="009C2E72">
        <w:t xml:space="preserve"> </w:t>
      </w:r>
      <w:r w:rsidR="009C2E72" w:rsidRPr="009C2E72">
        <w:t>available.</w:t>
      </w:r>
      <w:r w:rsidR="007123BD">
        <w:t xml:space="preserve"> </w:t>
      </w:r>
      <w:r w:rsidR="00947EA9">
        <w:t xml:space="preserve">Age is </w:t>
      </w:r>
      <w:r w:rsidR="007123BD">
        <w:t xml:space="preserve">generally </w:t>
      </w:r>
      <w:r w:rsidR="00947EA9">
        <w:t>presented in the tables in 5-year age groups.</w:t>
      </w:r>
    </w:p>
    <w:p w14:paraId="19BE732D" w14:textId="23C32908" w:rsidR="00E548EE" w:rsidRPr="00DF4DE5" w:rsidRDefault="008F54F0" w:rsidP="00E548EE">
      <w:pPr>
        <w:pStyle w:val="Heading4"/>
      </w:pPr>
      <w:bookmarkStart w:id="285" w:name="_Toc50719294"/>
      <w:r>
        <w:t>Age in m</w:t>
      </w:r>
      <w:r w:rsidR="00E548EE">
        <w:t>onths</w:t>
      </w:r>
      <w:bookmarkEnd w:id="285"/>
    </w:p>
    <w:p w14:paraId="3A5543B0" w14:textId="7CA2FCB1" w:rsidR="00E548EE" w:rsidRPr="00103E89" w:rsidRDefault="00E548EE" w:rsidP="008F54F0">
      <w:pPr>
        <w:pStyle w:val="BodyText"/>
      </w:pPr>
      <w:r>
        <w:t>The age of children in months is collected in the child nutrition</w:t>
      </w:r>
      <w:r w:rsidR="0031253E">
        <w:t xml:space="preserve"> survey </w:t>
      </w:r>
      <w:r>
        <w:t>module, rather than in the household roster, so that the child</w:t>
      </w:r>
      <w:r w:rsidR="00826CE4">
        <w:t>ren</w:t>
      </w:r>
      <w:r>
        <w:t>’s parent or primary caregiver can be prompted to provide the most accurate age possible. C</w:t>
      </w:r>
      <w:r w:rsidRPr="00C62AC7">
        <w:t>hild</w:t>
      </w:r>
      <w:r w:rsidR="0031253E">
        <w:t>ren</w:t>
      </w:r>
      <w:r w:rsidRPr="00C62AC7">
        <w:t xml:space="preserve">’s age </w:t>
      </w:r>
      <w:r>
        <w:t>in months</w:t>
      </w:r>
      <w:r w:rsidRPr="00C62AC7">
        <w:t xml:space="preserve"> is presented by age </w:t>
      </w:r>
      <w:r w:rsidR="0031253E">
        <w:t xml:space="preserve">categories </w:t>
      </w:r>
      <w:r>
        <w:t>for</w:t>
      </w:r>
      <w:r w:rsidRPr="00C62AC7">
        <w:t xml:space="preserve"> the children’s dietary intake and anthropometry tables. For example, the minimum acceptable diet </w:t>
      </w:r>
      <w:r w:rsidR="00AD7607">
        <w:t xml:space="preserve">(MAD) </w:t>
      </w:r>
      <w:r w:rsidRPr="00C62AC7">
        <w:t>table</w:t>
      </w:r>
      <w:r w:rsidR="00826CE4">
        <w:t>s</w:t>
      </w:r>
      <w:r w:rsidRPr="00C62AC7">
        <w:t xml:space="preserve"> </w:t>
      </w:r>
      <w:r w:rsidRPr="00103E89">
        <w:lastRenderedPageBreak/>
        <w:t>(</w:t>
      </w:r>
      <w:r w:rsidR="0031253E" w:rsidRPr="00103E89">
        <w:rPr>
          <w:b/>
        </w:rPr>
        <w:t>Table</w:t>
      </w:r>
      <w:r w:rsidR="00753C9E" w:rsidRPr="00103E89">
        <w:rPr>
          <w:b/>
        </w:rPr>
        <w:t>s</w:t>
      </w:r>
      <w:r w:rsidR="005367E7" w:rsidRPr="00103E89">
        <w:rPr>
          <w:b/>
        </w:rPr>
        <w:t> </w:t>
      </w:r>
      <w:r w:rsidR="00753C9E" w:rsidRPr="00103E89">
        <w:rPr>
          <w:b/>
        </w:rPr>
        <w:t xml:space="preserve">6.3.2 </w:t>
      </w:r>
      <w:r w:rsidR="00753C9E" w:rsidRPr="00103E89">
        <w:t xml:space="preserve">and </w:t>
      </w:r>
      <w:r w:rsidR="00753C9E" w:rsidRPr="00103E89">
        <w:rPr>
          <w:b/>
        </w:rPr>
        <w:t>6.3.3</w:t>
      </w:r>
      <w:r w:rsidRPr="00103E89">
        <w:t>) present children</w:t>
      </w:r>
      <w:r w:rsidR="0031253E" w:rsidRPr="00103E89">
        <w:t>’s</w:t>
      </w:r>
      <w:r w:rsidRPr="00103E89">
        <w:t xml:space="preserve"> age disaggregated </w:t>
      </w:r>
      <w:r w:rsidR="005367E7" w:rsidRPr="00103E89">
        <w:t xml:space="preserve">in </w:t>
      </w:r>
      <w:r w:rsidR="004F7791" w:rsidRPr="00103E89">
        <w:t>6-</w:t>
      </w:r>
      <w:r w:rsidRPr="00103E89">
        <w:t>month age groups as follows: 6</w:t>
      </w:r>
      <w:r w:rsidR="005367E7" w:rsidRPr="00103E89">
        <w:noBreakHyphen/>
      </w:r>
      <w:r w:rsidRPr="00103E89">
        <w:t>11</w:t>
      </w:r>
      <w:r w:rsidR="005367E7" w:rsidRPr="00103E89">
        <w:t> </w:t>
      </w:r>
      <w:r w:rsidRPr="00103E89">
        <w:t>months, 12</w:t>
      </w:r>
      <w:r w:rsidR="00B86627" w:rsidRPr="00103E89">
        <w:t>-</w:t>
      </w:r>
      <w:r w:rsidRPr="00103E89">
        <w:t>17 months, and 18</w:t>
      </w:r>
      <w:r w:rsidR="00B86627" w:rsidRPr="00103E89">
        <w:t>-</w:t>
      </w:r>
      <w:r w:rsidRPr="00103E89">
        <w:t>23 months. For the children’s anthropometry tables (</w:t>
      </w:r>
      <w:r w:rsidR="0031253E" w:rsidRPr="00103E89">
        <w:rPr>
          <w:b/>
        </w:rPr>
        <w:t xml:space="preserve">Tables </w:t>
      </w:r>
      <w:r w:rsidR="00753C9E" w:rsidRPr="00103E89">
        <w:rPr>
          <w:b/>
        </w:rPr>
        <w:t>7.2.1</w:t>
      </w:r>
      <w:r w:rsidR="00753C9E" w:rsidRPr="00103E89">
        <w:t>,</w:t>
      </w:r>
      <w:r w:rsidR="00753C9E" w:rsidRPr="00103E89">
        <w:rPr>
          <w:b/>
        </w:rPr>
        <w:t xml:space="preserve"> 7.2.2</w:t>
      </w:r>
      <w:r w:rsidR="00753C9E" w:rsidRPr="00103E89">
        <w:t>,</w:t>
      </w:r>
      <w:r w:rsidR="00753C9E" w:rsidRPr="00103E89">
        <w:rPr>
          <w:b/>
        </w:rPr>
        <w:t xml:space="preserve"> 7.2.3,</w:t>
      </w:r>
      <w:r w:rsidR="00753C9E" w:rsidRPr="00103E89">
        <w:t xml:space="preserve"> and</w:t>
      </w:r>
      <w:r w:rsidR="00753C9E" w:rsidRPr="00103E89">
        <w:rPr>
          <w:b/>
        </w:rPr>
        <w:t xml:space="preserve"> 7.2.4</w:t>
      </w:r>
      <w:r w:rsidRPr="00103E89">
        <w:t>), which present the prevalence of stunting, wasting, and underweight for all children under 5 years of age, children’s age is disaggregated into 12</w:t>
      </w:r>
      <w:r w:rsidR="004F7791" w:rsidRPr="00103E89">
        <w:t>-</w:t>
      </w:r>
      <w:r w:rsidRPr="00103E89">
        <w:t>month age groups as follows: 0</w:t>
      </w:r>
      <w:r w:rsidR="005367E7" w:rsidRPr="00103E89">
        <w:noBreakHyphen/>
      </w:r>
      <w:r w:rsidRPr="00103E89">
        <w:t>11</w:t>
      </w:r>
      <w:r w:rsidR="005367E7" w:rsidRPr="00103E89">
        <w:t> </w:t>
      </w:r>
      <w:r w:rsidRPr="00103E89">
        <w:t>months, 12</w:t>
      </w:r>
      <w:r w:rsidR="00B86627" w:rsidRPr="00103E89">
        <w:t>-</w:t>
      </w:r>
      <w:r w:rsidRPr="00103E89">
        <w:t>23 months, 24</w:t>
      </w:r>
      <w:r w:rsidR="00B86627" w:rsidRPr="00103E89">
        <w:t>-</w:t>
      </w:r>
      <w:r w:rsidRPr="00103E89">
        <w:t>35 months, 36</w:t>
      </w:r>
      <w:r w:rsidR="00B86627" w:rsidRPr="00103E89">
        <w:t>-</w:t>
      </w:r>
      <w:r w:rsidRPr="00103E89">
        <w:t>47 months, and 48</w:t>
      </w:r>
      <w:r w:rsidR="00B86627" w:rsidRPr="00103E89">
        <w:t>-</w:t>
      </w:r>
      <w:r w:rsidRPr="00103E89">
        <w:t>59 months.</w:t>
      </w:r>
    </w:p>
    <w:p w14:paraId="7C4AC0EB" w14:textId="7378BE16" w:rsidR="00F85A02" w:rsidRPr="00103E89" w:rsidRDefault="00F85A02" w:rsidP="00F85A02">
      <w:pPr>
        <w:pStyle w:val="Heading4"/>
      </w:pPr>
      <w:bookmarkStart w:id="286" w:name="_Toc50719295"/>
      <w:r w:rsidRPr="00103E89">
        <w:t>Sex</w:t>
      </w:r>
      <w:bookmarkEnd w:id="286"/>
    </w:p>
    <w:p w14:paraId="5AD7F879" w14:textId="2E365ADC" w:rsidR="00F85A02" w:rsidRDefault="005E650E" w:rsidP="008F54F0">
      <w:pPr>
        <w:pStyle w:val="BodyText"/>
      </w:pPr>
      <w:r w:rsidRPr="00103E89">
        <w:t>Sex</w:t>
      </w:r>
      <w:r w:rsidR="00DA6A75" w:rsidRPr="00103E89">
        <w:t>—</w:t>
      </w:r>
      <w:r w:rsidR="00776883" w:rsidRPr="00103E89">
        <w:t xml:space="preserve">either </w:t>
      </w:r>
      <w:r w:rsidRPr="00103E89">
        <w:t>male or female</w:t>
      </w:r>
      <w:r w:rsidR="00DA6A75" w:rsidRPr="00103E89">
        <w:t>—</w:t>
      </w:r>
      <w:r w:rsidR="00F85A02" w:rsidRPr="00103E89">
        <w:t xml:space="preserve">is a standard disaggregate for the tables presenting children’s indicators, </w:t>
      </w:r>
      <w:r w:rsidR="00C920DC" w:rsidRPr="00103E89">
        <w:t>(</w:t>
      </w:r>
      <w:r w:rsidR="00F85A02" w:rsidRPr="00103E89">
        <w:t xml:space="preserve">e.g., </w:t>
      </w:r>
      <w:r w:rsidR="00826CE4" w:rsidRPr="00103E89">
        <w:t>children’s dietary intake [</w:t>
      </w:r>
      <w:r w:rsidR="00826CE4" w:rsidRPr="00103E89">
        <w:rPr>
          <w:b/>
        </w:rPr>
        <w:t>Tables 6.3.1</w:t>
      </w:r>
      <w:r w:rsidR="005367E7" w:rsidRPr="00103E89">
        <w:t xml:space="preserve"> and</w:t>
      </w:r>
      <w:r w:rsidR="00826CE4" w:rsidRPr="00103E89">
        <w:rPr>
          <w:b/>
        </w:rPr>
        <w:t xml:space="preserve"> 6.3.2]</w:t>
      </w:r>
      <w:r w:rsidR="00826CE4" w:rsidRPr="00103E89">
        <w:t xml:space="preserve"> and </w:t>
      </w:r>
      <w:r w:rsidR="00F85A02" w:rsidRPr="00103E89">
        <w:t>children’s anthropometry</w:t>
      </w:r>
      <w:r w:rsidR="00DA6A75" w:rsidRPr="00103E89">
        <w:t xml:space="preserve"> [</w:t>
      </w:r>
      <w:r w:rsidR="0031253E" w:rsidRPr="00103E89">
        <w:rPr>
          <w:b/>
        </w:rPr>
        <w:t xml:space="preserve">Tables </w:t>
      </w:r>
      <w:r w:rsidR="00DA6A75" w:rsidRPr="00103E89">
        <w:rPr>
          <w:b/>
        </w:rPr>
        <w:t>7</w:t>
      </w:r>
      <w:r w:rsidR="00753C9E" w:rsidRPr="00103E89">
        <w:rPr>
          <w:b/>
        </w:rPr>
        <w:t>.2.1, 7.2.2, 7.2.3,</w:t>
      </w:r>
      <w:r w:rsidR="00753C9E" w:rsidRPr="00103E89">
        <w:t xml:space="preserve"> and</w:t>
      </w:r>
      <w:r w:rsidR="00753C9E" w:rsidRPr="00103E89">
        <w:rPr>
          <w:b/>
        </w:rPr>
        <w:t xml:space="preserve"> 7.2.4</w:t>
      </w:r>
      <w:r w:rsidR="00F85A02" w:rsidRPr="00103E89">
        <w:t xml:space="preserve">). </w:t>
      </w:r>
      <w:r w:rsidR="00DA6A75" w:rsidRPr="00103E89">
        <w:t>The sex of household members is collected in the household roster.</w:t>
      </w:r>
    </w:p>
    <w:p w14:paraId="2A641299" w14:textId="012D2AAD" w:rsidR="00BC0F95" w:rsidRPr="00DF4DE5" w:rsidRDefault="00BC0F95" w:rsidP="00314E1F">
      <w:pPr>
        <w:pStyle w:val="Heading4"/>
      </w:pPr>
      <w:bookmarkStart w:id="287" w:name="_Toc50719296"/>
      <w:r>
        <w:t xml:space="preserve">Educational </w:t>
      </w:r>
      <w:r w:rsidR="008F54F0">
        <w:t>a</w:t>
      </w:r>
      <w:r>
        <w:t>ttainment</w:t>
      </w:r>
      <w:r w:rsidR="008F54F0">
        <w:t xml:space="preserve"> (</w:t>
      </w:r>
      <w:commentRangeStart w:id="288"/>
      <w:r w:rsidR="008F54F0">
        <w:t>h</w:t>
      </w:r>
      <w:r w:rsidR="003036CB">
        <w:t>ousehold</w:t>
      </w:r>
      <w:commentRangeEnd w:id="288"/>
      <w:r w:rsidR="007A00D9">
        <w:rPr>
          <w:rStyle w:val="CommentReference"/>
          <w:b w:val="0"/>
        </w:rPr>
        <w:commentReference w:id="288"/>
      </w:r>
      <w:r w:rsidR="003036CB">
        <w:t>)</w:t>
      </w:r>
      <w:bookmarkEnd w:id="287"/>
    </w:p>
    <w:p w14:paraId="43E691F6" w14:textId="553BD54C" w:rsidR="007A00D9" w:rsidRPr="00757754" w:rsidRDefault="007A00D9" w:rsidP="00381FDD">
      <w:pPr>
        <w:pStyle w:val="BodyText"/>
      </w:pPr>
      <w:r w:rsidRPr="00757754">
        <w:t>Household educational attainment reflects the highest level of education attained by any member of the household, as reported in the household roster. This variable is used in tables that present household</w:t>
      </w:r>
      <w:r w:rsidRPr="00757754">
        <w:noBreakHyphen/>
        <w:t xml:space="preserve">level data and comprises five categories: no education (households with no member who has received formal education); less than primary (households with at least one member who has received formal schooling, but with no member who has completed primary); completed primary (households with at least one member who has completed primary, but with no member who has completed secondary); completed secondary (households with at least one member who has completed secondary, but with no member who has completed any higher formal education); and higher (households with at least one member who has completed formal education higher than secondary—even if only </w:t>
      </w:r>
      <w:r w:rsidR="00EA06CC">
        <w:t>1</w:t>
      </w:r>
      <w:r w:rsidRPr="00757754">
        <w:t xml:space="preserve"> year). Households are categorized in only one of the five categories.</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5DD315CB" w14:textId="1D689E0E" w:rsidR="003036CB" w:rsidRPr="00DF4DE5" w:rsidRDefault="008F54F0" w:rsidP="003036CB">
      <w:pPr>
        <w:pStyle w:val="Heading4"/>
      </w:pPr>
      <w:bookmarkStart w:id="289" w:name="_Toc50719297"/>
      <w:r>
        <w:t>Educational attainment (</w:t>
      </w:r>
      <w:commentRangeStart w:id="290"/>
      <w:r>
        <w:t>i</w:t>
      </w:r>
      <w:r w:rsidR="003036CB">
        <w:t>ndividual</w:t>
      </w:r>
      <w:commentRangeEnd w:id="290"/>
      <w:r w:rsidR="007A00D9">
        <w:rPr>
          <w:rStyle w:val="CommentReference"/>
          <w:b w:val="0"/>
        </w:rPr>
        <w:commentReference w:id="290"/>
      </w:r>
      <w:r w:rsidR="003036CB">
        <w:t>)</w:t>
      </w:r>
      <w:bookmarkEnd w:id="289"/>
    </w:p>
    <w:p w14:paraId="05F7FB58" w14:textId="65ACF8C0" w:rsidR="007123BD" w:rsidRPr="0016219E" w:rsidRDefault="007A00D9" w:rsidP="00381FDD">
      <w:pPr>
        <w:pStyle w:val="BodyText"/>
      </w:pPr>
      <w:r w:rsidRPr="00757754">
        <w:t>Educational attainment at the individual level reflects the highest level of education attained by individual household members, as reported in the household roster. This variable comprises five categories: no education (those who have not received any formal education); less than primary (those who have received formal education but who have not complete</w:t>
      </w:r>
      <w:r w:rsidR="00EA06CC">
        <w:t>d</w:t>
      </w:r>
      <w:r w:rsidRPr="00757754">
        <w:t xml:space="preserve"> primary); completed primary (those who have completed primary but who have not completed secondary); completed secondary (those who have completed secondary but who have not completed any higher formal education); and higher (those who have completed formal education higher than secondary—even if only for </w:t>
      </w:r>
      <w:r w:rsidR="00EA06CC">
        <w:t>1</w:t>
      </w:r>
      <w:r w:rsidRPr="00757754">
        <w:t xml:space="preserve"> year).</w:t>
      </w:r>
      <w:r w:rsidR="00826CE4">
        <w:t xml:space="preserve"> </w:t>
      </w:r>
      <w:r w:rsidR="00826CE4" w:rsidRPr="00766F10">
        <w:t xml:space="preserve">This variable is calculated using data on the </w:t>
      </w:r>
      <w:r w:rsidR="00826CE4">
        <w:t xml:space="preserve">education </w:t>
      </w:r>
      <w:r w:rsidR="00826CE4" w:rsidRPr="00766F10">
        <w:t>of household members, which are collected in the household roster.</w:t>
      </w:r>
    </w:p>
    <w:p w14:paraId="15721658" w14:textId="51FFC2F9" w:rsidR="00BC0F95" w:rsidRPr="00DF4DE5" w:rsidRDefault="00BC0F95" w:rsidP="00314E1F">
      <w:pPr>
        <w:pStyle w:val="Heading4"/>
      </w:pPr>
      <w:bookmarkStart w:id="291" w:name="_Toc50719298"/>
      <w:r w:rsidRPr="00DF4DE5">
        <w:t xml:space="preserve">Gendered </w:t>
      </w:r>
      <w:r w:rsidR="008F54F0">
        <w:t>h</w:t>
      </w:r>
      <w:r w:rsidRPr="00DF4DE5">
        <w:t xml:space="preserve">ousehold </w:t>
      </w:r>
      <w:r w:rsidR="008F54F0">
        <w:t>t</w:t>
      </w:r>
      <w:r w:rsidRPr="00DF4DE5">
        <w:t>ype</w:t>
      </w:r>
      <w:bookmarkEnd w:id="291"/>
    </w:p>
    <w:p w14:paraId="3E16924B" w14:textId="37CFC155" w:rsidR="007A00D9" w:rsidRPr="00757754" w:rsidRDefault="007A00D9" w:rsidP="00381FDD">
      <w:pPr>
        <w:pStyle w:val="BodyText"/>
      </w:pPr>
      <w:r w:rsidRPr="00757754">
        <w:t xml:space="preserve">Feed the Future disaggregates household-level indicators by gendered household type—that is: (1) households that include both male and female adults, 18 years of age or older; (2) households that include female adults, but no male adults; (3) households that include male adults, but no female adults; and (4) households with only members under 18 years of age (households with children only and no adult members). This approach to conceptualizing household type is distinct from the standard “head of household” approach, which is embedded with presumptions about household gender dynamics and may perpetuate existing social inequalities and prioritization of household responsibilities that may be </w:t>
      </w:r>
      <w:r w:rsidRPr="00757754">
        <w:lastRenderedPageBreak/>
        <w:t>detrimental to women. This variable is calculated using data on the age and sex of household members, which are collected in the household roster.</w:t>
      </w:r>
    </w:p>
    <w:p w14:paraId="1746F260" w14:textId="6414C10F" w:rsidR="00BC0F95" w:rsidRPr="00DF4DE5" w:rsidRDefault="00BC0F95" w:rsidP="00314E1F">
      <w:pPr>
        <w:pStyle w:val="Heading4"/>
      </w:pPr>
      <w:bookmarkStart w:id="292" w:name="_Toc50719299"/>
      <w:r>
        <w:t xml:space="preserve">Household </w:t>
      </w:r>
      <w:r w:rsidR="008F54F0">
        <w:t>h</w:t>
      </w:r>
      <w:r>
        <w:t>unger</w:t>
      </w:r>
      <w:bookmarkEnd w:id="292"/>
    </w:p>
    <w:p w14:paraId="2271A176" w14:textId="03BED842" w:rsidR="007A00D9" w:rsidRDefault="007A00D9" w:rsidP="008F54F0">
      <w:pPr>
        <w:pStyle w:val="BodyText"/>
      </w:pPr>
      <w:r>
        <w:t xml:space="preserve">The household hunger disaggregate uses the categories created for the </w:t>
      </w:r>
      <w:r w:rsidR="00EA06CC">
        <w:t>H</w:t>
      </w:r>
      <w:r>
        <w:t xml:space="preserve">ousehold </w:t>
      </w:r>
      <w:r w:rsidR="00EA06CC">
        <w:t>H</w:t>
      </w:r>
      <w:r>
        <w:t xml:space="preserve">unger </w:t>
      </w:r>
      <w:r w:rsidR="00EA06CC">
        <w:t>S</w:t>
      </w:r>
      <w:r>
        <w:t xml:space="preserve">cale (HHS) indicator, which </w:t>
      </w:r>
      <w:r w:rsidR="00942E03">
        <w:t>characterizes households according to</w:t>
      </w:r>
      <w:r w:rsidR="00942E03" w:rsidRPr="003036CB">
        <w:t xml:space="preserve"> three categories of hunger severity</w:t>
      </w:r>
      <w:r w:rsidR="00942E03">
        <w:t>:</w:t>
      </w:r>
      <w:r w:rsidR="00942E03" w:rsidRPr="003036CB">
        <w:t xml:space="preserve"> little to no household hunger, moderate household hunger</w:t>
      </w:r>
      <w:r w:rsidR="00942E03">
        <w:t xml:space="preserve">, and severe household hunger. </w:t>
      </w:r>
      <w:r>
        <w:t>The indicator i</w:t>
      </w:r>
      <w:r w:rsidRPr="003036CB">
        <w:t xml:space="preserve">s described in greater detail in </w:t>
      </w:r>
      <w:r>
        <w:t xml:space="preserve">Section 6.1 of this report. </w:t>
      </w:r>
      <w:r>
        <w:rPr>
          <w:szCs w:val="22"/>
        </w:rPr>
        <w:t xml:space="preserve">Household hunger </w:t>
      </w:r>
      <w:r w:rsidRPr="001739C1">
        <w:rPr>
          <w:szCs w:val="22"/>
        </w:rPr>
        <w:t xml:space="preserve">is used as a disaggregate for </w:t>
      </w:r>
      <w:r>
        <w:rPr>
          <w:szCs w:val="22"/>
        </w:rPr>
        <w:t xml:space="preserve">several </w:t>
      </w:r>
      <w:r w:rsidRPr="001739C1">
        <w:rPr>
          <w:szCs w:val="22"/>
        </w:rPr>
        <w:t xml:space="preserve">household-level indicators, as well as some </w:t>
      </w:r>
      <w:r>
        <w:rPr>
          <w:szCs w:val="22"/>
        </w:rPr>
        <w:t>individual</w:t>
      </w:r>
      <w:r w:rsidRPr="001739C1">
        <w:rPr>
          <w:szCs w:val="22"/>
        </w:rPr>
        <w:t>-level nutrition indicators.</w:t>
      </w:r>
      <w:r w:rsidR="00826CE4">
        <w:rPr>
          <w:szCs w:val="22"/>
        </w:rPr>
        <w:t xml:space="preserve"> </w:t>
      </w:r>
      <w:r w:rsidR="00826CE4" w:rsidRPr="00766F10">
        <w:t xml:space="preserve">This variable is calculated using data collected in </w:t>
      </w:r>
      <w:r w:rsidR="00826CE4">
        <w:t xml:space="preserve">Module 3, </w:t>
      </w:r>
      <w:r w:rsidR="00826CE4">
        <w:rPr>
          <w:i/>
        </w:rPr>
        <w:t>Food security and resilience</w:t>
      </w:r>
      <w:r w:rsidR="00826CE4" w:rsidRPr="00766F10">
        <w:t>.</w:t>
      </w:r>
    </w:p>
    <w:p w14:paraId="2AFAC58E" w14:textId="77777777" w:rsidR="007A00D9" w:rsidRPr="002B26BF" w:rsidRDefault="007A00D9" w:rsidP="007A00D9">
      <w:pPr>
        <w:pStyle w:val="Heading4"/>
      </w:pPr>
      <w:bookmarkStart w:id="293" w:name="_Toc50719300"/>
      <w:r w:rsidRPr="002B26BF">
        <w:t>Poverty status</w:t>
      </w:r>
      <w:bookmarkEnd w:id="293"/>
    </w:p>
    <w:p w14:paraId="2B14E83F" w14:textId="4A5BE8A4" w:rsidR="00942E03" w:rsidRPr="0016219E" w:rsidRDefault="007A00D9" w:rsidP="00381FDD">
      <w:pPr>
        <w:pStyle w:val="BodyText"/>
      </w:pPr>
      <w:r w:rsidRPr="00757754">
        <w:t>As described in greater detail in Section 4.</w:t>
      </w:r>
      <w:r>
        <w:t>2</w:t>
      </w:r>
      <w:r w:rsidRPr="00757754">
        <w:t xml:space="preserve"> of this report, poverty status characterizes households as poor if household members live below the poverty threshold—that is, on less than USD $1.</w:t>
      </w:r>
      <w:r>
        <w:t>25</w:t>
      </w:r>
      <w:r w:rsidRPr="00757754">
        <w:t xml:space="preserve"> per person per day at 20</w:t>
      </w:r>
      <w:r>
        <w:t>05</w:t>
      </w:r>
      <w:r w:rsidRPr="00757754">
        <w:t xml:space="preserve"> purchasing power parity (PPP), or as non-poor if household members live at or above the poverty threshold—that is, on USD $1.</w:t>
      </w:r>
      <w:r>
        <w:t>25</w:t>
      </w:r>
      <w:r w:rsidRPr="00757754">
        <w:t xml:space="preserve"> or more per person per day (20</w:t>
      </w:r>
      <w:r>
        <w:t>05</w:t>
      </w:r>
      <w:r w:rsidRPr="00757754">
        <w:t xml:space="preserve"> PPP). Poverty status is calculated using data collected in Module 8, </w:t>
      </w:r>
      <w:r w:rsidRPr="00757754">
        <w:rPr>
          <w:i/>
        </w:rPr>
        <w:t>Household consumption expenditure</w:t>
      </w:r>
      <w:r w:rsidRPr="00757754">
        <w:t xml:space="preserve">. Poverty status is used as a disaggregate for many household-level indicators, as well as some </w:t>
      </w:r>
      <w:r w:rsidR="00753C9E">
        <w:t>individual</w:t>
      </w:r>
      <w:r w:rsidRPr="00757754">
        <w:t>-level nutrition indicators.</w:t>
      </w:r>
    </w:p>
    <w:p w14:paraId="54D93B9B" w14:textId="4BD3F536" w:rsidR="00BC0F95" w:rsidRPr="00DF4DE5" w:rsidRDefault="00BC0F95" w:rsidP="00314E1F">
      <w:pPr>
        <w:pStyle w:val="Heading3"/>
      </w:pPr>
      <w:bookmarkStart w:id="294" w:name="_Toc414874494"/>
      <w:bookmarkStart w:id="295" w:name="_Toc22897193"/>
      <w:bookmarkStart w:id="296" w:name="_Toc50719301"/>
      <w:r w:rsidRPr="00DF4DE5">
        <w:t>2.2.</w:t>
      </w:r>
      <w:r w:rsidR="00D31B6E">
        <w:t>2</w:t>
      </w:r>
      <w:r w:rsidR="00162317">
        <w:tab/>
      </w:r>
      <w:r w:rsidR="008F54F0">
        <w:t>Reporting c</w:t>
      </w:r>
      <w:r w:rsidRPr="00DF4DE5">
        <w:t>onventions</w:t>
      </w:r>
      <w:bookmarkEnd w:id="294"/>
      <w:bookmarkEnd w:id="295"/>
      <w:bookmarkEnd w:id="296"/>
    </w:p>
    <w:p w14:paraId="2CD08F10" w14:textId="4B294EFC" w:rsidR="005A0C74" w:rsidRDefault="005A0C74" w:rsidP="008F54F0">
      <w:pPr>
        <w:pStyle w:val="BodyText"/>
      </w:pPr>
      <w:r>
        <w:t xml:space="preserve">The </w:t>
      </w:r>
      <w:r w:rsidR="003E5552" w:rsidRPr="003E5552">
        <w:t>Feed the Future [</w:t>
      </w:r>
      <w:r w:rsidR="003E5552" w:rsidRPr="003E5552">
        <w:rPr>
          <w:highlight w:val="yellow"/>
        </w:rPr>
        <w:t>C</w:t>
      </w:r>
      <w:r w:rsidR="00B00A5C">
        <w:rPr>
          <w:highlight w:val="yellow"/>
        </w:rPr>
        <w:t>ountry</w:t>
      </w:r>
      <w:r w:rsidR="003E5552" w:rsidRPr="003E5552">
        <w:t xml:space="preserve">] </w:t>
      </w:r>
      <w:r w:rsidR="00160DC3">
        <w:rPr>
          <w:szCs w:val="22"/>
        </w:rPr>
        <w:t>Phase One</w:t>
      </w:r>
      <w:r w:rsidR="007F25EC">
        <w:rPr>
          <w:szCs w:val="22"/>
        </w:rPr>
        <w:t xml:space="preserve"> ZOI</w:t>
      </w:r>
      <w:r w:rsidR="00A97438">
        <w:t xml:space="preserve"> </w:t>
      </w:r>
      <w:r w:rsidR="00826CE4">
        <w:t xml:space="preserve">Survey </w:t>
      </w:r>
      <w:r w:rsidR="00B00A5C">
        <w:t>e</w:t>
      </w:r>
      <w:r w:rsidR="003E5552" w:rsidRPr="003E5552">
        <w:t xml:space="preserve">ndline </w:t>
      </w:r>
      <w:r w:rsidR="00B00A5C">
        <w:t>a</w:t>
      </w:r>
      <w:r w:rsidR="003E5552" w:rsidRPr="003E5552">
        <w:t>ssessment</w:t>
      </w:r>
      <w:r w:rsidR="003E5552">
        <w:t xml:space="preserve"> is </w:t>
      </w:r>
      <w:r>
        <w:t>pr</w:t>
      </w:r>
      <w:r w:rsidR="003E5552">
        <w:t xml:space="preserve">imarily </w:t>
      </w:r>
      <w:r w:rsidR="000C280C">
        <w:t xml:space="preserve">comparative </w:t>
      </w:r>
      <w:r w:rsidR="003E5552">
        <w:t xml:space="preserve">in nature. </w:t>
      </w:r>
      <w:r>
        <w:t xml:space="preserve">This section provides an overview of the conventions used </w:t>
      </w:r>
      <w:r w:rsidR="00B00A5C">
        <w:t xml:space="preserve">to </w:t>
      </w:r>
      <w:r>
        <w:t>report these results.</w:t>
      </w:r>
    </w:p>
    <w:p w14:paraId="580D25EA" w14:textId="1C957B58" w:rsidR="005A0C74" w:rsidRDefault="005A0C74" w:rsidP="008F54F0">
      <w:pPr>
        <w:pStyle w:val="Bulletedlist"/>
      </w:pPr>
      <w:r>
        <w:t xml:space="preserve">In the tables throughout this report, weighted point estimates </w:t>
      </w:r>
      <w:r w:rsidR="00F10C78">
        <w:t>and unweighted sample sizes</w:t>
      </w:r>
      <w:r w:rsidR="00DA1DD3">
        <w:t xml:space="preserve"> </w:t>
      </w:r>
      <w:r>
        <w:t xml:space="preserve">are presented. </w:t>
      </w:r>
    </w:p>
    <w:p w14:paraId="0B745854" w14:textId="5F2A007C" w:rsidR="005A0C74" w:rsidRDefault="005A0C74" w:rsidP="008F54F0">
      <w:pPr>
        <w:pStyle w:val="Bulletedlist"/>
      </w:pPr>
      <w:r>
        <w:t>Most estimates are shown to one decimal place, with the specific exceptions of per capita expenditures</w:t>
      </w:r>
      <w:r w:rsidR="00EC3284">
        <w:t xml:space="preserve">, </w:t>
      </w:r>
      <w:r w:rsidR="00EA06CC">
        <w:t>Abbreviated Women’s Empowerment in Agriculture Index (</w:t>
      </w:r>
      <w:r w:rsidR="00EC3284">
        <w:t>A-WEAI</w:t>
      </w:r>
      <w:r w:rsidR="00EA06CC">
        <w:t>)</w:t>
      </w:r>
      <w:r w:rsidR="00EC3284">
        <w:t xml:space="preserve">, five domains of empowerment (5DE), and </w:t>
      </w:r>
      <w:r w:rsidR="00EA06CC">
        <w:t>G</w:t>
      </w:r>
      <w:r w:rsidR="00EC3284">
        <w:t xml:space="preserve">ender </w:t>
      </w:r>
      <w:r w:rsidR="00EA06CC">
        <w:t>P</w:t>
      </w:r>
      <w:r w:rsidR="00EC3284">
        <w:t xml:space="preserve">arity </w:t>
      </w:r>
      <w:r w:rsidR="00EA06CC">
        <w:t>I</w:t>
      </w:r>
      <w:r w:rsidR="00EC3284">
        <w:t xml:space="preserve">ndex (GPI) </w:t>
      </w:r>
      <w:r>
        <w:t xml:space="preserve">indicators, which are shown to two decimal places. Unweighted sample sizes in all tables and the population estimates in </w:t>
      </w:r>
      <w:r w:rsidRPr="00757754">
        <w:rPr>
          <w:b/>
        </w:rPr>
        <w:t>Table</w:t>
      </w:r>
      <w:r w:rsidR="00D2765D">
        <w:rPr>
          <w:b/>
        </w:rPr>
        <w:t> </w:t>
      </w:r>
      <w:r w:rsidRPr="00757754">
        <w:rPr>
          <w:b/>
        </w:rPr>
        <w:t>1.</w:t>
      </w:r>
      <w:r w:rsidR="00B00A5C">
        <w:rPr>
          <w:b/>
        </w:rPr>
        <w:t>2.</w:t>
      </w:r>
      <w:r w:rsidRPr="00757754">
        <w:rPr>
          <w:b/>
        </w:rPr>
        <w:t>1</w:t>
      </w:r>
      <w:r>
        <w:t xml:space="preserve"> and </w:t>
      </w:r>
      <w:r w:rsidR="00FB09F4" w:rsidRPr="004A052F">
        <w:rPr>
          <w:b/>
        </w:rPr>
        <w:t>Table</w:t>
      </w:r>
      <w:r w:rsidR="00FB09F4">
        <w:t xml:space="preserve"> </w:t>
      </w:r>
      <w:r w:rsidRPr="00757754">
        <w:rPr>
          <w:b/>
        </w:rPr>
        <w:t>1.</w:t>
      </w:r>
      <w:r w:rsidR="00B00A5C" w:rsidRPr="00757754">
        <w:rPr>
          <w:b/>
        </w:rPr>
        <w:t>2.</w:t>
      </w:r>
      <w:r w:rsidRPr="00757754">
        <w:rPr>
          <w:b/>
        </w:rPr>
        <w:t>2</w:t>
      </w:r>
      <w:r>
        <w:t xml:space="preserve"> are shown as whole numbers. </w:t>
      </w:r>
    </w:p>
    <w:p w14:paraId="1E2D5271" w14:textId="2D573877" w:rsidR="001931EE" w:rsidRDefault="005A0C74" w:rsidP="008F54F0">
      <w:pPr>
        <w:pStyle w:val="Bulletedlist"/>
      </w:pPr>
      <w:r>
        <w:t xml:space="preserve">Values in the tables are suppressed when the </w:t>
      </w:r>
      <w:r w:rsidR="00F10C78">
        <w:t xml:space="preserve">unweighted </w:t>
      </w:r>
      <w:r>
        <w:t xml:space="preserve">sample size is insufficient to calculate a reliable point estimate (n&lt;30); this is denoted </w:t>
      </w:r>
      <w:proofErr w:type="gramStart"/>
      <w:r>
        <w:t>by the use of</w:t>
      </w:r>
      <w:proofErr w:type="gramEnd"/>
      <w:r>
        <w:t xml:space="preserve"> the symbol “^” in the designated row and an explanatory footnote.</w:t>
      </w:r>
    </w:p>
    <w:p w14:paraId="790EA488" w14:textId="2979EC2A" w:rsidR="00EE474D" w:rsidRDefault="00B00A5C" w:rsidP="00141B07">
      <w:pPr>
        <w:pStyle w:val="Bulletedlist"/>
      </w:pPr>
      <w:r>
        <w:t xml:space="preserve">Tests of difference are performed to determine whether there </w:t>
      </w:r>
      <w:r w:rsidR="00DE5A57">
        <w:t xml:space="preserve">is a </w:t>
      </w:r>
      <w:r>
        <w:t xml:space="preserve">difference between </w:t>
      </w:r>
      <w:r w:rsidR="00DE5A57">
        <w:t xml:space="preserve">the </w:t>
      </w:r>
      <w:r>
        <w:t xml:space="preserve">baseline and endline estimates. </w:t>
      </w:r>
      <w:r w:rsidR="00A727BA">
        <w:t>T</w:t>
      </w:r>
      <w:r w:rsidR="00DE5A57">
        <w:t>he 95 percent</w:t>
      </w:r>
      <w:r>
        <w:t xml:space="preserve"> confidence interval</w:t>
      </w:r>
      <w:r w:rsidR="009121D3">
        <w:t>s</w:t>
      </w:r>
      <w:r w:rsidR="00DE5A57">
        <w:t xml:space="preserve"> </w:t>
      </w:r>
      <w:r w:rsidR="00D2765D">
        <w:t>(CI</w:t>
      </w:r>
      <w:r w:rsidR="009121D3">
        <w:t>s</w:t>
      </w:r>
      <w:r w:rsidR="00D2765D">
        <w:t xml:space="preserve">) </w:t>
      </w:r>
      <w:r w:rsidR="000E7F87">
        <w:t>for</w:t>
      </w:r>
      <w:r w:rsidR="00DE5A57">
        <w:t xml:space="preserve"> the </w:t>
      </w:r>
      <w:r w:rsidR="00C43573">
        <w:t>baseli</w:t>
      </w:r>
      <w:r w:rsidR="00A727BA">
        <w:t xml:space="preserve">ne and endline estimates, </w:t>
      </w:r>
      <w:r w:rsidR="00B5695C">
        <w:t xml:space="preserve">the </w:t>
      </w:r>
      <w:r w:rsidR="00A727BA">
        <w:t>difference between endline and baseline estimates,</w:t>
      </w:r>
      <w:r>
        <w:t xml:space="preserve"> </w:t>
      </w:r>
      <w:r w:rsidR="00A727BA">
        <w:t xml:space="preserve">and </w:t>
      </w:r>
      <w:r w:rsidR="00DE5A57">
        <w:t xml:space="preserve">the associated </w:t>
      </w:r>
      <w:r>
        <w:t>p-value</w:t>
      </w:r>
      <w:r w:rsidR="00A727BA">
        <w:t xml:space="preserve"> </w:t>
      </w:r>
      <w:r>
        <w:t xml:space="preserve">are reported in indicator tables throughout the report, </w:t>
      </w:r>
      <w:proofErr w:type="gramStart"/>
      <w:r>
        <w:t>with the exception of</w:t>
      </w:r>
      <w:proofErr w:type="gramEnd"/>
      <w:r>
        <w:t xml:space="preserve"> the </w:t>
      </w:r>
      <w:r w:rsidR="00434F32">
        <w:t xml:space="preserve">average consumption shortfall, </w:t>
      </w:r>
      <w:r w:rsidR="00B917E2">
        <w:t xml:space="preserve">A-WEAI time allocation, </w:t>
      </w:r>
      <w:r>
        <w:t>HHS</w:t>
      </w:r>
      <w:r w:rsidR="00434F32">
        <w:t>,</w:t>
      </w:r>
      <w:r>
        <w:t xml:space="preserve"> and nutritional status indicator tables</w:t>
      </w:r>
      <w:r w:rsidR="00EE474D">
        <w:t>. Due to</w:t>
      </w:r>
      <w:r>
        <w:t xml:space="preserve"> the </w:t>
      </w:r>
      <w:r w:rsidR="00EE474D">
        <w:t xml:space="preserve">amount of information in </w:t>
      </w:r>
      <w:r>
        <w:t>these tables</w:t>
      </w:r>
      <w:r w:rsidR="00EE474D">
        <w:t xml:space="preserve">, only the estimates and sample sizes are presented, with asterisks </w:t>
      </w:r>
      <w:r w:rsidR="00141B07" w:rsidRPr="00141B07">
        <w:t>to the right of the endline estimate to</w:t>
      </w:r>
      <w:r w:rsidR="00EE474D">
        <w:t xml:space="preserve"> designate s</w:t>
      </w:r>
      <w:r>
        <w:t>tatistically significant differences (* indicates a p&lt;0.05, ** indicates a p&lt;0.01, and *** indicates a p&lt;0.001)</w:t>
      </w:r>
      <w:r w:rsidR="00EE474D">
        <w:t>. The full endline-baseline difference results are presented in appendix tables.</w:t>
      </w:r>
    </w:p>
    <w:p w14:paraId="639079A9" w14:textId="041AB872" w:rsidR="00233103" w:rsidRDefault="00233103">
      <w:pPr>
        <w:pStyle w:val="Bulletedlist"/>
      </w:pPr>
      <w:r>
        <w:lastRenderedPageBreak/>
        <w:t>Individual-level indicators and disaggregates generated using individual-level data (e.g., household educational attainment and gendered household type) are calculated for either de jure or de facto household members. All tables include a footnote or table note that indicates which subset of household members was used. If a table contains individual-level indicators, the disaggregates used reflect the same subset of household members used to calculate the indicator. For example, the women’s underweight indicator is calculated for de facto women of reproductive age, so the gendered household type disaggregate in the table is also calculated for de facto household members.</w:t>
      </w:r>
    </w:p>
    <w:p w14:paraId="19EFD3BD" w14:textId="1419C4B7" w:rsidR="0019077F" w:rsidRDefault="00EE474D" w:rsidP="00381FDD">
      <w:pPr>
        <w:pStyle w:val="BodyText"/>
        <w:rPr>
          <w:b/>
          <w:color w:val="4799B5"/>
          <w:sz w:val="36"/>
        </w:rPr>
      </w:pPr>
      <w:r w:rsidRPr="00757754">
        <w:t xml:space="preserve">Analyses are performed in </w:t>
      </w:r>
      <w:commentRangeStart w:id="297"/>
      <w:r w:rsidRPr="00757754">
        <w:rPr>
          <w:highlight w:val="yellow"/>
        </w:rPr>
        <w:t>Stata using ‘</w:t>
      </w:r>
      <w:proofErr w:type="spellStart"/>
      <w:r w:rsidRPr="00757754">
        <w:rPr>
          <w:i/>
          <w:highlight w:val="yellow"/>
        </w:rPr>
        <w:t>svy</w:t>
      </w:r>
      <w:proofErr w:type="spellEnd"/>
      <w:r w:rsidRPr="00757754">
        <w:rPr>
          <w:i/>
          <w:highlight w:val="yellow"/>
        </w:rPr>
        <w:t xml:space="preserve">’ </w:t>
      </w:r>
      <w:r w:rsidRPr="00757754">
        <w:rPr>
          <w:highlight w:val="yellow"/>
        </w:rPr>
        <w:t>commands</w:t>
      </w:r>
      <w:r w:rsidRPr="00757754">
        <w:t xml:space="preserve"> </w:t>
      </w:r>
      <w:commentRangeEnd w:id="297"/>
      <w:r w:rsidRPr="00757754">
        <w:rPr>
          <w:rStyle w:val="CommentReference"/>
          <w:sz w:val="22"/>
          <w:szCs w:val="22"/>
        </w:rPr>
        <w:commentReference w:id="297"/>
      </w:r>
      <w:r w:rsidRPr="00757754">
        <w:t xml:space="preserve">to handle features of data collected </w:t>
      </w:r>
      <w:proofErr w:type="gramStart"/>
      <w:r w:rsidRPr="00757754">
        <w:t>through the use of</w:t>
      </w:r>
      <w:proofErr w:type="gramEnd"/>
      <w:r w:rsidRPr="00757754">
        <w:t xml:space="preserve"> complex survey designs, including sampling weights, cluster sampling, and stratification. </w:t>
      </w:r>
      <w:bookmarkStart w:id="298" w:name="_Toc400542608"/>
      <w:bookmarkStart w:id="299" w:name="_Toc414874495"/>
      <w:r w:rsidR="0019077F">
        <w:br w:type="page"/>
      </w:r>
    </w:p>
    <w:p w14:paraId="2740104C" w14:textId="439E6ADC" w:rsidR="00BC0F95" w:rsidRPr="008F54F0" w:rsidRDefault="003E12C4" w:rsidP="00757754">
      <w:pPr>
        <w:pStyle w:val="Heading1"/>
        <w:numPr>
          <w:ilvl w:val="0"/>
          <w:numId w:val="26"/>
        </w:numPr>
      </w:pPr>
      <w:bookmarkStart w:id="300" w:name="_Toc22897194"/>
      <w:bookmarkStart w:id="301" w:name="_Toc50719302"/>
      <w:r>
        <w:lastRenderedPageBreak/>
        <w:t>P</w:t>
      </w:r>
      <w:r w:rsidR="00BC0F95" w:rsidRPr="008F54F0">
        <w:t>opulation</w:t>
      </w:r>
      <w:bookmarkEnd w:id="298"/>
      <w:bookmarkEnd w:id="299"/>
      <w:r>
        <w:t xml:space="preserve"> in the Zone of Influence</w:t>
      </w:r>
      <w:bookmarkEnd w:id="300"/>
      <w:bookmarkEnd w:id="301"/>
    </w:p>
    <w:p w14:paraId="15BECD24" w14:textId="557FAD46" w:rsidR="00A017A5" w:rsidRPr="00DF4DE5" w:rsidRDefault="00233103" w:rsidP="00BF784F">
      <w:pPr>
        <w:pStyle w:val="BodyText"/>
      </w:pPr>
      <w:r>
        <w:t>C</w:t>
      </w:r>
      <w:r w:rsidR="00BC0F95" w:rsidRPr="00DF4DE5">
        <w:t xml:space="preserve">hapter </w:t>
      </w:r>
      <w:r w:rsidR="00D2765D">
        <w:t>3</w:t>
      </w:r>
      <w:r>
        <w:t xml:space="preserve"> </w:t>
      </w:r>
      <w:r w:rsidR="00BC0F95" w:rsidRPr="00DF4DE5">
        <w:t xml:space="preserve">describes </w:t>
      </w:r>
      <w:r w:rsidR="00BC0F95">
        <w:t xml:space="preserve">the </w:t>
      </w:r>
      <w:r w:rsidR="00BC0F95" w:rsidRPr="00DF4DE5">
        <w:t xml:space="preserve">background characteristics of the </w:t>
      </w:r>
      <w:r w:rsidR="00160DC3">
        <w:rPr>
          <w:szCs w:val="22"/>
        </w:rPr>
        <w:t>Phase One</w:t>
      </w:r>
      <w:r w:rsidR="007F25EC">
        <w:rPr>
          <w:szCs w:val="22"/>
        </w:rPr>
        <w:t xml:space="preserve"> ZOI</w:t>
      </w:r>
      <w:r w:rsidR="00BC0F95" w:rsidRPr="00DF4DE5">
        <w:t xml:space="preserve"> population using data from the </w:t>
      </w:r>
      <w:r w:rsidR="0019077F">
        <w:t>Feed the Future [</w:t>
      </w:r>
      <w:r w:rsidR="0019077F" w:rsidRPr="0019077F">
        <w:rPr>
          <w:highlight w:val="yellow"/>
        </w:rPr>
        <w:t>Country</w:t>
      </w:r>
      <w:r w:rsidR="0019077F">
        <w:t xml:space="preserve">] </w:t>
      </w:r>
      <w:r w:rsidR="00160DC3">
        <w:t>Phase One</w:t>
      </w:r>
      <w:r w:rsidR="00492AC8">
        <w:t xml:space="preserve"> baseline and endline </w:t>
      </w:r>
      <w:r w:rsidR="00752ED5">
        <w:t>ZOI Survey</w:t>
      </w:r>
      <w:r w:rsidR="00492AC8">
        <w:t>s</w:t>
      </w:r>
      <w:r w:rsidR="001931EE">
        <w:t xml:space="preserve"> </w:t>
      </w:r>
      <w:r w:rsidR="00A017A5">
        <w:t xml:space="preserve">and </w:t>
      </w:r>
      <w:r w:rsidR="00A017A5" w:rsidRPr="00A017A5">
        <w:t xml:space="preserve">documents changes in demographic and household characteristics that </w:t>
      </w:r>
      <w:r w:rsidR="00A017A5">
        <w:t xml:space="preserve">occurred </w:t>
      </w:r>
      <w:r w:rsidR="0016219E">
        <w:t xml:space="preserve">between </w:t>
      </w:r>
      <w:r w:rsidR="00A017A5">
        <w:t xml:space="preserve">the </w:t>
      </w:r>
      <w:r w:rsidR="0016219E">
        <w:t xml:space="preserve">two </w:t>
      </w:r>
      <w:commentRangeStart w:id="302"/>
      <w:r w:rsidR="0016219E">
        <w:t>surveys</w:t>
      </w:r>
      <w:commentRangeEnd w:id="302"/>
      <w:r w:rsidR="001960DF">
        <w:rPr>
          <w:rStyle w:val="CommentReference"/>
        </w:rPr>
        <w:commentReference w:id="302"/>
      </w:r>
      <w:r w:rsidR="00A017A5" w:rsidRPr="00A017A5">
        <w:t xml:space="preserve">. </w:t>
      </w:r>
      <w:r w:rsidR="00C418DA">
        <w:t xml:space="preserve">Because changes in these characteristics over time may influence changes in the Feed the Future </w:t>
      </w:r>
      <w:r w:rsidR="00160DC3">
        <w:rPr>
          <w:szCs w:val="22"/>
        </w:rPr>
        <w:t>Phase One</w:t>
      </w:r>
      <w:r w:rsidR="007F25EC">
        <w:rPr>
          <w:szCs w:val="22"/>
        </w:rPr>
        <w:t xml:space="preserve"> ZOI</w:t>
      </w:r>
      <w:r w:rsidR="00C418DA">
        <w:t xml:space="preserve"> indicators, results of tests of statistical difference between baseline and endline are provided.</w:t>
      </w:r>
      <w:r w:rsidR="00A97438">
        <w:t xml:space="preserve"> Section 3.1 presents demographic results; Section 3.2 presents education results; Section 3.3 presents dwelling characteristic and living condition results; and Section 3.4 presents water, sanitation, and hygiene</w:t>
      </w:r>
      <w:r w:rsidR="000B74BA">
        <w:t xml:space="preserve"> </w:t>
      </w:r>
      <w:r w:rsidR="00A97438">
        <w:t>results.</w:t>
      </w:r>
    </w:p>
    <w:p w14:paraId="1872EDD3" w14:textId="77777777" w:rsidR="00BC0F95" w:rsidRPr="00DF4DE5" w:rsidRDefault="00995F8F" w:rsidP="00314E1F">
      <w:pPr>
        <w:pStyle w:val="Heading2"/>
      </w:pPr>
      <w:bookmarkStart w:id="303" w:name="_Toc400542609"/>
      <w:bookmarkStart w:id="304" w:name="_Toc414874496"/>
      <w:bookmarkStart w:id="305" w:name="_Toc22897195"/>
      <w:bookmarkStart w:id="306" w:name="_Toc50719303"/>
      <w:r>
        <w:t>3</w:t>
      </w:r>
      <w:r w:rsidR="00BC0F95" w:rsidRPr="00DF4DE5">
        <w:t>.</w:t>
      </w:r>
      <w:r>
        <w:t>1</w:t>
      </w:r>
      <w:r w:rsidR="00162317">
        <w:tab/>
      </w:r>
      <w:r w:rsidR="00BC0F95" w:rsidRPr="00DF4DE5">
        <w:t>Demographics</w:t>
      </w:r>
      <w:bookmarkEnd w:id="303"/>
      <w:bookmarkEnd w:id="304"/>
      <w:bookmarkEnd w:id="305"/>
      <w:bookmarkEnd w:id="306"/>
    </w:p>
    <w:p w14:paraId="0B66C667" w14:textId="623124B1" w:rsidR="00C418DA" w:rsidRPr="00381FDD" w:rsidRDefault="00B47758" w:rsidP="00381FDD">
      <w:pPr>
        <w:pStyle w:val="BodyText"/>
      </w:pPr>
      <w:r w:rsidRPr="00381FDD">
        <w:rPr>
          <w:rStyle w:val="BodyTextChar"/>
          <w:b/>
        </w:rPr>
        <w:t>Table 3.</w:t>
      </w:r>
      <w:r w:rsidR="00D34595" w:rsidRPr="00381FDD">
        <w:rPr>
          <w:rStyle w:val="BodyTextChar"/>
          <w:b/>
        </w:rPr>
        <w:t>1.1</w:t>
      </w:r>
      <w:r w:rsidR="00D34595" w:rsidRPr="00381FDD">
        <w:rPr>
          <w:rStyle w:val="BodyTextChar"/>
        </w:rPr>
        <w:t xml:space="preserve"> </w:t>
      </w:r>
      <w:r w:rsidR="00A97438" w:rsidRPr="00381FDD">
        <w:rPr>
          <w:rStyle w:val="BodyTextChar"/>
        </w:rPr>
        <w:t xml:space="preserve">presents </w:t>
      </w:r>
      <w:r w:rsidRPr="00381FDD">
        <w:rPr>
          <w:rStyle w:val="BodyTextChar"/>
        </w:rPr>
        <w:t xml:space="preserve">demographic characteristics of households in the </w:t>
      </w:r>
      <w:r w:rsidR="00160DC3">
        <w:rPr>
          <w:szCs w:val="22"/>
        </w:rPr>
        <w:t>Phase One</w:t>
      </w:r>
      <w:r w:rsidR="007F25EC">
        <w:rPr>
          <w:szCs w:val="22"/>
        </w:rPr>
        <w:t xml:space="preserve"> ZOI</w:t>
      </w:r>
      <w:r w:rsidR="00A97438" w:rsidRPr="00381FDD">
        <w:rPr>
          <w:rStyle w:val="BodyTextChar"/>
        </w:rPr>
        <w:t>, comparing estimates</w:t>
      </w:r>
      <w:r w:rsidRPr="00381FDD">
        <w:rPr>
          <w:rStyle w:val="BodyTextChar"/>
        </w:rPr>
        <w:t xml:space="preserve"> </w:t>
      </w:r>
      <w:r w:rsidR="0016219E" w:rsidRPr="00381FDD">
        <w:rPr>
          <w:rStyle w:val="BodyTextChar"/>
        </w:rPr>
        <w:t xml:space="preserve">at </w:t>
      </w:r>
      <w:r w:rsidRPr="00381FDD">
        <w:rPr>
          <w:rStyle w:val="BodyTextChar"/>
        </w:rPr>
        <w:t xml:space="preserve">baseline and </w:t>
      </w:r>
      <w:r w:rsidR="00A97438" w:rsidRPr="00381FDD">
        <w:rPr>
          <w:rStyle w:val="BodyTextChar"/>
        </w:rPr>
        <w:t xml:space="preserve">at </w:t>
      </w:r>
      <w:r w:rsidR="00763A77" w:rsidRPr="00381FDD">
        <w:rPr>
          <w:rStyle w:val="BodyTextChar"/>
        </w:rPr>
        <w:t>endline</w:t>
      </w:r>
      <w:r w:rsidRPr="00381FDD">
        <w:rPr>
          <w:rStyle w:val="BodyTextChar"/>
        </w:rPr>
        <w:t>.</w:t>
      </w:r>
      <w:r w:rsidR="00FF4B80" w:rsidRPr="00381FDD">
        <w:rPr>
          <w:rStyle w:val="FootnoteReference"/>
          <w:rFonts w:eastAsia="Arial"/>
        </w:rPr>
        <w:footnoteReference w:id="4"/>
      </w:r>
      <w:r w:rsidRPr="00381FDD">
        <w:rPr>
          <w:rStyle w:val="BodyTextChar"/>
        </w:rPr>
        <w:t xml:space="preserve"> </w:t>
      </w:r>
      <w:r w:rsidR="003F0F88" w:rsidRPr="00381FDD">
        <w:rPr>
          <w:rStyle w:val="BodyTextChar"/>
        </w:rPr>
        <w:t xml:space="preserve">Estimates </w:t>
      </w:r>
      <w:r w:rsidR="003F0F88" w:rsidRPr="00381FDD">
        <w:t>include</w:t>
      </w:r>
      <w:r w:rsidRPr="00381FDD">
        <w:t xml:space="preserve"> the average household size</w:t>
      </w:r>
      <w:r w:rsidR="00E64FBC" w:rsidRPr="00381FDD">
        <w:t>—based on de jure household members</w:t>
      </w:r>
      <w:r w:rsidRPr="00381FDD">
        <w:t>, as well as the average number</w:t>
      </w:r>
      <w:r w:rsidR="001960DF" w:rsidRPr="00381FDD">
        <w:t>s</w:t>
      </w:r>
      <w:r w:rsidRPr="00381FDD">
        <w:t xml:space="preserve"> of </w:t>
      </w:r>
      <w:r w:rsidR="00E64FBC" w:rsidRPr="00381FDD">
        <w:t xml:space="preserve">de jure </w:t>
      </w:r>
      <w:r w:rsidRPr="00381FDD">
        <w:t>female adults</w:t>
      </w:r>
      <w:r w:rsidR="00865B11" w:rsidRPr="00381FDD">
        <w:t>, male adults,</w:t>
      </w:r>
      <w:r w:rsidRPr="00381FDD">
        <w:t xml:space="preserve"> </w:t>
      </w:r>
      <w:r w:rsidR="00D57D15" w:rsidRPr="00381FDD">
        <w:t xml:space="preserve">youth, women of reproductive age, </w:t>
      </w:r>
      <w:r w:rsidRPr="00381FDD">
        <w:t xml:space="preserve">and children in the household. Household education, defined as the highest level of education </w:t>
      </w:r>
      <w:r w:rsidR="000D160B" w:rsidRPr="00381FDD">
        <w:t xml:space="preserve">attained </w:t>
      </w:r>
      <w:r w:rsidRPr="00381FDD">
        <w:t xml:space="preserve">of any </w:t>
      </w:r>
      <w:r w:rsidR="00E64FBC" w:rsidRPr="00381FDD">
        <w:t xml:space="preserve">de facto </w:t>
      </w:r>
      <w:r w:rsidRPr="00381FDD">
        <w:t>member of the household, is also presented in this table</w:t>
      </w:r>
      <w:r w:rsidR="001960DF" w:rsidRPr="00381FDD">
        <w:t xml:space="preserve">, as is the percentage of </w:t>
      </w:r>
      <w:r w:rsidR="00E64FBC" w:rsidRPr="00381FDD">
        <w:t xml:space="preserve">de jure </w:t>
      </w:r>
      <w:r w:rsidR="001960DF" w:rsidRPr="00381FDD">
        <w:t>adults by sex</w:t>
      </w:r>
      <w:r w:rsidRPr="00381FDD">
        <w:t xml:space="preserve">. </w:t>
      </w:r>
    </w:p>
    <w:p w14:paraId="503937FA" w14:textId="7422CEC7" w:rsidR="00B47758" w:rsidRPr="00381FDD" w:rsidRDefault="00B47758" w:rsidP="00381FDD">
      <w:pPr>
        <w:pStyle w:val="BodyText"/>
      </w:pPr>
      <w:r w:rsidRPr="00381FDD">
        <w:t>[</w:t>
      </w:r>
      <w:r w:rsidR="004F0614" w:rsidRPr="00381FDD">
        <w:rPr>
          <w:highlight w:val="yellow"/>
        </w:rPr>
        <w:t xml:space="preserve">Describe </w:t>
      </w:r>
      <w:r w:rsidRPr="00381FDD">
        <w:rPr>
          <w:highlight w:val="yellow"/>
        </w:rPr>
        <w:t xml:space="preserve">the </w:t>
      </w:r>
      <w:r w:rsidR="004F0614" w:rsidRPr="00381FDD">
        <w:rPr>
          <w:highlight w:val="yellow"/>
        </w:rPr>
        <w:t xml:space="preserve">results presented </w:t>
      </w:r>
      <w:r w:rsidRPr="00381FDD">
        <w:rPr>
          <w:highlight w:val="yellow"/>
        </w:rPr>
        <w:t>in Table 3.</w:t>
      </w:r>
      <w:r w:rsidR="00590A7C" w:rsidRPr="00381FDD">
        <w:rPr>
          <w:highlight w:val="yellow"/>
        </w:rPr>
        <w:t>1.1</w:t>
      </w:r>
      <w:r w:rsidRPr="00381FDD">
        <w:rPr>
          <w:highlight w:val="yellow"/>
        </w:rPr>
        <w:t>.]</w:t>
      </w:r>
    </w:p>
    <w:p w14:paraId="796A8634" w14:textId="77777777" w:rsidR="0016219E" w:rsidRDefault="0016219E" w:rsidP="00BF784F">
      <w:pPr>
        <w:pStyle w:val="BodyText"/>
        <w:spacing w:before="200"/>
        <w:sectPr w:rsidR="0016219E" w:rsidSect="001A3F40">
          <w:pgSz w:w="12240" w:h="15840" w:code="1"/>
          <w:pgMar w:top="1440" w:right="1440" w:bottom="1440" w:left="1440" w:header="720" w:footer="720" w:gutter="0"/>
          <w:pgNumType w:start="1"/>
          <w:cols w:space="720"/>
          <w:docGrid w:linePitch="299"/>
        </w:sectPr>
      </w:pPr>
    </w:p>
    <w:p w14:paraId="5CF77FC9" w14:textId="38E6D362" w:rsidR="00B47758" w:rsidRDefault="00B47758" w:rsidP="00AB051C">
      <w:pPr>
        <w:pStyle w:val="Tabletitle"/>
        <w:keepLines/>
        <w:spacing w:before="240"/>
        <w:contextualSpacing/>
        <w:outlineLvl w:val="3"/>
      </w:pPr>
      <w:bookmarkStart w:id="307" w:name="_Toc531870943"/>
      <w:bookmarkStart w:id="308" w:name="_Toc50719162"/>
      <w:r>
        <w:lastRenderedPageBreak/>
        <w:t>Table 3.1.</w:t>
      </w:r>
      <w:r w:rsidR="00D34595">
        <w:t>1</w:t>
      </w:r>
      <w:r w:rsidR="0019406C">
        <w:t>: Comparison of H</w:t>
      </w:r>
      <w:r w:rsidRPr="001C78FC">
        <w:t xml:space="preserve">ousehold </w:t>
      </w:r>
      <w:r w:rsidR="0019406C">
        <w:t>D</w:t>
      </w:r>
      <w:r w:rsidRPr="001C78FC">
        <w:t xml:space="preserve">emographic </w:t>
      </w:r>
      <w:r w:rsidR="0019406C">
        <w:t>C</w:t>
      </w:r>
      <w:r w:rsidRPr="001C78FC">
        <w:t>haracteristics</w:t>
      </w:r>
      <w:r w:rsidR="00A97438">
        <w:t xml:space="preserve"> in the </w:t>
      </w:r>
      <w:r w:rsidR="00160DC3">
        <w:t>Phase One</w:t>
      </w:r>
      <w:r w:rsidR="007F25EC">
        <w:t xml:space="preserve"> ZOI</w:t>
      </w:r>
      <w:r w:rsidR="0019406C">
        <w:t xml:space="preserve">, </w:t>
      </w:r>
      <w:r w:rsidR="00763A77">
        <w:t xml:space="preserve">Feed the Future </w:t>
      </w:r>
      <w:r w:rsidR="00160DC3">
        <w:t>Phase One</w:t>
      </w:r>
      <w:r w:rsidR="00B96B43">
        <w:t xml:space="preserve"> </w:t>
      </w:r>
      <w:r w:rsidR="0019406C">
        <w:t>B</w:t>
      </w:r>
      <w:r w:rsidR="00B96B43">
        <w:t xml:space="preserve">aseline and </w:t>
      </w:r>
      <w:r w:rsidR="0019406C">
        <w:t>E</w:t>
      </w:r>
      <w:r w:rsidR="00763A77">
        <w:t xml:space="preserve">ndline </w:t>
      </w:r>
      <w:r w:rsidR="00752ED5">
        <w:t>ZOI Survey</w:t>
      </w:r>
      <w:r w:rsidR="007D1325">
        <w:t>s</w:t>
      </w:r>
      <w:bookmarkEnd w:id="307"/>
      <w:bookmarkEnd w:id="308"/>
    </w:p>
    <w:tbl>
      <w:tblPr>
        <w:tblW w:w="11764" w:type="dxa"/>
        <w:tblInd w:w="108" w:type="dxa"/>
        <w:tblLook w:val="04A0" w:firstRow="1" w:lastRow="0" w:firstColumn="1" w:lastColumn="0" w:noHBand="0" w:noVBand="1"/>
      </w:tblPr>
      <w:tblGrid>
        <w:gridCol w:w="5160"/>
        <w:gridCol w:w="1000"/>
        <w:gridCol w:w="1000"/>
        <w:gridCol w:w="272"/>
        <w:gridCol w:w="1060"/>
        <w:gridCol w:w="948"/>
        <w:gridCol w:w="820"/>
        <w:gridCol w:w="880"/>
        <w:gridCol w:w="624"/>
      </w:tblGrid>
      <w:tr w:rsidR="00101D24" w:rsidRPr="00101D24" w14:paraId="672F3A51" w14:textId="77777777" w:rsidTr="000D53C8">
        <w:trPr>
          <w:trHeight w:val="259"/>
          <w:tblHeader/>
        </w:trPr>
        <w:tc>
          <w:tcPr>
            <w:tcW w:w="5160" w:type="dxa"/>
            <w:tcBorders>
              <w:top w:val="single" w:sz="4" w:space="0" w:color="auto"/>
              <w:left w:val="nil"/>
              <w:bottom w:val="nil"/>
              <w:right w:val="nil"/>
            </w:tcBorders>
            <w:shd w:val="clear" w:color="000000" w:fill="387990"/>
            <w:vAlign w:val="center"/>
            <w:hideMark/>
          </w:tcPr>
          <w:p w14:paraId="1C5A1948"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 </w:t>
            </w:r>
          </w:p>
        </w:tc>
        <w:tc>
          <w:tcPr>
            <w:tcW w:w="2000" w:type="dxa"/>
            <w:gridSpan w:val="2"/>
            <w:tcBorders>
              <w:top w:val="single" w:sz="4" w:space="0" w:color="auto"/>
              <w:left w:val="nil"/>
              <w:bottom w:val="nil"/>
              <w:right w:val="nil"/>
            </w:tcBorders>
            <w:shd w:val="clear" w:color="000000" w:fill="387990"/>
            <w:vAlign w:val="center"/>
            <w:hideMark/>
          </w:tcPr>
          <w:p w14:paraId="4788B1CD"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xml:space="preserve">Baseline </w:t>
            </w:r>
            <w:r w:rsidRPr="00101D24">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6219ECB9"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2008" w:type="dxa"/>
            <w:gridSpan w:val="2"/>
            <w:tcBorders>
              <w:top w:val="single" w:sz="4" w:space="0" w:color="auto"/>
              <w:left w:val="nil"/>
              <w:bottom w:val="single" w:sz="4" w:space="0" w:color="FFFFFF"/>
              <w:right w:val="nil"/>
            </w:tcBorders>
            <w:shd w:val="clear" w:color="000000" w:fill="387990"/>
            <w:vAlign w:val="center"/>
            <w:hideMark/>
          </w:tcPr>
          <w:p w14:paraId="179B5A96"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xml:space="preserve">Endline </w:t>
            </w:r>
            <w:r w:rsidRPr="00101D24">
              <w:rPr>
                <w:rFonts w:eastAsia="Times New Roman" w:cs="Calibri"/>
                <w:b/>
                <w:bCs/>
                <w:color w:val="FFFFFF"/>
                <w:sz w:val="20"/>
                <w:szCs w:val="20"/>
              </w:rPr>
              <w:br/>
              <w:t>([Year(s)])</w:t>
            </w:r>
          </w:p>
        </w:tc>
        <w:tc>
          <w:tcPr>
            <w:tcW w:w="820" w:type="dxa"/>
            <w:tcBorders>
              <w:top w:val="single" w:sz="4" w:space="0" w:color="auto"/>
              <w:left w:val="nil"/>
              <w:bottom w:val="nil"/>
              <w:right w:val="nil"/>
            </w:tcBorders>
            <w:shd w:val="clear" w:color="000000" w:fill="387990"/>
            <w:vAlign w:val="center"/>
            <w:hideMark/>
          </w:tcPr>
          <w:p w14:paraId="3DEEFD1E"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880" w:type="dxa"/>
            <w:vMerge w:val="restart"/>
            <w:tcBorders>
              <w:top w:val="single" w:sz="4" w:space="0" w:color="auto"/>
              <w:left w:val="nil"/>
              <w:right w:val="nil"/>
            </w:tcBorders>
            <w:shd w:val="clear" w:color="000000" w:fill="387990"/>
            <w:vAlign w:val="bottom"/>
            <w:hideMark/>
          </w:tcPr>
          <w:p w14:paraId="17574E08"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p w14:paraId="14712C76" w14:textId="0B5946E0" w:rsidR="00101D24" w:rsidRPr="00101D24" w:rsidRDefault="00101D24" w:rsidP="00101D24">
            <w:pPr>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p-</w:t>
            </w:r>
            <w:proofErr w:type="spellStart"/>
            <w:r w:rsidRPr="00101D24">
              <w:rPr>
                <w:rFonts w:eastAsia="Times New Roman" w:cs="Calibri"/>
                <w:b/>
                <w:bCs/>
                <w:color w:val="FFFFFF"/>
                <w:sz w:val="20"/>
                <w:szCs w:val="20"/>
              </w:rPr>
              <w:t>value</w:t>
            </w:r>
            <w:r w:rsidRPr="00101D24">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54C3660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r>
      <w:tr w:rsidR="00101D24" w:rsidRPr="00101D24" w14:paraId="1027F5C0" w14:textId="77777777" w:rsidTr="000D53C8">
        <w:trPr>
          <w:trHeight w:val="259"/>
          <w:tblHeader/>
        </w:trPr>
        <w:tc>
          <w:tcPr>
            <w:tcW w:w="5160" w:type="dxa"/>
            <w:tcBorders>
              <w:top w:val="nil"/>
              <w:left w:val="nil"/>
              <w:bottom w:val="single" w:sz="4" w:space="0" w:color="auto"/>
              <w:right w:val="nil"/>
            </w:tcBorders>
            <w:shd w:val="clear" w:color="000000" w:fill="387990"/>
            <w:vAlign w:val="bottom"/>
            <w:hideMark/>
          </w:tcPr>
          <w:p w14:paraId="19DD32B5" w14:textId="77777777" w:rsidR="00101D24" w:rsidRPr="00101D24" w:rsidRDefault="00101D24" w:rsidP="00101D24">
            <w:pPr>
              <w:widowControl/>
              <w:spacing w:line="240" w:lineRule="auto"/>
              <w:rPr>
                <w:rFonts w:eastAsia="Times New Roman" w:cs="Calibri"/>
                <w:b/>
                <w:bCs/>
                <w:color w:val="FFFFFF"/>
                <w:sz w:val="20"/>
                <w:szCs w:val="20"/>
              </w:rPr>
            </w:pPr>
            <w:r w:rsidRPr="00101D24">
              <w:rPr>
                <w:rFonts w:eastAsia="Times New Roman" w:cs="Calibri"/>
                <w:b/>
                <w:bCs/>
                <w:color w:val="FFFFFF"/>
                <w:sz w:val="20"/>
                <w:szCs w:val="20"/>
              </w:rPr>
              <w:t>Characteristic</w:t>
            </w:r>
          </w:p>
        </w:tc>
        <w:tc>
          <w:tcPr>
            <w:tcW w:w="1000" w:type="dxa"/>
            <w:tcBorders>
              <w:top w:val="single" w:sz="4" w:space="0" w:color="FFFFFF"/>
              <w:left w:val="nil"/>
              <w:bottom w:val="single" w:sz="4" w:space="0" w:color="auto"/>
              <w:right w:val="nil"/>
            </w:tcBorders>
            <w:shd w:val="clear" w:color="000000" w:fill="387990"/>
            <w:vAlign w:val="bottom"/>
            <w:hideMark/>
          </w:tcPr>
          <w:p w14:paraId="55EF1834"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1000" w:type="dxa"/>
            <w:tcBorders>
              <w:top w:val="single" w:sz="4" w:space="0" w:color="FFFFFF"/>
              <w:left w:val="nil"/>
              <w:bottom w:val="single" w:sz="4" w:space="0" w:color="auto"/>
              <w:right w:val="nil"/>
            </w:tcBorders>
            <w:shd w:val="clear" w:color="000000" w:fill="387990"/>
            <w:vAlign w:val="bottom"/>
            <w:hideMark/>
          </w:tcPr>
          <w:p w14:paraId="5080638C"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6877D7D6"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 </w:t>
            </w:r>
          </w:p>
        </w:tc>
        <w:tc>
          <w:tcPr>
            <w:tcW w:w="1060" w:type="dxa"/>
            <w:tcBorders>
              <w:top w:val="nil"/>
              <w:left w:val="nil"/>
              <w:bottom w:val="single" w:sz="4" w:space="0" w:color="auto"/>
              <w:right w:val="nil"/>
            </w:tcBorders>
            <w:shd w:val="clear" w:color="000000" w:fill="387990"/>
            <w:vAlign w:val="bottom"/>
            <w:hideMark/>
          </w:tcPr>
          <w:p w14:paraId="58A00EBF"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Est.</w:t>
            </w:r>
          </w:p>
        </w:tc>
        <w:tc>
          <w:tcPr>
            <w:tcW w:w="948" w:type="dxa"/>
            <w:tcBorders>
              <w:top w:val="nil"/>
              <w:left w:val="nil"/>
              <w:bottom w:val="single" w:sz="4" w:space="0" w:color="auto"/>
              <w:right w:val="nil"/>
            </w:tcBorders>
            <w:shd w:val="clear" w:color="000000" w:fill="387990"/>
            <w:vAlign w:val="bottom"/>
            <w:hideMark/>
          </w:tcPr>
          <w:p w14:paraId="0F62A5B5"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95% CI</w:t>
            </w:r>
          </w:p>
        </w:tc>
        <w:tc>
          <w:tcPr>
            <w:tcW w:w="820" w:type="dxa"/>
            <w:tcBorders>
              <w:top w:val="nil"/>
              <w:left w:val="nil"/>
              <w:bottom w:val="single" w:sz="4" w:space="0" w:color="auto"/>
              <w:right w:val="nil"/>
            </w:tcBorders>
            <w:shd w:val="clear" w:color="000000" w:fill="387990"/>
            <w:vAlign w:val="bottom"/>
            <w:hideMark/>
          </w:tcPr>
          <w:p w14:paraId="567BCEF1" w14:textId="77777777" w:rsidR="00101D24" w:rsidRPr="00101D24" w:rsidRDefault="00101D24" w:rsidP="00101D24">
            <w:pPr>
              <w:widowControl/>
              <w:spacing w:line="240" w:lineRule="auto"/>
              <w:jc w:val="center"/>
              <w:rPr>
                <w:rFonts w:eastAsia="Times New Roman" w:cs="Calibri"/>
                <w:b/>
                <w:bCs/>
                <w:color w:val="FFFFFF"/>
                <w:sz w:val="20"/>
                <w:szCs w:val="20"/>
              </w:rPr>
            </w:pPr>
            <w:r w:rsidRPr="00101D24">
              <w:rPr>
                <w:rFonts w:eastAsia="Times New Roman" w:cs="Calibri"/>
                <w:b/>
                <w:bCs/>
                <w:color w:val="FFFFFF"/>
                <w:sz w:val="20"/>
                <w:szCs w:val="20"/>
              </w:rPr>
              <w:t>Diff.</w:t>
            </w:r>
          </w:p>
        </w:tc>
        <w:tc>
          <w:tcPr>
            <w:tcW w:w="880" w:type="dxa"/>
            <w:vMerge/>
            <w:tcBorders>
              <w:left w:val="nil"/>
              <w:bottom w:val="single" w:sz="4" w:space="0" w:color="auto"/>
              <w:right w:val="nil"/>
            </w:tcBorders>
            <w:shd w:val="clear" w:color="000000" w:fill="387990"/>
            <w:vAlign w:val="bottom"/>
            <w:hideMark/>
          </w:tcPr>
          <w:p w14:paraId="66BEEA9C" w14:textId="19A5367A" w:rsidR="00101D24" w:rsidRPr="00101D24" w:rsidRDefault="00101D24" w:rsidP="00101D24">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453B5490" w14:textId="77777777" w:rsidR="00101D24" w:rsidRPr="00101D24" w:rsidRDefault="00101D24" w:rsidP="00101D24">
            <w:pPr>
              <w:widowControl/>
              <w:spacing w:line="240" w:lineRule="auto"/>
              <w:jc w:val="center"/>
              <w:rPr>
                <w:rFonts w:eastAsia="Times New Roman" w:cs="Calibri"/>
                <w:b/>
                <w:bCs/>
                <w:color w:val="FFFFFF"/>
                <w:sz w:val="20"/>
                <w:szCs w:val="20"/>
              </w:rPr>
            </w:pPr>
            <w:proofErr w:type="spellStart"/>
            <w:r w:rsidRPr="00101D24">
              <w:rPr>
                <w:rFonts w:eastAsia="Times New Roman" w:cs="Calibri"/>
                <w:b/>
                <w:bCs/>
                <w:color w:val="FFFFFF"/>
                <w:sz w:val="20"/>
                <w:szCs w:val="20"/>
              </w:rPr>
              <w:t>Sig.</w:t>
            </w:r>
            <w:r w:rsidRPr="00101D24">
              <w:rPr>
                <w:rFonts w:eastAsia="Times New Roman" w:cs="Calibri"/>
                <w:b/>
                <w:bCs/>
                <w:color w:val="FFFFFF"/>
                <w:sz w:val="20"/>
                <w:szCs w:val="20"/>
                <w:vertAlign w:val="superscript"/>
              </w:rPr>
              <w:t>b</w:t>
            </w:r>
            <w:proofErr w:type="spellEnd"/>
          </w:p>
        </w:tc>
      </w:tr>
      <w:tr w:rsidR="00101D24" w:rsidRPr="00101D24" w14:paraId="69A9522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80B8DA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household </w:t>
            </w:r>
            <w:proofErr w:type="spellStart"/>
            <w:r w:rsidRPr="00101D24">
              <w:rPr>
                <w:rFonts w:eastAsia="Times New Roman" w:cs="Calibri"/>
                <w:sz w:val="20"/>
                <w:szCs w:val="20"/>
              </w:rPr>
              <w:t>size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1E455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6497781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1E7134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8DA5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AA065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6617FE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750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68A108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A3E105D"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1FC087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2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381030E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60310BA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98B13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00D2DFD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34E1638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B38BD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08374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DDCDA7B" w14:textId="77777777" w:rsidTr="00101D24">
        <w:trPr>
          <w:trHeight w:val="259"/>
        </w:trPr>
        <w:tc>
          <w:tcPr>
            <w:tcW w:w="6160" w:type="dxa"/>
            <w:gridSpan w:val="2"/>
            <w:tcBorders>
              <w:top w:val="single" w:sz="4" w:space="0" w:color="auto"/>
              <w:left w:val="nil"/>
              <w:bottom w:val="single" w:sz="4" w:space="0" w:color="auto"/>
              <w:right w:val="nil"/>
            </w:tcBorders>
            <w:shd w:val="clear" w:color="auto" w:fill="auto"/>
            <w:noWrap/>
            <w:vAlign w:val="center"/>
            <w:hideMark/>
          </w:tcPr>
          <w:p w14:paraId="5A068AA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under 5 years of </w:t>
            </w:r>
            <w:proofErr w:type="spellStart"/>
            <w:r w:rsidRPr="00101D24">
              <w:rPr>
                <w:rFonts w:eastAsia="Times New Roman" w:cs="Calibri"/>
                <w:sz w:val="20"/>
                <w:szCs w:val="20"/>
              </w:rPr>
              <w:t>age</w:t>
            </w:r>
            <w:r w:rsidRPr="00101D24">
              <w:rPr>
                <w:rFonts w:eastAsia="Times New Roman" w:cs="Calibri"/>
                <w:sz w:val="20"/>
                <w:szCs w:val="20"/>
                <w:vertAlign w:val="superscript"/>
              </w:rPr>
              <w:t>c</w:t>
            </w:r>
            <w:proofErr w:type="spellEnd"/>
          </w:p>
        </w:tc>
        <w:tc>
          <w:tcPr>
            <w:tcW w:w="1000" w:type="dxa"/>
            <w:tcBorders>
              <w:top w:val="nil"/>
              <w:left w:val="nil"/>
              <w:bottom w:val="single" w:sz="4" w:space="0" w:color="auto"/>
              <w:right w:val="nil"/>
            </w:tcBorders>
            <w:shd w:val="clear" w:color="auto" w:fill="auto"/>
            <w:vAlign w:val="center"/>
            <w:hideMark/>
          </w:tcPr>
          <w:p w14:paraId="48017A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BCB915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B94932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DDED8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92568D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B33E9F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1A40EE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1DA16E8F"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7CB698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children 5 years of age or older (5-17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948" w:type="dxa"/>
            <w:tcBorders>
              <w:top w:val="nil"/>
              <w:left w:val="nil"/>
              <w:bottom w:val="single" w:sz="4" w:space="0" w:color="auto"/>
              <w:right w:val="nil"/>
            </w:tcBorders>
            <w:shd w:val="clear" w:color="auto" w:fill="auto"/>
            <w:vAlign w:val="center"/>
            <w:hideMark/>
          </w:tcPr>
          <w:p w14:paraId="040DA43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1A62601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B0D71C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DD3B3B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BC5B605"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51B34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youth (15-29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1000" w:type="dxa"/>
            <w:tcBorders>
              <w:top w:val="nil"/>
              <w:left w:val="nil"/>
              <w:bottom w:val="single" w:sz="4" w:space="0" w:color="auto"/>
              <w:right w:val="nil"/>
            </w:tcBorders>
            <w:shd w:val="clear" w:color="auto" w:fill="auto"/>
            <w:vAlign w:val="center"/>
            <w:hideMark/>
          </w:tcPr>
          <w:p w14:paraId="0FCB0F5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C1763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84C48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18AC13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32369C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09E728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99C80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F8D3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6556F1AE" w14:textId="77777777" w:rsidTr="00101D24">
        <w:trPr>
          <w:trHeight w:val="259"/>
        </w:trPr>
        <w:tc>
          <w:tcPr>
            <w:tcW w:w="8492" w:type="dxa"/>
            <w:gridSpan w:val="5"/>
            <w:tcBorders>
              <w:top w:val="single" w:sz="4" w:space="0" w:color="auto"/>
              <w:left w:val="nil"/>
              <w:bottom w:val="single" w:sz="4" w:space="0" w:color="auto"/>
              <w:right w:val="nil"/>
            </w:tcBorders>
            <w:shd w:val="clear" w:color="auto" w:fill="auto"/>
            <w:noWrap/>
            <w:vAlign w:val="center"/>
            <w:hideMark/>
          </w:tcPr>
          <w:p w14:paraId="1AE4DA4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women of reproductive age (15-49 </w:t>
            </w:r>
            <w:proofErr w:type="gramStart"/>
            <w:r w:rsidRPr="00101D24">
              <w:rPr>
                <w:rFonts w:eastAsia="Times New Roman" w:cs="Calibri"/>
                <w:sz w:val="20"/>
                <w:szCs w:val="20"/>
              </w:rPr>
              <w:t>years)</w:t>
            </w:r>
            <w:r w:rsidRPr="00101D24">
              <w:rPr>
                <w:rFonts w:eastAsia="Times New Roman" w:cs="Calibri"/>
                <w:sz w:val="20"/>
                <w:szCs w:val="20"/>
                <w:vertAlign w:val="superscript"/>
              </w:rPr>
              <w:t>c</w:t>
            </w:r>
            <w:proofErr w:type="gramEnd"/>
          </w:p>
        </w:tc>
        <w:tc>
          <w:tcPr>
            <w:tcW w:w="948" w:type="dxa"/>
            <w:tcBorders>
              <w:top w:val="nil"/>
              <w:left w:val="nil"/>
              <w:bottom w:val="single" w:sz="4" w:space="0" w:color="auto"/>
              <w:right w:val="nil"/>
            </w:tcBorders>
            <w:shd w:val="clear" w:color="auto" w:fill="auto"/>
            <w:vAlign w:val="center"/>
            <w:hideMark/>
          </w:tcPr>
          <w:p w14:paraId="58967E0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206DC1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D97397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D83D38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C3C208C"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538281E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male household </w:t>
            </w:r>
            <w:proofErr w:type="spellStart"/>
            <w:proofErr w:type="gram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roofErr w:type="gramEnd"/>
          </w:p>
        </w:tc>
        <w:tc>
          <w:tcPr>
            <w:tcW w:w="272" w:type="dxa"/>
            <w:tcBorders>
              <w:top w:val="nil"/>
              <w:left w:val="nil"/>
              <w:bottom w:val="single" w:sz="4" w:space="0" w:color="auto"/>
              <w:right w:val="nil"/>
            </w:tcBorders>
            <w:shd w:val="clear" w:color="auto" w:fill="auto"/>
            <w:vAlign w:val="center"/>
            <w:hideMark/>
          </w:tcPr>
          <w:p w14:paraId="50BEE8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6F6689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7617AB2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50D840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728FF03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FF53B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272FC146" w14:textId="77777777" w:rsidTr="00101D24">
        <w:trPr>
          <w:trHeight w:val="259"/>
        </w:trPr>
        <w:tc>
          <w:tcPr>
            <w:tcW w:w="7160" w:type="dxa"/>
            <w:gridSpan w:val="3"/>
            <w:tcBorders>
              <w:top w:val="single" w:sz="4" w:space="0" w:color="auto"/>
              <w:left w:val="nil"/>
              <w:bottom w:val="single" w:sz="4" w:space="0" w:color="auto"/>
              <w:right w:val="nil"/>
            </w:tcBorders>
            <w:shd w:val="clear" w:color="auto" w:fill="auto"/>
            <w:noWrap/>
            <w:vAlign w:val="center"/>
            <w:hideMark/>
          </w:tcPr>
          <w:p w14:paraId="09B97F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xml:space="preserve">Mean number of adult female household </w:t>
            </w:r>
            <w:proofErr w:type="spellStart"/>
            <w:proofErr w:type="gramStart"/>
            <w:r w:rsidRPr="00101D24">
              <w:rPr>
                <w:rFonts w:eastAsia="Times New Roman" w:cs="Calibri"/>
                <w:sz w:val="20"/>
                <w:szCs w:val="20"/>
              </w:rPr>
              <w:t>members</w:t>
            </w:r>
            <w:r w:rsidRPr="00101D24">
              <w:rPr>
                <w:rFonts w:eastAsia="Times New Roman" w:cs="Calibri"/>
                <w:sz w:val="20"/>
                <w:szCs w:val="20"/>
                <w:vertAlign w:val="superscript"/>
              </w:rPr>
              <w:t>c,d</w:t>
            </w:r>
            <w:proofErr w:type="spellEnd"/>
            <w:proofErr w:type="gramEnd"/>
          </w:p>
        </w:tc>
        <w:tc>
          <w:tcPr>
            <w:tcW w:w="272" w:type="dxa"/>
            <w:tcBorders>
              <w:top w:val="nil"/>
              <w:left w:val="nil"/>
              <w:bottom w:val="single" w:sz="4" w:space="0" w:color="auto"/>
              <w:right w:val="nil"/>
            </w:tcBorders>
            <w:shd w:val="clear" w:color="auto" w:fill="auto"/>
            <w:vAlign w:val="center"/>
            <w:hideMark/>
          </w:tcPr>
          <w:p w14:paraId="2C4E56B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461D33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7F0E74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7FE58A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3F0C6B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0433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4233C3AB" w14:textId="77777777" w:rsidTr="00101D24">
        <w:trPr>
          <w:trHeight w:val="259"/>
        </w:trPr>
        <w:tc>
          <w:tcPr>
            <w:tcW w:w="5160" w:type="dxa"/>
            <w:tcBorders>
              <w:top w:val="nil"/>
              <w:left w:val="nil"/>
              <w:bottom w:val="single" w:sz="4" w:space="0" w:color="auto"/>
              <w:right w:val="nil"/>
            </w:tcBorders>
            <w:shd w:val="clear" w:color="auto" w:fill="auto"/>
            <w:vAlign w:val="center"/>
            <w:hideMark/>
          </w:tcPr>
          <w:p w14:paraId="6E1660C9"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households</w:t>
            </w:r>
          </w:p>
        </w:tc>
        <w:tc>
          <w:tcPr>
            <w:tcW w:w="1000" w:type="dxa"/>
            <w:tcBorders>
              <w:top w:val="nil"/>
              <w:left w:val="nil"/>
              <w:bottom w:val="single" w:sz="4" w:space="0" w:color="auto"/>
              <w:right w:val="nil"/>
            </w:tcBorders>
            <w:shd w:val="clear" w:color="auto" w:fill="auto"/>
            <w:vAlign w:val="center"/>
            <w:hideMark/>
          </w:tcPr>
          <w:p w14:paraId="6B8BEE5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2443CA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D6B40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DC5F5D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E743B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0C16B3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DF70F7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A1852F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4C9FD06"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64D3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male (</w:t>
            </w:r>
            <w:proofErr w:type="gramStart"/>
            <w:r w:rsidRPr="00101D24">
              <w:rPr>
                <w:rFonts w:eastAsia="Times New Roman" w:cs="Calibri"/>
                <w:sz w:val="20"/>
                <w:szCs w:val="20"/>
              </w:rPr>
              <w:t>%)</w:t>
            </w:r>
            <w:proofErr w:type="spellStart"/>
            <w:r w:rsidRPr="00101D24">
              <w:rPr>
                <w:rFonts w:eastAsia="Times New Roman" w:cs="Calibri"/>
                <w:sz w:val="20"/>
                <w:szCs w:val="20"/>
                <w:vertAlign w:val="superscript"/>
              </w:rPr>
              <w:t>c</w:t>
            </w:r>
            <w:proofErr w:type="gramEnd"/>
            <w:r w:rsidRPr="00101D24">
              <w:rPr>
                <w:rFonts w:eastAsia="Times New Roman" w:cs="Calibri"/>
                <w:sz w:val="20"/>
                <w:szCs w:val="20"/>
                <w:vertAlign w:val="superscript"/>
              </w:rPr>
              <w:t>,d</w:t>
            </w:r>
            <w:proofErr w:type="spellEnd"/>
          </w:p>
        </w:tc>
        <w:tc>
          <w:tcPr>
            <w:tcW w:w="1000" w:type="dxa"/>
            <w:tcBorders>
              <w:top w:val="nil"/>
              <w:left w:val="nil"/>
              <w:bottom w:val="single" w:sz="4" w:space="0" w:color="auto"/>
              <w:right w:val="nil"/>
            </w:tcBorders>
            <w:shd w:val="clear" w:color="auto" w:fill="auto"/>
            <w:vAlign w:val="center"/>
            <w:hideMark/>
          </w:tcPr>
          <w:p w14:paraId="5C2D05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46390D7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C756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1B45511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4D447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57D9488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45C0F56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6945D3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7E695A1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3FC9F6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Percent of adults who are female (</w:t>
            </w:r>
            <w:proofErr w:type="gramStart"/>
            <w:r w:rsidRPr="00101D24">
              <w:rPr>
                <w:rFonts w:eastAsia="Times New Roman" w:cs="Calibri"/>
                <w:sz w:val="20"/>
                <w:szCs w:val="20"/>
              </w:rPr>
              <w:t>%)</w:t>
            </w:r>
            <w:proofErr w:type="spellStart"/>
            <w:r w:rsidRPr="00101D24">
              <w:rPr>
                <w:rFonts w:eastAsia="Times New Roman" w:cs="Calibri"/>
                <w:sz w:val="20"/>
                <w:szCs w:val="20"/>
                <w:vertAlign w:val="superscript"/>
              </w:rPr>
              <w:t>c</w:t>
            </w:r>
            <w:proofErr w:type="gramEnd"/>
            <w:r w:rsidRPr="00101D24">
              <w:rPr>
                <w:rFonts w:eastAsia="Times New Roman" w:cs="Calibri"/>
                <w:sz w:val="20"/>
                <w:szCs w:val="20"/>
                <w:vertAlign w:val="superscript"/>
              </w:rPr>
              <w:t>,d</w:t>
            </w:r>
            <w:proofErr w:type="spellEnd"/>
          </w:p>
        </w:tc>
        <w:tc>
          <w:tcPr>
            <w:tcW w:w="1000" w:type="dxa"/>
            <w:tcBorders>
              <w:top w:val="nil"/>
              <w:left w:val="nil"/>
              <w:bottom w:val="single" w:sz="4" w:space="0" w:color="auto"/>
              <w:right w:val="nil"/>
            </w:tcBorders>
            <w:shd w:val="clear" w:color="auto" w:fill="auto"/>
            <w:vAlign w:val="center"/>
            <w:hideMark/>
          </w:tcPr>
          <w:p w14:paraId="6D7D070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vAlign w:val="center"/>
            <w:hideMark/>
          </w:tcPr>
          <w:p w14:paraId="708400C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1F56D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4527F7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BF1F05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vAlign w:val="center"/>
            <w:hideMark/>
          </w:tcPr>
          <w:p w14:paraId="6B9F40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5769473B"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CDE7CD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3AC4A4C1" w14:textId="77777777" w:rsidTr="00101D24">
        <w:trPr>
          <w:trHeight w:val="259"/>
        </w:trPr>
        <w:tc>
          <w:tcPr>
            <w:tcW w:w="5160" w:type="dxa"/>
            <w:tcBorders>
              <w:top w:val="single" w:sz="4" w:space="0" w:color="auto"/>
              <w:left w:val="nil"/>
              <w:bottom w:val="nil"/>
              <w:right w:val="nil"/>
            </w:tcBorders>
            <w:shd w:val="clear" w:color="auto" w:fill="auto"/>
            <w:vAlign w:val="center"/>
            <w:hideMark/>
          </w:tcPr>
          <w:p w14:paraId="2AB11D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Number of adults</w:t>
            </w:r>
          </w:p>
        </w:tc>
        <w:tc>
          <w:tcPr>
            <w:tcW w:w="1000" w:type="dxa"/>
            <w:tcBorders>
              <w:top w:val="single" w:sz="4" w:space="0" w:color="auto"/>
              <w:left w:val="nil"/>
              <w:bottom w:val="nil"/>
              <w:right w:val="nil"/>
            </w:tcBorders>
            <w:shd w:val="clear" w:color="auto" w:fill="auto"/>
            <w:vAlign w:val="center"/>
            <w:hideMark/>
          </w:tcPr>
          <w:p w14:paraId="67B69A6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nil"/>
              <w:right w:val="nil"/>
            </w:tcBorders>
            <w:shd w:val="clear" w:color="auto" w:fill="auto"/>
            <w:vAlign w:val="center"/>
            <w:hideMark/>
          </w:tcPr>
          <w:p w14:paraId="634E5C73"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nil"/>
              <w:right w:val="nil"/>
            </w:tcBorders>
            <w:shd w:val="clear" w:color="auto" w:fill="auto"/>
            <w:vAlign w:val="center"/>
            <w:hideMark/>
          </w:tcPr>
          <w:p w14:paraId="503D8B5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nil"/>
              <w:right w:val="nil"/>
            </w:tcBorders>
            <w:shd w:val="clear" w:color="auto" w:fill="auto"/>
            <w:vAlign w:val="center"/>
            <w:hideMark/>
          </w:tcPr>
          <w:p w14:paraId="64180B4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nil"/>
              <w:right w:val="nil"/>
            </w:tcBorders>
            <w:shd w:val="clear" w:color="auto" w:fill="auto"/>
            <w:vAlign w:val="center"/>
            <w:hideMark/>
          </w:tcPr>
          <w:p w14:paraId="0974BDB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nil"/>
              <w:right w:val="nil"/>
            </w:tcBorders>
            <w:shd w:val="clear" w:color="auto" w:fill="auto"/>
            <w:vAlign w:val="center"/>
            <w:hideMark/>
          </w:tcPr>
          <w:p w14:paraId="5E9EEE0B"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nil"/>
              <w:right w:val="nil"/>
            </w:tcBorders>
            <w:shd w:val="clear" w:color="auto" w:fill="auto"/>
            <w:vAlign w:val="center"/>
            <w:hideMark/>
          </w:tcPr>
          <w:p w14:paraId="121F10A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nil"/>
              <w:left w:val="nil"/>
              <w:bottom w:val="single" w:sz="4" w:space="0" w:color="auto"/>
              <w:right w:val="nil"/>
            </w:tcBorders>
            <w:shd w:val="clear" w:color="auto" w:fill="auto"/>
            <w:vAlign w:val="center"/>
            <w:hideMark/>
          </w:tcPr>
          <w:p w14:paraId="4CCEF61D"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r w:rsidR="00101D24" w:rsidRPr="00101D24" w14:paraId="0D0444A2" w14:textId="77777777" w:rsidTr="00101D24">
        <w:trPr>
          <w:trHeight w:val="259"/>
        </w:trPr>
        <w:tc>
          <w:tcPr>
            <w:tcW w:w="11140" w:type="dxa"/>
            <w:gridSpan w:val="8"/>
            <w:tcBorders>
              <w:top w:val="single" w:sz="4" w:space="0" w:color="auto"/>
              <w:left w:val="nil"/>
              <w:bottom w:val="single" w:sz="4" w:space="0" w:color="auto"/>
              <w:right w:val="nil"/>
            </w:tcBorders>
            <w:shd w:val="clear" w:color="000000" w:fill="DBE5F1"/>
            <w:noWrap/>
            <w:vAlign w:val="center"/>
            <w:hideMark/>
          </w:tcPr>
          <w:p w14:paraId="24F1615F"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Highest household educational attainment (</w:t>
            </w:r>
            <w:proofErr w:type="gramStart"/>
            <w:r w:rsidRPr="00101D24">
              <w:rPr>
                <w:rFonts w:eastAsia="Times New Roman" w:cs="Calibri"/>
                <w:b/>
                <w:bCs/>
                <w:sz w:val="20"/>
                <w:szCs w:val="20"/>
              </w:rPr>
              <w:t>%)</w:t>
            </w:r>
            <w:r w:rsidRPr="00101D24">
              <w:rPr>
                <w:rFonts w:eastAsia="Times New Roman" w:cs="Calibri"/>
                <w:b/>
                <w:bCs/>
                <w:sz w:val="20"/>
                <w:szCs w:val="20"/>
                <w:vertAlign w:val="superscript"/>
              </w:rPr>
              <w:t>e</w:t>
            </w:r>
            <w:proofErr w:type="gramEnd"/>
          </w:p>
        </w:tc>
        <w:tc>
          <w:tcPr>
            <w:tcW w:w="624" w:type="dxa"/>
            <w:tcBorders>
              <w:top w:val="nil"/>
              <w:left w:val="nil"/>
              <w:bottom w:val="single" w:sz="4" w:space="0" w:color="auto"/>
              <w:right w:val="nil"/>
            </w:tcBorders>
            <w:shd w:val="clear" w:color="000000" w:fill="DBE5F1"/>
            <w:noWrap/>
            <w:vAlign w:val="center"/>
            <w:hideMark/>
          </w:tcPr>
          <w:p w14:paraId="5B314A8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r>
      <w:tr w:rsidR="00101D24" w:rsidRPr="00101D24" w14:paraId="5A284BC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77C9A17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No education</w:t>
            </w:r>
          </w:p>
        </w:tc>
        <w:tc>
          <w:tcPr>
            <w:tcW w:w="1000" w:type="dxa"/>
            <w:tcBorders>
              <w:top w:val="nil"/>
              <w:left w:val="nil"/>
              <w:bottom w:val="single" w:sz="4" w:space="0" w:color="auto"/>
              <w:right w:val="nil"/>
            </w:tcBorders>
            <w:shd w:val="clear" w:color="auto" w:fill="auto"/>
            <w:noWrap/>
            <w:vAlign w:val="center"/>
            <w:hideMark/>
          </w:tcPr>
          <w:p w14:paraId="0D43346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63F4BC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54B201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E1B8D97"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1213B54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91DE29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A8BBD56"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DEB6256"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40A748E4"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56EF85D4"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Less than primary</w:t>
            </w:r>
          </w:p>
        </w:tc>
        <w:tc>
          <w:tcPr>
            <w:tcW w:w="1000" w:type="dxa"/>
            <w:tcBorders>
              <w:top w:val="nil"/>
              <w:left w:val="nil"/>
              <w:bottom w:val="single" w:sz="4" w:space="0" w:color="auto"/>
              <w:right w:val="nil"/>
            </w:tcBorders>
            <w:shd w:val="clear" w:color="auto" w:fill="auto"/>
            <w:noWrap/>
            <w:vAlign w:val="center"/>
            <w:hideMark/>
          </w:tcPr>
          <w:p w14:paraId="3DEDF7D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D4B086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8DD11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459C8893"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2130420D"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5362AD9C"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0BAB1F0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ED3065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6A46AE6B"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CA43462"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primary</w:t>
            </w:r>
          </w:p>
        </w:tc>
        <w:tc>
          <w:tcPr>
            <w:tcW w:w="1000" w:type="dxa"/>
            <w:tcBorders>
              <w:top w:val="nil"/>
              <w:left w:val="nil"/>
              <w:bottom w:val="single" w:sz="4" w:space="0" w:color="auto"/>
              <w:right w:val="nil"/>
            </w:tcBorders>
            <w:shd w:val="clear" w:color="auto" w:fill="auto"/>
            <w:noWrap/>
            <w:vAlign w:val="center"/>
            <w:hideMark/>
          </w:tcPr>
          <w:p w14:paraId="727A8078"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609F78F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0EFD7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6C358412"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5C1888C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3443CC8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280929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290061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176DC890"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349E27B3"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Completed secondary</w:t>
            </w:r>
          </w:p>
        </w:tc>
        <w:tc>
          <w:tcPr>
            <w:tcW w:w="1000" w:type="dxa"/>
            <w:tcBorders>
              <w:top w:val="nil"/>
              <w:left w:val="nil"/>
              <w:bottom w:val="single" w:sz="4" w:space="0" w:color="auto"/>
              <w:right w:val="nil"/>
            </w:tcBorders>
            <w:shd w:val="clear" w:color="auto" w:fill="auto"/>
            <w:noWrap/>
            <w:vAlign w:val="center"/>
            <w:hideMark/>
          </w:tcPr>
          <w:p w14:paraId="3265CCE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673843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8A38C2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55442555"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3259091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1CBDAD3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33A9E660"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7F7C5D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26A75F2E" w14:textId="77777777" w:rsidTr="00101D24">
        <w:trPr>
          <w:trHeight w:val="259"/>
        </w:trPr>
        <w:tc>
          <w:tcPr>
            <w:tcW w:w="5160" w:type="dxa"/>
            <w:tcBorders>
              <w:top w:val="nil"/>
              <w:left w:val="nil"/>
              <w:bottom w:val="single" w:sz="4" w:space="0" w:color="auto"/>
              <w:right w:val="nil"/>
            </w:tcBorders>
            <w:shd w:val="clear" w:color="auto" w:fill="auto"/>
            <w:noWrap/>
            <w:vAlign w:val="center"/>
            <w:hideMark/>
          </w:tcPr>
          <w:p w14:paraId="69B3EEA9"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Higher</w:t>
            </w:r>
          </w:p>
        </w:tc>
        <w:tc>
          <w:tcPr>
            <w:tcW w:w="1000" w:type="dxa"/>
            <w:tcBorders>
              <w:top w:val="nil"/>
              <w:left w:val="nil"/>
              <w:bottom w:val="single" w:sz="4" w:space="0" w:color="auto"/>
              <w:right w:val="nil"/>
            </w:tcBorders>
            <w:shd w:val="clear" w:color="auto" w:fill="auto"/>
            <w:noWrap/>
            <w:vAlign w:val="center"/>
            <w:hideMark/>
          </w:tcPr>
          <w:p w14:paraId="36D7CBFF"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00" w:type="dxa"/>
            <w:tcBorders>
              <w:top w:val="nil"/>
              <w:left w:val="nil"/>
              <w:bottom w:val="single" w:sz="4" w:space="0" w:color="auto"/>
              <w:right w:val="nil"/>
            </w:tcBorders>
            <w:shd w:val="clear" w:color="auto" w:fill="auto"/>
            <w:noWrap/>
            <w:vAlign w:val="center"/>
            <w:hideMark/>
          </w:tcPr>
          <w:p w14:paraId="0FB9C01E"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40C078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1060" w:type="dxa"/>
            <w:tcBorders>
              <w:top w:val="nil"/>
              <w:left w:val="nil"/>
              <w:bottom w:val="single" w:sz="4" w:space="0" w:color="auto"/>
              <w:right w:val="nil"/>
            </w:tcBorders>
            <w:shd w:val="clear" w:color="auto" w:fill="auto"/>
            <w:vAlign w:val="center"/>
            <w:hideMark/>
          </w:tcPr>
          <w:p w14:paraId="3C88BA14"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948" w:type="dxa"/>
            <w:tcBorders>
              <w:top w:val="nil"/>
              <w:left w:val="nil"/>
              <w:bottom w:val="single" w:sz="4" w:space="0" w:color="auto"/>
              <w:right w:val="nil"/>
            </w:tcBorders>
            <w:shd w:val="clear" w:color="auto" w:fill="auto"/>
            <w:vAlign w:val="center"/>
            <w:hideMark/>
          </w:tcPr>
          <w:p w14:paraId="64575F6A"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20" w:type="dxa"/>
            <w:tcBorders>
              <w:top w:val="nil"/>
              <w:left w:val="nil"/>
              <w:bottom w:val="single" w:sz="4" w:space="0" w:color="auto"/>
              <w:right w:val="nil"/>
            </w:tcBorders>
            <w:shd w:val="clear" w:color="auto" w:fill="auto"/>
            <w:noWrap/>
            <w:vAlign w:val="center"/>
            <w:hideMark/>
          </w:tcPr>
          <w:p w14:paraId="06F450A9"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880" w:type="dxa"/>
            <w:tcBorders>
              <w:top w:val="nil"/>
              <w:left w:val="nil"/>
              <w:bottom w:val="single" w:sz="4" w:space="0" w:color="auto"/>
              <w:right w:val="nil"/>
            </w:tcBorders>
            <w:shd w:val="clear" w:color="auto" w:fill="auto"/>
            <w:vAlign w:val="center"/>
            <w:hideMark/>
          </w:tcPr>
          <w:p w14:paraId="65C70D21" w14:textId="77777777" w:rsidR="00101D24" w:rsidRPr="00101D24" w:rsidRDefault="00101D24" w:rsidP="00101D24">
            <w:pPr>
              <w:widowControl/>
              <w:spacing w:line="240" w:lineRule="auto"/>
              <w:rPr>
                <w:rFonts w:eastAsia="Times New Roman" w:cs="Calibri"/>
                <w:sz w:val="20"/>
                <w:szCs w:val="20"/>
              </w:rPr>
            </w:pPr>
            <w:r w:rsidRPr="00101D24">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04F8B80" w14:textId="77777777" w:rsidR="00101D24" w:rsidRPr="00101D24" w:rsidRDefault="00101D24" w:rsidP="00101D24">
            <w:pPr>
              <w:widowControl/>
              <w:spacing w:line="240" w:lineRule="auto"/>
              <w:ind w:firstLineChars="100" w:firstLine="200"/>
              <w:rPr>
                <w:rFonts w:eastAsia="Times New Roman" w:cs="Calibri"/>
                <w:sz w:val="20"/>
                <w:szCs w:val="20"/>
              </w:rPr>
            </w:pPr>
            <w:r w:rsidRPr="00101D24">
              <w:rPr>
                <w:rFonts w:eastAsia="Times New Roman" w:cs="Calibri"/>
                <w:sz w:val="20"/>
                <w:szCs w:val="20"/>
              </w:rPr>
              <w:t> </w:t>
            </w:r>
          </w:p>
        </w:tc>
      </w:tr>
      <w:tr w:rsidR="00101D24" w:rsidRPr="00101D24" w14:paraId="07A78B86" w14:textId="77777777" w:rsidTr="00101D24">
        <w:trPr>
          <w:trHeight w:val="259"/>
        </w:trPr>
        <w:tc>
          <w:tcPr>
            <w:tcW w:w="5160" w:type="dxa"/>
            <w:tcBorders>
              <w:top w:val="single" w:sz="4" w:space="0" w:color="auto"/>
              <w:left w:val="nil"/>
              <w:bottom w:val="single" w:sz="4" w:space="0" w:color="auto"/>
              <w:right w:val="nil"/>
            </w:tcBorders>
            <w:shd w:val="clear" w:color="auto" w:fill="auto"/>
            <w:vAlign w:val="center"/>
            <w:hideMark/>
          </w:tcPr>
          <w:p w14:paraId="7DFB2B98"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xml:space="preserve">Number of </w:t>
            </w:r>
            <w:proofErr w:type="spellStart"/>
            <w:r w:rsidRPr="00101D24">
              <w:rPr>
                <w:rFonts w:eastAsia="Times New Roman" w:cs="Calibri"/>
                <w:b/>
                <w:bCs/>
                <w:sz w:val="20"/>
                <w:szCs w:val="20"/>
              </w:rPr>
              <w:t>households</w:t>
            </w:r>
            <w:r w:rsidRPr="00101D24">
              <w:rPr>
                <w:rFonts w:eastAsia="Times New Roman" w:cs="Calibri"/>
                <w:b/>
                <w:bCs/>
                <w:sz w:val="20"/>
                <w:szCs w:val="20"/>
                <w:vertAlign w:val="superscript"/>
              </w:rPr>
              <w:t>f</w:t>
            </w:r>
            <w:proofErr w:type="spellEnd"/>
          </w:p>
        </w:tc>
        <w:tc>
          <w:tcPr>
            <w:tcW w:w="1000" w:type="dxa"/>
            <w:tcBorders>
              <w:top w:val="single" w:sz="4" w:space="0" w:color="auto"/>
              <w:left w:val="nil"/>
              <w:bottom w:val="single" w:sz="4" w:space="0" w:color="auto"/>
              <w:right w:val="nil"/>
            </w:tcBorders>
            <w:shd w:val="clear" w:color="auto" w:fill="auto"/>
            <w:vAlign w:val="center"/>
            <w:hideMark/>
          </w:tcPr>
          <w:p w14:paraId="27C455CA"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00" w:type="dxa"/>
            <w:tcBorders>
              <w:top w:val="single" w:sz="4" w:space="0" w:color="auto"/>
              <w:left w:val="nil"/>
              <w:bottom w:val="single" w:sz="4" w:space="0" w:color="auto"/>
              <w:right w:val="nil"/>
            </w:tcBorders>
            <w:shd w:val="clear" w:color="auto" w:fill="auto"/>
            <w:vAlign w:val="center"/>
            <w:hideMark/>
          </w:tcPr>
          <w:p w14:paraId="321BEBB1"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42DBFD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1060" w:type="dxa"/>
            <w:tcBorders>
              <w:top w:val="single" w:sz="4" w:space="0" w:color="auto"/>
              <w:left w:val="nil"/>
              <w:bottom w:val="single" w:sz="4" w:space="0" w:color="auto"/>
              <w:right w:val="nil"/>
            </w:tcBorders>
            <w:shd w:val="clear" w:color="auto" w:fill="auto"/>
            <w:vAlign w:val="center"/>
            <w:hideMark/>
          </w:tcPr>
          <w:p w14:paraId="1A247897"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948" w:type="dxa"/>
            <w:tcBorders>
              <w:top w:val="single" w:sz="4" w:space="0" w:color="auto"/>
              <w:left w:val="nil"/>
              <w:bottom w:val="single" w:sz="4" w:space="0" w:color="auto"/>
              <w:right w:val="nil"/>
            </w:tcBorders>
            <w:shd w:val="clear" w:color="auto" w:fill="auto"/>
            <w:vAlign w:val="center"/>
            <w:hideMark/>
          </w:tcPr>
          <w:p w14:paraId="0432ED3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20" w:type="dxa"/>
            <w:tcBorders>
              <w:top w:val="single" w:sz="4" w:space="0" w:color="auto"/>
              <w:left w:val="nil"/>
              <w:bottom w:val="single" w:sz="4" w:space="0" w:color="auto"/>
              <w:right w:val="nil"/>
            </w:tcBorders>
            <w:shd w:val="clear" w:color="auto" w:fill="auto"/>
            <w:vAlign w:val="center"/>
            <w:hideMark/>
          </w:tcPr>
          <w:p w14:paraId="30C3C900"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880" w:type="dxa"/>
            <w:tcBorders>
              <w:top w:val="single" w:sz="4" w:space="0" w:color="auto"/>
              <w:left w:val="nil"/>
              <w:bottom w:val="single" w:sz="4" w:space="0" w:color="auto"/>
              <w:right w:val="nil"/>
            </w:tcBorders>
            <w:shd w:val="clear" w:color="auto" w:fill="auto"/>
            <w:vAlign w:val="center"/>
            <w:hideMark/>
          </w:tcPr>
          <w:p w14:paraId="6202D34C"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217103B2" w14:textId="77777777" w:rsidR="00101D24" w:rsidRPr="00101D24" w:rsidRDefault="00101D24" w:rsidP="00101D24">
            <w:pPr>
              <w:widowControl/>
              <w:spacing w:line="240" w:lineRule="auto"/>
              <w:rPr>
                <w:rFonts w:eastAsia="Times New Roman" w:cs="Calibri"/>
                <w:b/>
                <w:bCs/>
                <w:sz w:val="20"/>
                <w:szCs w:val="20"/>
              </w:rPr>
            </w:pPr>
            <w:r w:rsidRPr="00101D24">
              <w:rPr>
                <w:rFonts w:eastAsia="Times New Roman" w:cs="Calibri"/>
                <w:b/>
                <w:bCs/>
                <w:sz w:val="20"/>
                <w:szCs w:val="20"/>
              </w:rPr>
              <w:t> </w:t>
            </w:r>
          </w:p>
        </w:tc>
      </w:tr>
    </w:tbl>
    <w:p w14:paraId="2A555505" w14:textId="49BF1906" w:rsidR="00EE0115" w:rsidRDefault="00EE0115" w:rsidP="005810E2">
      <w:pPr>
        <w:ind w:left="90" w:hanging="90"/>
        <w:rPr>
          <w:sz w:val="16"/>
        </w:rPr>
      </w:pPr>
      <w:r>
        <w:rPr>
          <w:sz w:val="16"/>
        </w:rPr>
        <w:t>Est.=</w:t>
      </w:r>
      <w:r w:rsidR="00CF2C21">
        <w:rPr>
          <w:sz w:val="16"/>
        </w:rPr>
        <w:t>estimate</w:t>
      </w:r>
    </w:p>
    <w:p w14:paraId="565B858F" w14:textId="7D5A1DD5" w:rsidR="0016219E" w:rsidRPr="0016219E" w:rsidRDefault="00DA4FDE" w:rsidP="005810E2">
      <w:pPr>
        <w:ind w:left="90" w:hanging="90"/>
        <w:rPr>
          <w:sz w:val="16"/>
        </w:rPr>
      </w:pPr>
      <w:r>
        <w:rPr>
          <w:sz w:val="16"/>
          <w:vertAlign w:val="superscript"/>
        </w:rPr>
        <w:t>a</w:t>
      </w:r>
      <w:r w:rsidR="0016219E" w:rsidRPr="0016219E">
        <w:rPr>
          <w:sz w:val="16"/>
        </w:rPr>
        <w:t xml:space="preserve"> Significance tests were performed to determine whether a difference exists between the baseline and endline estimates.</w:t>
      </w:r>
    </w:p>
    <w:p w14:paraId="101F96B2" w14:textId="3CC23B64" w:rsidR="0016219E" w:rsidRPr="0016219E" w:rsidRDefault="00DA4FDE" w:rsidP="005810E2">
      <w:pPr>
        <w:ind w:left="90" w:hanging="90"/>
        <w:rPr>
          <w:sz w:val="16"/>
        </w:rPr>
      </w:pPr>
      <w:r>
        <w:rPr>
          <w:sz w:val="16"/>
          <w:vertAlign w:val="superscript"/>
        </w:rPr>
        <w:t>b</w:t>
      </w:r>
      <w:r w:rsidR="0016219E" w:rsidRPr="0016219E">
        <w:rPr>
          <w:sz w:val="16"/>
        </w:rPr>
        <w:t xml:space="preserve"> Differences found to be statistically significant are indicated by level: * p&lt;0.05, ** p&lt;0.01, *** p&lt;0.001.</w:t>
      </w:r>
    </w:p>
    <w:p w14:paraId="26E4D2AD" w14:textId="35CF6B1D" w:rsidR="0016219E" w:rsidRPr="0016219E" w:rsidRDefault="00DA4FDE" w:rsidP="005810E2">
      <w:pPr>
        <w:ind w:left="90" w:hanging="90"/>
        <w:rPr>
          <w:sz w:val="16"/>
        </w:rPr>
      </w:pPr>
      <w:r>
        <w:rPr>
          <w:sz w:val="16"/>
          <w:vertAlign w:val="superscript"/>
        </w:rPr>
        <w:t>c</w:t>
      </w:r>
      <w:r w:rsidR="0016219E" w:rsidRPr="0016219E">
        <w:rPr>
          <w:sz w:val="16"/>
        </w:rPr>
        <w:t xml:space="preserve"> Estimates are </w:t>
      </w:r>
      <w:r w:rsidR="00702363">
        <w:rPr>
          <w:sz w:val="16"/>
        </w:rPr>
        <w:t xml:space="preserve">based on </w:t>
      </w:r>
      <w:r w:rsidR="0016219E" w:rsidRPr="0016219E">
        <w:rPr>
          <w:sz w:val="16"/>
        </w:rPr>
        <w:t xml:space="preserve">de jure </w:t>
      </w:r>
      <w:r w:rsidR="009E2845">
        <w:rPr>
          <w:sz w:val="16"/>
        </w:rPr>
        <w:t>household members</w:t>
      </w:r>
      <w:r w:rsidR="0016219E" w:rsidRPr="0016219E">
        <w:rPr>
          <w:sz w:val="16"/>
        </w:rPr>
        <w:t>.</w:t>
      </w:r>
    </w:p>
    <w:p w14:paraId="3373108A" w14:textId="30F482D7" w:rsidR="0016219E" w:rsidRPr="0016219E" w:rsidRDefault="00DA4FDE" w:rsidP="005810E2">
      <w:pPr>
        <w:ind w:left="90" w:hanging="90"/>
        <w:rPr>
          <w:sz w:val="16"/>
        </w:rPr>
      </w:pPr>
      <w:r>
        <w:rPr>
          <w:sz w:val="16"/>
          <w:vertAlign w:val="superscript"/>
        </w:rPr>
        <w:t>d</w:t>
      </w:r>
      <w:r w:rsidR="0016219E" w:rsidRPr="0016219E">
        <w:rPr>
          <w:sz w:val="16"/>
        </w:rPr>
        <w:t xml:space="preserve"> Feed the Future defines adult as an individual 18 years of age or older. Females and males 15-17 years of age are of reproductive age but are not considered adults by this definition.</w:t>
      </w:r>
    </w:p>
    <w:p w14:paraId="03B7CEC0" w14:textId="1C5DDC59" w:rsidR="0016219E" w:rsidRDefault="00DA4FDE" w:rsidP="005810E2">
      <w:pPr>
        <w:ind w:left="90" w:hanging="90"/>
        <w:rPr>
          <w:sz w:val="16"/>
        </w:rPr>
      </w:pPr>
      <w:proofErr w:type="spellStart"/>
      <w:r>
        <w:rPr>
          <w:sz w:val="16"/>
          <w:vertAlign w:val="superscript"/>
        </w:rPr>
        <w:t>e</w:t>
      </w:r>
      <w:proofErr w:type="spellEnd"/>
      <w:r w:rsidR="0016219E" w:rsidRPr="0016219E">
        <w:rPr>
          <w:sz w:val="16"/>
        </w:rPr>
        <w:t xml:space="preserve"> Estimates are </w:t>
      </w:r>
      <w:r w:rsidR="00702363">
        <w:rPr>
          <w:sz w:val="16"/>
        </w:rPr>
        <w:t xml:space="preserve">based on </w:t>
      </w:r>
      <w:r w:rsidR="0016219E" w:rsidRPr="0016219E">
        <w:rPr>
          <w:sz w:val="16"/>
        </w:rPr>
        <w:t xml:space="preserve">de facto </w:t>
      </w:r>
      <w:r w:rsidR="009E2845">
        <w:rPr>
          <w:sz w:val="16"/>
        </w:rPr>
        <w:t>household members</w:t>
      </w:r>
      <w:r w:rsidR="0016219E" w:rsidRPr="0016219E">
        <w:rPr>
          <w:sz w:val="16"/>
        </w:rPr>
        <w:t xml:space="preserve">. </w:t>
      </w:r>
    </w:p>
    <w:p w14:paraId="57DB0671" w14:textId="0C76DBC1" w:rsidR="00DA4FDE" w:rsidRPr="0016219E" w:rsidRDefault="00DA4FDE" w:rsidP="00DA4FDE">
      <w:pPr>
        <w:ind w:left="90" w:hanging="90"/>
        <w:rPr>
          <w:sz w:val="16"/>
        </w:rPr>
      </w:pPr>
      <w:r>
        <w:rPr>
          <w:sz w:val="16"/>
          <w:vertAlign w:val="superscript"/>
        </w:rPr>
        <w:t>f</w:t>
      </w:r>
      <w:r w:rsidRPr="0016219E">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3541C348" w14:textId="004441C6" w:rsidR="0016219E" w:rsidRPr="0016219E" w:rsidRDefault="0016219E" w:rsidP="005810E2">
      <w:pPr>
        <w:ind w:left="90" w:hanging="90"/>
        <w:rPr>
          <w:sz w:val="16"/>
        </w:rPr>
      </w:pPr>
      <w:r w:rsidRPr="0016219E">
        <w:rPr>
          <w:sz w:val="16"/>
        </w:rPr>
        <w:t>Note: Estimates are sample-weighted; numbers of observations are unweighted.</w:t>
      </w:r>
    </w:p>
    <w:p w14:paraId="61846509" w14:textId="1C7B9502" w:rsidR="0016219E" w:rsidRPr="00381FDD" w:rsidRDefault="00385A7A" w:rsidP="005810E2">
      <w:pPr>
        <w:ind w:left="90" w:hanging="90"/>
        <w:rPr>
          <w:sz w:val="16"/>
          <w:szCs w:val="16"/>
        </w:rPr>
      </w:pPr>
      <w:r w:rsidRPr="006E64E9">
        <w:rPr>
          <w:sz w:val="16"/>
        </w:rPr>
        <w:t>Feed the Future [</w:t>
      </w:r>
      <w:r w:rsidRPr="00D55C65">
        <w:rPr>
          <w:sz w:val="16"/>
          <w:highlight w:val="yellow"/>
        </w:rPr>
        <w:t>Country</w:t>
      </w:r>
      <w:r w:rsidRPr="006E64E9">
        <w:rPr>
          <w:sz w:val="16"/>
        </w:rPr>
        <w:t xml:space="preserve">] ZOI Survey </w:t>
      </w:r>
      <w:r w:rsidRPr="00FE1420">
        <w:rPr>
          <w:sz w:val="16"/>
          <w:highlight w:val="yellow"/>
        </w:rPr>
        <w:t>[</w:t>
      </w:r>
      <w:r w:rsidR="00FE1420" w:rsidRP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7EBE8F46" w14:textId="77777777" w:rsidR="00381FDD" w:rsidRPr="00381FDD" w:rsidRDefault="00381FDD" w:rsidP="005810E2">
      <w:pPr>
        <w:ind w:left="90" w:hanging="90"/>
        <w:rPr>
          <w:sz w:val="16"/>
          <w:szCs w:val="16"/>
        </w:rPr>
      </w:pPr>
    </w:p>
    <w:p w14:paraId="6F8B677D" w14:textId="77777777" w:rsidR="00381FDD" w:rsidRDefault="00381FDD" w:rsidP="005810E2">
      <w:pPr>
        <w:ind w:left="90" w:hanging="90"/>
        <w:sectPr w:rsidR="00381FDD" w:rsidSect="001A3F40">
          <w:footerReference w:type="default" r:id="rId22"/>
          <w:pgSz w:w="15840" w:h="12240" w:orient="landscape" w:code="1"/>
          <w:pgMar w:top="1440" w:right="1440" w:bottom="1440" w:left="1440" w:header="720" w:footer="576" w:gutter="0"/>
          <w:cols w:space="720"/>
          <w:docGrid w:linePitch="326"/>
        </w:sectPr>
      </w:pPr>
    </w:p>
    <w:p w14:paraId="0CF5952E" w14:textId="30318678" w:rsidR="00E64FBC" w:rsidRDefault="00143B1A" w:rsidP="00BF784F">
      <w:pPr>
        <w:pStyle w:val="BodyText"/>
        <w:spacing w:before="200"/>
      </w:pPr>
      <w:r>
        <w:rPr>
          <w:b/>
        </w:rPr>
        <w:lastRenderedPageBreak/>
        <w:t>Table</w:t>
      </w:r>
      <w:r w:rsidR="00731DD0">
        <w:rPr>
          <w:b/>
        </w:rPr>
        <w:t xml:space="preserve"> </w:t>
      </w:r>
      <w:r w:rsidR="00572C8A">
        <w:rPr>
          <w:b/>
        </w:rPr>
        <w:t>3.</w:t>
      </w:r>
      <w:r w:rsidR="00731DD0">
        <w:rPr>
          <w:b/>
        </w:rPr>
        <w:t>1.2</w:t>
      </w:r>
      <w:r w:rsidR="00BC0F95" w:rsidRPr="00DF4DE5">
        <w:t xml:space="preserve"> </w:t>
      </w:r>
      <w:r w:rsidR="00BA5049">
        <w:t xml:space="preserve">and </w:t>
      </w:r>
      <w:r w:rsidR="004F0614">
        <w:rPr>
          <w:b/>
        </w:rPr>
        <w:t xml:space="preserve">Table </w:t>
      </w:r>
      <w:r w:rsidR="00BA5049">
        <w:rPr>
          <w:b/>
          <w:bCs/>
        </w:rPr>
        <w:t xml:space="preserve">3.1.3 </w:t>
      </w:r>
      <w:r w:rsidR="00A97438">
        <w:t xml:space="preserve">present </w:t>
      </w:r>
      <w:r w:rsidR="00BC0F95" w:rsidRPr="00DF4DE5">
        <w:t xml:space="preserve">characteristics of primary </w:t>
      </w:r>
      <w:r w:rsidR="00F65FA2">
        <w:t xml:space="preserve">adult </w:t>
      </w:r>
      <w:r w:rsidR="004F0614">
        <w:t xml:space="preserve">female and male </w:t>
      </w:r>
      <w:r w:rsidR="00BC0F95" w:rsidRPr="00DF4DE5">
        <w:t xml:space="preserve">decisionmakers in the </w:t>
      </w:r>
      <w:r w:rsidR="00160DC3">
        <w:rPr>
          <w:szCs w:val="22"/>
        </w:rPr>
        <w:t>Phase One</w:t>
      </w:r>
      <w:r w:rsidR="007F25EC">
        <w:rPr>
          <w:szCs w:val="22"/>
        </w:rPr>
        <w:t xml:space="preserve"> ZOI</w:t>
      </w:r>
      <w:r w:rsidR="00A97438">
        <w:t xml:space="preserve">, comparing estimates at </w:t>
      </w:r>
      <w:r w:rsidR="00C5519F">
        <w:t xml:space="preserve">baseline </w:t>
      </w:r>
      <w:r w:rsidR="00E64FBC">
        <w:t xml:space="preserve">and </w:t>
      </w:r>
      <w:r w:rsidR="00A97438">
        <w:t xml:space="preserve">at </w:t>
      </w:r>
      <w:r w:rsidR="00E64FBC">
        <w:t>endline</w:t>
      </w:r>
      <w:r w:rsidR="00880E9B">
        <w:t>.</w:t>
      </w:r>
      <w:r w:rsidR="00FF4B80">
        <w:rPr>
          <w:rStyle w:val="FootnoteReference"/>
        </w:rPr>
        <w:footnoteReference w:id="5"/>
      </w:r>
      <w:r w:rsidR="00880E9B">
        <w:t xml:space="preserve"> </w:t>
      </w:r>
      <w:r w:rsidR="004F0614">
        <w:t>P</w:t>
      </w:r>
      <w:r w:rsidR="00BC0F95" w:rsidRPr="00DF4DE5">
        <w:t xml:space="preserve">rimary </w:t>
      </w:r>
      <w:r w:rsidR="00F65FA2">
        <w:t xml:space="preserve">adult </w:t>
      </w:r>
      <w:r w:rsidR="00BC0F95" w:rsidRPr="00DF4DE5">
        <w:t>decisionmakers ar</w:t>
      </w:r>
      <w:r w:rsidR="00065EC7">
        <w:t xml:space="preserve">e household members </w:t>
      </w:r>
      <w:r w:rsidR="00E64FBC">
        <w:t xml:space="preserve">who are </w:t>
      </w:r>
      <w:r w:rsidR="00065EC7">
        <w:t xml:space="preserve">18 </w:t>
      </w:r>
      <w:r w:rsidR="00E64FBC">
        <w:t xml:space="preserve">years of age </w:t>
      </w:r>
      <w:r w:rsidR="00065EC7">
        <w:t>or old</w:t>
      </w:r>
      <w:r w:rsidR="00BC0F95" w:rsidRPr="00DF4DE5">
        <w:t xml:space="preserve">er </w:t>
      </w:r>
      <w:r w:rsidR="00E64FBC">
        <w:t xml:space="preserve">and </w:t>
      </w:r>
      <w:r w:rsidR="00BC0F95" w:rsidRPr="00DF4DE5">
        <w:t xml:space="preserve">who self-identify as the primary adult male or primary adult female responsible for both social and economic decisionmaking in the household. When </w:t>
      </w:r>
      <w:r w:rsidR="00F65FA2">
        <w:t xml:space="preserve">both </w:t>
      </w:r>
      <w:r w:rsidR="00BC0F95" w:rsidRPr="00DF4DE5">
        <w:t xml:space="preserve">exist in a single household, primary </w:t>
      </w:r>
      <w:r w:rsidR="00F65FA2">
        <w:t xml:space="preserve">adult </w:t>
      </w:r>
      <w:r w:rsidR="00E64FBC">
        <w:t>fe</w:t>
      </w:r>
      <w:r w:rsidR="00E64FBC" w:rsidRPr="00DF4DE5">
        <w:t xml:space="preserve">male and male </w:t>
      </w:r>
      <w:r w:rsidR="00BC0F95" w:rsidRPr="00DF4DE5">
        <w:t xml:space="preserve">decisionmakers are typically, but not necessarily, husband and wife. </w:t>
      </w:r>
      <w:r w:rsidR="00572C8A">
        <w:rPr>
          <w:b/>
        </w:rPr>
        <w:t>Table 3.</w:t>
      </w:r>
      <w:r w:rsidR="00E94C2A">
        <w:rPr>
          <w:b/>
        </w:rPr>
        <w:t>1.2</w:t>
      </w:r>
      <w:r w:rsidR="00E94C2A" w:rsidRPr="00DF4DE5">
        <w:t xml:space="preserve"> </w:t>
      </w:r>
      <w:r w:rsidR="00A97438">
        <w:t xml:space="preserve">presents </w:t>
      </w:r>
      <w:r w:rsidR="00572C8A" w:rsidRPr="00DF4DE5">
        <w:t xml:space="preserve">characteristics of </w:t>
      </w:r>
      <w:r w:rsidR="00572C8A">
        <w:t xml:space="preserve">primary </w:t>
      </w:r>
      <w:r w:rsidR="00A60221">
        <w:t xml:space="preserve">adult </w:t>
      </w:r>
      <w:r w:rsidR="00572C8A">
        <w:t>female decisionmakers</w:t>
      </w:r>
      <w:r w:rsidR="00E64FBC">
        <w:t xml:space="preserve">, and </w:t>
      </w:r>
      <w:r w:rsidR="00E64FBC" w:rsidRPr="00757754">
        <w:rPr>
          <w:b/>
        </w:rPr>
        <w:t>Table 3.1.3</w:t>
      </w:r>
      <w:r w:rsidR="00E64FBC">
        <w:t xml:space="preserve"> </w:t>
      </w:r>
      <w:r w:rsidR="00A97438">
        <w:t xml:space="preserve">presents </w:t>
      </w:r>
      <w:r w:rsidR="00E64FBC">
        <w:t>the same for primary adult male decisionmakers</w:t>
      </w:r>
      <w:r w:rsidR="00572C8A" w:rsidRPr="00DF4DE5">
        <w:t xml:space="preserve">. </w:t>
      </w:r>
      <w:r w:rsidR="00E64FBC">
        <w:t xml:space="preserve">The characteristics include </w:t>
      </w:r>
      <w:r w:rsidR="00572C8A" w:rsidRPr="00636855">
        <w:t>age</w:t>
      </w:r>
      <w:r w:rsidR="00572C8A" w:rsidRPr="00DF4DE5">
        <w:t xml:space="preserve"> group, </w:t>
      </w:r>
      <w:r w:rsidR="00572C8A">
        <w:t xml:space="preserve">marital status, </w:t>
      </w:r>
      <w:r w:rsidR="00572C8A" w:rsidRPr="00DF4DE5">
        <w:t>educational attainment</w:t>
      </w:r>
      <w:r w:rsidR="00572C8A">
        <w:t>, and participation in economic activit</w:t>
      </w:r>
      <w:r w:rsidR="00E64FBC">
        <w:t>ies</w:t>
      </w:r>
      <w:r w:rsidR="00572C8A" w:rsidRPr="00DF4DE5">
        <w:t xml:space="preserve">. </w:t>
      </w:r>
    </w:p>
    <w:p w14:paraId="279E1BD5" w14:textId="2DACD9E2" w:rsidR="00572C8A" w:rsidRDefault="00572C8A" w:rsidP="00BF784F">
      <w:pPr>
        <w:pStyle w:val="BodyText"/>
        <w:spacing w:before="200"/>
      </w:pPr>
      <w:r w:rsidRPr="00DF4DE5">
        <w:rPr>
          <w:highlight w:val="yellow"/>
        </w:rPr>
        <w:t>[</w:t>
      </w:r>
      <w:r w:rsidR="00E64FBC">
        <w:rPr>
          <w:highlight w:val="yellow"/>
        </w:rPr>
        <w:t>D</w:t>
      </w:r>
      <w:r w:rsidRPr="00DF4DE5">
        <w:rPr>
          <w:highlight w:val="yellow"/>
        </w:rPr>
        <w:t>escri</w:t>
      </w:r>
      <w:r w:rsidR="00E64FBC">
        <w:rPr>
          <w:highlight w:val="yellow"/>
        </w:rPr>
        <w:t>be</w:t>
      </w:r>
      <w:r w:rsidRPr="00DF4DE5">
        <w:rPr>
          <w:highlight w:val="yellow"/>
        </w:rPr>
        <w:t xml:space="preserve"> the </w:t>
      </w:r>
      <w:r w:rsidR="00E64FBC">
        <w:rPr>
          <w:highlight w:val="yellow"/>
        </w:rPr>
        <w:t xml:space="preserve">results </w:t>
      </w:r>
      <w:r w:rsidR="005B4EED">
        <w:rPr>
          <w:highlight w:val="yellow"/>
        </w:rPr>
        <w:t xml:space="preserve">presented </w:t>
      </w:r>
      <w:r w:rsidRPr="00DF4DE5">
        <w:rPr>
          <w:highlight w:val="yellow"/>
        </w:rPr>
        <w:t xml:space="preserve">in </w:t>
      </w:r>
      <w:r>
        <w:rPr>
          <w:highlight w:val="yellow"/>
        </w:rPr>
        <w:t>T</w:t>
      </w:r>
      <w:r w:rsidRPr="00DF4DE5">
        <w:rPr>
          <w:highlight w:val="yellow"/>
        </w:rPr>
        <w:t>able</w:t>
      </w:r>
      <w:r>
        <w:rPr>
          <w:highlight w:val="yellow"/>
        </w:rPr>
        <w:t xml:space="preserve"> 3.</w:t>
      </w:r>
      <w:r w:rsidR="00395469">
        <w:rPr>
          <w:highlight w:val="yellow"/>
        </w:rPr>
        <w:t>1.2</w:t>
      </w:r>
      <w:r w:rsidRPr="00DF4DE5">
        <w:rPr>
          <w:highlight w:val="yellow"/>
        </w:rPr>
        <w:t>.]</w:t>
      </w:r>
    </w:p>
    <w:p w14:paraId="1558C913" w14:textId="7F20E39B" w:rsidR="00572C8A" w:rsidRDefault="00572C8A" w:rsidP="00AB051C">
      <w:pPr>
        <w:pStyle w:val="Tabletitle"/>
        <w:keepLines/>
        <w:spacing w:before="240"/>
        <w:contextualSpacing/>
        <w:outlineLvl w:val="3"/>
      </w:pPr>
      <w:bookmarkStart w:id="309" w:name="_Toc531870945"/>
      <w:bookmarkStart w:id="310" w:name="_Toc50719163"/>
      <w:r>
        <w:t>Table 3.</w:t>
      </w:r>
      <w:r w:rsidR="00395469">
        <w:t>1.2</w:t>
      </w:r>
      <w:r w:rsidR="00864729">
        <w:t xml:space="preserve">: </w:t>
      </w:r>
      <w:r w:rsidR="005810E2" w:rsidRPr="005810E2">
        <w:t>Comparison of Characteristics of Primary Adult Female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09"/>
      <w:bookmarkEnd w:id="310"/>
    </w:p>
    <w:tbl>
      <w:tblPr>
        <w:tblW w:w="9437" w:type="dxa"/>
        <w:tblInd w:w="108" w:type="dxa"/>
        <w:tblLook w:val="04A0" w:firstRow="1" w:lastRow="0" w:firstColumn="1" w:lastColumn="0" w:noHBand="0" w:noVBand="1"/>
      </w:tblPr>
      <w:tblGrid>
        <w:gridCol w:w="2756"/>
        <w:gridCol w:w="1056"/>
        <w:gridCol w:w="1058"/>
        <w:gridCol w:w="272"/>
        <w:gridCol w:w="957"/>
        <w:gridCol w:w="958"/>
        <w:gridCol w:w="818"/>
        <w:gridCol w:w="938"/>
        <w:gridCol w:w="624"/>
      </w:tblGrid>
      <w:tr w:rsidR="000D53C8" w:rsidRPr="000D53C8" w14:paraId="4418AA31" w14:textId="77777777" w:rsidTr="000D53C8">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49720202" w14:textId="77777777" w:rsidR="000D53C8" w:rsidRPr="000D53C8" w:rsidRDefault="000D53C8" w:rsidP="000D53C8">
            <w:pPr>
              <w:widowControl/>
              <w:spacing w:line="240" w:lineRule="auto"/>
              <w:rPr>
                <w:rFonts w:eastAsia="Times New Roman" w:cs="Calibri"/>
                <w:b/>
                <w:bCs/>
                <w:color w:val="FFFFFF"/>
                <w:sz w:val="20"/>
                <w:szCs w:val="20"/>
              </w:rPr>
            </w:pPr>
            <w:r w:rsidRPr="000D53C8">
              <w:rPr>
                <w:rFonts w:eastAsia="Times New Roman" w:cs="Calibri"/>
                <w:b/>
                <w:bCs/>
                <w:color w:val="FFFFFF"/>
                <w:sz w:val="20"/>
                <w:szCs w:val="20"/>
              </w:rPr>
              <w:t>Characteristic</w:t>
            </w:r>
          </w:p>
        </w:tc>
        <w:tc>
          <w:tcPr>
            <w:tcW w:w="2114" w:type="dxa"/>
            <w:gridSpan w:val="2"/>
            <w:tcBorders>
              <w:top w:val="single" w:sz="4" w:space="0" w:color="auto"/>
              <w:left w:val="nil"/>
              <w:bottom w:val="single" w:sz="4" w:space="0" w:color="FFFFFF"/>
              <w:right w:val="nil"/>
            </w:tcBorders>
            <w:shd w:val="clear" w:color="000000" w:fill="387990"/>
            <w:vAlign w:val="center"/>
            <w:hideMark/>
          </w:tcPr>
          <w:p w14:paraId="35C3D301"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xml:space="preserve">Baseline </w:t>
            </w:r>
            <w:r w:rsidRPr="000D53C8">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3482A3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12D10D84"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xml:space="preserve">Endline </w:t>
            </w:r>
            <w:r w:rsidRPr="000D53C8">
              <w:rPr>
                <w:rFonts w:eastAsia="Times New Roman" w:cs="Calibri"/>
                <w:b/>
                <w:bCs/>
                <w:color w:val="FFFFFF"/>
                <w:sz w:val="20"/>
                <w:szCs w:val="20"/>
              </w:rPr>
              <w:br/>
              <w:t>([Year(s)])</w:t>
            </w:r>
          </w:p>
        </w:tc>
        <w:tc>
          <w:tcPr>
            <w:tcW w:w="818" w:type="dxa"/>
            <w:tcBorders>
              <w:top w:val="single" w:sz="4" w:space="0" w:color="auto"/>
              <w:left w:val="nil"/>
              <w:bottom w:val="nil"/>
              <w:right w:val="nil"/>
            </w:tcBorders>
            <w:shd w:val="clear" w:color="000000" w:fill="387990"/>
            <w:vAlign w:val="center"/>
            <w:hideMark/>
          </w:tcPr>
          <w:p w14:paraId="790031BA"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07657E8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p w14:paraId="1780B64B" w14:textId="5BB2FAD8" w:rsidR="000D53C8" w:rsidRPr="000D53C8" w:rsidRDefault="000D53C8" w:rsidP="000D53C8">
            <w:pPr>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p-</w:t>
            </w:r>
            <w:proofErr w:type="spellStart"/>
            <w:r w:rsidRPr="000D53C8">
              <w:rPr>
                <w:rFonts w:eastAsia="Times New Roman" w:cs="Calibri"/>
                <w:b/>
                <w:bCs/>
                <w:color w:val="FFFFFF"/>
                <w:sz w:val="20"/>
                <w:szCs w:val="20"/>
              </w:rPr>
              <w:t>value</w:t>
            </w:r>
            <w:r w:rsidRPr="000D53C8">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3FDE0954"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r>
      <w:tr w:rsidR="000D53C8" w:rsidRPr="000D53C8" w14:paraId="2EA09830" w14:textId="77777777" w:rsidTr="000D53C8">
        <w:trPr>
          <w:trHeight w:val="259"/>
          <w:tblHeader/>
        </w:trPr>
        <w:tc>
          <w:tcPr>
            <w:tcW w:w="2756" w:type="dxa"/>
            <w:vMerge/>
            <w:tcBorders>
              <w:top w:val="single" w:sz="4" w:space="0" w:color="auto"/>
              <w:left w:val="nil"/>
              <w:bottom w:val="single" w:sz="4" w:space="0" w:color="000000"/>
              <w:right w:val="nil"/>
            </w:tcBorders>
            <w:vAlign w:val="center"/>
            <w:hideMark/>
          </w:tcPr>
          <w:p w14:paraId="0145E901" w14:textId="77777777" w:rsidR="000D53C8" w:rsidRPr="000D53C8" w:rsidRDefault="000D53C8" w:rsidP="000D53C8">
            <w:pPr>
              <w:widowControl/>
              <w:spacing w:line="240" w:lineRule="auto"/>
              <w:rPr>
                <w:rFonts w:eastAsia="Times New Roman" w:cs="Calibri"/>
                <w:b/>
                <w:bCs/>
                <w:color w:val="FFFFFF"/>
                <w:sz w:val="20"/>
                <w:szCs w:val="20"/>
              </w:rPr>
            </w:pPr>
          </w:p>
        </w:tc>
        <w:tc>
          <w:tcPr>
            <w:tcW w:w="1056" w:type="dxa"/>
            <w:tcBorders>
              <w:top w:val="nil"/>
              <w:left w:val="nil"/>
              <w:bottom w:val="single" w:sz="4" w:space="0" w:color="auto"/>
              <w:right w:val="nil"/>
            </w:tcBorders>
            <w:shd w:val="clear" w:color="000000" w:fill="387990"/>
            <w:vAlign w:val="bottom"/>
            <w:hideMark/>
          </w:tcPr>
          <w:p w14:paraId="72087E9D"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1058" w:type="dxa"/>
            <w:tcBorders>
              <w:top w:val="nil"/>
              <w:left w:val="nil"/>
              <w:bottom w:val="single" w:sz="4" w:space="0" w:color="auto"/>
              <w:right w:val="nil"/>
            </w:tcBorders>
            <w:shd w:val="clear" w:color="000000" w:fill="387990"/>
            <w:vAlign w:val="bottom"/>
            <w:hideMark/>
          </w:tcPr>
          <w:p w14:paraId="4AEE302B"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2EBAACA0"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4A7D4925"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36BF42C"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95% CI</w:t>
            </w:r>
          </w:p>
        </w:tc>
        <w:tc>
          <w:tcPr>
            <w:tcW w:w="818" w:type="dxa"/>
            <w:tcBorders>
              <w:top w:val="nil"/>
              <w:left w:val="nil"/>
              <w:bottom w:val="single" w:sz="4" w:space="0" w:color="auto"/>
              <w:right w:val="nil"/>
            </w:tcBorders>
            <w:shd w:val="clear" w:color="000000" w:fill="387990"/>
            <w:vAlign w:val="bottom"/>
            <w:hideMark/>
          </w:tcPr>
          <w:p w14:paraId="1F830CC2" w14:textId="77777777" w:rsidR="000D53C8" w:rsidRPr="000D53C8" w:rsidRDefault="000D53C8" w:rsidP="000D53C8">
            <w:pPr>
              <w:widowControl/>
              <w:spacing w:line="240" w:lineRule="auto"/>
              <w:jc w:val="center"/>
              <w:rPr>
                <w:rFonts w:eastAsia="Times New Roman" w:cs="Calibri"/>
                <w:b/>
                <w:bCs/>
                <w:color w:val="FFFFFF"/>
                <w:sz w:val="20"/>
                <w:szCs w:val="20"/>
              </w:rPr>
            </w:pPr>
            <w:r w:rsidRPr="000D53C8">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018D40FA" w14:textId="4F141DC3" w:rsidR="000D53C8" w:rsidRPr="000D53C8" w:rsidRDefault="000D53C8" w:rsidP="000D53C8">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230269C6" w14:textId="77777777" w:rsidR="000D53C8" w:rsidRPr="000D53C8" w:rsidRDefault="000D53C8" w:rsidP="000D53C8">
            <w:pPr>
              <w:widowControl/>
              <w:spacing w:line="240" w:lineRule="auto"/>
              <w:jc w:val="center"/>
              <w:rPr>
                <w:rFonts w:eastAsia="Times New Roman" w:cs="Calibri"/>
                <w:b/>
                <w:bCs/>
                <w:color w:val="FFFFFF"/>
                <w:sz w:val="20"/>
                <w:szCs w:val="20"/>
              </w:rPr>
            </w:pPr>
            <w:proofErr w:type="spellStart"/>
            <w:r w:rsidRPr="000D53C8">
              <w:rPr>
                <w:rFonts w:eastAsia="Times New Roman" w:cs="Calibri"/>
                <w:b/>
                <w:bCs/>
                <w:color w:val="FFFFFF"/>
                <w:sz w:val="20"/>
                <w:szCs w:val="20"/>
              </w:rPr>
              <w:t>Sig.</w:t>
            </w:r>
            <w:r w:rsidRPr="000D53C8">
              <w:rPr>
                <w:rFonts w:eastAsia="Times New Roman" w:cs="Calibri"/>
                <w:b/>
                <w:bCs/>
                <w:color w:val="FFFFFF"/>
                <w:sz w:val="20"/>
                <w:szCs w:val="20"/>
                <w:vertAlign w:val="superscript"/>
              </w:rPr>
              <w:t>b</w:t>
            </w:r>
            <w:proofErr w:type="spellEnd"/>
          </w:p>
        </w:tc>
      </w:tr>
      <w:tr w:rsidR="000D53C8" w:rsidRPr="000D53C8" w14:paraId="58D88CDC" w14:textId="77777777" w:rsidTr="000D53C8">
        <w:trPr>
          <w:trHeight w:val="259"/>
        </w:trPr>
        <w:tc>
          <w:tcPr>
            <w:tcW w:w="2756" w:type="dxa"/>
            <w:tcBorders>
              <w:top w:val="nil"/>
              <w:left w:val="nil"/>
              <w:bottom w:val="single" w:sz="4" w:space="0" w:color="auto"/>
              <w:right w:val="nil"/>
            </w:tcBorders>
            <w:shd w:val="clear" w:color="000000" w:fill="DBE5F1"/>
            <w:noWrap/>
            <w:vAlign w:val="center"/>
            <w:hideMark/>
          </w:tcPr>
          <w:p w14:paraId="61FB44D0"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Age</w:t>
            </w:r>
          </w:p>
        </w:tc>
        <w:tc>
          <w:tcPr>
            <w:tcW w:w="1056" w:type="dxa"/>
            <w:tcBorders>
              <w:top w:val="nil"/>
              <w:left w:val="nil"/>
              <w:bottom w:val="single" w:sz="4" w:space="0" w:color="auto"/>
              <w:right w:val="nil"/>
            </w:tcBorders>
            <w:shd w:val="clear" w:color="000000" w:fill="DBE5F1"/>
            <w:noWrap/>
            <w:vAlign w:val="center"/>
            <w:hideMark/>
          </w:tcPr>
          <w:p w14:paraId="7F8BB9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000000" w:fill="DBE5F1"/>
            <w:noWrap/>
            <w:vAlign w:val="center"/>
            <w:hideMark/>
          </w:tcPr>
          <w:p w14:paraId="2E64456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C7E0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29F2006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4406B9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000000" w:fill="DBE5F1"/>
            <w:noWrap/>
            <w:vAlign w:val="center"/>
            <w:hideMark/>
          </w:tcPr>
          <w:p w14:paraId="50FBB9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6405C45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4C4A48D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C17A0E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06A0B5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18-24</w:t>
            </w:r>
          </w:p>
        </w:tc>
        <w:tc>
          <w:tcPr>
            <w:tcW w:w="1056" w:type="dxa"/>
            <w:tcBorders>
              <w:top w:val="nil"/>
              <w:left w:val="nil"/>
              <w:bottom w:val="single" w:sz="4" w:space="0" w:color="auto"/>
              <w:right w:val="nil"/>
            </w:tcBorders>
            <w:shd w:val="clear" w:color="auto" w:fill="auto"/>
            <w:noWrap/>
            <w:vAlign w:val="center"/>
            <w:hideMark/>
          </w:tcPr>
          <w:p w14:paraId="5E59367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F8AB8F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7E59C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EC098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D9A6C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313FE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346CD4A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E263DA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432FC6C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2184C671"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25-29</w:t>
            </w:r>
          </w:p>
        </w:tc>
        <w:tc>
          <w:tcPr>
            <w:tcW w:w="1056" w:type="dxa"/>
            <w:tcBorders>
              <w:top w:val="nil"/>
              <w:left w:val="nil"/>
              <w:bottom w:val="single" w:sz="4" w:space="0" w:color="auto"/>
              <w:right w:val="nil"/>
            </w:tcBorders>
            <w:shd w:val="clear" w:color="auto" w:fill="auto"/>
            <w:noWrap/>
            <w:vAlign w:val="center"/>
            <w:hideMark/>
          </w:tcPr>
          <w:p w14:paraId="7DBD8E9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6C13A01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7F0F0B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14F610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D4A9E3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2A3845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617AD15"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7557C50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7AEFEC0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AE8F97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30-39</w:t>
            </w:r>
          </w:p>
        </w:tc>
        <w:tc>
          <w:tcPr>
            <w:tcW w:w="1056" w:type="dxa"/>
            <w:tcBorders>
              <w:top w:val="nil"/>
              <w:left w:val="nil"/>
              <w:bottom w:val="single" w:sz="4" w:space="0" w:color="auto"/>
              <w:right w:val="nil"/>
            </w:tcBorders>
            <w:shd w:val="clear" w:color="auto" w:fill="auto"/>
            <w:noWrap/>
            <w:vAlign w:val="center"/>
            <w:hideMark/>
          </w:tcPr>
          <w:p w14:paraId="76B7F14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09B0D5F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00E1B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845FB34"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4FC2B0F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7B0BBA9C"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02EC6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35183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62B18410"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613E726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40-49</w:t>
            </w:r>
          </w:p>
        </w:tc>
        <w:tc>
          <w:tcPr>
            <w:tcW w:w="1056" w:type="dxa"/>
            <w:tcBorders>
              <w:top w:val="nil"/>
              <w:left w:val="nil"/>
              <w:bottom w:val="single" w:sz="4" w:space="0" w:color="auto"/>
              <w:right w:val="nil"/>
            </w:tcBorders>
            <w:shd w:val="clear" w:color="auto" w:fill="auto"/>
            <w:noWrap/>
            <w:vAlign w:val="center"/>
            <w:hideMark/>
          </w:tcPr>
          <w:p w14:paraId="33B8AE1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4EFC8B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4986DFA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63E32C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B2DD4F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185063D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F142ED0"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454C25F"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207E8B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F24339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50-59</w:t>
            </w:r>
          </w:p>
        </w:tc>
        <w:tc>
          <w:tcPr>
            <w:tcW w:w="1056" w:type="dxa"/>
            <w:tcBorders>
              <w:top w:val="nil"/>
              <w:left w:val="nil"/>
              <w:bottom w:val="single" w:sz="4" w:space="0" w:color="auto"/>
              <w:right w:val="nil"/>
            </w:tcBorders>
            <w:shd w:val="clear" w:color="auto" w:fill="auto"/>
            <w:noWrap/>
            <w:vAlign w:val="center"/>
            <w:hideMark/>
          </w:tcPr>
          <w:p w14:paraId="3ADB7F7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11B5FC1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D9565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769D3A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1EA27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3F02036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B49462E"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51642A7"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3CFC8E5F"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478A65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60+</w:t>
            </w:r>
          </w:p>
        </w:tc>
        <w:tc>
          <w:tcPr>
            <w:tcW w:w="1056" w:type="dxa"/>
            <w:tcBorders>
              <w:top w:val="nil"/>
              <w:left w:val="nil"/>
              <w:bottom w:val="single" w:sz="4" w:space="0" w:color="auto"/>
              <w:right w:val="nil"/>
            </w:tcBorders>
            <w:shd w:val="clear" w:color="auto" w:fill="auto"/>
            <w:noWrap/>
            <w:vAlign w:val="center"/>
            <w:hideMark/>
          </w:tcPr>
          <w:p w14:paraId="7391AE2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1058" w:type="dxa"/>
            <w:tcBorders>
              <w:top w:val="nil"/>
              <w:left w:val="nil"/>
              <w:bottom w:val="single" w:sz="4" w:space="0" w:color="auto"/>
              <w:right w:val="nil"/>
            </w:tcBorders>
            <w:shd w:val="clear" w:color="auto" w:fill="auto"/>
            <w:noWrap/>
            <w:vAlign w:val="center"/>
            <w:hideMark/>
          </w:tcPr>
          <w:p w14:paraId="36D396A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E47D916"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55601F52"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639E7038"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818" w:type="dxa"/>
            <w:tcBorders>
              <w:top w:val="nil"/>
              <w:left w:val="nil"/>
              <w:bottom w:val="single" w:sz="4" w:space="0" w:color="auto"/>
              <w:right w:val="nil"/>
            </w:tcBorders>
            <w:shd w:val="clear" w:color="auto" w:fill="auto"/>
            <w:noWrap/>
            <w:vAlign w:val="center"/>
            <w:hideMark/>
          </w:tcPr>
          <w:p w14:paraId="5043EF9B"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594BF04A"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14E1EB3" w14:textId="77777777" w:rsidR="000D53C8" w:rsidRPr="000D53C8" w:rsidRDefault="000D53C8" w:rsidP="000D53C8">
            <w:pPr>
              <w:widowControl/>
              <w:spacing w:line="240" w:lineRule="auto"/>
              <w:rPr>
                <w:rFonts w:ascii="Times New Roman" w:eastAsia="Times New Roman" w:hAnsi="Times New Roman" w:cs="Times New Roman"/>
                <w:sz w:val="20"/>
                <w:szCs w:val="20"/>
              </w:rPr>
            </w:pPr>
            <w:r w:rsidRPr="000D53C8">
              <w:rPr>
                <w:rFonts w:ascii="Times New Roman" w:eastAsia="Times New Roman" w:hAnsi="Times New Roman" w:cs="Times New Roman"/>
                <w:sz w:val="20"/>
                <w:szCs w:val="20"/>
              </w:rPr>
              <w:t> </w:t>
            </w:r>
          </w:p>
        </w:tc>
      </w:tr>
      <w:tr w:rsidR="000D53C8" w:rsidRPr="000D53C8" w14:paraId="556B6586"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3FEEA81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41B2F1B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08F0BD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6AD0DC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07F7462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344AB6A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14E343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2036962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692BEE8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42027B06"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7F3"/>
            <w:vAlign w:val="center"/>
            <w:hideMark/>
          </w:tcPr>
          <w:p w14:paraId="1422986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0E3D6F47"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818" w:type="dxa"/>
            <w:tcBorders>
              <w:top w:val="single" w:sz="4" w:space="0" w:color="auto"/>
              <w:left w:val="nil"/>
              <w:bottom w:val="single" w:sz="4" w:space="0" w:color="auto"/>
              <w:right w:val="nil"/>
            </w:tcBorders>
            <w:shd w:val="clear" w:color="000000" w:fill="DBE7F3"/>
            <w:vAlign w:val="center"/>
            <w:hideMark/>
          </w:tcPr>
          <w:p w14:paraId="65E2B1A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44C77DEF"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3437213A" w14:textId="77777777" w:rsidR="000D53C8" w:rsidRPr="000D53C8" w:rsidRDefault="000D53C8" w:rsidP="000D53C8">
            <w:pPr>
              <w:widowControl/>
              <w:spacing w:line="240" w:lineRule="auto"/>
              <w:rPr>
                <w:rFonts w:eastAsia="Times New Roman" w:cs="Calibri"/>
                <w:b/>
                <w:bCs/>
                <w:color w:val="auto"/>
                <w:sz w:val="20"/>
                <w:szCs w:val="20"/>
              </w:rPr>
            </w:pPr>
            <w:r w:rsidRPr="000D53C8">
              <w:rPr>
                <w:rFonts w:eastAsia="Times New Roman" w:cs="Calibri"/>
                <w:b/>
                <w:bCs/>
                <w:color w:val="auto"/>
                <w:sz w:val="20"/>
                <w:szCs w:val="20"/>
              </w:rPr>
              <w:t> </w:t>
            </w:r>
          </w:p>
        </w:tc>
      </w:tr>
      <w:tr w:rsidR="000D53C8" w:rsidRPr="000D53C8" w14:paraId="0C971459"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74365D8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Married</w:t>
            </w:r>
          </w:p>
        </w:tc>
        <w:tc>
          <w:tcPr>
            <w:tcW w:w="1056" w:type="dxa"/>
            <w:tcBorders>
              <w:top w:val="nil"/>
              <w:left w:val="nil"/>
              <w:bottom w:val="single" w:sz="4" w:space="0" w:color="auto"/>
              <w:right w:val="nil"/>
            </w:tcBorders>
            <w:shd w:val="clear" w:color="auto" w:fill="auto"/>
            <w:vAlign w:val="center"/>
            <w:hideMark/>
          </w:tcPr>
          <w:p w14:paraId="64B0229F"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542D085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EA62F5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87259B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5E7D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69AEE31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754BB3A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43767D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58859F05"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AF4563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Living in a consensual union</w:t>
            </w:r>
          </w:p>
        </w:tc>
        <w:tc>
          <w:tcPr>
            <w:tcW w:w="1056" w:type="dxa"/>
            <w:tcBorders>
              <w:top w:val="nil"/>
              <w:left w:val="nil"/>
              <w:bottom w:val="single" w:sz="4" w:space="0" w:color="auto"/>
              <w:right w:val="nil"/>
            </w:tcBorders>
            <w:shd w:val="clear" w:color="auto" w:fill="auto"/>
            <w:vAlign w:val="center"/>
            <w:hideMark/>
          </w:tcPr>
          <w:p w14:paraId="2A9BC16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3456CB28"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BC8F5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CD4570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91B472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0685EE3A"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5B10E3F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2072E3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226E73DB"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93259E3"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Widowed</w:t>
            </w:r>
          </w:p>
        </w:tc>
        <w:tc>
          <w:tcPr>
            <w:tcW w:w="1056" w:type="dxa"/>
            <w:tcBorders>
              <w:top w:val="nil"/>
              <w:left w:val="nil"/>
              <w:bottom w:val="single" w:sz="4" w:space="0" w:color="auto"/>
              <w:right w:val="nil"/>
            </w:tcBorders>
            <w:shd w:val="clear" w:color="auto" w:fill="auto"/>
            <w:vAlign w:val="center"/>
            <w:hideMark/>
          </w:tcPr>
          <w:p w14:paraId="3BAF0F7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45F206D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0FCB3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297A6B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586F712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46548EAE"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34F274D1"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7833F7"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3ACBA4F7"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025F6C55"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Divorced or separated</w:t>
            </w:r>
          </w:p>
        </w:tc>
        <w:tc>
          <w:tcPr>
            <w:tcW w:w="1056" w:type="dxa"/>
            <w:tcBorders>
              <w:top w:val="nil"/>
              <w:left w:val="nil"/>
              <w:bottom w:val="single" w:sz="4" w:space="0" w:color="auto"/>
              <w:right w:val="nil"/>
            </w:tcBorders>
            <w:shd w:val="clear" w:color="auto" w:fill="auto"/>
            <w:vAlign w:val="center"/>
            <w:hideMark/>
          </w:tcPr>
          <w:p w14:paraId="21CBAF3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1E0D2BD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A56DE2B"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1961160"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525968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E0C55E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A47E30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2DE0752"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1629176"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318458D8"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Never married or in a union</w:t>
            </w:r>
          </w:p>
        </w:tc>
        <w:tc>
          <w:tcPr>
            <w:tcW w:w="1056" w:type="dxa"/>
            <w:tcBorders>
              <w:top w:val="nil"/>
              <w:left w:val="nil"/>
              <w:bottom w:val="single" w:sz="4" w:space="0" w:color="auto"/>
              <w:right w:val="nil"/>
            </w:tcBorders>
            <w:shd w:val="clear" w:color="auto" w:fill="auto"/>
            <w:vAlign w:val="center"/>
            <w:hideMark/>
          </w:tcPr>
          <w:p w14:paraId="3D512A64"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vAlign w:val="center"/>
            <w:hideMark/>
          </w:tcPr>
          <w:p w14:paraId="6DD40296"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9742089"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77112545"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7CFD1D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vAlign w:val="center"/>
            <w:hideMark/>
          </w:tcPr>
          <w:p w14:paraId="2AB2C043"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6868DED"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2FF90CC" w14:textId="77777777" w:rsidR="000D53C8" w:rsidRPr="000D53C8" w:rsidRDefault="000D53C8" w:rsidP="000D53C8">
            <w:pPr>
              <w:widowControl/>
              <w:spacing w:line="240" w:lineRule="auto"/>
              <w:rPr>
                <w:rFonts w:eastAsia="Times New Roman" w:cs="Calibri"/>
                <w:sz w:val="20"/>
                <w:szCs w:val="20"/>
              </w:rPr>
            </w:pPr>
            <w:r w:rsidRPr="000D53C8">
              <w:rPr>
                <w:rFonts w:eastAsia="Times New Roman" w:cs="Calibri"/>
                <w:sz w:val="20"/>
                <w:szCs w:val="20"/>
              </w:rPr>
              <w:t> </w:t>
            </w:r>
          </w:p>
        </w:tc>
      </w:tr>
      <w:tr w:rsidR="000D53C8" w:rsidRPr="000D53C8" w14:paraId="7CDAE9A2"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6D73544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C74FD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2F36FC5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6B7ACCB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610BD2F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DA9CD0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162AC02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011AB7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78EED12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D41DD3D" w14:textId="77777777" w:rsidTr="000D53C8">
        <w:trPr>
          <w:trHeight w:val="259"/>
        </w:trPr>
        <w:tc>
          <w:tcPr>
            <w:tcW w:w="6099" w:type="dxa"/>
            <w:gridSpan w:val="5"/>
            <w:tcBorders>
              <w:top w:val="single" w:sz="4" w:space="0" w:color="auto"/>
              <w:left w:val="nil"/>
              <w:bottom w:val="single" w:sz="4" w:space="0" w:color="auto"/>
              <w:right w:val="nil"/>
            </w:tcBorders>
            <w:shd w:val="clear" w:color="000000" w:fill="DBE5F1"/>
            <w:noWrap/>
            <w:vAlign w:val="center"/>
            <w:hideMark/>
          </w:tcPr>
          <w:p w14:paraId="7541EC3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7D0F6692"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52DEED9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D4DB21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38B6F0D5"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5985C4D7"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2D1606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 education</w:t>
            </w:r>
          </w:p>
        </w:tc>
        <w:tc>
          <w:tcPr>
            <w:tcW w:w="1056" w:type="dxa"/>
            <w:tcBorders>
              <w:top w:val="nil"/>
              <w:left w:val="nil"/>
              <w:bottom w:val="single" w:sz="4" w:space="0" w:color="auto"/>
              <w:right w:val="nil"/>
            </w:tcBorders>
            <w:shd w:val="clear" w:color="auto" w:fill="auto"/>
            <w:noWrap/>
            <w:vAlign w:val="center"/>
            <w:hideMark/>
          </w:tcPr>
          <w:p w14:paraId="756C10D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DCE84C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06C9D35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7BD77C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AA949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1B6D6B9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C5FD5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94B8E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54B3FA85"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7BDD46F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Less than primary</w:t>
            </w:r>
          </w:p>
        </w:tc>
        <w:tc>
          <w:tcPr>
            <w:tcW w:w="1056" w:type="dxa"/>
            <w:tcBorders>
              <w:top w:val="nil"/>
              <w:left w:val="nil"/>
              <w:bottom w:val="single" w:sz="4" w:space="0" w:color="auto"/>
              <w:right w:val="nil"/>
            </w:tcBorders>
            <w:shd w:val="clear" w:color="auto" w:fill="auto"/>
            <w:noWrap/>
            <w:vAlign w:val="center"/>
            <w:hideMark/>
          </w:tcPr>
          <w:p w14:paraId="72F964C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649BEC5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CC70C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B2D6E4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D809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A6C4F3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828E48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43D4C5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9778D53"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79EA5FF"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primary</w:t>
            </w:r>
          </w:p>
        </w:tc>
        <w:tc>
          <w:tcPr>
            <w:tcW w:w="1056" w:type="dxa"/>
            <w:tcBorders>
              <w:top w:val="nil"/>
              <w:left w:val="nil"/>
              <w:bottom w:val="single" w:sz="4" w:space="0" w:color="auto"/>
              <w:right w:val="nil"/>
            </w:tcBorders>
            <w:shd w:val="clear" w:color="auto" w:fill="auto"/>
            <w:noWrap/>
            <w:vAlign w:val="center"/>
            <w:hideMark/>
          </w:tcPr>
          <w:p w14:paraId="3C52EDC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478790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CC6FE6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91B2DA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2B3574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272E8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0B31E4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14194BA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667593A0" w14:textId="77777777" w:rsidTr="000D53C8">
        <w:trPr>
          <w:trHeight w:val="259"/>
        </w:trPr>
        <w:tc>
          <w:tcPr>
            <w:tcW w:w="3812" w:type="dxa"/>
            <w:gridSpan w:val="2"/>
            <w:tcBorders>
              <w:top w:val="single" w:sz="4" w:space="0" w:color="auto"/>
              <w:left w:val="nil"/>
              <w:bottom w:val="single" w:sz="4" w:space="0" w:color="auto"/>
              <w:right w:val="nil"/>
            </w:tcBorders>
            <w:shd w:val="clear" w:color="auto" w:fill="auto"/>
            <w:noWrap/>
            <w:vAlign w:val="center"/>
            <w:hideMark/>
          </w:tcPr>
          <w:p w14:paraId="6A756C3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Completed secondary</w:t>
            </w:r>
          </w:p>
        </w:tc>
        <w:tc>
          <w:tcPr>
            <w:tcW w:w="1058" w:type="dxa"/>
            <w:tcBorders>
              <w:top w:val="nil"/>
              <w:left w:val="nil"/>
              <w:bottom w:val="single" w:sz="4" w:space="0" w:color="auto"/>
              <w:right w:val="nil"/>
            </w:tcBorders>
            <w:shd w:val="clear" w:color="auto" w:fill="auto"/>
            <w:noWrap/>
            <w:vAlign w:val="center"/>
            <w:hideMark/>
          </w:tcPr>
          <w:p w14:paraId="35C5434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BB22D8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89FCE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1B8B1E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458D4E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590D04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362F59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8E1CBA9"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47AD4A2D"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Higher</w:t>
            </w:r>
          </w:p>
        </w:tc>
        <w:tc>
          <w:tcPr>
            <w:tcW w:w="1056" w:type="dxa"/>
            <w:tcBorders>
              <w:top w:val="nil"/>
              <w:left w:val="nil"/>
              <w:bottom w:val="single" w:sz="4" w:space="0" w:color="auto"/>
              <w:right w:val="nil"/>
            </w:tcBorders>
            <w:shd w:val="clear" w:color="auto" w:fill="auto"/>
            <w:noWrap/>
            <w:vAlign w:val="center"/>
            <w:hideMark/>
          </w:tcPr>
          <w:p w14:paraId="5E036D2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447F2B9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DB8F39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B659B4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401FD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B6DD9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465C0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6467AC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6993CC8"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494EED4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73F1C9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1DD21E7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0E71BB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5D1DF6B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618ECB2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3E13AC7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13CC5EA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2256CA3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116C63D" w14:textId="77777777" w:rsidTr="000D53C8">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6FBDAE74"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Economic </w:t>
            </w:r>
            <w:proofErr w:type="spellStart"/>
            <w:r w:rsidRPr="000D53C8">
              <w:rPr>
                <w:rFonts w:eastAsia="Times New Roman" w:cs="Calibri"/>
                <w:b/>
                <w:bCs/>
                <w:sz w:val="20"/>
                <w:szCs w:val="20"/>
              </w:rPr>
              <w:t>activity</w:t>
            </w:r>
            <w:r w:rsidRPr="000D53C8">
              <w:rPr>
                <w:rFonts w:eastAsia="Times New Roman" w:cs="Calibri"/>
                <w:b/>
                <w:bCs/>
                <w:sz w:val="20"/>
                <w:szCs w:val="20"/>
                <w:vertAlign w:val="superscript"/>
              </w:rPr>
              <w:t>d</w:t>
            </w:r>
            <w:proofErr w:type="spellEnd"/>
          </w:p>
        </w:tc>
        <w:tc>
          <w:tcPr>
            <w:tcW w:w="1056" w:type="dxa"/>
            <w:tcBorders>
              <w:top w:val="single" w:sz="4" w:space="0" w:color="auto"/>
              <w:left w:val="nil"/>
              <w:bottom w:val="single" w:sz="4" w:space="0" w:color="auto"/>
              <w:right w:val="nil"/>
            </w:tcBorders>
            <w:shd w:val="clear" w:color="000000" w:fill="DBE5F1"/>
            <w:noWrap/>
            <w:vAlign w:val="center"/>
            <w:hideMark/>
          </w:tcPr>
          <w:p w14:paraId="5ADA844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1058" w:type="dxa"/>
            <w:tcBorders>
              <w:top w:val="single" w:sz="4" w:space="0" w:color="auto"/>
              <w:left w:val="nil"/>
              <w:bottom w:val="single" w:sz="4" w:space="0" w:color="auto"/>
              <w:right w:val="nil"/>
            </w:tcBorders>
            <w:shd w:val="clear" w:color="000000" w:fill="DBE5F1"/>
            <w:noWrap/>
            <w:vAlign w:val="center"/>
            <w:hideMark/>
          </w:tcPr>
          <w:p w14:paraId="0C10DC6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7DE3272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E6168DF"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A00EFE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single" w:sz="4" w:space="0" w:color="auto"/>
              <w:left w:val="nil"/>
              <w:bottom w:val="single" w:sz="4" w:space="0" w:color="auto"/>
              <w:right w:val="nil"/>
            </w:tcBorders>
            <w:shd w:val="clear" w:color="000000" w:fill="DBE5F1"/>
            <w:noWrap/>
            <w:vAlign w:val="center"/>
            <w:hideMark/>
          </w:tcPr>
          <w:p w14:paraId="21014ACA"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499EEC3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0D9DD9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48B7B810" w14:textId="77777777" w:rsidTr="000D53C8">
        <w:trPr>
          <w:trHeight w:val="259"/>
        </w:trPr>
        <w:tc>
          <w:tcPr>
            <w:tcW w:w="2756" w:type="dxa"/>
            <w:tcBorders>
              <w:top w:val="nil"/>
              <w:left w:val="nil"/>
              <w:bottom w:val="single" w:sz="4" w:space="0" w:color="auto"/>
              <w:right w:val="nil"/>
            </w:tcBorders>
            <w:shd w:val="clear" w:color="auto" w:fill="auto"/>
            <w:vAlign w:val="center"/>
            <w:hideMark/>
          </w:tcPr>
          <w:p w14:paraId="11C01104"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lastRenderedPageBreak/>
              <w:t>Participates in some form of economic activity</w:t>
            </w:r>
          </w:p>
        </w:tc>
        <w:tc>
          <w:tcPr>
            <w:tcW w:w="1056" w:type="dxa"/>
            <w:tcBorders>
              <w:top w:val="nil"/>
              <w:left w:val="nil"/>
              <w:bottom w:val="single" w:sz="4" w:space="0" w:color="auto"/>
              <w:right w:val="nil"/>
            </w:tcBorders>
            <w:shd w:val="clear" w:color="auto" w:fill="auto"/>
            <w:noWrap/>
            <w:vAlign w:val="center"/>
            <w:hideMark/>
          </w:tcPr>
          <w:p w14:paraId="10598DD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6A40EB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ED605A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3A3E330"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14F644E"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3DC7E33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863CD5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67C9EDE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7C425EFB" w14:textId="77777777" w:rsidTr="000D53C8">
        <w:trPr>
          <w:trHeight w:val="259"/>
        </w:trPr>
        <w:tc>
          <w:tcPr>
            <w:tcW w:w="4870" w:type="dxa"/>
            <w:gridSpan w:val="3"/>
            <w:tcBorders>
              <w:top w:val="single" w:sz="4" w:space="0" w:color="auto"/>
              <w:left w:val="nil"/>
              <w:bottom w:val="single" w:sz="4" w:space="0" w:color="auto"/>
              <w:right w:val="nil"/>
            </w:tcBorders>
            <w:shd w:val="clear" w:color="000000" w:fill="DBE5F1"/>
            <w:noWrap/>
            <w:vAlign w:val="center"/>
            <w:hideMark/>
          </w:tcPr>
          <w:p w14:paraId="4B1D2A29"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Participation in economic activity by </w:t>
            </w:r>
            <w:proofErr w:type="spellStart"/>
            <w:r w:rsidRPr="000D53C8">
              <w:rPr>
                <w:rFonts w:eastAsia="Times New Roman" w:cs="Calibri"/>
                <w:b/>
                <w:bCs/>
                <w:sz w:val="20"/>
                <w:szCs w:val="20"/>
              </w:rPr>
              <w:t>type</w:t>
            </w:r>
            <w:r w:rsidRPr="000D53C8">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38E73366"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18AB94F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097F8BF3"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818" w:type="dxa"/>
            <w:tcBorders>
              <w:top w:val="nil"/>
              <w:left w:val="nil"/>
              <w:bottom w:val="single" w:sz="4" w:space="0" w:color="auto"/>
              <w:right w:val="nil"/>
            </w:tcBorders>
            <w:shd w:val="clear" w:color="000000" w:fill="DBE5F1"/>
            <w:noWrap/>
            <w:vAlign w:val="center"/>
            <w:hideMark/>
          </w:tcPr>
          <w:p w14:paraId="7D289B2D"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19D60C81"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43AA6DC8"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w:t>
            </w:r>
          </w:p>
        </w:tc>
      </w:tr>
      <w:tr w:rsidR="000D53C8" w:rsidRPr="000D53C8" w14:paraId="0233A4A6"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942AE69"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Farm</w:t>
            </w:r>
          </w:p>
        </w:tc>
        <w:tc>
          <w:tcPr>
            <w:tcW w:w="1056" w:type="dxa"/>
            <w:tcBorders>
              <w:top w:val="nil"/>
              <w:left w:val="nil"/>
              <w:bottom w:val="single" w:sz="4" w:space="0" w:color="auto"/>
              <w:right w:val="nil"/>
            </w:tcBorders>
            <w:shd w:val="clear" w:color="auto" w:fill="auto"/>
            <w:noWrap/>
            <w:vAlign w:val="center"/>
            <w:hideMark/>
          </w:tcPr>
          <w:p w14:paraId="2E29A2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0E5C1B1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E8815A5"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5B3686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EB9353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723BA49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5255F3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5C2834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21AB248E"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124023F6"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Non-farm</w:t>
            </w:r>
          </w:p>
        </w:tc>
        <w:tc>
          <w:tcPr>
            <w:tcW w:w="1056" w:type="dxa"/>
            <w:tcBorders>
              <w:top w:val="nil"/>
              <w:left w:val="nil"/>
              <w:bottom w:val="single" w:sz="4" w:space="0" w:color="auto"/>
              <w:right w:val="nil"/>
            </w:tcBorders>
            <w:shd w:val="clear" w:color="auto" w:fill="auto"/>
            <w:noWrap/>
            <w:vAlign w:val="center"/>
            <w:hideMark/>
          </w:tcPr>
          <w:p w14:paraId="41B05BED"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25C36F7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598C076"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01C559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A0C83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0D11692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FFCF20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55DD30E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4CC2C1D" w14:textId="77777777" w:rsidTr="000D53C8">
        <w:trPr>
          <w:trHeight w:val="259"/>
        </w:trPr>
        <w:tc>
          <w:tcPr>
            <w:tcW w:w="2756" w:type="dxa"/>
            <w:tcBorders>
              <w:top w:val="nil"/>
              <w:left w:val="nil"/>
              <w:bottom w:val="single" w:sz="4" w:space="0" w:color="auto"/>
              <w:right w:val="nil"/>
            </w:tcBorders>
            <w:shd w:val="clear" w:color="auto" w:fill="auto"/>
            <w:noWrap/>
            <w:vAlign w:val="center"/>
            <w:hideMark/>
          </w:tcPr>
          <w:p w14:paraId="3DA62C5C" w14:textId="77777777" w:rsidR="000D53C8" w:rsidRPr="000D53C8" w:rsidRDefault="000D53C8" w:rsidP="000D53C8">
            <w:pPr>
              <w:widowControl/>
              <w:spacing w:line="240" w:lineRule="auto"/>
              <w:ind w:firstLineChars="100" w:firstLine="200"/>
              <w:rPr>
                <w:rFonts w:eastAsia="Times New Roman" w:cs="Calibri"/>
                <w:sz w:val="20"/>
                <w:szCs w:val="20"/>
              </w:rPr>
            </w:pPr>
            <w:r w:rsidRPr="000D53C8">
              <w:rPr>
                <w:rFonts w:eastAsia="Times New Roman" w:cs="Calibri"/>
                <w:sz w:val="20"/>
                <w:szCs w:val="20"/>
              </w:rPr>
              <w:t>Wage/salaried</w:t>
            </w:r>
          </w:p>
        </w:tc>
        <w:tc>
          <w:tcPr>
            <w:tcW w:w="1056" w:type="dxa"/>
            <w:tcBorders>
              <w:top w:val="nil"/>
              <w:left w:val="nil"/>
              <w:bottom w:val="single" w:sz="4" w:space="0" w:color="auto"/>
              <w:right w:val="nil"/>
            </w:tcBorders>
            <w:shd w:val="clear" w:color="auto" w:fill="auto"/>
            <w:noWrap/>
            <w:vAlign w:val="center"/>
            <w:hideMark/>
          </w:tcPr>
          <w:p w14:paraId="2B0097E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nil"/>
              <w:left w:val="nil"/>
              <w:bottom w:val="single" w:sz="4" w:space="0" w:color="auto"/>
              <w:right w:val="nil"/>
            </w:tcBorders>
            <w:shd w:val="clear" w:color="auto" w:fill="auto"/>
            <w:noWrap/>
            <w:vAlign w:val="center"/>
            <w:hideMark/>
          </w:tcPr>
          <w:p w14:paraId="50D0EBA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9EE8631"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E9EFC0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437D76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nil"/>
              <w:left w:val="nil"/>
              <w:bottom w:val="single" w:sz="4" w:space="0" w:color="auto"/>
              <w:right w:val="nil"/>
            </w:tcBorders>
            <w:shd w:val="clear" w:color="auto" w:fill="auto"/>
            <w:noWrap/>
            <w:vAlign w:val="center"/>
            <w:hideMark/>
          </w:tcPr>
          <w:p w14:paraId="2D4EBCF2"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0B34A6F"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93B58D8"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r w:rsidR="000D53C8" w:rsidRPr="000D53C8" w14:paraId="379CCE15" w14:textId="77777777" w:rsidTr="000D53C8">
        <w:trPr>
          <w:trHeight w:val="259"/>
        </w:trPr>
        <w:tc>
          <w:tcPr>
            <w:tcW w:w="2756" w:type="dxa"/>
            <w:tcBorders>
              <w:top w:val="single" w:sz="4" w:space="0" w:color="auto"/>
              <w:left w:val="nil"/>
              <w:bottom w:val="nil"/>
              <w:right w:val="nil"/>
            </w:tcBorders>
            <w:shd w:val="clear" w:color="auto" w:fill="auto"/>
            <w:vAlign w:val="center"/>
            <w:hideMark/>
          </w:tcPr>
          <w:p w14:paraId="17C51F9E" w14:textId="77777777" w:rsidR="000D53C8" w:rsidRPr="000D53C8" w:rsidRDefault="000D53C8" w:rsidP="000D53C8">
            <w:pPr>
              <w:widowControl/>
              <w:spacing w:line="240" w:lineRule="auto"/>
              <w:rPr>
                <w:rFonts w:eastAsia="Times New Roman" w:cs="Calibri"/>
                <w:b/>
                <w:bCs/>
                <w:sz w:val="20"/>
                <w:szCs w:val="20"/>
              </w:rPr>
            </w:pPr>
            <w:r w:rsidRPr="000D53C8">
              <w:rPr>
                <w:rFonts w:eastAsia="Times New Roman" w:cs="Calibri"/>
                <w:b/>
                <w:bCs/>
                <w:sz w:val="20"/>
                <w:szCs w:val="20"/>
              </w:rPr>
              <w:t xml:space="preserve">Number of primary adult female </w:t>
            </w:r>
            <w:proofErr w:type="spellStart"/>
            <w:r w:rsidRPr="000D53C8">
              <w:rPr>
                <w:rFonts w:eastAsia="Times New Roman" w:cs="Calibri"/>
                <w:b/>
                <w:bCs/>
                <w:sz w:val="20"/>
                <w:szCs w:val="20"/>
              </w:rPr>
              <w:t>decisionmakers</w:t>
            </w:r>
            <w:r w:rsidRPr="000D53C8">
              <w:rPr>
                <w:rFonts w:eastAsia="Times New Roman" w:cs="Calibri"/>
                <w:b/>
                <w:bCs/>
                <w:sz w:val="20"/>
                <w:szCs w:val="20"/>
                <w:vertAlign w:val="superscript"/>
              </w:rPr>
              <w:t>c</w:t>
            </w:r>
            <w:proofErr w:type="spellEnd"/>
          </w:p>
        </w:tc>
        <w:tc>
          <w:tcPr>
            <w:tcW w:w="1056" w:type="dxa"/>
            <w:tcBorders>
              <w:top w:val="single" w:sz="4" w:space="0" w:color="auto"/>
              <w:left w:val="nil"/>
              <w:bottom w:val="nil"/>
              <w:right w:val="nil"/>
            </w:tcBorders>
            <w:shd w:val="clear" w:color="auto" w:fill="auto"/>
            <w:noWrap/>
            <w:vAlign w:val="center"/>
            <w:hideMark/>
          </w:tcPr>
          <w:p w14:paraId="005AA407"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1058" w:type="dxa"/>
            <w:tcBorders>
              <w:top w:val="single" w:sz="4" w:space="0" w:color="auto"/>
              <w:left w:val="nil"/>
              <w:bottom w:val="nil"/>
              <w:right w:val="nil"/>
            </w:tcBorders>
            <w:shd w:val="clear" w:color="auto" w:fill="auto"/>
            <w:noWrap/>
            <w:vAlign w:val="center"/>
            <w:hideMark/>
          </w:tcPr>
          <w:p w14:paraId="305359C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8A86B89"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0321DC4"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DACCE7B"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818" w:type="dxa"/>
            <w:tcBorders>
              <w:top w:val="single" w:sz="4" w:space="0" w:color="auto"/>
              <w:left w:val="nil"/>
              <w:bottom w:val="nil"/>
              <w:right w:val="nil"/>
            </w:tcBorders>
            <w:shd w:val="clear" w:color="auto" w:fill="auto"/>
            <w:noWrap/>
            <w:vAlign w:val="center"/>
            <w:hideMark/>
          </w:tcPr>
          <w:p w14:paraId="497A1C33"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938" w:type="dxa"/>
            <w:tcBorders>
              <w:top w:val="single" w:sz="4" w:space="0" w:color="auto"/>
              <w:left w:val="nil"/>
              <w:bottom w:val="nil"/>
              <w:right w:val="nil"/>
            </w:tcBorders>
            <w:shd w:val="clear" w:color="auto" w:fill="auto"/>
            <w:noWrap/>
            <w:vAlign w:val="center"/>
            <w:hideMark/>
          </w:tcPr>
          <w:p w14:paraId="6C98B05C"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c>
          <w:tcPr>
            <w:tcW w:w="624" w:type="dxa"/>
            <w:tcBorders>
              <w:top w:val="single" w:sz="4" w:space="0" w:color="auto"/>
              <w:left w:val="nil"/>
              <w:bottom w:val="nil"/>
              <w:right w:val="nil"/>
            </w:tcBorders>
            <w:shd w:val="clear" w:color="auto" w:fill="auto"/>
            <w:noWrap/>
            <w:vAlign w:val="center"/>
            <w:hideMark/>
          </w:tcPr>
          <w:p w14:paraId="38B29F7A" w14:textId="77777777" w:rsidR="000D53C8" w:rsidRPr="000D53C8" w:rsidRDefault="000D53C8" w:rsidP="000D53C8">
            <w:pPr>
              <w:widowControl/>
              <w:spacing w:line="240" w:lineRule="auto"/>
              <w:jc w:val="center"/>
              <w:rPr>
                <w:rFonts w:eastAsia="Times New Roman" w:cs="Calibri"/>
                <w:sz w:val="20"/>
                <w:szCs w:val="20"/>
              </w:rPr>
            </w:pPr>
            <w:r w:rsidRPr="000D53C8">
              <w:rPr>
                <w:rFonts w:eastAsia="Times New Roman" w:cs="Calibri"/>
                <w:sz w:val="20"/>
                <w:szCs w:val="20"/>
              </w:rPr>
              <w:t> </w:t>
            </w:r>
          </w:p>
        </w:tc>
      </w:tr>
    </w:tbl>
    <w:p w14:paraId="5B9E4604" w14:textId="77777777" w:rsidR="005810E2" w:rsidRDefault="005810E2" w:rsidP="005810E2">
      <w:pPr>
        <w:pStyle w:val="BodyText"/>
        <w:spacing w:after="0"/>
        <w:ind w:left="90" w:hanging="90"/>
        <w:rPr>
          <w:sz w:val="16"/>
        </w:rPr>
      </w:pPr>
      <w:commentRangeStart w:id="311"/>
      <w:r w:rsidRPr="005810E2">
        <w:rPr>
          <w:sz w:val="16"/>
        </w:rPr>
        <w:t>^ Results not statistically reliable, n&lt;30</w:t>
      </w:r>
      <w:commentRangeEnd w:id="311"/>
      <w:r w:rsidR="004E33EB">
        <w:rPr>
          <w:rStyle w:val="CommentReference"/>
        </w:rPr>
        <w:commentReference w:id="311"/>
      </w:r>
    </w:p>
    <w:p w14:paraId="4CA44EC5" w14:textId="7A6FE60C" w:rsidR="005810E2" w:rsidRPr="005810E2" w:rsidRDefault="00AC34B6"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endline estimates.</w:t>
      </w:r>
    </w:p>
    <w:p w14:paraId="566EA9B7" w14:textId="7B4BAE6E" w:rsidR="005810E2" w:rsidRPr="005810E2" w:rsidRDefault="00AC34B6"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F4A715" w14:textId="1F205990" w:rsidR="00AC34B6" w:rsidRPr="005810E2" w:rsidRDefault="00AC34B6" w:rsidP="00AC34B6">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6E71BCA0" w14:textId="56C4D38D"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1C5E3C97" w14:textId="20DC96E9"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16867824" w14:textId="77777777" w:rsidR="005810E2" w:rsidRDefault="005810E2" w:rsidP="005810E2">
      <w:pPr>
        <w:pStyle w:val="BodyText"/>
        <w:spacing w:after="0"/>
        <w:ind w:left="90" w:hanging="90"/>
        <w:rPr>
          <w:sz w:val="16"/>
        </w:rPr>
      </w:pPr>
      <w:r w:rsidRPr="005810E2">
        <w:rPr>
          <w:sz w:val="16"/>
        </w:rPr>
        <w:t xml:space="preserve">Notes: </w:t>
      </w:r>
    </w:p>
    <w:p w14:paraId="43B6F9F5"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r w:rsidRPr="005810E2">
        <w:rPr>
          <w:sz w:val="16"/>
        </w:rPr>
        <w:tab/>
      </w:r>
    </w:p>
    <w:p w14:paraId="52B2E2E9" w14:textId="0D0D1A06"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female </w:t>
      </w:r>
      <w:r w:rsidRPr="00044AFF">
        <w:rPr>
          <w:sz w:val="16"/>
        </w:rPr>
        <w:t>decisionmakers</w:t>
      </w:r>
      <w:r>
        <w:rPr>
          <w:sz w:val="16"/>
        </w:rPr>
        <w:t xml:space="preserve"> who are de jure household members</w:t>
      </w:r>
      <w:r w:rsidR="005810E2" w:rsidRPr="005810E2">
        <w:rPr>
          <w:sz w:val="16"/>
        </w:rPr>
        <w:t>.</w:t>
      </w:r>
    </w:p>
    <w:p w14:paraId="0E454342" w14:textId="2CADD3DC" w:rsidR="005810E2" w:rsidRPr="004A052F" w:rsidRDefault="005810E2" w:rsidP="00430DA3">
      <w:pPr>
        <w:pStyle w:val="BodyText"/>
        <w:ind w:left="86" w:hanging="86"/>
        <w:rPr>
          <w:sz w:val="16"/>
          <w:szCs w:val="16"/>
        </w:rPr>
      </w:pPr>
      <w:r w:rsidRPr="007D4AEC">
        <w:rPr>
          <w:sz w:val="16"/>
          <w:szCs w:val="16"/>
        </w:rPr>
        <w:t xml:space="preserve">Sources: </w:t>
      </w:r>
      <w:r w:rsidR="00385A7A" w:rsidRPr="00A2001B">
        <w:rPr>
          <w:sz w:val="16"/>
          <w:szCs w:val="16"/>
        </w:rPr>
        <w:t>Feed the Future [</w:t>
      </w:r>
      <w:r w:rsidR="00385A7A" w:rsidRPr="00A2001B">
        <w:rPr>
          <w:sz w:val="16"/>
          <w:szCs w:val="16"/>
          <w:highlight w:val="yellow"/>
        </w:rPr>
        <w:t>Country</w:t>
      </w:r>
      <w:r w:rsidR="00385A7A" w:rsidRPr="00A2001B">
        <w:rPr>
          <w:sz w:val="16"/>
          <w:szCs w:val="16"/>
        </w:rPr>
        <w:t>] ZOI Survey [</w:t>
      </w:r>
      <w:r w:rsidR="00FE1420" w:rsidRPr="00FE1420">
        <w:rPr>
          <w:sz w:val="16"/>
          <w:szCs w:val="16"/>
          <w:highlight w:val="yellow"/>
        </w:rPr>
        <w:t xml:space="preserve">baseline </w:t>
      </w:r>
      <w:r w:rsidR="00385A7A" w:rsidRPr="00A2001B">
        <w:rPr>
          <w:sz w:val="16"/>
          <w:szCs w:val="16"/>
          <w:highlight w:val="yellow"/>
        </w:rPr>
        <w:t>survey year(s)</w:t>
      </w:r>
      <w:r w:rsidR="00385A7A" w:rsidRPr="00A2001B">
        <w:rPr>
          <w:sz w:val="16"/>
          <w:szCs w:val="16"/>
        </w:rPr>
        <w:t>]; Feed the Future [</w:t>
      </w:r>
      <w:r w:rsidR="00385A7A" w:rsidRPr="00D0159B">
        <w:rPr>
          <w:sz w:val="16"/>
          <w:szCs w:val="16"/>
          <w:highlight w:val="yellow"/>
        </w:rPr>
        <w:t>Country</w:t>
      </w:r>
      <w:r w:rsidR="00385A7A" w:rsidRPr="00D0159B">
        <w:rPr>
          <w:sz w:val="16"/>
          <w:szCs w:val="16"/>
        </w:rPr>
        <w:t>] ZOI Survey [</w:t>
      </w:r>
      <w:r w:rsidR="00A11DD1" w:rsidRPr="00A11DD1">
        <w:rPr>
          <w:sz w:val="16"/>
          <w:szCs w:val="16"/>
          <w:highlight w:val="yellow"/>
        </w:rPr>
        <w:t xml:space="preserve">endline </w:t>
      </w:r>
      <w:r w:rsidR="00385A7A" w:rsidRPr="00D0159B">
        <w:rPr>
          <w:sz w:val="16"/>
          <w:szCs w:val="16"/>
          <w:highlight w:val="yellow"/>
        </w:rPr>
        <w:t>survey year(s)</w:t>
      </w:r>
      <w:r w:rsidR="00385A7A" w:rsidRPr="00D0159B">
        <w:rPr>
          <w:sz w:val="16"/>
          <w:szCs w:val="16"/>
        </w:rPr>
        <w:t>]</w:t>
      </w:r>
    </w:p>
    <w:p w14:paraId="0961FFF6" w14:textId="09CBA8F0" w:rsidR="00BA5049" w:rsidRDefault="00BA5049" w:rsidP="00BA5049">
      <w:pPr>
        <w:pStyle w:val="BodyText"/>
        <w:spacing w:before="200"/>
      </w:pPr>
      <w:r w:rsidRPr="00DF4DE5">
        <w:rPr>
          <w:highlight w:val="yellow"/>
        </w:rPr>
        <w:t>[</w:t>
      </w:r>
      <w:r w:rsidR="005B4EED">
        <w:rPr>
          <w:highlight w:val="yellow"/>
        </w:rPr>
        <w:t>D</w:t>
      </w:r>
      <w:r w:rsidRPr="00DF4DE5">
        <w:rPr>
          <w:highlight w:val="yellow"/>
        </w:rPr>
        <w:t>escri</w:t>
      </w:r>
      <w:r w:rsidR="005B4EED">
        <w:rPr>
          <w:highlight w:val="yellow"/>
        </w:rPr>
        <w:t>be</w:t>
      </w:r>
      <w:r w:rsidRPr="00DF4DE5">
        <w:rPr>
          <w:highlight w:val="yellow"/>
        </w:rPr>
        <w:t xml:space="preserve"> the </w:t>
      </w:r>
      <w:r w:rsidR="005B4EED">
        <w:rPr>
          <w:highlight w:val="yellow"/>
        </w:rPr>
        <w:t xml:space="preserve">results presented </w:t>
      </w:r>
      <w:r w:rsidRPr="00DF4DE5">
        <w:rPr>
          <w:highlight w:val="yellow"/>
        </w:rPr>
        <w:t xml:space="preserve">in </w:t>
      </w:r>
      <w:r>
        <w:rPr>
          <w:highlight w:val="yellow"/>
        </w:rPr>
        <w:t>T</w:t>
      </w:r>
      <w:r w:rsidRPr="00DF4DE5">
        <w:rPr>
          <w:highlight w:val="yellow"/>
        </w:rPr>
        <w:t>able</w:t>
      </w:r>
      <w:r>
        <w:rPr>
          <w:highlight w:val="yellow"/>
        </w:rPr>
        <w:t xml:space="preserve"> 3.1.3</w:t>
      </w:r>
      <w:r w:rsidRPr="00DF4DE5">
        <w:rPr>
          <w:highlight w:val="yellow"/>
        </w:rPr>
        <w:t>.</w:t>
      </w:r>
      <w:r w:rsidR="005B4EED">
        <w:rPr>
          <w:highlight w:val="yellow"/>
        </w:rPr>
        <w:t xml:space="preserve"> Compare the results in Tables 3.1.2 and 3.1.3.</w:t>
      </w:r>
      <w:r w:rsidRPr="00DF4DE5">
        <w:rPr>
          <w:highlight w:val="yellow"/>
        </w:rPr>
        <w:t>]</w:t>
      </w:r>
    </w:p>
    <w:p w14:paraId="3CC2FECA" w14:textId="533FEE4E" w:rsidR="002514B1" w:rsidRDefault="002514B1" w:rsidP="00AB051C">
      <w:pPr>
        <w:pStyle w:val="Tabletitle"/>
        <w:keepLines/>
        <w:spacing w:before="240"/>
        <w:contextualSpacing/>
        <w:outlineLvl w:val="3"/>
      </w:pPr>
      <w:bookmarkStart w:id="312" w:name="_Toc50719164"/>
      <w:r w:rsidRPr="002514B1">
        <w:t xml:space="preserve">Table 3.1.3: </w:t>
      </w:r>
      <w:r w:rsidR="005810E2" w:rsidRPr="005810E2">
        <w:t>Comparison of Characteristics of Primary Adult Male Decisionmakers</w:t>
      </w:r>
      <w:r w:rsidR="00A97438">
        <w:t xml:space="preserve"> in the </w:t>
      </w:r>
      <w:r w:rsidR="00160DC3">
        <w:t>Phase One</w:t>
      </w:r>
      <w:r w:rsidR="007F25EC">
        <w:t xml:space="preserve"> ZOI</w:t>
      </w:r>
      <w:r w:rsidR="005810E2" w:rsidRPr="005810E2">
        <w:t xml:space="preserve">, Feed the Future </w:t>
      </w:r>
      <w:r w:rsidR="00160DC3">
        <w:t>Phase One</w:t>
      </w:r>
      <w:r w:rsidR="005810E2" w:rsidRPr="005810E2">
        <w:t xml:space="preserve"> Baseline and Endline ZOI Surveys</w:t>
      </w:r>
      <w:bookmarkEnd w:id="312"/>
    </w:p>
    <w:tbl>
      <w:tblPr>
        <w:tblW w:w="9317" w:type="dxa"/>
        <w:tblInd w:w="108" w:type="dxa"/>
        <w:tblLook w:val="04A0" w:firstRow="1" w:lastRow="0" w:firstColumn="1" w:lastColumn="0" w:noHBand="0" w:noVBand="1"/>
      </w:tblPr>
      <w:tblGrid>
        <w:gridCol w:w="2756"/>
        <w:gridCol w:w="997"/>
        <w:gridCol w:w="998"/>
        <w:gridCol w:w="272"/>
        <w:gridCol w:w="957"/>
        <w:gridCol w:w="958"/>
        <w:gridCol w:w="817"/>
        <w:gridCol w:w="938"/>
        <w:gridCol w:w="624"/>
      </w:tblGrid>
      <w:tr w:rsidR="00D74015" w:rsidRPr="00D74015" w14:paraId="71AB7096" w14:textId="77777777" w:rsidTr="00D74015">
        <w:trPr>
          <w:trHeight w:val="259"/>
          <w:tblHeader/>
        </w:trPr>
        <w:tc>
          <w:tcPr>
            <w:tcW w:w="2756" w:type="dxa"/>
            <w:vMerge w:val="restart"/>
            <w:tcBorders>
              <w:top w:val="single" w:sz="4" w:space="0" w:color="auto"/>
              <w:left w:val="nil"/>
              <w:bottom w:val="single" w:sz="4" w:space="0" w:color="000000"/>
              <w:right w:val="nil"/>
            </w:tcBorders>
            <w:shd w:val="clear" w:color="000000" w:fill="387990"/>
            <w:noWrap/>
            <w:vAlign w:val="bottom"/>
            <w:hideMark/>
          </w:tcPr>
          <w:p w14:paraId="3C3C9A38" w14:textId="77777777" w:rsidR="00D74015" w:rsidRPr="00D74015" w:rsidRDefault="00D74015" w:rsidP="00D74015">
            <w:pPr>
              <w:widowControl/>
              <w:spacing w:line="240" w:lineRule="auto"/>
              <w:rPr>
                <w:rFonts w:eastAsia="Times New Roman" w:cs="Calibri"/>
                <w:b/>
                <w:bCs/>
                <w:color w:val="FFFFFF"/>
                <w:sz w:val="20"/>
                <w:szCs w:val="20"/>
              </w:rPr>
            </w:pPr>
            <w:r w:rsidRPr="00D74015">
              <w:rPr>
                <w:rFonts w:eastAsia="Times New Roman" w:cs="Calibri"/>
                <w:b/>
                <w:bCs/>
                <w:color w:val="FFFFFF"/>
                <w:sz w:val="20"/>
                <w:szCs w:val="20"/>
              </w:rPr>
              <w:t>Characteristic</w:t>
            </w:r>
          </w:p>
        </w:tc>
        <w:tc>
          <w:tcPr>
            <w:tcW w:w="1995" w:type="dxa"/>
            <w:gridSpan w:val="2"/>
            <w:tcBorders>
              <w:top w:val="single" w:sz="4" w:space="0" w:color="auto"/>
              <w:left w:val="nil"/>
              <w:bottom w:val="single" w:sz="4" w:space="0" w:color="FFFFFF"/>
              <w:right w:val="nil"/>
            </w:tcBorders>
            <w:shd w:val="clear" w:color="000000" w:fill="387990"/>
            <w:vAlign w:val="center"/>
            <w:hideMark/>
          </w:tcPr>
          <w:p w14:paraId="7BF526A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xml:space="preserve">Baseline </w:t>
            </w:r>
            <w:r w:rsidRPr="00D74015">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06D93D2D"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1915" w:type="dxa"/>
            <w:gridSpan w:val="2"/>
            <w:tcBorders>
              <w:top w:val="single" w:sz="4" w:space="0" w:color="auto"/>
              <w:left w:val="nil"/>
              <w:bottom w:val="single" w:sz="4" w:space="0" w:color="FFFFFF"/>
              <w:right w:val="nil"/>
            </w:tcBorders>
            <w:shd w:val="clear" w:color="000000" w:fill="387990"/>
            <w:vAlign w:val="center"/>
            <w:hideMark/>
          </w:tcPr>
          <w:p w14:paraId="570C8CBC"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xml:space="preserve">Endline </w:t>
            </w:r>
            <w:r w:rsidRPr="00D74015">
              <w:rPr>
                <w:rFonts w:eastAsia="Times New Roman" w:cs="Calibri"/>
                <w:b/>
                <w:bCs/>
                <w:color w:val="FFFFFF"/>
                <w:sz w:val="20"/>
                <w:szCs w:val="20"/>
              </w:rPr>
              <w:br/>
              <w:t>([Year(s)])</w:t>
            </w:r>
          </w:p>
        </w:tc>
        <w:tc>
          <w:tcPr>
            <w:tcW w:w="817" w:type="dxa"/>
            <w:tcBorders>
              <w:top w:val="single" w:sz="4" w:space="0" w:color="auto"/>
              <w:left w:val="nil"/>
              <w:bottom w:val="nil"/>
              <w:right w:val="nil"/>
            </w:tcBorders>
            <w:shd w:val="clear" w:color="000000" w:fill="387990"/>
            <w:vAlign w:val="center"/>
            <w:hideMark/>
          </w:tcPr>
          <w:p w14:paraId="177FFAA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38" w:type="dxa"/>
            <w:vMerge w:val="restart"/>
            <w:tcBorders>
              <w:top w:val="single" w:sz="4" w:space="0" w:color="auto"/>
              <w:left w:val="nil"/>
              <w:right w:val="nil"/>
            </w:tcBorders>
            <w:shd w:val="clear" w:color="000000" w:fill="387990"/>
            <w:vAlign w:val="center"/>
            <w:hideMark/>
          </w:tcPr>
          <w:p w14:paraId="72A3689B"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p w14:paraId="23BF2019" w14:textId="01F0E91D" w:rsidR="00D74015" w:rsidRPr="00D74015" w:rsidRDefault="00D74015" w:rsidP="00D74015">
            <w:pPr>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p-</w:t>
            </w:r>
            <w:proofErr w:type="spellStart"/>
            <w:r w:rsidRPr="00D74015">
              <w:rPr>
                <w:rFonts w:eastAsia="Times New Roman" w:cs="Calibri"/>
                <w:b/>
                <w:bCs/>
                <w:color w:val="FFFFFF"/>
                <w:sz w:val="20"/>
                <w:szCs w:val="20"/>
              </w:rPr>
              <w:t>value</w:t>
            </w:r>
            <w:r w:rsidRPr="00D74015">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763F3399"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r>
      <w:tr w:rsidR="00D74015" w:rsidRPr="00D74015" w14:paraId="6B263634" w14:textId="77777777" w:rsidTr="00D74015">
        <w:trPr>
          <w:trHeight w:val="259"/>
          <w:tblHeader/>
        </w:trPr>
        <w:tc>
          <w:tcPr>
            <w:tcW w:w="2756" w:type="dxa"/>
            <w:vMerge/>
            <w:tcBorders>
              <w:top w:val="single" w:sz="4" w:space="0" w:color="auto"/>
              <w:left w:val="nil"/>
              <w:bottom w:val="single" w:sz="4" w:space="0" w:color="000000"/>
              <w:right w:val="nil"/>
            </w:tcBorders>
            <w:vAlign w:val="center"/>
            <w:hideMark/>
          </w:tcPr>
          <w:p w14:paraId="590B1C02" w14:textId="77777777" w:rsidR="00D74015" w:rsidRPr="00D74015" w:rsidRDefault="00D74015" w:rsidP="00D74015">
            <w:pPr>
              <w:widowControl/>
              <w:spacing w:line="240" w:lineRule="auto"/>
              <w:rPr>
                <w:rFonts w:eastAsia="Times New Roman" w:cs="Calibri"/>
                <w:b/>
                <w:bCs/>
                <w:color w:val="FFFFFF"/>
                <w:sz w:val="20"/>
                <w:szCs w:val="20"/>
              </w:rPr>
            </w:pPr>
          </w:p>
        </w:tc>
        <w:tc>
          <w:tcPr>
            <w:tcW w:w="997" w:type="dxa"/>
            <w:tcBorders>
              <w:top w:val="nil"/>
              <w:left w:val="nil"/>
              <w:bottom w:val="single" w:sz="4" w:space="0" w:color="auto"/>
              <w:right w:val="nil"/>
            </w:tcBorders>
            <w:shd w:val="clear" w:color="000000" w:fill="387990"/>
            <w:vAlign w:val="bottom"/>
            <w:hideMark/>
          </w:tcPr>
          <w:p w14:paraId="1A3E59C3"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98" w:type="dxa"/>
            <w:tcBorders>
              <w:top w:val="nil"/>
              <w:left w:val="nil"/>
              <w:bottom w:val="single" w:sz="4" w:space="0" w:color="auto"/>
              <w:right w:val="nil"/>
            </w:tcBorders>
            <w:shd w:val="clear" w:color="000000" w:fill="387990"/>
            <w:vAlign w:val="bottom"/>
            <w:hideMark/>
          </w:tcPr>
          <w:p w14:paraId="650649EE"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3D4F233A"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 </w:t>
            </w:r>
          </w:p>
        </w:tc>
        <w:tc>
          <w:tcPr>
            <w:tcW w:w="957" w:type="dxa"/>
            <w:tcBorders>
              <w:top w:val="nil"/>
              <w:left w:val="nil"/>
              <w:bottom w:val="single" w:sz="4" w:space="0" w:color="auto"/>
              <w:right w:val="nil"/>
            </w:tcBorders>
            <w:shd w:val="clear" w:color="000000" w:fill="387990"/>
            <w:vAlign w:val="bottom"/>
            <w:hideMark/>
          </w:tcPr>
          <w:p w14:paraId="200733E6"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w:t>
            </w:r>
          </w:p>
        </w:tc>
        <w:tc>
          <w:tcPr>
            <w:tcW w:w="958" w:type="dxa"/>
            <w:tcBorders>
              <w:top w:val="nil"/>
              <w:left w:val="nil"/>
              <w:bottom w:val="single" w:sz="4" w:space="0" w:color="auto"/>
              <w:right w:val="nil"/>
            </w:tcBorders>
            <w:shd w:val="clear" w:color="000000" w:fill="387990"/>
            <w:vAlign w:val="bottom"/>
            <w:hideMark/>
          </w:tcPr>
          <w:p w14:paraId="4F5ED180"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95% CI</w:t>
            </w:r>
          </w:p>
        </w:tc>
        <w:tc>
          <w:tcPr>
            <w:tcW w:w="817" w:type="dxa"/>
            <w:tcBorders>
              <w:top w:val="nil"/>
              <w:left w:val="nil"/>
              <w:bottom w:val="single" w:sz="4" w:space="0" w:color="auto"/>
              <w:right w:val="nil"/>
            </w:tcBorders>
            <w:shd w:val="clear" w:color="000000" w:fill="387990"/>
            <w:vAlign w:val="bottom"/>
            <w:hideMark/>
          </w:tcPr>
          <w:p w14:paraId="0397F844" w14:textId="77777777" w:rsidR="00D74015" w:rsidRPr="00D74015" w:rsidRDefault="00D74015" w:rsidP="00D74015">
            <w:pPr>
              <w:widowControl/>
              <w:spacing w:line="240" w:lineRule="auto"/>
              <w:jc w:val="center"/>
              <w:rPr>
                <w:rFonts w:eastAsia="Times New Roman" w:cs="Calibri"/>
                <w:b/>
                <w:bCs/>
                <w:color w:val="FFFFFF"/>
                <w:sz w:val="20"/>
                <w:szCs w:val="20"/>
              </w:rPr>
            </w:pPr>
            <w:r w:rsidRPr="00D74015">
              <w:rPr>
                <w:rFonts w:eastAsia="Times New Roman" w:cs="Calibri"/>
                <w:b/>
                <w:bCs/>
                <w:color w:val="FFFFFF"/>
                <w:sz w:val="20"/>
                <w:szCs w:val="20"/>
              </w:rPr>
              <w:t>Diff.</w:t>
            </w:r>
          </w:p>
        </w:tc>
        <w:tc>
          <w:tcPr>
            <w:tcW w:w="938" w:type="dxa"/>
            <w:vMerge/>
            <w:tcBorders>
              <w:left w:val="nil"/>
              <w:bottom w:val="single" w:sz="4" w:space="0" w:color="auto"/>
              <w:right w:val="nil"/>
            </w:tcBorders>
            <w:shd w:val="clear" w:color="000000" w:fill="387990"/>
            <w:vAlign w:val="bottom"/>
            <w:hideMark/>
          </w:tcPr>
          <w:p w14:paraId="781BF73B" w14:textId="23242D10" w:rsidR="00D74015" w:rsidRPr="00D74015" w:rsidRDefault="00D74015" w:rsidP="00D74015">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63E88AEB" w14:textId="77777777" w:rsidR="00D74015" w:rsidRPr="00D74015" w:rsidRDefault="00D74015" w:rsidP="00D74015">
            <w:pPr>
              <w:widowControl/>
              <w:spacing w:line="240" w:lineRule="auto"/>
              <w:jc w:val="center"/>
              <w:rPr>
                <w:rFonts w:eastAsia="Times New Roman" w:cs="Calibri"/>
                <w:b/>
                <w:bCs/>
                <w:color w:val="FFFFFF"/>
                <w:sz w:val="20"/>
                <w:szCs w:val="20"/>
              </w:rPr>
            </w:pPr>
            <w:proofErr w:type="spellStart"/>
            <w:r w:rsidRPr="00D74015">
              <w:rPr>
                <w:rFonts w:eastAsia="Times New Roman" w:cs="Calibri"/>
                <w:b/>
                <w:bCs/>
                <w:color w:val="FFFFFF"/>
                <w:sz w:val="20"/>
                <w:szCs w:val="20"/>
              </w:rPr>
              <w:t>Sig.</w:t>
            </w:r>
            <w:r w:rsidRPr="00D74015">
              <w:rPr>
                <w:rFonts w:eastAsia="Times New Roman" w:cs="Calibri"/>
                <w:b/>
                <w:bCs/>
                <w:color w:val="FFFFFF"/>
                <w:sz w:val="20"/>
                <w:szCs w:val="20"/>
                <w:vertAlign w:val="superscript"/>
              </w:rPr>
              <w:t>b</w:t>
            </w:r>
            <w:proofErr w:type="spellEnd"/>
          </w:p>
        </w:tc>
      </w:tr>
      <w:tr w:rsidR="00D74015" w:rsidRPr="00D74015" w14:paraId="680C51C5" w14:textId="77777777" w:rsidTr="00D74015">
        <w:trPr>
          <w:trHeight w:val="259"/>
        </w:trPr>
        <w:tc>
          <w:tcPr>
            <w:tcW w:w="2756" w:type="dxa"/>
            <w:tcBorders>
              <w:top w:val="nil"/>
              <w:left w:val="nil"/>
              <w:bottom w:val="single" w:sz="4" w:space="0" w:color="auto"/>
              <w:right w:val="nil"/>
            </w:tcBorders>
            <w:shd w:val="clear" w:color="000000" w:fill="DBE5F1"/>
            <w:noWrap/>
            <w:vAlign w:val="center"/>
            <w:hideMark/>
          </w:tcPr>
          <w:p w14:paraId="33FA6B1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Age</w:t>
            </w:r>
          </w:p>
        </w:tc>
        <w:tc>
          <w:tcPr>
            <w:tcW w:w="997" w:type="dxa"/>
            <w:tcBorders>
              <w:top w:val="nil"/>
              <w:left w:val="nil"/>
              <w:bottom w:val="single" w:sz="4" w:space="0" w:color="auto"/>
              <w:right w:val="nil"/>
            </w:tcBorders>
            <w:shd w:val="clear" w:color="000000" w:fill="DBE5F1"/>
            <w:noWrap/>
            <w:vAlign w:val="center"/>
            <w:hideMark/>
          </w:tcPr>
          <w:p w14:paraId="28EC2C0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000000" w:fill="DBE5F1"/>
            <w:noWrap/>
            <w:vAlign w:val="center"/>
            <w:hideMark/>
          </w:tcPr>
          <w:p w14:paraId="0762B38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000000" w:fill="DBE5F1"/>
            <w:noWrap/>
            <w:vAlign w:val="center"/>
            <w:hideMark/>
          </w:tcPr>
          <w:p w14:paraId="708D52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000000" w:fill="DBE5F1"/>
            <w:noWrap/>
            <w:vAlign w:val="center"/>
            <w:hideMark/>
          </w:tcPr>
          <w:p w14:paraId="789C1AA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000000" w:fill="DBE5F1"/>
            <w:noWrap/>
            <w:vAlign w:val="center"/>
            <w:hideMark/>
          </w:tcPr>
          <w:p w14:paraId="17B79D7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000000" w:fill="DBE5F1"/>
            <w:noWrap/>
            <w:vAlign w:val="center"/>
            <w:hideMark/>
          </w:tcPr>
          <w:p w14:paraId="7A1F95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000000" w:fill="DBE5F1"/>
            <w:noWrap/>
            <w:vAlign w:val="center"/>
            <w:hideMark/>
          </w:tcPr>
          <w:p w14:paraId="28BCD17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000000" w:fill="DBE5F1"/>
            <w:noWrap/>
            <w:vAlign w:val="center"/>
            <w:hideMark/>
          </w:tcPr>
          <w:p w14:paraId="6EBD1CF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DA92CF1"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BA9D51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18-24</w:t>
            </w:r>
          </w:p>
        </w:tc>
        <w:tc>
          <w:tcPr>
            <w:tcW w:w="997" w:type="dxa"/>
            <w:tcBorders>
              <w:top w:val="nil"/>
              <w:left w:val="nil"/>
              <w:bottom w:val="single" w:sz="4" w:space="0" w:color="auto"/>
              <w:right w:val="nil"/>
            </w:tcBorders>
            <w:shd w:val="clear" w:color="auto" w:fill="auto"/>
            <w:noWrap/>
            <w:vAlign w:val="center"/>
            <w:hideMark/>
          </w:tcPr>
          <w:p w14:paraId="7D60F4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0B8ECDD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007BD13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29167E4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EF74C5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037EC06"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0C6678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522983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3D27C25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E2DD62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25-29</w:t>
            </w:r>
          </w:p>
        </w:tc>
        <w:tc>
          <w:tcPr>
            <w:tcW w:w="997" w:type="dxa"/>
            <w:tcBorders>
              <w:top w:val="nil"/>
              <w:left w:val="nil"/>
              <w:bottom w:val="single" w:sz="4" w:space="0" w:color="auto"/>
              <w:right w:val="nil"/>
            </w:tcBorders>
            <w:shd w:val="clear" w:color="auto" w:fill="auto"/>
            <w:noWrap/>
            <w:vAlign w:val="center"/>
            <w:hideMark/>
          </w:tcPr>
          <w:p w14:paraId="3F7E077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60F029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7862ED7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63D256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72D1CB2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756B30A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C35FA7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2DD7717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07B2C0"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9571F41"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30-39</w:t>
            </w:r>
          </w:p>
        </w:tc>
        <w:tc>
          <w:tcPr>
            <w:tcW w:w="997" w:type="dxa"/>
            <w:tcBorders>
              <w:top w:val="nil"/>
              <w:left w:val="nil"/>
              <w:bottom w:val="single" w:sz="4" w:space="0" w:color="auto"/>
              <w:right w:val="nil"/>
            </w:tcBorders>
            <w:shd w:val="clear" w:color="auto" w:fill="auto"/>
            <w:noWrap/>
            <w:vAlign w:val="center"/>
            <w:hideMark/>
          </w:tcPr>
          <w:p w14:paraId="5E56DB6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452CC42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616D16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3106328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5CC4332"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183AC82F"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1E5F9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0245ACE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6A217EE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30614180"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40-49</w:t>
            </w:r>
          </w:p>
        </w:tc>
        <w:tc>
          <w:tcPr>
            <w:tcW w:w="997" w:type="dxa"/>
            <w:tcBorders>
              <w:top w:val="nil"/>
              <w:left w:val="nil"/>
              <w:bottom w:val="single" w:sz="4" w:space="0" w:color="auto"/>
              <w:right w:val="nil"/>
            </w:tcBorders>
            <w:shd w:val="clear" w:color="auto" w:fill="auto"/>
            <w:noWrap/>
            <w:vAlign w:val="center"/>
            <w:hideMark/>
          </w:tcPr>
          <w:p w14:paraId="1E1A9C80"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7DF29B8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5F45CA1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366767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5CDAE60E"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4B87D7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4B29BB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130CB8F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110A913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0E383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50-59</w:t>
            </w:r>
          </w:p>
        </w:tc>
        <w:tc>
          <w:tcPr>
            <w:tcW w:w="997" w:type="dxa"/>
            <w:tcBorders>
              <w:top w:val="nil"/>
              <w:left w:val="nil"/>
              <w:bottom w:val="single" w:sz="4" w:space="0" w:color="auto"/>
              <w:right w:val="nil"/>
            </w:tcBorders>
            <w:shd w:val="clear" w:color="auto" w:fill="auto"/>
            <w:noWrap/>
            <w:vAlign w:val="center"/>
            <w:hideMark/>
          </w:tcPr>
          <w:p w14:paraId="168F56B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13FEA84A"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8AD16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078F86C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8324288"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2B2F24C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4AA22003"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48B2DE64"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46C67C5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5D720AF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60+</w:t>
            </w:r>
          </w:p>
        </w:tc>
        <w:tc>
          <w:tcPr>
            <w:tcW w:w="997" w:type="dxa"/>
            <w:tcBorders>
              <w:top w:val="nil"/>
              <w:left w:val="nil"/>
              <w:bottom w:val="single" w:sz="4" w:space="0" w:color="auto"/>
              <w:right w:val="nil"/>
            </w:tcBorders>
            <w:shd w:val="clear" w:color="auto" w:fill="auto"/>
            <w:noWrap/>
            <w:vAlign w:val="center"/>
            <w:hideMark/>
          </w:tcPr>
          <w:p w14:paraId="7B1B04E9"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98" w:type="dxa"/>
            <w:tcBorders>
              <w:top w:val="nil"/>
              <w:left w:val="nil"/>
              <w:bottom w:val="single" w:sz="4" w:space="0" w:color="auto"/>
              <w:right w:val="nil"/>
            </w:tcBorders>
            <w:shd w:val="clear" w:color="auto" w:fill="auto"/>
            <w:noWrap/>
            <w:vAlign w:val="center"/>
            <w:hideMark/>
          </w:tcPr>
          <w:p w14:paraId="5698496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noWrap/>
            <w:vAlign w:val="center"/>
            <w:hideMark/>
          </w:tcPr>
          <w:p w14:paraId="2B456191"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7" w:type="dxa"/>
            <w:tcBorders>
              <w:top w:val="nil"/>
              <w:left w:val="nil"/>
              <w:bottom w:val="single" w:sz="4" w:space="0" w:color="auto"/>
              <w:right w:val="nil"/>
            </w:tcBorders>
            <w:shd w:val="clear" w:color="auto" w:fill="auto"/>
            <w:noWrap/>
            <w:vAlign w:val="center"/>
            <w:hideMark/>
          </w:tcPr>
          <w:p w14:paraId="1FBCCD65"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58" w:type="dxa"/>
            <w:tcBorders>
              <w:top w:val="nil"/>
              <w:left w:val="nil"/>
              <w:bottom w:val="single" w:sz="4" w:space="0" w:color="auto"/>
              <w:right w:val="nil"/>
            </w:tcBorders>
            <w:shd w:val="clear" w:color="auto" w:fill="auto"/>
            <w:noWrap/>
            <w:vAlign w:val="center"/>
            <w:hideMark/>
          </w:tcPr>
          <w:p w14:paraId="29206DBD"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817" w:type="dxa"/>
            <w:tcBorders>
              <w:top w:val="nil"/>
              <w:left w:val="nil"/>
              <w:bottom w:val="single" w:sz="4" w:space="0" w:color="auto"/>
              <w:right w:val="nil"/>
            </w:tcBorders>
            <w:shd w:val="clear" w:color="auto" w:fill="auto"/>
            <w:noWrap/>
            <w:vAlign w:val="center"/>
            <w:hideMark/>
          </w:tcPr>
          <w:p w14:paraId="5C1EC18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938" w:type="dxa"/>
            <w:tcBorders>
              <w:top w:val="nil"/>
              <w:left w:val="nil"/>
              <w:bottom w:val="single" w:sz="4" w:space="0" w:color="auto"/>
              <w:right w:val="nil"/>
            </w:tcBorders>
            <w:shd w:val="clear" w:color="auto" w:fill="auto"/>
            <w:noWrap/>
            <w:vAlign w:val="center"/>
            <w:hideMark/>
          </w:tcPr>
          <w:p w14:paraId="22F33807"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noWrap/>
            <w:vAlign w:val="center"/>
            <w:hideMark/>
          </w:tcPr>
          <w:p w14:paraId="67B9322B" w14:textId="77777777" w:rsidR="00D74015" w:rsidRPr="00D74015" w:rsidRDefault="00D74015" w:rsidP="00D74015">
            <w:pPr>
              <w:widowControl/>
              <w:spacing w:line="240" w:lineRule="auto"/>
              <w:rPr>
                <w:rFonts w:ascii="Times New Roman" w:eastAsia="Times New Roman" w:hAnsi="Times New Roman" w:cs="Times New Roman"/>
                <w:sz w:val="20"/>
                <w:szCs w:val="20"/>
              </w:rPr>
            </w:pPr>
            <w:r w:rsidRPr="00D74015">
              <w:rPr>
                <w:rFonts w:ascii="Times New Roman" w:eastAsia="Times New Roman" w:hAnsi="Times New Roman" w:cs="Times New Roman"/>
                <w:sz w:val="20"/>
                <w:szCs w:val="20"/>
              </w:rPr>
              <w:t> </w:t>
            </w:r>
          </w:p>
        </w:tc>
      </w:tr>
      <w:tr w:rsidR="00D74015" w:rsidRPr="00D74015" w14:paraId="7758D277"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479D75A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EB6F27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4B80898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1D2A13F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24D66A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E676EF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01195F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561A8E8"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4E99A4EC"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0588EA56"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7F3"/>
            <w:vAlign w:val="center"/>
            <w:hideMark/>
          </w:tcPr>
          <w:p w14:paraId="258F0C2E"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Marital status</w:t>
            </w:r>
          </w:p>
        </w:tc>
        <w:tc>
          <w:tcPr>
            <w:tcW w:w="958" w:type="dxa"/>
            <w:tcBorders>
              <w:top w:val="single" w:sz="4" w:space="0" w:color="auto"/>
              <w:left w:val="nil"/>
              <w:bottom w:val="single" w:sz="4" w:space="0" w:color="auto"/>
              <w:right w:val="nil"/>
            </w:tcBorders>
            <w:shd w:val="clear" w:color="000000" w:fill="DBE7F3"/>
            <w:vAlign w:val="center"/>
            <w:hideMark/>
          </w:tcPr>
          <w:p w14:paraId="7BD2F861"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817" w:type="dxa"/>
            <w:tcBorders>
              <w:top w:val="single" w:sz="4" w:space="0" w:color="auto"/>
              <w:left w:val="nil"/>
              <w:bottom w:val="single" w:sz="4" w:space="0" w:color="auto"/>
              <w:right w:val="nil"/>
            </w:tcBorders>
            <w:shd w:val="clear" w:color="000000" w:fill="DBE7F3"/>
            <w:vAlign w:val="center"/>
            <w:hideMark/>
          </w:tcPr>
          <w:p w14:paraId="678F9FDD"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938" w:type="dxa"/>
            <w:tcBorders>
              <w:top w:val="single" w:sz="4" w:space="0" w:color="auto"/>
              <w:left w:val="nil"/>
              <w:bottom w:val="single" w:sz="4" w:space="0" w:color="auto"/>
              <w:right w:val="nil"/>
            </w:tcBorders>
            <w:shd w:val="clear" w:color="000000" w:fill="DBE7F3"/>
            <w:vAlign w:val="center"/>
            <w:hideMark/>
          </w:tcPr>
          <w:p w14:paraId="0BF4E098"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c>
          <w:tcPr>
            <w:tcW w:w="624" w:type="dxa"/>
            <w:tcBorders>
              <w:top w:val="single" w:sz="4" w:space="0" w:color="auto"/>
              <w:left w:val="nil"/>
              <w:bottom w:val="single" w:sz="4" w:space="0" w:color="auto"/>
              <w:right w:val="nil"/>
            </w:tcBorders>
            <w:shd w:val="clear" w:color="000000" w:fill="DBE7F3"/>
            <w:vAlign w:val="center"/>
            <w:hideMark/>
          </w:tcPr>
          <w:p w14:paraId="4C58CBA2" w14:textId="77777777" w:rsidR="00D74015" w:rsidRPr="00D74015" w:rsidRDefault="00D74015" w:rsidP="00D74015">
            <w:pPr>
              <w:widowControl/>
              <w:spacing w:line="240" w:lineRule="auto"/>
              <w:rPr>
                <w:rFonts w:eastAsia="Times New Roman" w:cs="Calibri"/>
                <w:b/>
                <w:bCs/>
                <w:color w:val="auto"/>
                <w:sz w:val="20"/>
                <w:szCs w:val="20"/>
              </w:rPr>
            </w:pPr>
            <w:r w:rsidRPr="00D74015">
              <w:rPr>
                <w:rFonts w:eastAsia="Times New Roman" w:cs="Calibri"/>
                <w:b/>
                <w:bCs/>
                <w:color w:val="auto"/>
                <w:sz w:val="20"/>
                <w:szCs w:val="20"/>
              </w:rPr>
              <w:t> </w:t>
            </w:r>
          </w:p>
        </w:tc>
      </w:tr>
      <w:tr w:rsidR="00D74015" w:rsidRPr="00D74015" w14:paraId="5E05831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092889B"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Married</w:t>
            </w:r>
          </w:p>
        </w:tc>
        <w:tc>
          <w:tcPr>
            <w:tcW w:w="997" w:type="dxa"/>
            <w:tcBorders>
              <w:top w:val="nil"/>
              <w:left w:val="nil"/>
              <w:bottom w:val="single" w:sz="4" w:space="0" w:color="auto"/>
              <w:right w:val="nil"/>
            </w:tcBorders>
            <w:shd w:val="clear" w:color="auto" w:fill="auto"/>
            <w:vAlign w:val="center"/>
            <w:hideMark/>
          </w:tcPr>
          <w:p w14:paraId="408F985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5FD35E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AED7B7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13A68E7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77B496A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6604E85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5538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22B1A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0771BB32"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14840BF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Living in a consensual union</w:t>
            </w:r>
          </w:p>
        </w:tc>
        <w:tc>
          <w:tcPr>
            <w:tcW w:w="997" w:type="dxa"/>
            <w:tcBorders>
              <w:top w:val="nil"/>
              <w:left w:val="nil"/>
              <w:bottom w:val="single" w:sz="4" w:space="0" w:color="auto"/>
              <w:right w:val="nil"/>
            </w:tcBorders>
            <w:shd w:val="clear" w:color="auto" w:fill="auto"/>
            <w:vAlign w:val="center"/>
            <w:hideMark/>
          </w:tcPr>
          <w:p w14:paraId="28CCA69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E1F420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035AEBD"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467D3D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4D9E3AB4"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4A3EFBE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6D53D2EB"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3CF6C1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48CD5C8A"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312719AC"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Widowed</w:t>
            </w:r>
          </w:p>
        </w:tc>
        <w:tc>
          <w:tcPr>
            <w:tcW w:w="997" w:type="dxa"/>
            <w:tcBorders>
              <w:top w:val="nil"/>
              <w:left w:val="nil"/>
              <w:bottom w:val="single" w:sz="4" w:space="0" w:color="auto"/>
              <w:right w:val="nil"/>
            </w:tcBorders>
            <w:shd w:val="clear" w:color="auto" w:fill="auto"/>
            <w:vAlign w:val="center"/>
            <w:hideMark/>
          </w:tcPr>
          <w:p w14:paraId="4410B1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4F6DC9C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1E3DBF2"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5D79B34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20DF4E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1D4A9E6"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4686A50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675305E"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7C6D4A9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964048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Divorced or separated</w:t>
            </w:r>
          </w:p>
        </w:tc>
        <w:tc>
          <w:tcPr>
            <w:tcW w:w="997" w:type="dxa"/>
            <w:tcBorders>
              <w:top w:val="nil"/>
              <w:left w:val="nil"/>
              <w:bottom w:val="single" w:sz="4" w:space="0" w:color="auto"/>
              <w:right w:val="nil"/>
            </w:tcBorders>
            <w:shd w:val="clear" w:color="auto" w:fill="auto"/>
            <w:vAlign w:val="center"/>
            <w:hideMark/>
          </w:tcPr>
          <w:p w14:paraId="5D0EAC8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16FE5A3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6D7C44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0E91988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029570DA"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3A170DB3"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1754FD8"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C84C45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5314BE7E"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07D489C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Never married or in a union</w:t>
            </w:r>
          </w:p>
        </w:tc>
        <w:tc>
          <w:tcPr>
            <w:tcW w:w="997" w:type="dxa"/>
            <w:tcBorders>
              <w:top w:val="nil"/>
              <w:left w:val="nil"/>
              <w:bottom w:val="single" w:sz="4" w:space="0" w:color="auto"/>
              <w:right w:val="nil"/>
            </w:tcBorders>
            <w:shd w:val="clear" w:color="auto" w:fill="auto"/>
            <w:vAlign w:val="center"/>
            <w:hideMark/>
          </w:tcPr>
          <w:p w14:paraId="7FB5A2C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vAlign w:val="center"/>
            <w:hideMark/>
          </w:tcPr>
          <w:p w14:paraId="76329B2F"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E7853B0"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vAlign w:val="center"/>
            <w:hideMark/>
          </w:tcPr>
          <w:p w14:paraId="392F32E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vAlign w:val="center"/>
            <w:hideMark/>
          </w:tcPr>
          <w:p w14:paraId="62C1531C"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vAlign w:val="center"/>
            <w:hideMark/>
          </w:tcPr>
          <w:p w14:paraId="2D9E4F09"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vAlign w:val="center"/>
            <w:hideMark/>
          </w:tcPr>
          <w:p w14:paraId="2D4ADB65"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CF8457" w14:textId="77777777" w:rsidR="00D74015" w:rsidRPr="00D74015" w:rsidRDefault="00D74015" w:rsidP="00D74015">
            <w:pPr>
              <w:widowControl/>
              <w:spacing w:line="240" w:lineRule="auto"/>
              <w:rPr>
                <w:rFonts w:eastAsia="Times New Roman" w:cs="Calibri"/>
                <w:sz w:val="20"/>
                <w:szCs w:val="20"/>
              </w:rPr>
            </w:pPr>
            <w:r w:rsidRPr="00D74015">
              <w:rPr>
                <w:rFonts w:eastAsia="Times New Roman" w:cs="Calibri"/>
                <w:sz w:val="20"/>
                <w:szCs w:val="20"/>
              </w:rPr>
              <w:t> </w:t>
            </w:r>
          </w:p>
        </w:tc>
      </w:tr>
      <w:tr w:rsidR="00D74015" w:rsidRPr="00D74015" w14:paraId="1FADB794"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5DDCCD2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AB721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E982D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0F0EEA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4A58F99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526B28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40A689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4E5A5FD0"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7C1A8002"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24A6055B" w14:textId="77777777" w:rsidTr="00D74015">
        <w:trPr>
          <w:trHeight w:val="259"/>
        </w:trPr>
        <w:tc>
          <w:tcPr>
            <w:tcW w:w="5980" w:type="dxa"/>
            <w:gridSpan w:val="5"/>
            <w:tcBorders>
              <w:top w:val="single" w:sz="4" w:space="0" w:color="auto"/>
              <w:left w:val="nil"/>
              <w:bottom w:val="single" w:sz="4" w:space="0" w:color="auto"/>
              <w:right w:val="nil"/>
            </w:tcBorders>
            <w:shd w:val="clear" w:color="000000" w:fill="DBE5F1"/>
            <w:noWrap/>
            <w:vAlign w:val="center"/>
            <w:hideMark/>
          </w:tcPr>
          <w:p w14:paraId="66685D2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Education</w:t>
            </w:r>
          </w:p>
        </w:tc>
        <w:tc>
          <w:tcPr>
            <w:tcW w:w="958" w:type="dxa"/>
            <w:tcBorders>
              <w:top w:val="single" w:sz="4" w:space="0" w:color="auto"/>
              <w:left w:val="nil"/>
              <w:bottom w:val="single" w:sz="4" w:space="0" w:color="auto"/>
              <w:right w:val="nil"/>
            </w:tcBorders>
            <w:shd w:val="clear" w:color="000000" w:fill="DBE5F1"/>
            <w:noWrap/>
            <w:vAlign w:val="center"/>
            <w:hideMark/>
          </w:tcPr>
          <w:p w14:paraId="4CCA06A5"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7D6DB63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74F53B3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7EEEA7B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19E882BA"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10284C1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 education</w:t>
            </w:r>
          </w:p>
        </w:tc>
        <w:tc>
          <w:tcPr>
            <w:tcW w:w="997" w:type="dxa"/>
            <w:tcBorders>
              <w:top w:val="nil"/>
              <w:left w:val="nil"/>
              <w:bottom w:val="single" w:sz="4" w:space="0" w:color="auto"/>
              <w:right w:val="nil"/>
            </w:tcBorders>
            <w:shd w:val="clear" w:color="auto" w:fill="auto"/>
            <w:noWrap/>
            <w:vAlign w:val="center"/>
            <w:hideMark/>
          </w:tcPr>
          <w:p w14:paraId="74FC455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CFC971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13CEC4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942207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8E51F1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8E5D03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63712C7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7C489D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7C6F239"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7EBE4F4"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lastRenderedPageBreak/>
              <w:t>Less than primary</w:t>
            </w:r>
          </w:p>
        </w:tc>
        <w:tc>
          <w:tcPr>
            <w:tcW w:w="997" w:type="dxa"/>
            <w:tcBorders>
              <w:top w:val="nil"/>
              <w:left w:val="nil"/>
              <w:bottom w:val="single" w:sz="4" w:space="0" w:color="auto"/>
              <w:right w:val="nil"/>
            </w:tcBorders>
            <w:shd w:val="clear" w:color="auto" w:fill="auto"/>
            <w:noWrap/>
            <w:vAlign w:val="center"/>
            <w:hideMark/>
          </w:tcPr>
          <w:p w14:paraId="7FBB0DC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460C5A6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2F58D8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0142E8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7ED2F84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E8B3FB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3F17396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01DEA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7E7D6D06"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06475AD7"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primary</w:t>
            </w:r>
          </w:p>
        </w:tc>
        <w:tc>
          <w:tcPr>
            <w:tcW w:w="997" w:type="dxa"/>
            <w:tcBorders>
              <w:top w:val="nil"/>
              <w:left w:val="nil"/>
              <w:bottom w:val="single" w:sz="4" w:space="0" w:color="auto"/>
              <w:right w:val="nil"/>
            </w:tcBorders>
            <w:shd w:val="clear" w:color="auto" w:fill="auto"/>
            <w:noWrap/>
            <w:vAlign w:val="center"/>
            <w:hideMark/>
          </w:tcPr>
          <w:p w14:paraId="7A748D52"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45E6A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153685A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67B29B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49FFC3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3EEDD7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DB271A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1BEC44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0F40B65A" w14:textId="77777777" w:rsidTr="00D74015">
        <w:trPr>
          <w:trHeight w:val="259"/>
        </w:trPr>
        <w:tc>
          <w:tcPr>
            <w:tcW w:w="3753" w:type="dxa"/>
            <w:gridSpan w:val="2"/>
            <w:tcBorders>
              <w:top w:val="single" w:sz="4" w:space="0" w:color="auto"/>
              <w:left w:val="nil"/>
              <w:bottom w:val="single" w:sz="4" w:space="0" w:color="auto"/>
              <w:right w:val="nil"/>
            </w:tcBorders>
            <w:shd w:val="clear" w:color="auto" w:fill="auto"/>
            <w:noWrap/>
            <w:vAlign w:val="center"/>
            <w:hideMark/>
          </w:tcPr>
          <w:p w14:paraId="2CCC8215"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Completed secondary</w:t>
            </w:r>
          </w:p>
        </w:tc>
        <w:tc>
          <w:tcPr>
            <w:tcW w:w="998" w:type="dxa"/>
            <w:tcBorders>
              <w:top w:val="nil"/>
              <w:left w:val="nil"/>
              <w:bottom w:val="single" w:sz="4" w:space="0" w:color="auto"/>
              <w:right w:val="nil"/>
            </w:tcBorders>
            <w:shd w:val="clear" w:color="auto" w:fill="auto"/>
            <w:noWrap/>
            <w:vAlign w:val="center"/>
            <w:hideMark/>
          </w:tcPr>
          <w:p w14:paraId="3CA71FB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7277AE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477F9B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39B3554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2FDAFAA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ECFAB0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FE1A9E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67F131F"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40A058A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Higher</w:t>
            </w:r>
          </w:p>
        </w:tc>
        <w:tc>
          <w:tcPr>
            <w:tcW w:w="997" w:type="dxa"/>
            <w:tcBorders>
              <w:top w:val="nil"/>
              <w:left w:val="nil"/>
              <w:bottom w:val="single" w:sz="4" w:space="0" w:color="auto"/>
              <w:right w:val="nil"/>
            </w:tcBorders>
            <w:shd w:val="clear" w:color="auto" w:fill="auto"/>
            <w:noWrap/>
            <w:vAlign w:val="center"/>
            <w:hideMark/>
          </w:tcPr>
          <w:p w14:paraId="62762D8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ABE521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2260FED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7E1D9C4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51013AA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733805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CE7BF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05778D9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55D0F10A"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640D7A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7420A1F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22F16B8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2B7C156"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7E80D42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2F58138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60F19B1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2FD705DD"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6708C095"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r w:rsidR="00D74015" w:rsidRPr="00D74015" w14:paraId="3BB08ECF" w14:textId="77777777" w:rsidTr="00D74015">
        <w:trPr>
          <w:trHeight w:val="259"/>
        </w:trPr>
        <w:tc>
          <w:tcPr>
            <w:tcW w:w="2756" w:type="dxa"/>
            <w:tcBorders>
              <w:top w:val="single" w:sz="4" w:space="0" w:color="auto"/>
              <w:left w:val="nil"/>
              <w:bottom w:val="single" w:sz="4" w:space="0" w:color="auto"/>
              <w:right w:val="nil"/>
            </w:tcBorders>
            <w:shd w:val="clear" w:color="000000" w:fill="DBE5F1"/>
            <w:noWrap/>
            <w:vAlign w:val="center"/>
            <w:hideMark/>
          </w:tcPr>
          <w:p w14:paraId="4BBBEF7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Economic </w:t>
            </w:r>
            <w:proofErr w:type="spellStart"/>
            <w:r w:rsidRPr="00D74015">
              <w:rPr>
                <w:rFonts w:eastAsia="Times New Roman" w:cs="Calibri"/>
                <w:b/>
                <w:bCs/>
                <w:sz w:val="20"/>
                <w:szCs w:val="20"/>
              </w:rPr>
              <w:t>activity</w:t>
            </w:r>
            <w:r w:rsidRPr="00D74015">
              <w:rPr>
                <w:rFonts w:eastAsia="Times New Roman" w:cs="Calibri"/>
                <w:b/>
                <w:bCs/>
                <w:sz w:val="20"/>
                <w:szCs w:val="20"/>
                <w:vertAlign w:val="superscript"/>
              </w:rPr>
              <w:t>d</w:t>
            </w:r>
            <w:proofErr w:type="spellEnd"/>
          </w:p>
        </w:tc>
        <w:tc>
          <w:tcPr>
            <w:tcW w:w="997" w:type="dxa"/>
            <w:tcBorders>
              <w:top w:val="single" w:sz="4" w:space="0" w:color="auto"/>
              <w:left w:val="nil"/>
              <w:bottom w:val="single" w:sz="4" w:space="0" w:color="auto"/>
              <w:right w:val="nil"/>
            </w:tcBorders>
            <w:shd w:val="clear" w:color="000000" w:fill="DBE5F1"/>
            <w:noWrap/>
            <w:vAlign w:val="center"/>
            <w:hideMark/>
          </w:tcPr>
          <w:p w14:paraId="03DE721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98" w:type="dxa"/>
            <w:tcBorders>
              <w:top w:val="single" w:sz="4" w:space="0" w:color="auto"/>
              <w:left w:val="nil"/>
              <w:bottom w:val="single" w:sz="4" w:space="0" w:color="auto"/>
              <w:right w:val="nil"/>
            </w:tcBorders>
            <w:shd w:val="clear" w:color="000000" w:fill="DBE5F1"/>
            <w:noWrap/>
            <w:vAlign w:val="center"/>
            <w:hideMark/>
          </w:tcPr>
          <w:p w14:paraId="07CC79C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272" w:type="dxa"/>
            <w:tcBorders>
              <w:top w:val="single" w:sz="4" w:space="0" w:color="auto"/>
              <w:left w:val="nil"/>
              <w:bottom w:val="single" w:sz="4" w:space="0" w:color="auto"/>
              <w:right w:val="nil"/>
            </w:tcBorders>
            <w:shd w:val="clear" w:color="000000" w:fill="DBE5F1"/>
            <w:noWrap/>
            <w:vAlign w:val="center"/>
            <w:hideMark/>
          </w:tcPr>
          <w:p w14:paraId="4A67DC4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single" w:sz="4" w:space="0" w:color="auto"/>
              <w:left w:val="nil"/>
              <w:bottom w:val="single" w:sz="4" w:space="0" w:color="auto"/>
              <w:right w:val="nil"/>
            </w:tcBorders>
            <w:shd w:val="clear" w:color="000000" w:fill="DBE5F1"/>
            <w:noWrap/>
            <w:vAlign w:val="center"/>
            <w:hideMark/>
          </w:tcPr>
          <w:p w14:paraId="0D7B1AC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single" w:sz="4" w:space="0" w:color="auto"/>
              <w:left w:val="nil"/>
              <w:bottom w:val="single" w:sz="4" w:space="0" w:color="auto"/>
              <w:right w:val="nil"/>
            </w:tcBorders>
            <w:shd w:val="clear" w:color="000000" w:fill="DBE5F1"/>
            <w:noWrap/>
            <w:vAlign w:val="center"/>
            <w:hideMark/>
          </w:tcPr>
          <w:p w14:paraId="46BE8BC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single" w:sz="4" w:space="0" w:color="auto"/>
              <w:left w:val="nil"/>
              <w:bottom w:val="single" w:sz="4" w:space="0" w:color="auto"/>
              <w:right w:val="nil"/>
            </w:tcBorders>
            <w:shd w:val="clear" w:color="000000" w:fill="DBE5F1"/>
            <w:noWrap/>
            <w:vAlign w:val="center"/>
            <w:hideMark/>
          </w:tcPr>
          <w:p w14:paraId="1705EC9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single" w:sz="4" w:space="0" w:color="auto"/>
              <w:left w:val="nil"/>
              <w:bottom w:val="single" w:sz="4" w:space="0" w:color="auto"/>
              <w:right w:val="nil"/>
            </w:tcBorders>
            <w:shd w:val="clear" w:color="000000" w:fill="DBE5F1"/>
            <w:noWrap/>
            <w:vAlign w:val="center"/>
            <w:hideMark/>
          </w:tcPr>
          <w:p w14:paraId="59527B1A"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single" w:sz="4" w:space="0" w:color="auto"/>
              <w:left w:val="nil"/>
              <w:bottom w:val="single" w:sz="4" w:space="0" w:color="auto"/>
              <w:right w:val="nil"/>
            </w:tcBorders>
            <w:shd w:val="clear" w:color="000000" w:fill="DBE5F1"/>
            <w:noWrap/>
            <w:vAlign w:val="center"/>
            <w:hideMark/>
          </w:tcPr>
          <w:p w14:paraId="4C498643"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0B89757F" w14:textId="77777777" w:rsidTr="00D74015">
        <w:trPr>
          <w:trHeight w:val="259"/>
        </w:trPr>
        <w:tc>
          <w:tcPr>
            <w:tcW w:w="2756" w:type="dxa"/>
            <w:tcBorders>
              <w:top w:val="nil"/>
              <w:left w:val="nil"/>
              <w:bottom w:val="single" w:sz="4" w:space="0" w:color="auto"/>
              <w:right w:val="nil"/>
            </w:tcBorders>
            <w:shd w:val="clear" w:color="auto" w:fill="auto"/>
            <w:vAlign w:val="center"/>
            <w:hideMark/>
          </w:tcPr>
          <w:p w14:paraId="7F636633"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Participates in some form of economic activity</w:t>
            </w:r>
          </w:p>
        </w:tc>
        <w:tc>
          <w:tcPr>
            <w:tcW w:w="997" w:type="dxa"/>
            <w:tcBorders>
              <w:top w:val="nil"/>
              <w:left w:val="nil"/>
              <w:bottom w:val="single" w:sz="4" w:space="0" w:color="auto"/>
              <w:right w:val="nil"/>
            </w:tcBorders>
            <w:shd w:val="clear" w:color="auto" w:fill="auto"/>
            <w:noWrap/>
            <w:vAlign w:val="center"/>
            <w:hideMark/>
          </w:tcPr>
          <w:p w14:paraId="2354ABE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0253ED6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8C64CA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1A774EC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6E16FECA"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03396F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D881B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798201B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4B1A007" w14:textId="77777777" w:rsidTr="00D74015">
        <w:trPr>
          <w:trHeight w:val="259"/>
        </w:trPr>
        <w:tc>
          <w:tcPr>
            <w:tcW w:w="4751" w:type="dxa"/>
            <w:gridSpan w:val="3"/>
            <w:tcBorders>
              <w:top w:val="single" w:sz="4" w:space="0" w:color="auto"/>
              <w:left w:val="nil"/>
              <w:bottom w:val="single" w:sz="4" w:space="0" w:color="auto"/>
              <w:right w:val="nil"/>
            </w:tcBorders>
            <w:shd w:val="clear" w:color="000000" w:fill="DBE5F1"/>
            <w:noWrap/>
            <w:vAlign w:val="center"/>
            <w:hideMark/>
          </w:tcPr>
          <w:p w14:paraId="336D47B4"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Participation in economic activity by </w:t>
            </w:r>
            <w:proofErr w:type="spellStart"/>
            <w:r w:rsidRPr="00D74015">
              <w:rPr>
                <w:rFonts w:eastAsia="Times New Roman" w:cs="Calibri"/>
                <w:b/>
                <w:bCs/>
                <w:sz w:val="20"/>
                <w:szCs w:val="20"/>
              </w:rPr>
              <w:t>type</w:t>
            </w:r>
            <w:r w:rsidRPr="00D74015">
              <w:rPr>
                <w:rFonts w:eastAsia="Times New Roman" w:cs="Calibri"/>
                <w:b/>
                <w:bCs/>
                <w:sz w:val="20"/>
                <w:szCs w:val="20"/>
                <w:vertAlign w:val="superscript"/>
              </w:rPr>
              <w:t>e</w:t>
            </w:r>
            <w:proofErr w:type="spellEnd"/>
          </w:p>
        </w:tc>
        <w:tc>
          <w:tcPr>
            <w:tcW w:w="272" w:type="dxa"/>
            <w:tcBorders>
              <w:top w:val="nil"/>
              <w:left w:val="nil"/>
              <w:bottom w:val="single" w:sz="4" w:space="0" w:color="auto"/>
              <w:right w:val="nil"/>
            </w:tcBorders>
            <w:shd w:val="clear" w:color="000000" w:fill="DBE5F1"/>
            <w:noWrap/>
            <w:vAlign w:val="center"/>
            <w:hideMark/>
          </w:tcPr>
          <w:p w14:paraId="02649192"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7" w:type="dxa"/>
            <w:tcBorders>
              <w:top w:val="nil"/>
              <w:left w:val="nil"/>
              <w:bottom w:val="single" w:sz="4" w:space="0" w:color="auto"/>
              <w:right w:val="nil"/>
            </w:tcBorders>
            <w:shd w:val="clear" w:color="000000" w:fill="DBE5F1"/>
            <w:noWrap/>
            <w:vAlign w:val="center"/>
            <w:hideMark/>
          </w:tcPr>
          <w:p w14:paraId="673144F6"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58" w:type="dxa"/>
            <w:tcBorders>
              <w:top w:val="nil"/>
              <w:left w:val="nil"/>
              <w:bottom w:val="single" w:sz="4" w:space="0" w:color="auto"/>
              <w:right w:val="nil"/>
            </w:tcBorders>
            <w:shd w:val="clear" w:color="000000" w:fill="DBE5F1"/>
            <w:noWrap/>
            <w:vAlign w:val="center"/>
            <w:hideMark/>
          </w:tcPr>
          <w:p w14:paraId="682F70AD"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817" w:type="dxa"/>
            <w:tcBorders>
              <w:top w:val="nil"/>
              <w:left w:val="nil"/>
              <w:bottom w:val="single" w:sz="4" w:space="0" w:color="auto"/>
              <w:right w:val="nil"/>
            </w:tcBorders>
            <w:shd w:val="clear" w:color="000000" w:fill="DBE5F1"/>
            <w:noWrap/>
            <w:vAlign w:val="center"/>
            <w:hideMark/>
          </w:tcPr>
          <w:p w14:paraId="7F028F7C"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938" w:type="dxa"/>
            <w:tcBorders>
              <w:top w:val="nil"/>
              <w:left w:val="nil"/>
              <w:bottom w:val="single" w:sz="4" w:space="0" w:color="auto"/>
              <w:right w:val="nil"/>
            </w:tcBorders>
            <w:shd w:val="clear" w:color="000000" w:fill="DBE5F1"/>
            <w:noWrap/>
            <w:vAlign w:val="center"/>
            <w:hideMark/>
          </w:tcPr>
          <w:p w14:paraId="204784CE"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c>
          <w:tcPr>
            <w:tcW w:w="624" w:type="dxa"/>
            <w:tcBorders>
              <w:top w:val="nil"/>
              <w:left w:val="nil"/>
              <w:bottom w:val="single" w:sz="4" w:space="0" w:color="auto"/>
              <w:right w:val="nil"/>
            </w:tcBorders>
            <w:shd w:val="clear" w:color="000000" w:fill="DBE5F1"/>
            <w:noWrap/>
            <w:vAlign w:val="center"/>
            <w:hideMark/>
          </w:tcPr>
          <w:p w14:paraId="72BE96F1"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w:t>
            </w:r>
          </w:p>
        </w:tc>
      </w:tr>
      <w:tr w:rsidR="00D74015" w:rsidRPr="00D74015" w14:paraId="327A8B32"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D54E569"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Farm</w:t>
            </w:r>
          </w:p>
        </w:tc>
        <w:tc>
          <w:tcPr>
            <w:tcW w:w="997" w:type="dxa"/>
            <w:tcBorders>
              <w:top w:val="nil"/>
              <w:left w:val="nil"/>
              <w:bottom w:val="single" w:sz="4" w:space="0" w:color="auto"/>
              <w:right w:val="nil"/>
            </w:tcBorders>
            <w:shd w:val="clear" w:color="auto" w:fill="auto"/>
            <w:noWrap/>
            <w:vAlign w:val="center"/>
            <w:hideMark/>
          </w:tcPr>
          <w:p w14:paraId="3CF1E82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2764EA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6574D20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4DAA9C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534774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68D1B29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4FBD411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A770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66DAE5BC"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223ABFED"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Non-farm</w:t>
            </w:r>
          </w:p>
        </w:tc>
        <w:tc>
          <w:tcPr>
            <w:tcW w:w="997" w:type="dxa"/>
            <w:tcBorders>
              <w:top w:val="nil"/>
              <w:left w:val="nil"/>
              <w:bottom w:val="single" w:sz="4" w:space="0" w:color="auto"/>
              <w:right w:val="nil"/>
            </w:tcBorders>
            <w:shd w:val="clear" w:color="auto" w:fill="auto"/>
            <w:noWrap/>
            <w:vAlign w:val="center"/>
            <w:hideMark/>
          </w:tcPr>
          <w:p w14:paraId="42E1BAD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68CAB35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434EB82B"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3DFC1FDD"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0C5F3DC0"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3CD0A7C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2BC1132C"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29095A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FEA3D03" w14:textId="77777777" w:rsidTr="00D74015">
        <w:trPr>
          <w:trHeight w:val="259"/>
        </w:trPr>
        <w:tc>
          <w:tcPr>
            <w:tcW w:w="2756" w:type="dxa"/>
            <w:tcBorders>
              <w:top w:val="nil"/>
              <w:left w:val="nil"/>
              <w:bottom w:val="single" w:sz="4" w:space="0" w:color="auto"/>
              <w:right w:val="nil"/>
            </w:tcBorders>
            <w:shd w:val="clear" w:color="auto" w:fill="auto"/>
            <w:noWrap/>
            <w:vAlign w:val="center"/>
            <w:hideMark/>
          </w:tcPr>
          <w:p w14:paraId="76AC575A" w14:textId="77777777" w:rsidR="00D74015" w:rsidRPr="00D74015" w:rsidRDefault="00D74015" w:rsidP="00D74015">
            <w:pPr>
              <w:widowControl/>
              <w:spacing w:line="240" w:lineRule="auto"/>
              <w:ind w:firstLineChars="100" w:firstLine="200"/>
              <w:rPr>
                <w:rFonts w:eastAsia="Times New Roman" w:cs="Calibri"/>
                <w:sz w:val="20"/>
                <w:szCs w:val="20"/>
              </w:rPr>
            </w:pPr>
            <w:r w:rsidRPr="00D74015">
              <w:rPr>
                <w:rFonts w:eastAsia="Times New Roman" w:cs="Calibri"/>
                <w:sz w:val="20"/>
                <w:szCs w:val="20"/>
              </w:rPr>
              <w:t>Wage/salaried</w:t>
            </w:r>
          </w:p>
        </w:tc>
        <w:tc>
          <w:tcPr>
            <w:tcW w:w="997" w:type="dxa"/>
            <w:tcBorders>
              <w:top w:val="nil"/>
              <w:left w:val="nil"/>
              <w:bottom w:val="single" w:sz="4" w:space="0" w:color="auto"/>
              <w:right w:val="nil"/>
            </w:tcBorders>
            <w:shd w:val="clear" w:color="auto" w:fill="auto"/>
            <w:noWrap/>
            <w:vAlign w:val="center"/>
            <w:hideMark/>
          </w:tcPr>
          <w:p w14:paraId="4CA013C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nil"/>
              <w:left w:val="nil"/>
              <w:bottom w:val="single" w:sz="4" w:space="0" w:color="auto"/>
              <w:right w:val="nil"/>
            </w:tcBorders>
            <w:shd w:val="clear" w:color="auto" w:fill="auto"/>
            <w:noWrap/>
            <w:vAlign w:val="center"/>
            <w:hideMark/>
          </w:tcPr>
          <w:p w14:paraId="34238B5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nil"/>
              <w:left w:val="nil"/>
              <w:bottom w:val="single" w:sz="4" w:space="0" w:color="auto"/>
              <w:right w:val="nil"/>
            </w:tcBorders>
            <w:shd w:val="clear" w:color="auto" w:fill="auto"/>
            <w:noWrap/>
            <w:vAlign w:val="center"/>
            <w:hideMark/>
          </w:tcPr>
          <w:p w14:paraId="52A55E7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nil"/>
              <w:left w:val="nil"/>
              <w:bottom w:val="single" w:sz="4" w:space="0" w:color="auto"/>
              <w:right w:val="nil"/>
            </w:tcBorders>
            <w:shd w:val="clear" w:color="auto" w:fill="auto"/>
            <w:noWrap/>
            <w:vAlign w:val="center"/>
            <w:hideMark/>
          </w:tcPr>
          <w:p w14:paraId="2D2627F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nil"/>
              <w:left w:val="nil"/>
              <w:bottom w:val="single" w:sz="4" w:space="0" w:color="auto"/>
              <w:right w:val="nil"/>
            </w:tcBorders>
            <w:shd w:val="clear" w:color="auto" w:fill="auto"/>
            <w:noWrap/>
            <w:vAlign w:val="center"/>
            <w:hideMark/>
          </w:tcPr>
          <w:p w14:paraId="2BD7162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nil"/>
              <w:left w:val="nil"/>
              <w:bottom w:val="single" w:sz="4" w:space="0" w:color="auto"/>
              <w:right w:val="nil"/>
            </w:tcBorders>
            <w:shd w:val="clear" w:color="auto" w:fill="auto"/>
            <w:noWrap/>
            <w:vAlign w:val="center"/>
            <w:hideMark/>
          </w:tcPr>
          <w:p w14:paraId="757A9D14"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single" w:sz="4" w:space="0" w:color="auto"/>
              <w:right w:val="nil"/>
            </w:tcBorders>
            <w:shd w:val="clear" w:color="auto" w:fill="auto"/>
            <w:noWrap/>
            <w:vAlign w:val="center"/>
            <w:hideMark/>
          </w:tcPr>
          <w:p w14:paraId="7BE8F535"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624" w:type="dxa"/>
            <w:tcBorders>
              <w:top w:val="nil"/>
              <w:left w:val="nil"/>
              <w:bottom w:val="single" w:sz="4" w:space="0" w:color="auto"/>
              <w:right w:val="nil"/>
            </w:tcBorders>
            <w:shd w:val="clear" w:color="auto" w:fill="auto"/>
            <w:noWrap/>
            <w:vAlign w:val="center"/>
            <w:hideMark/>
          </w:tcPr>
          <w:p w14:paraId="3313F6A7"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r>
      <w:tr w:rsidR="00D74015" w:rsidRPr="00D74015" w14:paraId="13490D09" w14:textId="77777777" w:rsidTr="00D74015">
        <w:trPr>
          <w:trHeight w:val="259"/>
        </w:trPr>
        <w:tc>
          <w:tcPr>
            <w:tcW w:w="2756" w:type="dxa"/>
            <w:tcBorders>
              <w:top w:val="single" w:sz="4" w:space="0" w:color="auto"/>
              <w:left w:val="nil"/>
              <w:bottom w:val="nil"/>
              <w:right w:val="nil"/>
            </w:tcBorders>
            <w:shd w:val="clear" w:color="auto" w:fill="auto"/>
            <w:vAlign w:val="center"/>
            <w:hideMark/>
          </w:tcPr>
          <w:p w14:paraId="7833557B" w14:textId="77777777" w:rsidR="00D74015" w:rsidRPr="00D74015" w:rsidRDefault="00D74015" w:rsidP="00D74015">
            <w:pPr>
              <w:widowControl/>
              <w:spacing w:line="240" w:lineRule="auto"/>
              <w:rPr>
                <w:rFonts w:eastAsia="Times New Roman" w:cs="Calibri"/>
                <w:b/>
                <w:bCs/>
                <w:sz w:val="20"/>
                <w:szCs w:val="20"/>
              </w:rPr>
            </w:pPr>
            <w:r w:rsidRPr="00D74015">
              <w:rPr>
                <w:rFonts w:eastAsia="Times New Roman" w:cs="Calibri"/>
                <w:b/>
                <w:bCs/>
                <w:sz w:val="20"/>
                <w:szCs w:val="20"/>
              </w:rPr>
              <w:t xml:space="preserve">Number of primary adult male </w:t>
            </w:r>
            <w:proofErr w:type="spellStart"/>
            <w:r w:rsidRPr="00D74015">
              <w:rPr>
                <w:rFonts w:eastAsia="Times New Roman" w:cs="Calibri"/>
                <w:b/>
                <w:bCs/>
                <w:sz w:val="20"/>
                <w:szCs w:val="20"/>
              </w:rPr>
              <w:t>decisionmakers</w:t>
            </w:r>
            <w:r w:rsidRPr="00D74015">
              <w:rPr>
                <w:rFonts w:eastAsia="Times New Roman" w:cs="Calibri"/>
                <w:b/>
                <w:bCs/>
                <w:sz w:val="20"/>
                <w:szCs w:val="20"/>
                <w:vertAlign w:val="superscript"/>
              </w:rPr>
              <w:t>c</w:t>
            </w:r>
            <w:proofErr w:type="spellEnd"/>
          </w:p>
        </w:tc>
        <w:tc>
          <w:tcPr>
            <w:tcW w:w="997" w:type="dxa"/>
            <w:tcBorders>
              <w:top w:val="single" w:sz="4" w:space="0" w:color="auto"/>
              <w:left w:val="nil"/>
              <w:bottom w:val="nil"/>
              <w:right w:val="nil"/>
            </w:tcBorders>
            <w:shd w:val="clear" w:color="auto" w:fill="auto"/>
            <w:noWrap/>
            <w:vAlign w:val="center"/>
            <w:hideMark/>
          </w:tcPr>
          <w:p w14:paraId="64635521"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98" w:type="dxa"/>
            <w:tcBorders>
              <w:top w:val="single" w:sz="4" w:space="0" w:color="auto"/>
              <w:left w:val="nil"/>
              <w:bottom w:val="nil"/>
              <w:right w:val="nil"/>
            </w:tcBorders>
            <w:shd w:val="clear" w:color="auto" w:fill="auto"/>
            <w:noWrap/>
            <w:vAlign w:val="center"/>
            <w:hideMark/>
          </w:tcPr>
          <w:p w14:paraId="51C5C028"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272" w:type="dxa"/>
            <w:tcBorders>
              <w:top w:val="single" w:sz="4" w:space="0" w:color="auto"/>
              <w:left w:val="nil"/>
              <w:bottom w:val="nil"/>
              <w:right w:val="nil"/>
            </w:tcBorders>
            <w:shd w:val="clear" w:color="auto" w:fill="auto"/>
            <w:noWrap/>
            <w:vAlign w:val="center"/>
            <w:hideMark/>
          </w:tcPr>
          <w:p w14:paraId="2A69B153"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7" w:type="dxa"/>
            <w:tcBorders>
              <w:top w:val="single" w:sz="4" w:space="0" w:color="auto"/>
              <w:left w:val="nil"/>
              <w:bottom w:val="nil"/>
              <w:right w:val="nil"/>
            </w:tcBorders>
            <w:shd w:val="clear" w:color="auto" w:fill="auto"/>
            <w:noWrap/>
            <w:vAlign w:val="center"/>
            <w:hideMark/>
          </w:tcPr>
          <w:p w14:paraId="33C47B1E"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58" w:type="dxa"/>
            <w:tcBorders>
              <w:top w:val="single" w:sz="4" w:space="0" w:color="auto"/>
              <w:left w:val="nil"/>
              <w:bottom w:val="nil"/>
              <w:right w:val="nil"/>
            </w:tcBorders>
            <w:shd w:val="clear" w:color="auto" w:fill="auto"/>
            <w:noWrap/>
            <w:vAlign w:val="center"/>
            <w:hideMark/>
          </w:tcPr>
          <w:p w14:paraId="13B4100F"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817" w:type="dxa"/>
            <w:tcBorders>
              <w:top w:val="single" w:sz="4" w:space="0" w:color="auto"/>
              <w:left w:val="nil"/>
              <w:bottom w:val="nil"/>
              <w:right w:val="nil"/>
            </w:tcBorders>
            <w:shd w:val="clear" w:color="auto" w:fill="auto"/>
            <w:noWrap/>
            <w:vAlign w:val="center"/>
            <w:hideMark/>
          </w:tcPr>
          <w:p w14:paraId="7DD8C0F9" w14:textId="77777777" w:rsidR="00D74015" w:rsidRPr="00D74015" w:rsidRDefault="00D74015" w:rsidP="00D74015">
            <w:pPr>
              <w:widowControl/>
              <w:spacing w:line="240" w:lineRule="auto"/>
              <w:jc w:val="center"/>
              <w:rPr>
                <w:rFonts w:eastAsia="Times New Roman" w:cs="Calibri"/>
                <w:sz w:val="20"/>
                <w:szCs w:val="20"/>
              </w:rPr>
            </w:pPr>
            <w:r w:rsidRPr="00D74015">
              <w:rPr>
                <w:rFonts w:eastAsia="Times New Roman" w:cs="Calibri"/>
                <w:sz w:val="20"/>
                <w:szCs w:val="20"/>
              </w:rPr>
              <w:t> </w:t>
            </w:r>
          </w:p>
        </w:tc>
        <w:tc>
          <w:tcPr>
            <w:tcW w:w="938" w:type="dxa"/>
            <w:tcBorders>
              <w:top w:val="nil"/>
              <w:left w:val="nil"/>
              <w:bottom w:val="nil"/>
              <w:right w:val="nil"/>
            </w:tcBorders>
            <w:shd w:val="clear" w:color="auto" w:fill="auto"/>
            <w:noWrap/>
            <w:vAlign w:val="bottom"/>
            <w:hideMark/>
          </w:tcPr>
          <w:p w14:paraId="7F701321" w14:textId="77777777" w:rsidR="00D74015" w:rsidRPr="00D74015" w:rsidRDefault="00D74015" w:rsidP="00D74015">
            <w:pPr>
              <w:widowControl/>
              <w:spacing w:line="240" w:lineRule="auto"/>
              <w:jc w:val="center"/>
              <w:rPr>
                <w:rFonts w:eastAsia="Times New Roman" w:cs="Calibri"/>
                <w:sz w:val="20"/>
                <w:szCs w:val="20"/>
              </w:rPr>
            </w:pPr>
          </w:p>
        </w:tc>
        <w:tc>
          <w:tcPr>
            <w:tcW w:w="624" w:type="dxa"/>
            <w:tcBorders>
              <w:top w:val="nil"/>
              <w:left w:val="nil"/>
              <w:bottom w:val="nil"/>
              <w:right w:val="nil"/>
            </w:tcBorders>
            <w:shd w:val="clear" w:color="auto" w:fill="auto"/>
            <w:noWrap/>
            <w:vAlign w:val="bottom"/>
            <w:hideMark/>
          </w:tcPr>
          <w:p w14:paraId="099AD0CD" w14:textId="77777777" w:rsidR="00D74015" w:rsidRPr="00D74015" w:rsidRDefault="00D74015" w:rsidP="00D74015">
            <w:pPr>
              <w:widowControl/>
              <w:spacing w:line="240" w:lineRule="auto"/>
              <w:rPr>
                <w:rFonts w:ascii="Times New Roman" w:eastAsia="Times New Roman" w:hAnsi="Times New Roman" w:cs="Times New Roman"/>
                <w:color w:val="auto"/>
                <w:sz w:val="20"/>
                <w:szCs w:val="20"/>
              </w:rPr>
            </w:pPr>
          </w:p>
        </w:tc>
      </w:tr>
    </w:tbl>
    <w:p w14:paraId="2E78995D" w14:textId="77777777" w:rsidR="005810E2" w:rsidRDefault="005810E2" w:rsidP="005810E2">
      <w:pPr>
        <w:pStyle w:val="BodyText"/>
        <w:spacing w:after="0"/>
        <w:ind w:left="90" w:hanging="90"/>
        <w:rPr>
          <w:sz w:val="16"/>
        </w:rPr>
      </w:pPr>
      <w:commentRangeStart w:id="313"/>
      <w:r w:rsidRPr="005810E2">
        <w:rPr>
          <w:sz w:val="16"/>
        </w:rPr>
        <w:t>^ Results not statistically reliable, n&lt;30</w:t>
      </w:r>
      <w:commentRangeEnd w:id="313"/>
      <w:r w:rsidR="004E33EB">
        <w:rPr>
          <w:rStyle w:val="CommentReference"/>
        </w:rPr>
        <w:commentReference w:id="313"/>
      </w:r>
    </w:p>
    <w:p w14:paraId="19BCD8EA" w14:textId="4DFDA7E0" w:rsidR="005810E2" w:rsidRPr="005810E2" w:rsidRDefault="00D74015" w:rsidP="005810E2">
      <w:pPr>
        <w:pStyle w:val="BodyText"/>
        <w:spacing w:after="0"/>
        <w:ind w:left="90" w:hanging="90"/>
        <w:rPr>
          <w:sz w:val="16"/>
        </w:rPr>
      </w:pPr>
      <w:r>
        <w:rPr>
          <w:sz w:val="16"/>
          <w:vertAlign w:val="superscript"/>
        </w:rPr>
        <w:t>a</w:t>
      </w:r>
      <w:r w:rsidR="005810E2" w:rsidRPr="005810E2">
        <w:rPr>
          <w:sz w:val="16"/>
        </w:rPr>
        <w:t xml:space="preserve"> Significance tests were performed to determine whether a difference exists between the baseline and endline estimates.</w:t>
      </w:r>
    </w:p>
    <w:p w14:paraId="7CDA3882" w14:textId="7669E31E" w:rsidR="005810E2" w:rsidRPr="005810E2" w:rsidRDefault="00D74015" w:rsidP="005810E2">
      <w:pPr>
        <w:pStyle w:val="BodyText"/>
        <w:spacing w:after="0"/>
        <w:ind w:left="90" w:hanging="90"/>
        <w:rPr>
          <w:sz w:val="16"/>
        </w:rPr>
      </w:pPr>
      <w:r>
        <w:rPr>
          <w:sz w:val="16"/>
          <w:vertAlign w:val="superscript"/>
        </w:rPr>
        <w:t>b</w:t>
      </w:r>
      <w:r w:rsidR="005810E2" w:rsidRPr="005810E2">
        <w:rPr>
          <w:sz w:val="16"/>
        </w:rPr>
        <w:t xml:space="preserve"> Differences found to be statistically significant are indicated by level: * p&lt;0.05, ** p&lt;0.01, *** p&lt;0.001.</w:t>
      </w:r>
    </w:p>
    <w:p w14:paraId="573AEF35" w14:textId="65271434" w:rsidR="00D74015" w:rsidRPr="005810E2" w:rsidRDefault="00D74015" w:rsidP="00D74015">
      <w:pPr>
        <w:pStyle w:val="BodyText"/>
        <w:spacing w:after="0"/>
        <w:ind w:left="90" w:hanging="90"/>
        <w:rPr>
          <w:sz w:val="16"/>
        </w:rPr>
      </w:pPr>
      <w:r>
        <w:rPr>
          <w:sz w:val="16"/>
          <w:vertAlign w:val="superscript"/>
        </w:rPr>
        <w:t>c</w:t>
      </w:r>
      <w:r w:rsidRPr="005810E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5AB6D992" w14:textId="77777777" w:rsidR="005810E2" w:rsidRPr="005810E2" w:rsidRDefault="005810E2" w:rsidP="005810E2">
      <w:pPr>
        <w:pStyle w:val="BodyText"/>
        <w:spacing w:after="0"/>
        <w:ind w:left="90" w:hanging="90"/>
        <w:rPr>
          <w:sz w:val="16"/>
        </w:rPr>
      </w:pPr>
      <w:r w:rsidRPr="005810E2">
        <w:rPr>
          <w:sz w:val="16"/>
          <w:vertAlign w:val="superscript"/>
        </w:rPr>
        <w:t>d</w:t>
      </w:r>
      <w:r w:rsidRPr="005810E2">
        <w:rPr>
          <w:sz w:val="16"/>
        </w:rPr>
        <w:t xml:space="preserve"> Both paid and unpaid types of economic activity are included. Domestic work, such as caring for children and the elderly or cooking and cleaning, is not included.</w:t>
      </w:r>
    </w:p>
    <w:p w14:paraId="33C5AA1B" w14:textId="3D6C8A15" w:rsidR="005810E2" w:rsidRPr="005810E2" w:rsidRDefault="005810E2" w:rsidP="005810E2">
      <w:pPr>
        <w:pStyle w:val="BodyText"/>
        <w:spacing w:after="0"/>
        <w:ind w:left="90" w:hanging="90"/>
        <w:rPr>
          <w:sz w:val="16"/>
        </w:rPr>
      </w:pPr>
      <w:r w:rsidRPr="005810E2">
        <w:rPr>
          <w:sz w:val="16"/>
          <w:vertAlign w:val="superscript"/>
        </w:rPr>
        <w:t>e</w:t>
      </w:r>
      <w:r w:rsidRPr="005810E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411B8F25" w14:textId="77777777" w:rsidR="005810E2" w:rsidRDefault="005810E2" w:rsidP="005810E2">
      <w:pPr>
        <w:pStyle w:val="BodyText"/>
        <w:spacing w:after="0"/>
        <w:ind w:left="90" w:hanging="90"/>
        <w:rPr>
          <w:sz w:val="16"/>
        </w:rPr>
      </w:pPr>
      <w:r w:rsidRPr="005810E2">
        <w:rPr>
          <w:sz w:val="16"/>
        </w:rPr>
        <w:t xml:space="preserve">Notes: </w:t>
      </w:r>
    </w:p>
    <w:p w14:paraId="4C06B3BD" w14:textId="77777777" w:rsidR="00636189" w:rsidRPr="005810E2" w:rsidRDefault="00636189" w:rsidP="00636189">
      <w:pPr>
        <w:pStyle w:val="BodyText"/>
        <w:spacing w:after="0"/>
        <w:ind w:left="90" w:hanging="90"/>
        <w:rPr>
          <w:sz w:val="16"/>
        </w:rPr>
      </w:pPr>
      <w:r w:rsidRPr="005810E2">
        <w:rPr>
          <w:sz w:val="16"/>
        </w:rPr>
        <w:t>Estimates are sample-weighted; numbers of</w:t>
      </w:r>
      <w:r>
        <w:rPr>
          <w:sz w:val="16"/>
        </w:rPr>
        <w:t xml:space="preserve"> observations are unweighted.</w:t>
      </w:r>
    </w:p>
    <w:p w14:paraId="594F6744" w14:textId="3EEABB6C" w:rsidR="005810E2" w:rsidRPr="005810E2" w:rsidRDefault="001E6FD5" w:rsidP="005810E2">
      <w:pPr>
        <w:pStyle w:val="BodyText"/>
        <w:spacing w:after="0"/>
        <w:ind w:left="90" w:hanging="90"/>
        <w:rPr>
          <w:sz w:val="16"/>
        </w:rPr>
      </w:pPr>
      <w:r w:rsidRPr="00044AFF">
        <w:rPr>
          <w:sz w:val="16"/>
        </w:rPr>
        <w:t xml:space="preserve">Estimates are based on primary adult </w:t>
      </w:r>
      <w:r>
        <w:rPr>
          <w:sz w:val="16"/>
        </w:rPr>
        <w:t xml:space="preserve">male </w:t>
      </w:r>
      <w:r w:rsidRPr="00044AFF">
        <w:rPr>
          <w:sz w:val="16"/>
        </w:rPr>
        <w:t>decisionmakers</w:t>
      </w:r>
      <w:r>
        <w:rPr>
          <w:sz w:val="16"/>
        </w:rPr>
        <w:t xml:space="preserve"> who are de jure household members</w:t>
      </w:r>
      <w:r w:rsidR="005810E2" w:rsidRPr="005810E2">
        <w:rPr>
          <w:sz w:val="16"/>
        </w:rPr>
        <w:t>.</w:t>
      </w:r>
    </w:p>
    <w:p w14:paraId="0D5823CC" w14:textId="09250B5E" w:rsidR="00BA5049" w:rsidRPr="00D0159B" w:rsidRDefault="005810E2" w:rsidP="00430DA3">
      <w:pPr>
        <w:pStyle w:val="TF-TblFN"/>
        <w:tabs>
          <w:tab w:val="left" w:pos="4320"/>
        </w:tabs>
        <w:spacing w:before="0" w:after="200"/>
        <w:ind w:left="86" w:hanging="86"/>
        <w:rPr>
          <w:szCs w:val="16"/>
        </w:rPr>
      </w:pPr>
      <w:r w:rsidRPr="007D4AEC">
        <w:rPr>
          <w:szCs w:val="16"/>
        </w:rPr>
        <w:t xml:space="preserve">Sources: </w:t>
      </w:r>
      <w:r w:rsidR="00385A7A" w:rsidRPr="00A2001B">
        <w:rPr>
          <w:szCs w:val="16"/>
        </w:rPr>
        <w:t>Feed the Future [</w:t>
      </w:r>
      <w:r w:rsidR="00385A7A" w:rsidRPr="00A2001B">
        <w:rPr>
          <w:szCs w:val="16"/>
          <w:highlight w:val="yellow"/>
        </w:rPr>
        <w:t>Country</w:t>
      </w:r>
      <w:r w:rsidR="00385A7A" w:rsidRPr="00A2001B">
        <w:rPr>
          <w:szCs w:val="16"/>
        </w:rPr>
        <w:t>] ZOI Survey [</w:t>
      </w:r>
      <w:r w:rsidR="00FE1420" w:rsidRPr="00FE1420">
        <w:rPr>
          <w:szCs w:val="16"/>
          <w:highlight w:val="yellow"/>
        </w:rPr>
        <w:t xml:space="preserve">baseline </w:t>
      </w:r>
      <w:r w:rsidR="00385A7A" w:rsidRPr="00A2001B">
        <w:rPr>
          <w:szCs w:val="16"/>
          <w:highlight w:val="yellow"/>
        </w:rPr>
        <w:t>survey year(s)</w:t>
      </w:r>
      <w:r w:rsidR="00385A7A" w:rsidRPr="00A2001B">
        <w:rPr>
          <w:szCs w:val="16"/>
        </w:rPr>
        <w:t>]; Feed the Future [</w:t>
      </w:r>
      <w:r w:rsidR="00385A7A" w:rsidRPr="00A2001B">
        <w:rPr>
          <w:szCs w:val="16"/>
          <w:highlight w:val="yellow"/>
        </w:rPr>
        <w:t>Country</w:t>
      </w:r>
      <w:r w:rsidR="00385A7A" w:rsidRPr="00D0159B">
        <w:rPr>
          <w:szCs w:val="16"/>
        </w:rPr>
        <w:t>] ZOI Survey [</w:t>
      </w:r>
      <w:bookmarkStart w:id="314" w:name="_Hlk23545898"/>
      <w:r w:rsidR="00A11DD1">
        <w:rPr>
          <w:szCs w:val="16"/>
          <w:highlight w:val="yellow"/>
        </w:rPr>
        <w:t>endline</w:t>
      </w:r>
      <w:bookmarkEnd w:id="314"/>
      <w:r w:rsidR="00385A7A" w:rsidRPr="00D0159B">
        <w:rPr>
          <w:szCs w:val="16"/>
          <w:highlight w:val="yellow"/>
        </w:rPr>
        <w:t xml:space="preserve"> survey year(s)</w:t>
      </w:r>
      <w:r w:rsidR="00385A7A" w:rsidRPr="00D0159B">
        <w:rPr>
          <w:szCs w:val="16"/>
        </w:rPr>
        <w:t>]</w:t>
      </w:r>
    </w:p>
    <w:p w14:paraId="6FAF3F76" w14:textId="669D3A49" w:rsidR="00BC0F95" w:rsidRPr="00FE1CB1" w:rsidRDefault="00995F8F" w:rsidP="00987B66">
      <w:pPr>
        <w:pStyle w:val="Heading2"/>
        <w:spacing w:before="240"/>
      </w:pPr>
      <w:bookmarkStart w:id="315" w:name="_Toc400542610"/>
      <w:bookmarkStart w:id="316" w:name="_Toc414874497"/>
      <w:bookmarkStart w:id="317" w:name="_Toc22897196"/>
      <w:bookmarkStart w:id="318" w:name="_Toc50719304"/>
      <w:r w:rsidRPr="00173FAF">
        <w:t>3</w:t>
      </w:r>
      <w:r w:rsidR="00BC0F95" w:rsidRPr="00173FAF">
        <w:t>.</w:t>
      </w:r>
      <w:r w:rsidRPr="00173FAF">
        <w:t>2</w:t>
      </w:r>
      <w:r w:rsidR="004513E8" w:rsidRPr="00173FAF">
        <w:tab/>
      </w:r>
      <w:bookmarkEnd w:id="315"/>
      <w:bookmarkEnd w:id="316"/>
      <w:commentRangeStart w:id="319"/>
      <w:r w:rsidR="00BC0F95" w:rsidRPr="00FE1CB1">
        <w:t>Education</w:t>
      </w:r>
      <w:commentRangeEnd w:id="319"/>
      <w:r w:rsidR="00407280">
        <w:rPr>
          <w:rStyle w:val="CommentReference"/>
          <w:rFonts w:eastAsia="Arial" w:cs="Arial"/>
          <w:b w:val="0"/>
          <w:color w:val="000000"/>
        </w:rPr>
        <w:commentReference w:id="319"/>
      </w:r>
      <w:bookmarkEnd w:id="317"/>
      <w:bookmarkEnd w:id="318"/>
    </w:p>
    <w:p w14:paraId="2F023EBC" w14:textId="7B105B77" w:rsidR="00771B47" w:rsidRDefault="00181220" w:rsidP="00FE1CB1">
      <w:pPr>
        <w:pStyle w:val="BodyText"/>
      </w:pPr>
      <w:r>
        <w:t xml:space="preserve">The tables in Section 3.2 </w:t>
      </w:r>
      <w:r w:rsidR="00A97438">
        <w:t xml:space="preserve">present </w:t>
      </w:r>
      <w:r w:rsidR="00771B47" w:rsidRPr="00757754">
        <w:t>school</w:t>
      </w:r>
      <w:r w:rsidR="00771B47" w:rsidRPr="00DF4DE5">
        <w:t xml:space="preserve"> attendance</w:t>
      </w:r>
      <w:r w:rsidR="00DC0CB3">
        <w:t xml:space="preserve"> and </w:t>
      </w:r>
      <w:r w:rsidR="00771B47" w:rsidRPr="00DF4DE5">
        <w:t>educational attainment</w:t>
      </w:r>
      <w:r w:rsidR="00771B47">
        <w:t xml:space="preserve"> </w:t>
      </w:r>
      <w:r w:rsidR="00771B47" w:rsidRPr="00DF4DE5">
        <w:t xml:space="preserve">in the </w:t>
      </w:r>
      <w:r w:rsidR="00160DC3">
        <w:rPr>
          <w:szCs w:val="22"/>
        </w:rPr>
        <w:t>Phase One</w:t>
      </w:r>
      <w:r w:rsidR="007F25EC">
        <w:rPr>
          <w:szCs w:val="22"/>
        </w:rPr>
        <w:t xml:space="preserve"> ZOI</w:t>
      </w:r>
      <w:r w:rsidR="00A97438">
        <w:t xml:space="preserve">, comparing estimates at </w:t>
      </w:r>
      <w:r w:rsidR="00571513">
        <w:t xml:space="preserve">baseline and </w:t>
      </w:r>
      <w:r w:rsidR="00A97438">
        <w:t xml:space="preserve">at </w:t>
      </w:r>
      <w:r w:rsidR="00571513">
        <w:t>endline</w:t>
      </w:r>
      <w:r w:rsidR="00771B47" w:rsidRPr="00DF4DE5">
        <w:t xml:space="preserve">. </w:t>
      </w:r>
      <w:r w:rsidR="00771B47" w:rsidRPr="00757754">
        <w:rPr>
          <w:b/>
        </w:rPr>
        <w:t>Table 3.</w:t>
      </w:r>
      <w:r>
        <w:rPr>
          <w:b/>
        </w:rPr>
        <w:t>2</w:t>
      </w:r>
      <w:r w:rsidR="00CA50A3" w:rsidRPr="00757754">
        <w:rPr>
          <w:b/>
        </w:rPr>
        <w:t>.1</w:t>
      </w:r>
      <w:r w:rsidR="00CA50A3">
        <w:t xml:space="preserve"> </w:t>
      </w:r>
      <w:r w:rsidR="00771B47" w:rsidRPr="00DF4DE5">
        <w:t>presents the percent</w:t>
      </w:r>
      <w:r w:rsidR="00771B47">
        <w:t xml:space="preserve">age of </w:t>
      </w:r>
      <w:r w:rsidR="00771B47" w:rsidRPr="00DF4DE5">
        <w:t xml:space="preserve">all </w:t>
      </w:r>
      <w:r w:rsidR="00C855D4">
        <w:t xml:space="preserve">de facto </w:t>
      </w:r>
      <w:r w:rsidR="00771B47">
        <w:t xml:space="preserve">household members between 5 and 24 </w:t>
      </w:r>
      <w:r w:rsidR="00C855D4">
        <w:t xml:space="preserve">years of age </w:t>
      </w:r>
      <w:r w:rsidR="00771B47" w:rsidRPr="00DF4DE5">
        <w:t xml:space="preserve">who </w:t>
      </w:r>
      <w:r w:rsidR="00C855D4">
        <w:t xml:space="preserve">were </w:t>
      </w:r>
      <w:r w:rsidR="00771B47">
        <w:t>attend</w:t>
      </w:r>
      <w:r w:rsidR="00C855D4">
        <w:t>ing</w:t>
      </w:r>
      <w:r w:rsidR="00771B47" w:rsidRPr="00DF4DE5">
        <w:t xml:space="preserve"> school</w:t>
      </w:r>
      <w:r w:rsidR="00C855D4">
        <w:t xml:space="preserve"> by age category at the time of the baseline and endline ZOI Surveys</w:t>
      </w:r>
      <w:r w:rsidR="008A1B63">
        <w:t>.</w:t>
      </w:r>
      <w:r w:rsidR="00771B47">
        <w:t xml:space="preserve"> </w:t>
      </w:r>
      <w:r w:rsidR="00771B47" w:rsidRPr="00757754">
        <w:rPr>
          <w:b/>
        </w:rPr>
        <w:t>Table 3.</w:t>
      </w:r>
      <w:r>
        <w:rPr>
          <w:b/>
        </w:rPr>
        <w:t>2</w:t>
      </w:r>
      <w:r w:rsidR="008A1B63" w:rsidRPr="00757754">
        <w:rPr>
          <w:b/>
        </w:rPr>
        <w:t>.2</w:t>
      </w:r>
      <w:r w:rsidR="008A1B63">
        <w:t xml:space="preserve"> </w:t>
      </w:r>
      <w:r w:rsidR="008A1B63" w:rsidRPr="00DF4DE5">
        <w:t>presents the percent</w:t>
      </w:r>
      <w:r w:rsidR="008A1B63">
        <w:t xml:space="preserve">age of </w:t>
      </w:r>
      <w:r w:rsidR="008A1B63" w:rsidRPr="00DF4DE5">
        <w:t xml:space="preserve">all </w:t>
      </w:r>
      <w:r w:rsidR="00C855D4">
        <w:t xml:space="preserve">de facto </w:t>
      </w:r>
      <w:r w:rsidR="008A1B63">
        <w:t xml:space="preserve">household members </w:t>
      </w:r>
      <w:r w:rsidR="00C855D4">
        <w:t>10 years of age or older</w:t>
      </w:r>
      <w:r w:rsidR="008A1B63">
        <w:t xml:space="preserve"> </w:t>
      </w:r>
      <w:r w:rsidR="008A1B63" w:rsidRPr="00DF4DE5">
        <w:t xml:space="preserve">who </w:t>
      </w:r>
      <w:r w:rsidR="008A1B63">
        <w:t>completed primary education</w:t>
      </w:r>
      <w:r w:rsidR="00C855D4">
        <w:t xml:space="preserve"> by age category</w:t>
      </w:r>
      <w:r w:rsidR="008A1B63">
        <w:t>.</w:t>
      </w:r>
      <w:r w:rsidR="00771B47">
        <w:t xml:space="preserve"> </w:t>
      </w:r>
      <w:r w:rsidRPr="00757754">
        <w:rPr>
          <w:b/>
        </w:rPr>
        <w:t>Table</w:t>
      </w:r>
      <w:r w:rsidR="00791AF8">
        <w:rPr>
          <w:b/>
        </w:rPr>
        <w:t> </w:t>
      </w:r>
      <w:r w:rsidRPr="00757754">
        <w:rPr>
          <w:b/>
        </w:rPr>
        <w:t>3.2</w:t>
      </w:r>
      <w:r w:rsidR="00C855D4" w:rsidRPr="00757754">
        <w:rPr>
          <w:b/>
        </w:rPr>
        <w:t>.3</w:t>
      </w:r>
      <w:r w:rsidR="00C855D4">
        <w:t xml:space="preserve"> presents the percent distribution of all de facto household members 10 years of age or older by highest educational attainment. All results are presented in total and by sex. </w:t>
      </w:r>
      <w:r w:rsidR="00791AF8" w:rsidRPr="004A052F">
        <w:rPr>
          <w:b/>
        </w:rPr>
        <w:t>Table 3.2.1</w:t>
      </w:r>
      <w:r w:rsidR="00791AF8">
        <w:t xml:space="preserve"> and </w:t>
      </w:r>
      <w:r w:rsidR="00791AF8" w:rsidRPr="004A052F">
        <w:rPr>
          <w:b/>
        </w:rPr>
        <w:t>Table 3.2.2</w:t>
      </w:r>
      <w:r w:rsidR="00C855D4">
        <w:t xml:space="preserve"> also </w:t>
      </w:r>
      <w:r w:rsidR="00771B47">
        <w:t xml:space="preserve">include </w:t>
      </w:r>
      <w:r w:rsidR="00C855D4">
        <w:t xml:space="preserve">female-to-male </w:t>
      </w:r>
      <w:r w:rsidR="00DC0CB3">
        <w:t>ratios</w:t>
      </w:r>
      <w:r w:rsidR="00771B47">
        <w:t xml:space="preserve">. </w:t>
      </w:r>
      <w:commentRangeStart w:id="320"/>
      <w:commentRangeEnd w:id="320"/>
      <w:r w:rsidR="00C855D4">
        <w:rPr>
          <w:rStyle w:val="CommentReference"/>
        </w:rPr>
        <w:commentReference w:id="320"/>
      </w:r>
    </w:p>
    <w:p w14:paraId="319E0CD6" w14:textId="29D4B2BF" w:rsidR="00C13B8D" w:rsidRDefault="00BC0F95" w:rsidP="00FE1CB1">
      <w:pPr>
        <w:pStyle w:val="BodyText"/>
        <w:rPr>
          <w:highlight w:val="yellow"/>
        </w:rPr>
      </w:pPr>
      <w:r w:rsidRPr="00DF4DE5">
        <w:rPr>
          <w:highlight w:val="yellow"/>
        </w:rPr>
        <w:t>[</w:t>
      </w:r>
      <w:r w:rsidR="00C855D4">
        <w:rPr>
          <w:highlight w:val="yellow"/>
        </w:rPr>
        <w:t xml:space="preserve">Describe </w:t>
      </w:r>
      <w:r w:rsidRPr="00DF4DE5">
        <w:rPr>
          <w:highlight w:val="yellow"/>
        </w:rPr>
        <w:t xml:space="preserve">the </w:t>
      </w:r>
      <w:r w:rsidR="00C855D4">
        <w:rPr>
          <w:highlight w:val="yellow"/>
        </w:rPr>
        <w:t xml:space="preserve">results presented </w:t>
      </w:r>
      <w:r w:rsidRPr="00DF4DE5">
        <w:rPr>
          <w:highlight w:val="yellow"/>
        </w:rPr>
        <w:t xml:space="preserve">in </w:t>
      </w:r>
      <w:r w:rsidR="00C855D4">
        <w:rPr>
          <w:highlight w:val="yellow"/>
        </w:rPr>
        <w:t>T</w:t>
      </w:r>
      <w:r w:rsidRPr="00DF4DE5">
        <w:rPr>
          <w:highlight w:val="yellow"/>
        </w:rPr>
        <w:t>able</w:t>
      </w:r>
      <w:r w:rsidR="00C855D4">
        <w:rPr>
          <w:highlight w:val="yellow"/>
        </w:rPr>
        <w:t xml:space="preserve"> 3.3.1</w:t>
      </w:r>
      <w:r w:rsidRPr="00DF4DE5">
        <w:rPr>
          <w:highlight w:val="yellow"/>
        </w:rPr>
        <w:t>.]</w:t>
      </w:r>
    </w:p>
    <w:p w14:paraId="67A88269" w14:textId="6913DBBB" w:rsidR="00CF77D8" w:rsidRDefault="00143B1A" w:rsidP="004A052F">
      <w:pPr>
        <w:pStyle w:val="Tabletitle"/>
        <w:spacing w:before="240"/>
        <w:contextualSpacing/>
        <w:outlineLvl w:val="3"/>
      </w:pPr>
      <w:bookmarkStart w:id="321" w:name="_Toc50719165"/>
      <w:bookmarkStart w:id="322" w:name="_Toc415131203"/>
      <w:bookmarkStart w:id="323" w:name="_Toc499553863"/>
      <w:bookmarkStart w:id="324" w:name="_Toc499554301"/>
      <w:bookmarkStart w:id="325" w:name="_Toc499554556"/>
      <w:bookmarkStart w:id="326" w:name="_Toc531870948"/>
      <w:r>
        <w:lastRenderedPageBreak/>
        <w:t>Table 3.</w:t>
      </w:r>
      <w:r w:rsidR="00181220">
        <w:t>2</w:t>
      </w:r>
      <w:r w:rsidR="00731569">
        <w:t>.1</w:t>
      </w:r>
      <w:r w:rsidR="00CF77D8">
        <w:t xml:space="preserve">: </w:t>
      </w:r>
      <w:r w:rsidR="00CF77D8" w:rsidRPr="00CF77D8">
        <w:t>Comparison of School Attendance at Time of Survey among Children and Youth 5-24 Years of Age</w:t>
      </w:r>
      <w:r w:rsidR="00A97438">
        <w:t xml:space="preserve">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1"/>
      <w:r w:rsidR="00CF77D8">
        <w:t xml:space="preserve"> </w:t>
      </w:r>
    </w:p>
    <w:tbl>
      <w:tblPr>
        <w:tblW w:w="5000" w:type="pct"/>
        <w:tblLayout w:type="fixed"/>
        <w:tblCellMar>
          <w:left w:w="72" w:type="dxa"/>
          <w:right w:w="72" w:type="dxa"/>
        </w:tblCellMar>
        <w:tblLook w:val="04A0" w:firstRow="1" w:lastRow="0" w:firstColumn="1" w:lastColumn="0" w:noHBand="0" w:noVBand="1"/>
      </w:tblPr>
      <w:tblGrid>
        <w:gridCol w:w="1640"/>
        <w:gridCol w:w="1040"/>
        <w:gridCol w:w="1059"/>
        <w:gridCol w:w="641"/>
        <w:gridCol w:w="260"/>
        <w:gridCol w:w="1017"/>
        <w:gridCol w:w="910"/>
        <w:gridCol w:w="671"/>
        <w:gridCol w:w="698"/>
        <w:gridCol w:w="838"/>
        <w:gridCol w:w="730"/>
      </w:tblGrid>
      <w:tr w:rsidR="00FE7AD0" w:rsidRPr="008D2156" w14:paraId="1FD3976A" w14:textId="77777777" w:rsidTr="00FE7AD0">
        <w:trPr>
          <w:tblHeader/>
        </w:trPr>
        <w:tc>
          <w:tcPr>
            <w:tcW w:w="863" w:type="pct"/>
            <w:vMerge w:val="restart"/>
            <w:tcBorders>
              <w:top w:val="single" w:sz="4" w:space="0" w:color="auto"/>
              <w:left w:val="nil"/>
              <w:bottom w:val="single" w:sz="4" w:space="0" w:color="000000"/>
              <w:right w:val="nil"/>
            </w:tcBorders>
            <w:shd w:val="clear" w:color="000000" w:fill="387990"/>
            <w:noWrap/>
            <w:vAlign w:val="bottom"/>
            <w:hideMark/>
          </w:tcPr>
          <w:bookmarkEnd w:id="322"/>
          <w:bookmarkEnd w:id="323"/>
          <w:bookmarkEnd w:id="324"/>
          <w:bookmarkEnd w:id="325"/>
          <w:bookmarkEnd w:id="326"/>
          <w:p w14:paraId="6F41F8D1" w14:textId="4BB3A91E" w:rsidR="008E60CD" w:rsidRPr="008D2156" w:rsidRDefault="008E60CD" w:rsidP="001E2CDB">
            <w:pPr>
              <w:keepNext/>
              <w:widowControl/>
              <w:spacing w:line="259" w:lineRule="auto"/>
              <w:rPr>
                <w:rFonts w:eastAsia="Times New Roman" w:cs="Calibri"/>
                <w:b/>
                <w:bCs/>
                <w:color w:val="FFFFFF"/>
                <w:sz w:val="20"/>
                <w:szCs w:val="20"/>
              </w:rPr>
            </w:pPr>
            <w:r w:rsidRPr="008D2156">
              <w:rPr>
                <w:rFonts w:eastAsia="Times New Roman" w:cs="Calibri"/>
                <w:b/>
                <w:bCs/>
                <w:color w:val="FFFFFF"/>
                <w:sz w:val="20"/>
                <w:szCs w:val="20"/>
              </w:rPr>
              <w:t>Sex and age (years)</w:t>
            </w:r>
          </w:p>
        </w:tc>
        <w:tc>
          <w:tcPr>
            <w:tcW w:w="1441" w:type="pct"/>
            <w:gridSpan w:val="3"/>
            <w:tcBorders>
              <w:top w:val="single" w:sz="4" w:space="0" w:color="auto"/>
              <w:left w:val="nil"/>
              <w:bottom w:val="single" w:sz="4" w:space="0" w:color="FFFFFF"/>
              <w:right w:val="nil"/>
            </w:tcBorders>
            <w:shd w:val="clear" w:color="000000" w:fill="387990"/>
          </w:tcPr>
          <w:p w14:paraId="680E913F"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Baseline </w:t>
            </w:r>
          </w:p>
          <w:p w14:paraId="50F34EB4" w14:textId="7D134A19"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137" w:type="pct"/>
            <w:tcBorders>
              <w:top w:val="single" w:sz="4" w:space="0" w:color="auto"/>
              <w:left w:val="nil"/>
              <w:bottom w:val="nil"/>
              <w:right w:val="nil"/>
            </w:tcBorders>
            <w:shd w:val="clear" w:color="000000" w:fill="387990"/>
            <w:vAlign w:val="center"/>
            <w:hideMark/>
          </w:tcPr>
          <w:p w14:paraId="211F3512"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tc>
        <w:tc>
          <w:tcPr>
            <w:tcW w:w="1367" w:type="pct"/>
            <w:gridSpan w:val="3"/>
            <w:tcBorders>
              <w:top w:val="single" w:sz="4" w:space="0" w:color="auto"/>
              <w:left w:val="nil"/>
              <w:bottom w:val="single" w:sz="4" w:space="0" w:color="FFFFFF"/>
              <w:right w:val="nil"/>
            </w:tcBorders>
            <w:shd w:val="clear" w:color="000000" w:fill="387990"/>
          </w:tcPr>
          <w:p w14:paraId="6A016F75" w14:textId="77777777" w:rsidR="008E60CD"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xml:space="preserve">Endline </w:t>
            </w:r>
          </w:p>
          <w:p w14:paraId="4543B9AC" w14:textId="11E71AF2"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([Year(s)])</w:t>
            </w:r>
          </w:p>
        </w:tc>
        <w:tc>
          <w:tcPr>
            <w:tcW w:w="367" w:type="pct"/>
            <w:vMerge w:val="restart"/>
            <w:tcBorders>
              <w:top w:val="single" w:sz="4" w:space="0" w:color="auto"/>
              <w:left w:val="nil"/>
              <w:right w:val="nil"/>
            </w:tcBorders>
            <w:shd w:val="clear" w:color="000000" w:fill="387990"/>
            <w:vAlign w:val="bottom"/>
            <w:hideMark/>
          </w:tcPr>
          <w:p w14:paraId="46C88CEE" w14:textId="5415EBCF" w:rsidR="008E60CD" w:rsidRPr="008D2156" w:rsidRDefault="008E60CD" w:rsidP="008E60CD">
            <w:pPr>
              <w:keepNext/>
              <w:widowControl/>
              <w:spacing w:line="259" w:lineRule="auto"/>
              <w:jc w:val="center"/>
              <w:rPr>
                <w:rFonts w:eastAsia="Times New Roman" w:cs="Calibri"/>
                <w:b/>
                <w:bCs/>
                <w:color w:val="FFFFFF"/>
                <w:sz w:val="20"/>
                <w:szCs w:val="20"/>
              </w:rPr>
            </w:pPr>
          </w:p>
          <w:p w14:paraId="5236D5EC" w14:textId="16D350B8" w:rsidR="008E60CD" w:rsidRPr="008D2156" w:rsidRDefault="008E60CD" w:rsidP="008E60CD">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Diff.</w:t>
            </w:r>
          </w:p>
        </w:tc>
        <w:tc>
          <w:tcPr>
            <w:tcW w:w="441" w:type="pct"/>
            <w:vMerge w:val="restart"/>
            <w:tcBorders>
              <w:top w:val="single" w:sz="4" w:space="0" w:color="auto"/>
              <w:left w:val="nil"/>
              <w:right w:val="nil"/>
            </w:tcBorders>
            <w:shd w:val="clear" w:color="000000" w:fill="387990"/>
            <w:vAlign w:val="bottom"/>
            <w:hideMark/>
          </w:tcPr>
          <w:p w14:paraId="23A9704B" w14:textId="559B68AC" w:rsidR="008E60CD" w:rsidRPr="008D2156" w:rsidRDefault="008E60CD" w:rsidP="00AC77E1">
            <w:pPr>
              <w:keepNext/>
              <w:widowControl/>
              <w:spacing w:line="259" w:lineRule="auto"/>
              <w:jc w:val="center"/>
              <w:rPr>
                <w:rFonts w:eastAsia="Times New Roman" w:cs="Calibri"/>
                <w:b/>
                <w:bCs/>
                <w:color w:val="FFFFFF"/>
                <w:sz w:val="20"/>
                <w:szCs w:val="20"/>
              </w:rPr>
            </w:pPr>
          </w:p>
          <w:p w14:paraId="1880A12B" w14:textId="3645B661" w:rsidR="008E60CD" w:rsidRPr="008D2156" w:rsidRDefault="008E60CD" w:rsidP="00AC77E1">
            <w:pPr>
              <w:keepNext/>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p-</w:t>
            </w:r>
            <w:proofErr w:type="spellStart"/>
            <w:r w:rsidRPr="008D2156">
              <w:rPr>
                <w:rFonts w:eastAsia="Times New Roman" w:cs="Calibri"/>
                <w:b/>
                <w:bCs/>
                <w:color w:val="FFFFFF"/>
                <w:sz w:val="20"/>
                <w:szCs w:val="20"/>
              </w:rPr>
              <w:t>value</w:t>
            </w:r>
            <w:r w:rsidRPr="008D2156">
              <w:rPr>
                <w:rFonts w:eastAsia="Times New Roman" w:cs="Calibri"/>
                <w:b/>
                <w:bCs/>
                <w:color w:val="FFFFFF"/>
                <w:sz w:val="20"/>
                <w:szCs w:val="20"/>
                <w:vertAlign w:val="superscript"/>
              </w:rPr>
              <w:t>a</w:t>
            </w:r>
            <w:proofErr w:type="spellEnd"/>
          </w:p>
        </w:tc>
        <w:tc>
          <w:tcPr>
            <w:tcW w:w="384" w:type="pct"/>
            <w:vMerge w:val="restart"/>
            <w:tcBorders>
              <w:top w:val="single" w:sz="4" w:space="0" w:color="auto"/>
              <w:left w:val="nil"/>
              <w:right w:val="nil"/>
            </w:tcBorders>
            <w:shd w:val="clear" w:color="000000" w:fill="387990"/>
            <w:vAlign w:val="bottom"/>
            <w:hideMark/>
          </w:tcPr>
          <w:p w14:paraId="25915516" w14:textId="77777777" w:rsidR="008E60CD" w:rsidRPr="008D2156" w:rsidRDefault="008E60C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 </w:t>
            </w:r>
          </w:p>
          <w:p w14:paraId="19B3BFD9" w14:textId="5379FD8A" w:rsidR="008E60CD" w:rsidRPr="008D2156" w:rsidRDefault="008E60CD" w:rsidP="00F538DD">
            <w:pPr>
              <w:keepNext/>
              <w:spacing w:line="259" w:lineRule="auto"/>
              <w:jc w:val="center"/>
              <w:rPr>
                <w:rFonts w:eastAsia="Times New Roman" w:cs="Calibri"/>
                <w:b/>
                <w:bCs/>
                <w:color w:val="FFFFFF"/>
                <w:sz w:val="20"/>
                <w:szCs w:val="20"/>
              </w:rPr>
            </w:pPr>
            <w:proofErr w:type="spellStart"/>
            <w:r w:rsidRPr="008D2156">
              <w:rPr>
                <w:rFonts w:eastAsia="Times New Roman" w:cs="Calibri"/>
                <w:b/>
                <w:bCs/>
                <w:color w:val="FFFFFF"/>
                <w:sz w:val="20"/>
                <w:szCs w:val="20"/>
              </w:rPr>
              <w:t>Sig.</w:t>
            </w:r>
            <w:r w:rsidRPr="008D2156">
              <w:rPr>
                <w:rFonts w:eastAsia="Times New Roman" w:cs="Calibri"/>
                <w:b/>
                <w:bCs/>
                <w:color w:val="FFFFFF"/>
                <w:sz w:val="20"/>
                <w:szCs w:val="20"/>
                <w:vertAlign w:val="superscript"/>
              </w:rPr>
              <w:t>b</w:t>
            </w:r>
            <w:proofErr w:type="spellEnd"/>
          </w:p>
        </w:tc>
      </w:tr>
      <w:tr w:rsidR="00FE7AD0" w:rsidRPr="008D2156" w14:paraId="2DCEAE46" w14:textId="77777777" w:rsidTr="00FE7AD0">
        <w:trPr>
          <w:tblHeader/>
        </w:trPr>
        <w:tc>
          <w:tcPr>
            <w:tcW w:w="863" w:type="pct"/>
            <w:vMerge/>
            <w:tcBorders>
              <w:top w:val="single" w:sz="4" w:space="0" w:color="auto"/>
              <w:left w:val="nil"/>
              <w:bottom w:val="single" w:sz="4" w:space="0" w:color="000000"/>
              <w:right w:val="nil"/>
            </w:tcBorders>
            <w:vAlign w:val="center"/>
            <w:hideMark/>
          </w:tcPr>
          <w:p w14:paraId="13647E19" w14:textId="77777777" w:rsidR="008E60CD" w:rsidRPr="008D2156" w:rsidRDefault="008E60CD">
            <w:pPr>
              <w:keepNext/>
              <w:widowControl/>
              <w:spacing w:line="259" w:lineRule="auto"/>
              <w:rPr>
                <w:rFonts w:eastAsia="Times New Roman" w:cs="Calibri"/>
                <w:b/>
                <w:bCs/>
                <w:color w:val="FFFFFF"/>
                <w:sz w:val="20"/>
                <w:szCs w:val="20"/>
              </w:rPr>
            </w:pPr>
          </w:p>
        </w:tc>
        <w:tc>
          <w:tcPr>
            <w:tcW w:w="547" w:type="pct"/>
            <w:tcBorders>
              <w:top w:val="nil"/>
              <w:left w:val="nil"/>
              <w:bottom w:val="single" w:sz="4" w:space="0" w:color="auto"/>
              <w:right w:val="nil"/>
            </w:tcBorders>
            <w:shd w:val="clear" w:color="000000" w:fill="387990"/>
            <w:vAlign w:val="bottom"/>
            <w:hideMark/>
          </w:tcPr>
          <w:p w14:paraId="11464E97" w14:textId="3487B555"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557" w:type="pct"/>
            <w:tcBorders>
              <w:top w:val="nil"/>
              <w:left w:val="nil"/>
              <w:bottom w:val="single" w:sz="4" w:space="0" w:color="auto"/>
              <w:right w:val="nil"/>
            </w:tcBorders>
            <w:shd w:val="clear" w:color="000000" w:fill="387990"/>
            <w:vAlign w:val="bottom"/>
          </w:tcPr>
          <w:p w14:paraId="6BC7FABE" w14:textId="44FA4436"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37" w:type="pct"/>
            <w:tcBorders>
              <w:top w:val="nil"/>
              <w:left w:val="nil"/>
              <w:bottom w:val="single" w:sz="4" w:space="0" w:color="auto"/>
              <w:right w:val="nil"/>
            </w:tcBorders>
            <w:shd w:val="clear" w:color="000000" w:fill="387990"/>
            <w:vAlign w:val="bottom"/>
            <w:hideMark/>
          </w:tcPr>
          <w:p w14:paraId="5141B199" w14:textId="63090314"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137" w:type="pct"/>
            <w:tcBorders>
              <w:top w:val="nil"/>
              <w:left w:val="nil"/>
              <w:bottom w:val="single" w:sz="4" w:space="0" w:color="auto"/>
              <w:right w:val="nil"/>
            </w:tcBorders>
            <w:shd w:val="clear" w:color="000000" w:fill="387990"/>
            <w:vAlign w:val="bottom"/>
            <w:hideMark/>
          </w:tcPr>
          <w:p w14:paraId="60472401" w14:textId="2F2595C9" w:rsidR="008E60CD" w:rsidRPr="008D2156" w:rsidRDefault="008E60CD" w:rsidP="00F538DD">
            <w:pPr>
              <w:keepNext/>
              <w:widowControl/>
              <w:spacing w:line="259" w:lineRule="auto"/>
              <w:jc w:val="center"/>
              <w:rPr>
                <w:rFonts w:eastAsia="Times New Roman" w:cs="Calibri"/>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43D2A02" w14:textId="35C9EEDA"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479" w:type="pct"/>
            <w:tcBorders>
              <w:top w:val="nil"/>
              <w:left w:val="nil"/>
              <w:bottom w:val="single" w:sz="4" w:space="0" w:color="auto"/>
              <w:right w:val="nil"/>
            </w:tcBorders>
            <w:shd w:val="clear" w:color="000000" w:fill="387990"/>
            <w:vAlign w:val="bottom"/>
          </w:tcPr>
          <w:p w14:paraId="0EB63425" w14:textId="1E007992" w:rsidR="008E60CD" w:rsidRPr="008D2156" w:rsidRDefault="008E60CD" w:rsidP="00F538DD">
            <w:pPr>
              <w:keepNext/>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353" w:type="pct"/>
            <w:tcBorders>
              <w:top w:val="nil"/>
              <w:left w:val="nil"/>
              <w:bottom w:val="single" w:sz="4" w:space="0" w:color="auto"/>
              <w:right w:val="nil"/>
            </w:tcBorders>
            <w:shd w:val="clear" w:color="000000" w:fill="387990"/>
            <w:vAlign w:val="bottom"/>
            <w:hideMark/>
          </w:tcPr>
          <w:p w14:paraId="59815AED" w14:textId="3F933DCA" w:rsidR="008E60CD" w:rsidRPr="008D2156" w:rsidRDefault="008E60CD" w:rsidP="00F538DD">
            <w:pPr>
              <w:keepNext/>
              <w:widowControl/>
              <w:spacing w:line="259" w:lineRule="auto"/>
              <w:jc w:val="center"/>
              <w:rPr>
                <w:rFonts w:eastAsia="Times New Roman" w:cs="Calibri"/>
                <w:b/>
                <w:bCs/>
                <w:color w:val="FFFFFF"/>
                <w:sz w:val="20"/>
                <w:szCs w:val="20"/>
              </w:rPr>
            </w:pPr>
            <w:r w:rsidRPr="008D2156">
              <w:rPr>
                <w:rFonts w:eastAsia="Times New Roman" w:cs="Calibri"/>
                <w:b/>
                <w:bCs/>
                <w:color w:val="FFFFFF"/>
                <w:sz w:val="20"/>
                <w:szCs w:val="20"/>
              </w:rPr>
              <w:t>n</w:t>
            </w:r>
          </w:p>
        </w:tc>
        <w:tc>
          <w:tcPr>
            <w:tcW w:w="367" w:type="pct"/>
            <w:vMerge/>
            <w:tcBorders>
              <w:left w:val="nil"/>
              <w:bottom w:val="single" w:sz="4" w:space="0" w:color="auto"/>
              <w:right w:val="nil"/>
            </w:tcBorders>
            <w:shd w:val="clear" w:color="000000" w:fill="387990"/>
            <w:vAlign w:val="bottom"/>
            <w:hideMark/>
          </w:tcPr>
          <w:p w14:paraId="528A2BE2" w14:textId="7333EDA4" w:rsidR="008E60CD" w:rsidRPr="008D2156" w:rsidRDefault="008E60CD" w:rsidP="00F538DD">
            <w:pPr>
              <w:keepNext/>
              <w:widowControl/>
              <w:spacing w:line="259" w:lineRule="auto"/>
              <w:jc w:val="center"/>
              <w:rPr>
                <w:rFonts w:eastAsia="Times New Roman" w:cs="Calibri"/>
                <w:b/>
                <w:bCs/>
                <w:color w:val="FFFFFF"/>
                <w:sz w:val="20"/>
                <w:szCs w:val="20"/>
              </w:rPr>
            </w:pPr>
          </w:p>
        </w:tc>
        <w:tc>
          <w:tcPr>
            <w:tcW w:w="441" w:type="pct"/>
            <w:vMerge/>
            <w:tcBorders>
              <w:left w:val="nil"/>
              <w:bottom w:val="single" w:sz="4" w:space="0" w:color="auto"/>
              <w:right w:val="nil"/>
            </w:tcBorders>
            <w:shd w:val="clear" w:color="000000" w:fill="387990"/>
            <w:vAlign w:val="bottom"/>
            <w:hideMark/>
          </w:tcPr>
          <w:p w14:paraId="52A78987" w14:textId="6A3036C8" w:rsidR="008E60CD" w:rsidRPr="008D2156" w:rsidRDefault="008E60CD" w:rsidP="00F538DD">
            <w:pPr>
              <w:keepNext/>
              <w:widowControl/>
              <w:spacing w:line="259" w:lineRule="auto"/>
              <w:jc w:val="center"/>
              <w:rPr>
                <w:rFonts w:eastAsia="Times New Roman" w:cs="Calibri"/>
                <w:b/>
                <w:bCs/>
                <w:color w:val="FFFFFF"/>
                <w:sz w:val="20"/>
                <w:szCs w:val="20"/>
              </w:rPr>
            </w:pPr>
          </w:p>
        </w:tc>
        <w:tc>
          <w:tcPr>
            <w:tcW w:w="384" w:type="pct"/>
            <w:vMerge/>
            <w:tcBorders>
              <w:left w:val="nil"/>
              <w:bottom w:val="single" w:sz="4" w:space="0" w:color="auto"/>
              <w:right w:val="nil"/>
            </w:tcBorders>
            <w:shd w:val="clear" w:color="000000" w:fill="387990"/>
            <w:vAlign w:val="bottom"/>
            <w:hideMark/>
          </w:tcPr>
          <w:p w14:paraId="0053E6EC" w14:textId="3CC17003" w:rsidR="008E60CD" w:rsidRPr="008D2156" w:rsidRDefault="008E60CD" w:rsidP="00F538DD">
            <w:pPr>
              <w:keepNext/>
              <w:widowControl/>
              <w:spacing w:line="259" w:lineRule="auto"/>
              <w:jc w:val="center"/>
              <w:rPr>
                <w:rFonts w:eastAsia="Times New Roman" w:cs="Calibri"/>
                <w:b/>
                <w:bCs/>
                <w:color w:val="FFFFFF"/>
                <w:sz w:val="20"/>
                <w:szCs w:val="20"/>
              </w:rPr>
            </w:pPr>
          </w:p>
        </w:tc>
      </w:tr>
      <w:tr w:rsidR="008E60CD" w:rsidRPr="008D2156" w14:paraId="02345DF9" w14:textId="77777777" w:rsidTr="00FE7AD0">
        <w:tc>
          <w:tcPr>
            <w:tcW w:w="863" w:type="pct"/>
            <w:tcBorders>
              <w:top w:val="nil"/>
              <w:left w:val="nil"/>
              <w:bottom w:val="single" w:sz="4" w:space="0" w:color="auto"/>
              <w:right w:val="nil"/>
            </w:tcBorders>
            <w:shd w:val="clear" w:color="000000" w:fill="DDEBF7"/>
            <w:noWrap/>
            <w:vAlign w:val="bottom"/>
            <w:hideMark/>
          </w:tcPr>
          <w:p w14:paraId="6D00724B" w14:textId="1AE578BE" w:rsidR="00F538DD" w:rsidRPr="008D2156" w:rsidRDefault="00F538DD" w:rsidP="007D4AEC">
            <w:pPr>
              <w:keepNext/>
              <w:widowControl/>
              <w:spacing w:line="259" w:lineRule="auto"/>
              <w:rPr>
                <w:rFonts w:eastAsia="Times New Roman" w:cs="Calibri"/>
                <w:b/>
                <w:bCs/>
                <w:color w:val="auto"/>
                <w:sz w:val="20"/>
                <w:szCs w:val="20"/>
              </w:rPr>
            </w:pPr>
            <w:r w:rsidRPr="008D2156">
              <w:rPr>
                <w:rFonts w:eastAsia="Times New Roman" w:cs="Calibri"/>
                <w:b/>
                <w:bCs/>
                <w:color w:val="auto"/>
                <w:sz w:val="20"/>
                <w:szCs w:val="20"/>
              </w:rPr>
              <w:t>Total</w:t>
            </w:r>
          </w:p>
        </w:tc>
        <w:tc>
          <w:tcPr>
            <w:tcW w:w="547" w:type="pct"/>
            <w:tcBorders>
              <w:top w:val="nil"/>
              <w:left w:val="nil"/>
              <w:bottom w:val="single" w:sz="4" w:space="0" w:color="auto"/>
              <w:right w:val="nil"/>
            </w:tcBorders>
            <w:shd w:val="clear" w:color="000000" w:fill="DDEBF7"/>
            <w:vAlign w:val="bottom"/>
            <w:hideMark/>
          </w:tcPr>
          <w:p w14:paraId="452D9EAF"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56448802" w14:textId="77777777" w:rsidR="00F538DD" w:rsidRPr="008D2156" w:rsidRDefault="00F538DD" w:rsidP="004A052F">
            <w:pPr>
              <w:keepNext/>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022D67BC" w14:textId="233F80FF"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22F147B4"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5884E9" w14:textId="77777777" w:rsidR="00F538DD" w:rsidRPr="008D2156" w:rsidRDefault="00F538DD" w:rsidP="004A052F">
            <w:pPr>
              <w:keepNext/>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05759D37" w14:textId="77777777" w:rsidR="00F538DD" w:rsidRPr="008D2156" w:rsidRDefault="00F538DD" w:rsidP="004A052F">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67EF91D2" w14:textId="47403672"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6CBA0173"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5E5F0D78"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7F949566" w14:textId="77777777" w:rsidR="00F538DD" w:rsidRPr="008D2156" w:rsidRDefault="00F538DD" w:rsidP="004A052F">
            <w:pPr>
              <w:keepNext/>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r>
      <w:tr w:rsidR="00FE7AD0" w:rsidRPr="008D2156" w14:paraId="7CE08989" w14:textId="77777777" w:rsidTr="00F43A2D">
        <w:tc>
          <w:tcPr>
            <w:tcW w:w="863" w:type="pct"/>
            <w:tcBorders>
              <w:top w:val="nil"/>
              <w:left w:val="nil"/>
              <w:bottom w:val="single" w:sz="4" w:space="0" w:color="auto"/>
              <w:right w:val="nil"/>
            </w:tcBorders>
            <w:shd w:val="clear" w:color="auto" w:fill="auto"/>
            <w:vAlign w:val="center"/>
            <w:hideMark/>
          </w:tcPr>
          <w:p w14:paraId="2E05CCE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tcPr>
          <w:p w14:paraId="2F93BE80" w14:textId="1BD3CD2E"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vAlign w:val="center"/>
          </w:tcPr>
          <w:p w14:paraId="73B0479A" w14:textId="3FF457A9"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tcPr>
          <w:p w14:paraId="51FFFE87" w14:textId="5E676757"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tcPr>
          <w:p w14:paraId="64D46C90" w14:textId="0593F17A" w:rsidR="00A227F4" w:rsidRPr="008D2156" w:rsidRDefault="00A227F4" w:rsidP="00A227F4">
            <w:pPr>
              <w:keepNext/>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tcPr>
          <w:p w14:paraId="4455C341" w14:textId="5D534413" w:rsidR="00A227F4" w:rsidRPr="008D2156" w:rsidRDefault="00A227F4" w:rsidP="00A227F4">
            <w:pPr>
              <w:keepNext/>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vAlign w:val="center"/>
          </w:tcPr>
          <w:p w14:paraId="4594F95C" w14:textId="1C0094A5" w:rsidR="00A227F4" w:rsidRPr="008D2156" w:rsidRDefault="00A227F4" w:rsidP="00A227F4">
            <w:pPr>
              <w:keepNext/>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tcPr>
          <w:p w14:paraId="29306084" w14:textId="2358AD64" w:rsidR="00A227F4" w:rsidRPr="008D2156" w:rsidRDefault="00A227F4" w:rsidP="00A227F4">
            <w:pPr>
              <w:keepNext/>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tcPr>
          <w:p w14:paraId="3FF381DE" w14:textId="64FB9A3B"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tcPr>
          <w:p w14:paraId="0E93BE28" w14:textId="6572177A"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tcPr>
          <w:p w14:paraId="54F2ACEB" w14:textId="62C973F3" w:rsidR="00A227F4" w:rsidRPr="008D2156" w:rsidRDefault="00A227F4" w:rsidP="00A227F4">
            <w:pPr>
              <w:keepNext/>
              <w:widowControl/>
              <w:spacing w:line="259" w:lineRule="auto"/>
              <w:jc w:val="center"/>
              <w:rPr>
                <w:rFonts w:eastAsia="Times New Roman" w:cs="Calibri"/>
                <w:sz w:val="20"/>
                <w:szCs w:val="20"/>
              </w:rPr>
            </w:pPr>
          </w:p>
        </w:tc>
      </w:tr>
      <w:tr w:rsidR="00FE7AD0" w:rsidRPr="008D2156" w14:paraId="39AA9A64" w14:textId="77777777" w:rsidTr="00F43A2D">
        <w:tc>
          <w:tcPr>
            <w:tcW w:w="863" w:type="pct"/>
            <w:tcBorders>
              <w:top w:val="nil"/>
              <w:left w:val="nil"/>
              <w:bottom w:val="single" w:sz="4" w:space="0" w:color="auto"/>
              <w:right w:val="nil"/>
            </w:tcBorders>
            <w:shd w:val="clear" w:color="auto" w:fill="auto"/>
            <w:vAlign w:val="center"/>
            <w:hideMark/>
          </w:tcPr>
          <w:p w14:paraId="4D0948A0"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783405B4" w14:textId="571CA62A"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3D582C4B"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ECBB396" w14:textId="17CA0CC2"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67B58297" w14:textId="300DA68E"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95FD9DC" w14:textId="16BB63F7"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4C1164FB"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35A231" w14:textId="10B6B383"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7D9C0066" w14:textId="6D397555"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700BB90A" w14:textId="39708178"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CC69764" w14:textId="2C239F2E"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6859CE02" w14:textId="77777777" w:rsidTr="00F43A2D">
        <w:tc>
          <w:tcPr>
            <w:tcW w:w="863" w:type="pct"/>
            <w:tcBorders>
              <w:top w:val="nil"/>
              <w:left w:val="nil"/>
              <w:bottom w:val="single" w:sz="4" w:space="0" w:color="auto"/>
              <w:right w:val="nil"/>
            </w:tcBorders>
            <w:shd w:val="clear" w:color="auto" w:fill="auto"/>
            <w:vAlign w:val="center"/>
            <w:hideMark/>
          </w:tcPr>
          <w:p w14:paraId="60F1B79B"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41DA7E0" w14:textId="6D9E5F3B"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56282BB1"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0BE0BCC" w14:textId="16ABC16D"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5D77FA1" w14:textId="0C26EBA9"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7481A54" w14:textId="4C2B6E90"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EF6C7C"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426F65D" w14:textId="18ED9810"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5C60C5B" w14:textId="02662749"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DEC394D" w14:textId="5A00C990"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A5EF7EB" w14:textId="6B41709A" w:rsidR="00A227F4" w:rsidRPr="008D2156" w:rsidRDefault="00A227F4" w:rsidP="00A227F4">
            <w:pPr>
              <w:keepNext/>
              <w:widowControl/>
              <w:spacing w:line="259" w:lineRule="auto"/>
              <w:jc w:val="center"/>
              <w:rPr>
                <w:rFonts w:eastAsia="Times New Roman" w:cs="Times New Roman"/>
                <w:sz w:val="20"/>
                <w:szCs w:val="20"/>
              </w:rPr>
            </w:pPr>
          </w:p>
        </w:tc>
      </w:tr>
      <w:tr w:rsidR="00FE7AD0" w:rsidRPr="008D2156" w14:paraId="582B98C5" w14:textId="77777777" w:rsidTr="00F43A2D">
        <w:tc>
          <w:tcPr>
            <w:tcW w:w="863" w:type="pct"/>
            <w:tcBorders>
              <w:top w:val="nil"/>
              <w:left w:val="nil"/>
              <w:bottom w:val="single" w:sz="4" w:space="0" w:color="auto"/>
              <w:right w:val="nil"/>
            </w:tcBorders>
            <w:shd w:val="clear" w:color="auto" w:fill="auto"/>
            <w:vAlign w:val="center"/>
            <w:hideMark/>
          </w:tcPr>
          <w:p w14:paraId="5841022F" w14:textId="77777777" w:rsidR="00A227F4" w:rsidRPr="008D2156" w:rsidRDefault="00A227F4" w:rsidP="00A227F4">
            <w:pPr>
              <w:keepNext/>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50FDAEA6" w14:textId="4889B53D" w:rsidR="00A227F4" w:rsidRPr="008D2156" w:rsidRDefault="00A227F4" w:rsidP="00A227F4">
            <w:pPr>
              <w:keepNext/>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36C21E3" w14:textId="77777777" w:rsidR="00A227F4" w:rsidRPr="008D2156" w:rsidRDefault="00A227F4" w:rsidP="00A227F4">
            <w:pPr>
              <w:keepNext/>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F21ED86" w14:textId="1FB9512E" w:rsidR="00A227F4" w:rsidRPr="008D2156" w:rsidRDefault="00A227F4" w:rsidP="00A227F4">
            <w:pPr>
              <w:keepNext/>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3A1F1A4" w14:textId="5D6D4C77" w:rsidR="00A227F4" w:rsidRPr="008D2156" w:rsidRDefault="00A227F4" w:rsidP="00A227F4">
            <w:pPr>
              <w:keepNext/>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6BFF0C1" w14:textId="451B67FE" w:rsidR="00A227F4" w:rsidRPr="008D2156" w:rsidRDefault="00A227F4" w:rsidP="00A227F4">
            <w:pPr>
              <w:keepNext/>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D023EF3" w14:textId="77777777" w:rsidR="00A227F4" w:rsidRPr="008D2156" w:rsidRDefault="00A227F4" w:rsidP="00A227F4">
            <w:pPr>
              <w:keepNext/>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7C83DD39" w14:textId="18923B86" w:rsidR="00A227F4" w:rsidRPr="008D2156" w:rsidRDefault="00A227F4" w:rsidP="00A227F4">
            <w:pPr>
              <w:keepNext/>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69CACDFD" w14:textId="614871CD" w:rsidR="00A227F4" w:rsidRPr="008D2156" w:rsidRDefault="00A227F4" w:rsidP="00A227F4">
            <w:pPr>
              <w:keepNext/>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4A44674" w14:textId="209592D4" w:rsidR="00A227F4" w:rsidRPr="008D2156" w:rsidRDefault="00A227F4" w:rsidP="00A227F4">
            <w:pPr>
              <w:keepNext/>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6D2FA721" w14:textId="252E8E8F" w:rsidR="00A227F4" w:rsidRPr="008D2156" w:rsidRDefault="00A227F4" w:rsidP="00A227F4">
            <w:pPr>
              <w:keepNext/>
              <w:widowControl/>
              <w:spacing w:line="259" w:lineRule="auto"/>
              <w:jc w:val="center"/>
              <w:rPr>
                <w:rFonts w:eastAsia="Times New Roman" w:cs="Times New Roman"/>
                <w:sz w:val="20"/>
                <w:szCs w:val="20"/>
              </w:rPr>
            </w:pPr>
          </w:p>
        </w:tc>
      </w:tr>
      <w:tr w:rsidR="008E60CD" w:rsidRPr="008D2156" w14:paraId="7407E3B1" w14:textId="77777777" w:rsidTr="00FE7AD0">
        <w:tc>
          <w:tcPr>
            <w:tcW w:w="863" w:type="pct"/>
            <w:tcBorders>
              <w:top w:val="nil"/>
              <w:left w:val="nil"/>
              <w:bottom w:val="single" w:sz="4" w:space="0" w:color="auto"/>
              <w:right w:val="nil"/>
            </w:tcBorders>
            <w:shd w:val="clear" w:color="000000" w:fill="DDEBF7"/>
            <w:noWrap/>
            <w:vAlign w:val="bottom"/>
            <w:hideMark/>
          </w:tcPr>
          <w:p w14:paraId="1B909A1B" w14:textId="737A43B1" w:rsidR="00A227F4" w:rsidRPr="008D2156" w:rsidRDefault="00A227F4" w:rsidP="00A227F4">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w:t>
            </w:r>
          </w:p>
        </w:tc>
        <w:tc>
          <w:tcPr>
            <w:tcW w:w="547" w:type="pct"/>
            <w:tcBorders>
              <w:top w:val="nil"/>
              <w:left w:val="nil"/>
              <w:bottom w:val="single" w:sz="4" w:space="0" w:color="auto"/>
              <w:right w:val="nil"/>
            </w:tcBorders>
            <w:shd w:val="clear" w:color="000000" w:fill="DDEBF7"/>
            <w:vAlign w:val="bottom"/>
            <w:hideMark/>
          </w:tcPr>
          <w:p w14:paraId="1574BDCD"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57" w:type="pct"/>
            <w:tcBorders>
              <w:top w:val="nil"/>
              <w:left w:val="nil"/>
              <w:bottom w:val="single" w:sz="4" w:space="0" w:color="auto"/>
              <w:right w:val="nil"/>
            </w:tcBorders>
            <w:shd w:val="clear" w:color="000000" w:fill="DDEBF7"/>
          </w:tcPr>
          <w:p w14:paraId="2A3D1136"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3AA21998" w14:textId="6112D332"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77BCB7EE"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1DE90BE4"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3DABECBB"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1079E8FF" w14:textId="6F4824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2FEC36D6"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6F3E5DC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469F9AF1"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4A311571" w14:textId="77777777" w:rsidTr="00F43A2D">
        <w:tc>
          <w:tcPr>
            <w:tcW w:w="863" w:type="pct"/>
            <w:tcBorders>
              <w:top w:val="nil"/>
              <w:left w:val="nil"/>
              <w:bottom w:val="single" w:sz="4" w:space="0" w:color="auto"/>
              <w:right w:val="nil"/>
            </w:tcBorders>
            <w:shd w:val="clear" w:color="auto" w:fill="auto"/>
            <w:vAlign w:val="center"/>
            <w:hideMark/>
          </w:tcPr>
          <w:p w14:paraId="6DB6FCD4"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200E30DA" w14:textId="061FB8A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A065441"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B74DAF5" w14:textId="2BDA1FE5"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D00D8F3" w14:textId="6EE0A8B4"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148FA3FE" w14:textId="3BB4FBF9"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18EADFD6"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65930636" w14:textId="72C8B594"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46235A2" w14:textId="32E6FF6B"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4ACE1060" w14:textId="009FAB1F"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E56FCE7" w14:textId="087474BE" w:rsidR="00A227F4" w:rsidRPr="008D2156" w:rsidRDefault="00A227F4" w:rsidP="00A227F4">
            <w:pPr>
              <w:widowControl/>
              <w:spacing w:line="259" w:lineRule="auto"/>
              <w:jc w:val="center"/>
              <w:rPr>
                <w:rFonts w:eastAsia="Times New Roman" w:cs="Calibri"/>
                <w:sz w:val="20"/>
                <w:szCs w:val="20"/>
              </w:rPr>
            </w:pPr>
          </w:p>
        </w:tc>
      </w:tr>
      <w:tr w:rsidR="00FE7AD0" w:rsidRPr="008D2156" w14:paraId="50C19B44" w14:textId="77777777" w:rsidTr="00F43A2D">
        <w:tc>
          <w:tcPr>
            <w:tcW w:w="863" w:type="pct"/>
            <w:tcBorders>
              <w:top w:val="nil"/>
              <w:left w:val="nil"/>
              <w:bottom w:val="single" w:sz="4" w:space="0" w:color="auto"/>
              <w:right w:val="nil"/>
            </w:tcBorders>
            <w:shd w:val="clear" w:color="auto" w:fill="auto"/>
            <w:vAlign w:val="center"/>
            <w:hideMark/>
          </w:tcPr>
          <w:p w14:paraId="58105CA0"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06BE5865" w14:textId="76AF6481"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2B7F44B"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F51CE3E" w14:textId="104FDC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1061F92B" w14:textId="0892EE72"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9A09587" w14:textId="07D24244"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1A98EE8"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40952AA5" w14:textId="47ECC760"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591C42C" w14:textId="74D2DEF7"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DBEDA9A" w14:textId="730D3E8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5DD508DB" w14:textId="5E2440BE"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27FBED68" w14:textId="77777777" w:rsidTr="00F43A2D">
        <w:tc>
          <w:tcPr>
            <w:tcW w:w="863" w:type="pct"/>
            <w:tcBorders>
              <w:top w:val="nil"/>
              <w:left w:val="nil"/>
              <w:bottom w:val="single" w:sz="4" w:space="0" w:color="auto"/>
              <w:right w:val="nil"/>
            </w:tcBorders>
            <w:shd w:val="clear" w:color="auto" w:fill="auto"/>
            <w:vAlign w:val="center"/>
            <w:hideMark/>
          </w:tcPr>
          <w:p w14:paraId="2E6E5426"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599F047A" w14:textId="2FD49D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4DFED0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47BB1E2" w14:textId="775B4E83"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86404B7" w14:textId="068DEE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1015C39D" w14:textId="0DF39E4F"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8077F87"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DFE1D6D" w14:textId="5CF6EDA3"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8BBABB4" w14:textId="4824CE81"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930BB66" w14:textId="3FC4FDC5"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D921351" w14:textId="0348451D"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4B6EDDE3" w14:textId="77777777" w:rsidTr="00F43A2D">
        <w:tc>
          <w:tcPr>
            <w:tcW w:w="863" w:type="pct"/>
            <w:tcBorders>
              <w:top w:val="nil"/>
              <w:left w:val="nil"/>
              <w:bottom w:val="single" w:sz="4" w:space="0" w:color="auto"/>
              <w:right w:val="nil"/>
            </w:tcBorders>
            <w:shd w:val="clear" w:color="auto" w:fill="auto"/>
            <w:vAlign w:val="center"/>
            <w:hideMark/>
          </w:tcPr>
          <w:p w14:paraId="06CF869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626B70EC" w14:textId="06901526"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793737E"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4ED809AA" w14:textId="3BCDF74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50F7A93B" w14:textId="5BC233B4"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48241A8B" w14:textId="44465BA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EA0B31B"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2C1B25BB" w14:textId="7E1AA108"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8834B9B" w14:textId="09EDD02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0509BE2" w14:textId="16E1B1E1"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F78E17A" w14:textId="6B71C8D9" w:rsidR="00A227F4" w:rsidRPr="008D2156" w:rsidRDefault="00A227F4" w:rsidP="00A227F4">
            <w:pPr>
              <w:widowControl/>
              <w:spacing w:line="259" w:lineRule="auto"/>
              <w:jc w:val="center"/>
              <w:rPr>
                <w:rFonts w:eastAsia="Times New Roman" w:cs="Times New Roman"/>
                <w:sz w:val="20"/>
                <w:szCs w:val="20"/>
              </w:rPr>
            </w:pPr>
          </w:p>
        </w:tc>
      </w:tr>
      <w:tr w:rsidR="008E60CD" w:rsidRPr="008D2156" w14:paraId="24B92FD4" w14:textId="77777777" w:rsidTr="00FE7AD0">
        <w:tc>
          <w:tcPr>
            <w:tcW w:w="1410" w:type="pct"/>
            <w:gridSpan w:val="2"/>
            <w:tcBorders>
              <w:top w:val="nil"/>
              <w:left w:val="nil"/>
              <w:bottom w:val="single" w:sz="4" w:space="0" w:color="auto"/>
              <w:right w:val="nil"/>
            </w:tcBorders>
            <w:shd w:val="clear" w:color="000000" w:fill="DDEBF7"/>
            <w:noWrap/>
            <w:vAlign w:val="bottom"/>
            <w:hideMark/>
          </w:tcPr>
          <w:p w14:paraId="77432A26" w14:textId="78D55FF1" w:rsidR="00A227F4" w:rsidRPr="004A052F" w:rsidRDefault="00A227F4" w:rsidP="00A227F4">
            <w:pPr>
              <w:widowControl/>
              <w:spacing w:line="259" w:lineRule="auto"/>
              <w:rPr>
                <w:rFonts w:eastAsia="Times New Roman" w:cs="Calibri"/>
                <w:b/>
                <w:bCs/>
                <w:color w:val="auto"/>
                <w:sz w:val="20"/>
                <w:szCs w:val="20"/>
              </w:rPr>
            </w:pPr>
            <w:r w:rsidRPr="004A052F">
              <w:rPr>
                <w:rFonts w:eastAsia="Times New Roman" w:cs="Calibri"/>
                <w:b/>
                <w:bCs/>
                <w:color w:val="auto"/>
                <w:sz w:val="20"/>
                <w:szCs w:val="20"/>
              </w:rPr>
              <w:t>Male</w:t>
            </w:r>
          </w:p>
        </w:tc>
        <w:tc>
          <w:tcPr>
            <w:tcW w:w="557" w:type="pct"/>
            <w:tcBorders>
              <w:top w:val="nil"/>
              <w:left w:val="nil"/>
              <w:bottom w:val="single" w:sz="4" w:space="0" w:color="auto"/>
              <w:right w:val="nil"/>
            </w:tcBorders>
            <w:shd w:val="clear" w:color="000000" w:fill="DDEBF7"/>
          </w:tcPr>
          <w:p w14:paraId="495A4D21" w14:textId="77777777" w:rsidR="00A227F4" w:rsidRPr="008D2156" w:rsidRDefault="00A227F4" w:rsidP="00A227F4">
            <w:pPr>
              <w:widowControl/>
              <w:spacing w:line="259" w:lineRule="auto"/>
              <w:jc w:val="center"/>
              <w:rPr>
                <w:rFonts w:eastAsia="Times New Roman" w:cs="Calibri"/>
                <w:bCs/>
                <w:color w:val="auto"/>
                <w:sz w:val="20"/>
                <w:szCs w:val="20"/>
              </w:rPr>
            </w:pPr>
          </w:p>
        </w:tc>
        <w:tc>
          <w:tcPr>
            <w:tcW w:w="337" w:type="pct"/>
            <w:tcBorders>
              <w:top w:val="nil"/>
              <w:left w:val="nil"/>
              <w:bottom w:val="single" w:sz="4" w:space="0" w:color="auto"/>
              <w:right w:val="nil"/>
            </w:tcBorders>
            <w:shd w:val="clear" w:color="000000" w:fill="DDEBF7"/>
            <w:vAlign w:val="bottom"/>
            <w:hideMark/>
          </w:tcPr>
          <w:p w14:paraId="66B4E817" w14:textId="088AA14A"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137" w:type="pct"/>
            <w:tcBorders>
              <w:top w:val="nil"/>
              <w:left w:val="nil"/>
              <w:bottom w:val="single" w:sz="4" w:space="0" w:color="auto"/>
              <w:right w:val="nil"/>
            </w:tcBorders>
            <w:shd w:val="clear" w:color="000000" w:fill="DDEBF7"/>
            <w:vAlign w:val="bottom"/>
            <w:hideMark/>
          </w:tcPr>
          <w:p w14:paraId="4538B6F6"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535" w:type="pct"/>
            <w:tcBorders>
              <w:top w:val="nil"/>
              <w:left w:val="nil"/>
              <w:bottom w:val="single" w:sz="4" w:space="0" w:color="auto"/>
              <w:right w:val="nil"/>
            </w:tcBorders>
            <w:shd w:val="clear" w:color="000000" w:fill="DDEBF7"/>
            <w:vAlign w:val="bottom"/>
            <w:hideMark/>
          </w:tcPr>
          <w:p w14:paraId="2BCFD7D5"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479" w:type="pct"/>
            <w:tcBorders>
              <w:top w:val="nil"/>
              <w:left w:val="nil"/>
              <w:bottom w:val="single" w:sz="4" w:space="0" w:color="auto"/>
              <w:right w:val="nil"/>
            </w:tcBorders>
            <w:shd w:val="clear" w:color="000000" w:fill="DDEBF7"/>
          </w:tcPr>
          <w:p w14:paraId="464D5098"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000000" w:fill="DDEBF7"/>
            <w:vAlign w:val="bottom"/>
            <w:hideMark/>
          </w:tcPr>
          <w:p w14:paraId="5F97BF66" w14:textId="222D7E2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367" w:type="pct"/>
            <w:tcBorders>
              <w:top w:val="nil"/>
              <w:left w:val="nil"/>
              <w:bottom w:val="single" w:sz="4" w:space="0" w:color="auto"/>
              <w:right w:val="nil"/>
            </w:tcBorders>
            <w:shd w:val="clear" w:color="000000" w:fill="DDEBF7"/>
            <w:vAlign w:val="bottom"/>
            <w:hideMark/>
          </w:tcPr>
          <w:p w14:paraId="5B968EA9" w14:textId="77777777" w:rsidR="00A227F4" w:rsidRPr="008D2156" w:rsidRDefault="00A227F4" w:rsidP="00A227F4">
            <w:pPr>
              <w:widowControl/>
              <w:spacing w:line="259" w:lineRule="auto"/>
              <w:jc w:val="center"/>
              <w:rPr>
                <w:rFonts w:eastAsia="Times New Roman" w:cs="Calibri"/>
                <w:color w:val="auto"/>
                <w:sz w:val="20"/>
                <w:szCs w:val="20"/>
              </w:rPr>
            </w:pPr>
            <w:r w:rsidRPr="008D2156">
              <w:rPr>
                <w:rFonts w:eastAsia="Times New Roman" w:cs="Calibri"/>
                <w:color w:val="auto"/>
                <w:sz w:val="20"/>
                <w:szCs w:val="20"/>
              </w:rPr>
              <w:t> </w:t>
            </w:r>
          </w:p>
        </w:tc>
        <w:tc>
          <w:tcPr>
            <w:tcW w:w="441" w:type="pct"/>
            <w:tcBorders>
              <w:top w:val="nil"/>
              <w:left w:val="nil"/>
              <w:bottom w:val="single" w:sz="4" w:space="0" w:color="auto"/>
              <w:right w:val="nil"/>
            </w:tcBorders>
            <w:shd w:val="clear" w:color="000000" w:fill="DDEBF7"/>
            <w:vAlign w:val="bottom"/>
            <w:hideMark/>
          </w:tcPr>
          <w:p w14:paraId="24E723E2"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c>
          <w:tcPr>
            <w:tcW w:w="384" w:type="pct"/>
            <w:tcBorders>
              <w:top w:val="nil"/>
              <w:left w:val="nil"/>
              <w:bottom w:val="single" w:sz="4" w:space="0" w:color="auto"/>
              <w:right w:val="nil"/>
            </w:tcBorders>
            <w:shd w:val="clear" w:color="000000" w:fill="DDEBF7"/>
            <w:vAlign w:val="bottom"/>
            <w:hideMark/>
          </w:tcPr>
          <w:p w14:paraId="525868CC" w14:textId="77777777" w:rsidR="00A227F4" w:rsidRPr="008D2156" w:rsidRDefault="00A227F4" w:rsidP="00A227F4">
            <w:pPr>
              <w:widowControl/>
              <w:spacing w:line="259" w:lineRule="auto"/>
              <w:jc w:val="center"/>
              <w:rPr>
                <w:rFonts w:eastAsia="Times New Roman" w:cs="Calibri"/>
                <w:bCs/>
                <w:color w:val="auto"/>
                <w:sz w:val="20"/>
                <w:szCs w:val="20"/>
              </w:rPr>
            </w:pPr>
            <w:r w:rsidRPr="008D2156">
              <w:rPr>
                <w:rFonts w:eastAsia="Times New Roman" w:cs="Calibri"/>
                <w:bCs/>
                <w:color w:val="auto"/>
                <w:sz w:val="20"/>
                <w:szCs w:val="20"/>
              </w:rPr>
              <w:t> </w:t>
            </w:r>
          </w:p>
        </w:tc>
      </w:tr>
      <w:tr w:rsidR="00FE7AD0" w:rsidRPr="008D2156" w14:paraId="70570486" w14:textId="77777777" w:rsidTr="00F43A2D">
        <w:tc>
          <w:tcPr>
            <w:tcW w:w="863" w:type="pct"/>
            <w:tcBorders>
              <w:top w:val="nil"/>
              <w:left w:val="nil"/>
              <w:bottom w:val="single" w:sz="4" w:space="0" w:color="auto"/>
              <w:right w:val="nil"/>
            </w:tcBorders>
            <w:shd w:val="clear" w:color="auto" w:fill="auto"/>
            <w:vAlign w:val="center"/>
            <w:hideMark/>
          </w:tcPr>
          <w:p w14:paraId="6F6CAA0F"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36C4FDAE" w14:textId="07330AF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D9F5C39"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E44DC58" w14:textId="6B78A002"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2C5F787" w14:textId="0CD359B1"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2FB5F4E6" w14:textId="23249885"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43A1923D"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280E2F5" w14:textId="764B58FB"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558FD52D" w14:textId="542C57E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552DCB2" w14:textId="48AC4E2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6E95461" w14:textId="153E4113" w:rsidR="00A227F4" w:rsidRPr="008D2156" w:rsidRDefault="00A227F4" w:rsidP="00A227F4">
            <w:pPr>
              <w:widowControl/>
              <w:spacing w:line="259" w:lineRule="auto"/>
              <w:jc w:val="center"/>
              <w:rPr>
                <w:rFonts w:eastAsia="Times New Roman" w:cs="Calibri"/>
                <w:sz w:val="20"/>
                <w:szCs w:val="20"/>
              </w:rPr>
            </w:pPr>
          </w:p>
        </w:tc>
      </w:tr>
      <w:tr w:rsidR="00FE7AD0" w:rsidRPr="008D2156" w14:paraId="1F482EC6" w14:textId="77777777" w:rsidTr="00F43A2D">
        <w:tc>
          <w:tcPr>
            <w:tcW w:w="863" w:type="pct"/>
            <w:tcBorders>
              <w:top w:val="nil"/>
              <w:left w:val="nil"/>
              <w:bottom w:val="single" w:sz="4" w:space="0" w:color="auto"/>
              <w:right w:val="nil"/>
            </w:tcBorders>
            <w:shd w:val="clear" w:color="auto" w:fill="auto"/>
            <w:vAlign w:val="center"/>
            <w:hideMark/>
          </w:tcPr>
          <w:p w14:paraId="5555691D"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48AE4EAF" w14:textId="10533DC3"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02F463B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620D5E8C" w14:textId="38146F08"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35F10BEF" w14:textId="7BDC294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B6398F3" w14:textId="482909A6"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6D231439"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36EFAD45" w14:textId="0D64BFE9"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3D707CF" w14:textId="3A51965C"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8600718" w14:textId="54AF3C72"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6FCE774" w14:textId="61AECB70"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A8746FE" w14:textId="77777777" w:rsidTr="00F43A2D">
        <w:tc>
          <w:tcPr>
            <w:tcW w:w="863" w:type="pct"/>
            <w:tcBorders>
              <w:top w:val="nil"/>
              <w:left w:val="nil"/>
              <w:bottom w:val="single" w:sz="4" w:space="0" w:color="auto"/>
              <w:right w:val="nil"/>
            </w:tcBorders>
            <w:shd w:val="clear" w:color="auto" w:fill="auto"/>
            <w:vAlign w:val="center"/>
            <w:hideMark/>
          </w:tcPr>
          <w:p w14:paraId="2F372F6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73227B93" w14:textId="09BF625B"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E7E415A"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CEBAB98" w14:textId="5CFA0427"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8229CFE" w14:textId="6BD857AA"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2ED8DA5" w14:textId="65A80D77"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733B82DC"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1E5FD6D3" w14:textId="7A503CDA"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5DC11512" w14:textId="1C5222D4"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1718E092" w14:textId="553A549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306C01A1" w14:textId="39CB8D41"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3F27A37F" w14:textId="77777777" w:rsidTr="00F43A2D">
        <w:tc>
          <w:tcPr>
            <w:tcW w:w="863" w:type="pct"/>
            <w:tcBorders>
              <w:top w:val="nil"/>
              <w:left w:val="nil"/>
              <w:bottom w:val="single" w:sz="4" w:space="0" w:color="auto"/>
              <w:right w:val="nil"/>
            </w:tcBorders>
            <w:shd w:val="clear" w:color="auto" w:fill="auto"/>
            <w:vAlign w:val="center"/>
            <w:hideMark/>
          </w:tcPr>
          <w:p w14:paraId="72BB5F6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946F5AA" w14:textId="50F6C82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9759FE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524B441D" w14:textId="7BCCC384"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2C80DFB5" w14:textId="1987F21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6712EE0E" w14:textId="0F5F275D"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3511F452"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5C437DFA" w14:textId="354F0F7D"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444D96E" w14:textId="51711DC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03927936" w14:textId="6AB71874"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40B9E1" w14:textId="0D3219E6" w:rsidR="00A227F4" w:rsidRPr="008D2156" w:rsidRDefault="00A227F4" w:rsidP="00A227F4">
            <w:pPr>
              <w:widowControl/>
              <w:spacing w:line="259" w:lineRule="auto"/>
              <w:jc w:val="center"/>
              <w:rPr>
                <w:rFonts w:eastAsia="Times New Roman" w:cs="Times New Roman"/>
                <w:sz w:val="20"/>
                <w:szCs w:val="20"/>
              </w:rPr>
            </w:pPr>
          </w:p>
        </w:tc>
      </w:tr>
      <w:tr w:rsidR="00AC77E1" w:rsidRPr="008D2156" w14:paraId="5DA95BCB" w14:textId="77777777" w:rsidTr="00FE7AD0">
        <w:tc>
          <w:tcPr>
            <w:tcW w:w="5000" w:type="pct"/>
            <w:gridSpan w:val="11"/>
            <w:tcBorders>
              <w:top w:val="nil"/>
              <w:left w:val="nil"/>
              <w:bottom w:val="single" w:sz="4" w:space="0" w:color="auto"/>
              <w:right w:val="nil"/>
            </w:tcBorders>
            <w:shd w:val="clear" w:color="000000" w:fill="DDEBF7"/>
            <w:noWrap/>
            <w:vAlign w:val="bottom"/>
            <w:hideMark/>
          </w:tcPr>
          <w:p w14:paraId="7F3CE1A4" w14:textId="7B891945" w:rsidR="00AC77E1" w:rsidRPr="00AC77E1" w:rsidRDefault="00AC77E1" w:rsidP="00AC77E1">
            <w:pPr>
              <w:widowControl/>
              <w:spacing w:line="259" w:lineRule="auto"/>
              <w:rPr>
                <w:rFonts w:eastAsia="Times New Roman" w:cs="Calibri"/>
                <w:b/>
                <w:bCs/>
                <w:color w:val="auto"/>
                <w:sz w:val="20"/>
                <w:szCs w:val="20"/>
              </w:rPr>
            </w:pPr>
            <w:r w:rsidRPr="008D2156">
              <w:rPr>
                <w:rFonts w:eastAsia="Times New Roman" w:cs="Calibri"/>
                <w:b/>
                <w:bCs/>
                <w:color w:val="auto"/>
                <w:sz w:val="20"/>
                <w:szCs w:val="20"/>
              </w:rPr>
              <w:t>Female-male ratio</w:t>
            </w:r>
          </w:p>
        </w:tc>
      </w:tr>
      <w:tr w:rsidR="00FE7AD0" w:rsidRPr="008D2156" w14:paraId="04E34C1D" w14:textId="77777777" w:rsidTr="00F43A2D">
        <w:tc>
          <w:tcPr>
            <w:tcW w:w="863" w:type="pct"/>
            <w:tcBorders>
              <w:top w:val="nil"/>
              <w:left w:val="nil"/>
              <w:bottom w:val="single" w:sz="4" w:space="0" w:color="auto"/>
              <w:right w:val="nil"/>
            </w:tcBorders>
            <w:shd w:val="clear" w:color="auto" w:fill="auto"/>
            <w:vAlign w:val="center"/>
            <w:hideMark/>
          </w:tcPr>
          <w:p w14:paraId="45336778"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5-9</w:t>
            </w:r>
          </w:p>
        </w:tc>
        <w:tc>
          <w:tcPr>
            <w:tcW w:w="547" w:type="pct"/>
            <w:tcBorders>
              <w:top w:val="nil"/>
              <w:left w:val="nil"/>
              <w:bottom w:val="single" w:sz="4" w:space="0" w:color="auto"/>
              <w:right w:val="nil"/>
            </w:tcBorders>
            <w:shd w:val="clear" w:color="auto" w:fill="auto"/>
            <w:vAlign w:val="center"/>
            <w:hideMark/>
          </w:tcPr>
          <w:p w14:paraId="60152F93" w14:textId="5618346A"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75FB03A2"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27CEF119" w14:textId="4ACB57FB"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490405A0" w14:textId="7F7A9E19" w:rsidR="00A227F4" w:rsidRPr="008D2156" w:rsidRDefault="00A227F4" w:rsidP="00A227F4">
            <w:pPr>
              <w:widowControl/>
              <w:spacing w:line="259" w:lineRule="auto"/>
              <w:jc w:val="center"/>
              <w:rPr>
                <w:rFonts w:eastAsia="Times New Roman" w:cs="Calibri"/>
                <w:sz w:val="20"/>
                <w:szCs w:val="20"/>
              </w:rPr>
            </w:pPr>
          </w:p>
        </w:tc>
        <w:tc>
          <w:tcPr>
            <w:tcW w:w="535" w:type="pct"/>
            <w:tcBorders>
              <w:top w:val="nil"/>
              <w:left w:val="nil"/>
              <w:bottom w:val="single" w:sz="4" w:space="0" w:color="auto"/>
              <w:right w:val="nil"/>
            </w:tcBorders>
            <w:shd w:val="clear" w:color="auto" w:fill="auto"/>
            <w:vAlign w:val="center"/>
            <w:hideMark/>
          </w:tcPr>
          <w:p w14:paraId="3A58B825" w14:textId="1E102C7B" w:rsidR="00A227F4" w:rsidRPr="008D2156" w:rsidRDefault="00A227F4" w:rsidP="00A227F4">
            <w:pPr>
              <w:widowControl/>
              <w:spacing w:line="259" w:lineRule="auto"/>
              <w:jc w:val="center"/>
              <w:rPr>
                <w:rFonts w:eastAsia="Times New Roman" w:cs="Calibri"/>
                <w:sz w:val="20"/>
                <w:szCs w:val="20"/>
              </w:rPr>
            </w:pPr>
          </w:p>
        </w:tc>
        <w:tc>
          <w:tcPr>
            <w:tcW w:w="479" w:type="pct"/>
            <w:tcBorders>
              <w:top w:val="nil"/>
              <w:left w:val="nil"/>
              <w:bottom w:val="single" w:sz="4" w:space="0" w:color="auto"/>
              <w:right w:val="nil"/>
            </w:tcBorders>
          </w:tcPr>
          <w:p w14:paraId="53112E73" w14:textId="77777777" w:rsidR="00A227F4" w:rsidRPr="008D2156" w:rsidRDefault="00A227F4" w:rsidP="00A227F4">
            <w:pPr>
              <w:widowControl/>
              <w:spacing w:line="259" w:lineRule="auto"/>
              <w:jc w:val="center"/>
              <w:rPr>
                <w:rFonts w:eastAsia="Times New Roman" w:cs="Calibri"/>
                <w:color w:val="auto"/>
                <w:sz w:val="20"/>
                <w:szCs w:val="20"/>
              </w:rPr>
            </w:pPr>
          </w:p>
        </w:tc>
        <w:tc>
          <w:tcPr>
            <w:tcW w:w="353" w:type="pct"/>
            <w:tcBorders>
              <w:top w:val="nil"/>
              <w:left w:val="nil"/>
              <w:bottom w:val="single" w:sz="4" w:space="0" w:color="auto"/>
              <w:right w:val="nil"/>
            </w:tcBorders>
            <w:shd w:val="clear" w:color="auto" w:fill="auto"/>
            <w:vAlign w:val="center"/>
            <w:hideMark/>
          </w:tcPr>
          <w:p w14:paraId="789D484B" w14:textId="26ACED1D" w:rsidR="00A227F4" w:rsidRPr="008D2156" w:rsidRDefault="00A227F4" w:rsidP="00A227F4">
            <w:pPr>
              <w:widowControl/>
              <w:spacing w:line="259" w:lineRule="auto"/>
              <w:jc w:val="center"/>
              <w:rPr>
                <w:rFonts w:eastAsia="Times New Roman" w:cs="Calibri"/>
                <w:color w:val="auto"/>
                <w:sz w:val="20"/>
                <w:szCs w:val="20"/>
              </w:rPr>
            </w:pPr>
          </w:p>
        </w:tc>
        <w:tc>
          <w:tcPr>
            <w:tcW w:w="367" w:type="pct"/>
            <w:tcBorders>
              <w:top w:val="nil"/>
              <w:left w:val="nil"/>
              <w:bottom w:val="single" w:sz="4" w:space="0" w:color="auto"/>
              <w:right w:val="nil"/>
            </w:tcBorders>
            <w:shd w:val="clear" w:color="auto" w:fill="auto"/>
            <w:vAlign w:val="center"/>
            <w:hideMark/>
          </w:tcPr>
          <w:p w14:paraId="44EB51D1" w14:textId="74EA4D90"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04C9BAF" w14:textId="4FC5F1B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5FD639D" w14:textId="77D7B79F" w:rsidR="00A227F4" w:rsidRPr="008D2156" w:rsidRDefault="00A227F4" w:rsidP="00A227F4">
            <w:pPr>
              <w:widowControl/>
              <w:spacing w:line="259" w:lineRule="auto"/>
              <w:jc w:val="center"/>
              <w:rPr>
                <w:rFonts w:eastAsia="Times New Roman" w:cs="Calibri"/>
                <w:sz w:val="20"/>
                <w:szCs w:val="20"/>
              </w:rPr>
            </w:pPr>
          </w:p>
        </w:tc>
      </w:tr>
      <w:tr w:rsidR="00FE7AD0" w:rsidRPr="008D2156" w14:paraId="02CBCB22" w14:textId="77777777" w:rsidTr="00F43A2D">
        <w:tc>
          <w:tcPr>
            <w:tcW w:w="863" w:type="pct"/>
            <w:tcBorders>
              <w:top w:val="nil"/>
              <w:left w:val="nil"/>
              <w:bottom w:val="single" w:sz="4" w:space="0" w:color="auto"/>
              <w:right w:val="nil"/>
            </w:tcBorders>
            <w:shd w:val="clear" w:color="auto" w:fill="auto"/>
            <w:vAlign w:val="center"/>
            <w:hideMark/>
          </w:tcPr>
          <w:p w14:paraId="1EEBB25A"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10-14</w:t>
            </w:r>
          </w:p>
        </w:tc>
        <w:tc>
          <w:tcPr>
            <w:tcW w:w="547" w:type="pct"/>
            <w:tcBorders>
              <w:top w:val="nil"/>
              <w:left w:val="nil"/>
              <w:bottom w:val="single" w:sz="4" w:space="0" w:color="auto"/>
              <w:right w:val="nil"/>
            </w:tcBorders>
            <w:shd w:val="clear" w:color="auto" w:fill="auto"/>
            <w:vAlign w:val="center"/>
            <w:hideMark/>
          </w:tcPr>
          <w:p w14:paraId="5325FAEA" w14:textId="29AC5868"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E39BC8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7317C323" w14:textId="73E4DE86"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71A617A3" w14:textId="485EE5E7"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0BE5C739" w14:textId="7BA6A1DC"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441BBA5"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1884B1" w14:textId="1F75C63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0CA72982" w14:textId="07B63968"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2EAED55A" w14:textId="454990EA"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043BBCEF" w14:textId="32493DB2"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043B15E5" w14:textId="77777777" w:rsidTr="00F43A2D">
        <w:tc>
          <w:tcPr>
            <w:tcW w:w="863" w:type="pct"/>
            <w:tcBorders>
              <w:top w:val="nil"/>
              <w:left w:val="nil"/>
              <w:bottom w:val="single" w:sz="4" w:space="0" w:color="auto"/>
              <w:right w:val="nil"/>
            </w:tcBorders>
            <w:shd w:val="clear" w:color="auto" w:fill="auto"/>
            <w:vAlign w:val="center"/>
            <w:hideMark/>
          </w:tcPr>
          <w:p w14:paraId="5F3C9491"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15-19</w:t>
            </w:r>
          </w:p>
        </w:tc>
        <w:tc>
          <w:tcPr>
            <w:tcW w:w="547" w:type="pct"/>
            <w:tcBorders>
              <w:top w:val="nil"/>
              <w:left w:val="nil"/>
              <w:bottom w:val="single" w:sz="4" w:space="0" w:color="auto"/>
              <w:right w:val="nil"/>
            </w:tcBorders>
            <w:shd w:val="clear" w:color="auto" w:fill="auto"/>
            <w:vAlign w:val="center"/>
            <w:hideMark/>
          </w:tcPr>
          <w:p w14:paraId="321C67E1" w14:textId="3ED0A397"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2A05A187"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06C9EE1F" w14:textId="2E69C05E"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C0C467" w14:textId="31C3D18B"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7D3B4C2D" w14:textId="404AA0E1"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5BD1ADD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66E6535B" w14:textId="62FB3FF6"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2D18B163" w14:textId="589B9D4E"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3F4A7EC8" w14:textId="31FAFB37"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27EE8398" w14:textId="048442B4" w:rsidR="00A227F4" w:rsidRPr="008D2156" w:rsidRDefault="00A227F4" w:rsidP="00A227F4">
            <w:pPr>
              <w:widowControl/>
              <w:spacing w:line="259" w:lineRule="auto"/>
              <w:jc w:val="center"/>
              <w:rPr>
                <w:rFonts w:eastAsia="Times New Roman" w:cs="Times New Roman"/>
                <w:sz w:val="20"/>
                <w:szCs w:val="20"/>
              </w:rPr>
            </w:pPr>
          </w:p>
        </w:tc>
      </w:tr>
      <w:tr w:rsidR="00FE7AD0" w:rsidRPr="008D2156" w14:paraId="577B0196" w14:textId="77777777" w:rsidTr="00F43A2D">
        <w:tc>
          <w:tcPr>
            <w:tcW w:w="863" w:type="pct"/>
            <w:tcBorders>
              <w:top w:val="nil"/>
              <w:left w:val="nil"/>
              <w:bottom w:val="single" w:sz="4" w:space="0" w:color="auto"/>
              <w:right w:val="nil"/>
            </w:tcBorders>
            <w:shd w:val="clear" w:color="auto" w:fill="auto"/>
            <w:vAlign w:val="center"/>
            <w:hideMark/>
          </w:tcPr>
          <w:p w14:paraId="69C3A417" w14:textId="77777777" w:rsidR="00A227F4" w:rsidRPr="008D2156" w:rsidRDefault="00A227F4" w:rsidP="00A227F4">
            <w:pPr>
              <w:widowControl/>
              <w:spacing w:line="259" w:lineRule="auto"/>
              <w:ind w:left="202"/>
              <w:rPr>
                <w:rFonts w:eastAsia="Times New Roman" w:cs="Calibri"/>
                <w:sz w:val="20"/>
                <w:szCs w:val="20"/>
              </w:rPr>
            </w:pPr>
            <w:r w:rsidRPr="008D2156">
              <w:rPr>
                <w:rFonts w:eastAsia="Times New Roman" w:cs="Calibri"/>
                <w:sz w:val="20"/>
                <w:szCs w:val="20"/>
              </w:rPr>
              <w:t>20-24</w:t>
            </w:r>
          </w:p>
        </w:tc>
        <w:tc>
          <w:tcPr>
            <w:tcW w:w="547" w:type="pct"/>
            <w:tcBorders>
              <w:top w:val="nil"/>
              <w:left w:val="nil"/>
              <w:bottom w:val="single" w:sz="4" w:space="0" w:color="auto"/>
              <w:right w:val="nil"/>
            </w:tcBorders>
            <w:shd w:val="clear" w:color="auto" w:fill="auto"/>
            <w:vAlign w:val="center"/>
            <w:hideMark/>
          </w:tcPr>
          <w:p w14:paraId="117B0583" w14:textId="60FF9F12" w:rsidR="00A227F4" w:rsidRPr="008D2156" w:rsidRDefault="00A227F4" w:rsidP="00A227F4">
            <w:pPr>
              <w:widowControl/>
              <w:spacing w:line="259" w:lineRule="auto"/>
              <w:jc w:val="center"/>
              <w:rPr>
                <w:rFonts w:eastAsia="Times New Roman" w:cs="Times New Roman"/>
                <w:sz w:val="20"/>
                <w:szCs w:val="20"/>
              </w:rPr>
            </w:pPr>
          </w:p>
        </w:tc>
        <w:tc>
          <w:tcPr>
            <w:tcW w:w="557" w:type="pct"/>
            <w:tcBorders>
              <w:top w:val="nil"/>
              <w:left w:val="nil"/>
              <w:bottom w:val="single" w:sz="4" w:space="0" w:color="auto"/>
              <w:right w:val="nil"/>
            </w:tcBorders>
          </w:tcPr>
          <w:p w14:paraId="6FA56908" w14:textId="77777777" w:rsidR="00A227F4" w:rsidRPr="008D2156" w:rsidRDefault="00A227F4" w:rsidP="00A227F4">
            <w:pPr>
              <w:widowControl/>
              <w:spacing w:line="259" w:lineRule="auto"/>
              <w:jc w:val="center"/>
              <w:rPr>
                <w:rFonts w:eastAsia="Times New Roman" w:cs="Times New Roman"/>
                <w:sz w:val="20"/>
                <w:szCs w:val="20"/>
              </w:rPr>
            </w:pPr>
          </w:p>
        </w:tc>
        <w:tc>
          <w:tcPr>
            <w:tcW w:w="337" w:type="pct"/>
            <w:tcBorders>
              <w:top w:val="nil"/>
              <w:left w:val="nil"/>
              <w:bottom w:val="single" w:sz="4" w:space="0" w:color="auto"/>
              <w:right w:val="nil"/>
            </w:tcBorders>
            <w:shd w:val="clear" w:color="auto" w:fill="auto"/>
            <w:vAlign w:val="center"/>
            <w:hideMark/>
          </w:tcPr>
          <w:p w14:paraId="378F2F6F" w14:textId="06C5DC69" w:rsidR="00A227F4" w:rsidRPr="008D2156" w:rsidRDefault="00A227F4" w:rsidP="00A227F4">
            <w:pPr>
              <w:widowControl/>
              <w:spacing w:line="259" w:lineRule="auto"/>
              <w:jc w:val="center"/>
              <w:rPr>
                <w:rFonts w:eastAsia="Times New Roman" w:cs="Times New Roman"/>
                <w:sz w:val="20"/>
                <w:szCs w:val="20"/>
              </w:rPr>
            </w:pPr>
          </w:p>
        </w:tc>
        <w:tc>
          <w:tcPr>
            <w:tcW w:w="137" w:type="pct"/>
            <w:tcBorders>
              <w:top w:val="nil"/>
              <w:left w:val="nil"/>
              <w:bottom w:val="single" w:sz="4" w:space="0" w:color="auto"/>
              <w:right w:val="nil"/>
            </w:tcBorders>
            <w:shd w:val="clear" w:color="auto" w:fill="auto"/>
            <w:vAlign w:val="center"/>
            <w:hideMark/>
          </w:tcPr>
          <w:p w14:paraId="0B1B7BAF" w14:textId="45C7728D" w:rsidR="00A227F4" w:rsidRPr="008D2156" w:rsidRDefault="00A227F4" w:rsidP="00A227F4">
            <w:pPr>
              <w:widowControl/>
              <w:spacing w:line="259" w:lineRule="auto"/>
              <w:jc w:val="center"/>
              <w:rPr>
                <w:rFonts w:eastAsia="Times New Roman" w:cs="Times New Roman"/>
                <w:sz w:val="20"/>
                <w:szCs w:val="20"/>
              </w:rPr>
            </w:pPr>
          </w:p>
        </w:tc>
        <w:tc>
          <w:tcPr>
            <w:tcW w:w="535" w:type="pct"/>
            <w:tcBorders>
              <w:top w:val="nil"/>
              <w:left w:val="nil"/>
              <w:bottom w:val="single" w:sz="4" w:space="0" w:color="auto"/>
              <w:right w:val="nil"/>
            </w:tcBorders>
            <w:shd w:val="clear" w:color="auto" w:fill="auto"/>
            <w:vAlign w:val="center"/>
            <w:hideMark/>
          </w:tcPr>
          <w:p w14:paraId="3864B18E" w14:textId="0F8258DA" w:rsidR="00A227F4" w:rsidRPr="008D2156" w:rsidRDefault="00A227F4" w:rsidP="00A227F4">
            <w:pPr>
              <w:widowControl/>
              <w:spacing w:line="259" w:lineRule="auto"/>
              <w:jc w:val="center"/>
              <w:rPr>
                <w:rFonts w:eastAsia="Times New Roman" w:cs="Times New Roman"/>
                <w:sz w:val="20"/>
                <w:szCs w:val="20"/>
              </w:rPr>
            </w:pPr>
          </w:p>
        </w:tc>
        <w:tc>
          <w:tcPr>
            <w:tcW w:w="479" w:type="pct"/>
            <w:tcBorders>
              <w:top w:val="nil"/>
              <w:left w:val="nil"/>
              <w:bottom w:val="single" w:sz="4" w:space="0" w:color="auto"/>
              <w:right w:val="nil"/>
            </w:tcBorders>
          </w:tcPr>
          <w:p w14:paraId="0D3AF1A6" w14:textId="77777777" w:rsidR="00A227F4" w:rsidRPr="008D2156" w:rsidRDefault="00A227F4" w:rsidP="00A227F4">
            <w:pPr>
              <w:widowControl/>
              <w:spacing w:line="259" w:lineRule="auto"/>
              <w:jc w:val="center"/>
              <w:rPr>
                <w:rFonts w:eastAsia="Times New Roman" w:cs="Times New Roman"/>
                <w:color w:val="auto"/>
                <w:sz w:val="20"/>
                <w:szCs w:val="20"/>
              </w:rPr>
            </w:pPr>
          </w:p>
        </w:tc>
        <w:tc>
          <w:tcPr>
            <w:tcW w:w="353" w:type="pct"/>
            <w:tcBorders>
              <w:top w:val="nil"/>
              <w:left w:val="nil"/>
              <w:bottom w:val="single" w:sz="4" w:space="0" w:color="auto"/>
              <w:right w:val="nil"/>
            </w:tcBorders>
            <w:shd w:val="clear" w:color="auto" w:fill="auto"/>
            <w:vAlign w:val="center"/>
            <w:hideMark/>
          </w:tcPr>
          <w:p w14:paraId="09FC6B48" w14:textId="5787BBC2" w:rsidR="00A227F4" w:rsidRPr="008D2156" w:rsidRDefault="00A227F4" w:rsidP="00A227F4">
            <w:pPr>
              <w:widowControl/>
              <w:spacing w:line="259" w:lineRule="auto"/>
              <w:jc w:val="center"/>
              <w:rPr>
                <w:rFonts w:eastAsia="Times New Roman" w:cs="Times New Roman"/>
                <w:color w:val="auto"/>
                <w:sz w:val="20"/>
                <w:szCs w:val="20"/>
              </w:rPr>
            </w:pPr>
          </w:p>
        </w:tc>
        <w:tc>
          <w:tcPr>
            <w:tcW w:w="367" w:type="pct"/>
            <w:tcBorders>
              <w:top w:val="nil"/>
              <w:left w:val="nil"/>
              <w:bottom w:val="single" w:sz="4" w:space="0" w:color="auto"/>
              <w:right w:val="nil"/>
            </w:tcBorders>
            <w:shd w:val="clear" w:color="auto" w:fill="auto"/>
            <w:vAlign w:val="center"/>
            <w:hideMark/>
          </w:tcPr>
          <w:p w14:paraId="33AC62B4" w14:textId="47ED4A42" w:rsidR="00A227F4" w:rsidRPr="008D2156" w:rsidRDefault="00A227F4" w:rsidP="00A227F4">
            <w:pPr>
              <w:widowControl/>
              <w:spacing w:line="259" w:lineRule="auto"/>
              <w:jc w:val="center"/>
              <w:rPr>
                <w:rFonts w:eastAsia="Times New Roman" w:cs="Times New Roman"/>
                <w:color w:val="auto"/>
                <w:sz w:val="20"/>
                <w:szCs w:val="20"/>
              </w:rPr>
            </w:pPr>
          </w:p>
        </w:tc>
        <w:tc>
          <w:tcPr>
            <w:tcW w:w="441" w:type="pct"/>
            <w:tcBorders>
              <w:top w:val="nil"/>
              <w:left w:val="nil"/>
              <w:bottom w:val="single" w:sz="4" w:space="0" w:color="auto"/>
              <w:right w:val="nil"/>
            </w:tcBorders>
            <w:shd w:val="clear" w:color="auto" w:fill="auto"/>
            <w:vAlign w:val="center"/>
            <w:hideMark/>
          </w:tcPr>
          <w:p w14:paraId="53B26336" w14:textId="32091F9D" w:rsidR="00A227F4" w:rsidRPr="008D2156" w:rsidRDefault="00A227F4" w:rsidP="00A227F4">
            <w:pPr>
              <w:widowControl/>
              <w:spacing w:line="259" w:lineRule="auto"/>
              <w:jc w:val="center"/>
              <w:rPr>
                <w:rFonts w:eastAsia="Times New Roman" w:cs="Times New Roman"/>
                <w:sz w:val="20"/>
                <w:szCs w:val="20"/>
              </w:rPr>
            </w:pPr>
          </w:p>
        </w:tc>
        <w:tc>
          <w:tcPr>
            <w:tcW w:w="384" w:type="pct"/>
            <w:tcBorders>
              <w:top w:val="nil"/>
              <w:left w:val="nil"/>
              <w:bottom w:val="single" w:sz="4" w:space="0" w:color="auto"/>
              <w:right w:val="nil"/>
            </w:tcBorders>
            <w:shd w:val="clear" w:color="auto" w:fill="auto"/>
            <w:vAlign w:val="center"/>
            <w:hideMark/>
          </w:tcPr>
          <w:p w14:paraId="7D94FB56" w14:textId="230EAB12" w:rsidR="00A227F4" w:rsidRPr="008D2156" w:rsidRDefault="00A227F4" w:rsidP="00A227F4">
            <w:pPr>
              <w:widowControl/>
              <w:spacing w:line="259" w:lineRule="auto"/>
              <w:jc w:val="center"/>
              <w:rPr>
                <w:rFonts w:eastAsia="Times New Roman" w:cs="Times New Roman"/>
                <w:sz w:val="20"/>
                <w:szCs w:val="20"/>
              </w:rPr>
            </w:pPr>
          </w:p>
        </w:tc>
      </w:tr>
    </w:tbl>
    <w:p w14:paraId="3146C58F" w14:textId="36A11174" w:rsidR="00CF77D8" w:rsidRDefault="00CF77D8" w:rsidP="00CF77D8">
      <w:pPr>
        <w:pStyle w:val="TF-TblFN"/>
        <w:spacing w:before="0"/>
      </w:pPr>
      <w:commentRangeStart w:id="327"/>
      <w:r>
        <w:t>^ Results not statistically reliable, n&lt;30</w:t>
      </w:r>
      <w:commentRangeEnd w:id="327"/>
      <w:r w:rsidR="004E33EB">
        <w:rPr>
          <w:rStyle w:val="CommentReference"/>
          <w:rFonts w:eastAsia="Arial" w:cs="Arial"/>
          <w:color w:val="000000"/>
        </w:rPr>
        <w:commentReference w:id="327"/>
      </w:r>
    </w:p>
    <w:p w14:paraId="0315DF29" w14:textId="2C816749"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791EE40F" w14:textId="108B7BF6"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31200E2F" w14:textId="4FEF513C" w:rsidR="00CF77D8" w:rsidRDefault="00CF77D8" w:rsidP="00CF77D8">
      <w:pPr>
        <w:pStyle w:val="TF-TblFN"/>
        <w:spacing w:before="0"/>
      </w:pPr>
      <w:r>
        <w:t xml:space="preserve">Notes: </w:t>
      </w:r>
    </w:p>
    <w:p w14:paraId="6EDAC6D0" w14:textId="77777777" w:rsidR="00636189" w:rsidRDefault="00636189" w:rsidP="00636189">
      <w:pPr>
        <w:pStyle w:val="TF-TblFN"/>
        <w:spacing w:before="0"/>
      </w:pPr>
      <w:r>
        <w:t>Estimates are sample-weighted; numbers of observations are unweighted.</w:t>
      </w:r>
    </w:p>
    <w:p w14:paraId="35CCFFDC" w14:textId="1A36E801" w:rsidR="00CF77D8" w:rsidRDefault="00CF77D8" w:rsidP="00CF77D8">
      <w:pPr>
        <w:pStyle w:val="TF-TblFN"/>
        <w:spacing w:before="0"/>
      </w:pPr>
      <w:r>
        <w:t xml:space="preserve">Estimates are based on de facto </w:t>
      </w:r>
      <w:r w:rsidR="009E2845">
        <w:t>household members</w:t>
      </w:r>
      <w:r>
        <w:t>.</w:t>
      </w:r>
    </w:p>
    <w:p w14:paraId="1BE774DE" w14:textId="2D527E1D" w:rsidR="00CF77D8" w:rsidRDefault="00CF77D8" w:rsidP="008D2156">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Pr>
          <w:szCs w:val="16"/>
          <w:highlight w:val="yellow"/>
        </w:rPr>
        <w:t>endline</w:t>
      </w:r>
      <w:r w:rsidR="00A11DD1" w:rsidRPr="00D55C65">
        <w:rPr>
          <w:highlight w:val="yellow"/>
        </w:rPr>
        <w:t xml:space="preserve"> </w:t>
      </w:r>
      <w:r w:rsidR="00385A7A" w:rsidRPr="00D55C65">
        <w:rPr>
          <w:highlight w:val="yellow"/>
        </w:rPr>
        <w:t>survey year(s)</w:t>
      </w:r>
      <w:r w:rsidR="00385A7A">
        <w:t>]</w:t>
      </w:r>
    </w:p>
    <w:p w14:paraId="742FE800" w14:textId="746BC695" w:rsidR="00C855D4" w:rsidRPr="00757754" w:rsidRDefault="00C855D4" w:rsidP="00C855D4">
      <w:pPr>
        <w:pStyle w:val="BodyText"/>
        <w:rPr>
          <w:highlight w:val="yellow"/>
        </w:rPr>
      </w:pPr>
      <w:r>
        <w:t>In [</w:t>
      </w:r>
      <w:r w:rsidRPr="000F2CDF">
        <w:rPr>
          <w:highlight w:val="yellow"/>
        </w:rPr>
        <w:t>Country</w:t>
      </w:r>
      <w:r>
        <w:t>], p</w:t>
      </w:r>
      <w:r w:rsidRPr="00DF4DE5">
        <w:t xml:space="preserve">rimary education is defined as </w:t>
      </w:r>
      <w:r w:rsidRPr="00DF4DE5">
        <w:rPr>
          <w:highlight w:val="yellow"/>
        </w:rPr>
        <w:t>[</w:t>
      </w:r>
      <w:commentRangeStart w:id="328"/>
      <w:r w:rsidRPr="00DF4DE5">
        <w:rPr>
          <w:highlight w:val="yellow"/>
        </w:rPr>
        <w:t>country-specific definition</w:t>
      </w:r>
      <w:commentRangeEnd w:id="328"/>
      <w:r w:rsidR="00636855">
        <w:rPr>
          <w:rStyle w:val="CommentReference"/>
        </w:rPr>
        <w:commentReference w:id="328"/>
      </w:r>
      <w:r w:rsidRPr="00DF4DE5">
        <w:rPr>
          <w:highlight w:val="yellow"/>
        </w:rPr>
        <w:t>]</w:t>
      </w:r>
      <w:r w:rsidRPr="00DF4DE5">
        <w:t>.</w:t>
      </w:r>
      <w:r w:rsidR="00636855">
        <w:t xml:space="preserve"> </w:t>
      </w:r>
      <w:r w:rsidR="00636855" w:rsidRPr="00DF4DE5">
        <w:rPr>
          <w:highlight w:val="yellow"/>
        </w:rPr>
        <w:t>[</w:t>
      </w:r>
      <w:r w:rsidR="00636855">
        <w:rPr>
          <w:highlight w:val="yellow"/>
        </w:rPr>
        <w:t xml:space="preserve">Describe </w:t>
      </w:r>
      <w:r w:rsidR="00636855" w:rsidRPr="00DF4DE5">
        <w:rPr>
          <w:highlight w:val="yellow"/>
        </w:rPr>
        <w:t xml:space="preserve">the </w:t>
      </w:r>
      <w:r w:rsidR="00636855">
        <w:rPr>
          <w:highlight w:val="yellow"/>
        </w:rPr>
        <w:t xml:space="preserve">results presented </w:t>
      </w:r>
      <w:r w:rsidR="00636855" w:rsidRPr="00DF4DE5">
        <w:rPr>
          <w:highlight w:val="yellow"/>
        </w:rPr>
        <w:t xml:space="preserve">in </w:t>
      </w:r>
      <w:r w:rsidR="00636855">
        <w:rPr>
          <w:highlight w:val="yellow"/>
        </w:rPr>
        <w:t>T</w:t>
      </w:r>
      <w:r w:rsidR="00636855" w:rsidRPr="00DF4DE5">
        <w:rPr>
          <w:highlight w:val="yellow"/>
        </w:rPr>
        <w:t>able</w:t>
      </w:r>
      <w:r w:rsidR="00181220">
        <w:rPr>
          <w:highlight w:val="yellow"/>
        </w:rPr>
        <w:t xml:space="preserve"> 3.2</w:t>
      </w:r>
      <w:r w:rsidR="00636855">
        <w:rPr>
          <w:highlight w:val="yellow"/>
        </w:rPr>
        <w:t>.2</w:t>
      </w:r>
      <w:r w:rsidR="00636855" w:rsidRPr="00DF4DE5">
        <w:rPr>
          <w:highlight w:val="yellow"/>
        </w:rPr>
        <w:t>.]</w:t>
      </w:r>
    </w:p>
    <w:p w14:paraId="518389CE" w14:textId="3A2F0D7B" w:rsidR="00C12829" w:rsidRDefault="00C12829" w:rsidP="00AB051C">
      <w:pPr>
        <w:pStyle w:val="Tabletitle"/>
        <w:keepLines/>
        <w:spacing w:before="240"/>
        <w:contextualSpacing/>
        <w:outlineLvl w:val="3"/>
      </w:pPr>
      <w:bookmarkStart w:id="329" w:name="_Toc531870949"/>
      <w:bookmarkStart w:id="330" w:name="_Toc50719166"/>
      <w:bookmarkStart w:id="331" w:name="_Toc400542612"/>
      <w:bookmarkStart w:id="332" w:name="_Toc414874499"/>
      <w:r>
        <w:t>Table 3.</w:t>
      </w:r>
      <w:r w:rsidR="00181220">
        <w:t>2</w:t>
      </w:r>
      <w:r w:rsidR="00731569">
        <w:t>.2</w:t>
      </w:r>
      <w:r w:rsidR="00CF77D8">
        <w:t xml:space="preserve">: </w:t>
      </w:r>
      <w:r w:rsidR="00CF77D8" w:rsidRPr="00CF77D8">
        <w:t xml:space="preserve">Comparison of Completion of Primary Education among Individuals 10 Years of Age or Older in the </w:t>
      </w:r>
      <w:r w:rsidR="00160DC3">
        <w:t>Phase One</w:t>
      </w:r>
      <w:r w:rsidR="007F25EC">
        <w:t xml:space="preserve"> ZOI</w:t>
      </w:r>
      <w:r w:rsidR="00CF77D8" w:rsidRPr="00CF77D8">
        <w:t xml:space="preserve">, in Total and by Age and Sex, Feed the Future </w:t>
      </w:r>
      <w:r w:rsidR="00160DC3">
        <w:t>Phase One</w:t>
      </w:r>
      <w:r w:rsidR="00CF77D8" w:rsidRPr="00CF77D8">
        <w:t xml:space="preserve"> Baseline and Endline ZOI Surveys</w:t>
      </w:r>
      <w:bookmarkEnd w:id="329"/>
      <w:bookmarkEnd w:id="330"/>
    </w:p>
    <w:tbl>
      <w:tblPr>
        <w:tblW w:w="5000" w:type="pct"/>
        <w:tblLayout w:type="fixed"/>
        <w:tblCellMar>
          <w:left w:w="72" w:type="dxa"/>
          <w:right w:w="72" w:type="dxa"/>
        </w:tblCellMar>
        <w:tblLook w:val="04A0" w:firstRow="1" w:lastRow="0" w:firstColumn="1" w:lastColumn="0" w:noHBand="0" w:noVBand="1"/>
      </w:tblPr>
      <w:tblGrid>
        <w:gridCol w:w="1325"/>
        <w:gridCol w:w="996"/>
        <w:gridCol w:w="1090"/>
        <w:gridCol w:w="726"/>
        <w:gridCol w:w="251"/>
        <w:gridCol w:w="826"/>
        <w:gridCol w:w="1182"/>
        <w:gridCol w:w="713"/>
        <w:gridCol w:w="695"/>
        <w:gridCol w:w="878"/>
        <w:gridCol w:w="822"/>
      </w:tblGrid>
      <w:tr w:rsidR="003A7636" w:rsidRPr="008D2156" w14:paraId="7255610C" w14:textId="77777777" w:rsidTr="00FE7AD0">
        <w:trPr>
          <w:tblHeader/>
        </w:trPr>
        <w:tc>
          <w:tcPr>
            <w:tcW w:w="1306" w:type="dxa"/>
            <w:vMerge w:val="restart"/>
            <w:tcBorders>
              <w:top w:val="single" w:sz="4" w:space="0" w:color="auto"/>
              <w:left w:val="nil"/>
              <w:bottom w:val="single" w:sz="4" w:space="0" w:color="000000"/>
              <w:right w:val="nil"/>
            </w:tcBorders>
            <w:shd w:val="clear" w:color="000000" w:fill="387990"/>
            <w:noWrap/>
            <w:vAlign w:val="bottom"/>
            <w:hideMark/>
          </w:tcPr>
          <w:p w14:paraId="555941C8" w14:textId="229099B5" w:rsidR="003A7636" w:rsidRPr="008D2156" w:rsidRDefault="003A7636" w:rsidP="008D2156">
            <w:pPr>
              <w:widowControl/>
              <w:spacing w:line="259" w:lineRule="auto"/>
              <w:rPr>
                <w:rFonts w:eastAsia="Times New Roman" w:cs="Times New Roman"/>
                <w:b/>
                <w:bCs/>
                <w:color w:val="FFFFFF"/>
                <w:sz w:val="20"/>
                <w:szCs w:val="20"/>
              </w:rPr>
            </w:pPr>
            <w:r w:rsidRPr="008D2156">
              <w:rPr>
                <w:rFonts w:eastAsia="Times New Roman" w:cs="Times New Roman"/>
                <w:b/>
                <w:bCs/>
                <w:color w:val="FFFFFF"/>
                <w:sz w:val="20"/>
                <w:szCs w:val="20"/>
              </w:rPr>
              <w:t>Sex and age (years)</w:t>
            </w:r>
          </w:p>
        </w:tc>
        <w:tc>
          <w:tcPr>
            <w:tcW w:w="2769" w:type="dxa"/>
            <w:gridSpan w:val="3"/>
            <w:tcBorders>
              <w:top w:val="single" w:sz="4" w:space="0" w:color="auto"/>
              <w:left w:val="nil"/>
              <w:bottom w:val="single" w:sz="4" w:space="0" w:color="FFFFFF"/>
              <w:right w:val="nil"/>
            </w:tcBorders>
            <w:shd w:val="clear" w:color="000000" w:fill="387990"/>
          </w:tcPr>
          <w:p w14:paraId="4B22EFDC" w14:textId="4C215F4A"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Baseline </w:t>
            </w:r>
          </w:p>
          <w:p w14:paraId="5C3D7E2E" w14:textId="1658A1C4"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247" w:type="dxa"/>
            <w:tcBorders>
              <w:top w:val="single" w:sz="4" w:space="0" w:color="auto"/>
              <w:left w:val="nil"/>
              <w:bottom w:val="nil"/>
              <w:right w:val="nil"/>
            </w:tcBorders>
            <w:shd w:val="clear" w:color="000000" w:fill="387990"/>
            <w:vAlign w:val="center"/>
            <w:hideMark/>
          </w:tcPr>
          <w:p w14:paraId="3E1E9376"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2679" w:type="dxa"/>
            <w:gridSpan w:val="3"/>
            <w:tcBorders>
              <w:top w:val="single" w:sz="4" w:space="0" w:color="auto"/>
              <w:left w:val="nil"/>
              <w:bottom w:val="single" w:sz="4" w:space="0" w:color="FFFFFF"/>
              <w:right w:val="nil"/>
            </w:tcBorders>
            <w:shd w:val="clear" w:color="000000" w:fill="387990"/>
          </w:tcPr>
          <w:p w14:paraId="6142A3AF" w14:textId="1139B399" w:rsidR="003A763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xml:space="preserve">Endline </w:t>
            </w:r>
          </w:p>
          <w:p w14:paraId="360BED29" w14:textId="548E555A"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([Year(s)])</w:t>
            </w:r>
          </w:p>
        </w:tc>
        <w:tc>
          <w:tcPr>
            <w:tcW w:w="684" w:type="dxa"/>
            <w:vMerge w:val="restart"/>
            <w:tcBorders>
              <w:top w:val="single" w:sz="4" w:space="0" w:color="auto"/>
              <w:left w:val="nil"/>
              <w:right w:val="nil"/>
            </w:tcBorders>
            <w:shd w:val="clear" w:color="000000" w:fill="387990"/>
            <w:vAlign w:val="bottom"/>
            <w:hideMark/>
          </w:tcPr>
          <w:p w14:paraId="3D492789" w14:textId="32678FAC" w:rsidR="003A7636" w:rsidRPr="008D2156" w:rsidRDefault="003A7636" w:rsidP="008D2156">
            <w:pPr>
              <w:widowControl/>
              <w:spacing w:line="259" w:lineRule="auto"/>
              <w:jc w:val="center"/>
              <w:rPr>
                <w:rFonts w:eastAsia="Times New Roman" w:cs="Times New Roman"/>
                <w:b/>
                <w:bCs/>
                <w:color w:val="FFFFFF"/>
                <w:sz w:val="20"/>
                <w:szCs w:val="20"/>
              </w:rPr>
            </w:pPr>
          </w:p>
          <w:p w14:paraId="029608D4" w14:textId="3A7E82CB"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Diff.</w:t>
            </w:r>
          </w:p>
        </w:tc>
        <w:tc>
          <w:tcPr>
            <w:tcW w:w="865" w:type="dxa"/>
            <w:vMerge w:val="restart"/>
            <w:tcBorders>
              <w:top w:val="single" w:sz="4" w:space="0" w:color="auto"/>
              <w:left w:val="nil"/>
              <w:right w:val="nil"/>
            </w:tcBorders>
            <w:shd w:val="clear" w:color="000000" w:fill="387990"/>
            <w:vAlign w:val="bottom"/>
            <w:hideMark/>
          </w:tcPr>
          <w:p w14:paraId="3AABDF95" w14:textId="689EF88B" w:rsidR="003A7636" w:rsidRPr="008D2156" w:rsidRDefault="003A7636" w:rsidP="008D2156">
            <w:pPr>
              <w:widowControl/>
              <w:spacing w:line="259" w:lineRule="auto"/>
              <w:jc w:val="center"/>
              <w:rPr>
                <w:rFonts w:eastAsia="Times New Roman" w:cs="Times New Roman"/>
                <w:b/>
                <w:bCs/>
                <w:color w:val="FFFFFF"/>
                <w:sz w:val="20"/>
                <w:szCs w:val="20"/>
              </w:rPr>
            </w:pPr>
          </w:p>
          <w:p w14:paraId="55BAAB3E" w14:textId="6EAD3A42" w:rsidR="003A7636" w:rsidRPr="008D2156" w:rsidRDefault="003A7636" w:rsidP="008D2156">
            <w:pPr>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p-</w:t>
            </w:r>
            <w:proofErr w:type="spellStart"/>
            <w:r w:rsidRPr="008D2156">
              <w:rPr>
                <w:rFonts w:eastAsia="Times New Roman" w:cs="Times New Roman"/>
                <w:b/>
                <w:bCs/>
                <w:color w:val="FFFFFF"/>
                <w:sz w:val="20"/>
                <w:szCs w:val="20"/>
              </w:rPr>
              <w:t>value</w:t>
            </w:r>
            <w:r w:rsidRPr="008D2156">
              <w:rPr>
                <w:rFonts w:eastAsia="Times New Roman" w:cs="Times New Roman"/>
                <w:b/>
                <w:bCs/>
                <w:color w:val="FFFFFF"/>
                <w:sz w:val="20"/>
                <w:szCs w:val="20"/>
                <w:vertAlign w:val="superscript"/>
              </w:rPr>
              <w:t>a</w:t>
            </w:r>
            <w:proofErr w:type="spellEnd"/>
          </w:p>
        </w:tc>
        <w:tc>
          <w:tcPr>
            <w:tcW w:w="810" w:type="dxa"/>
            <w:vMerge w:val="restart"/>
            <w:tcBorders>
              <w:top w:val="single" w:sz="4" w:space="0" w:color="auto"/>
              <w:left w:val="nil"/>
              <w:right w:val="nil"/>
            </w:tcBorders>
            <w:shd w:val="clear" w:color="000000" w:fill="387990"/>
            <w:vAlign w:val="bottom"/>
            <w:hideMark/>
          </w:tcPr>
          <w:p w14:paraId="10AE6E48" w14:textId="35B1DE63" w:rsidR="003A7636" w:rsidRPr="008D2156" w:rsidRDefault="003A7636" w:rsidP="008D2156">
            <w:pPr>
              <w:widowControl/>
              <w:spacing w:line="259" w:lineRule="auto"/>
              <w:jc w:val="center"/>
              <w:rPr>
                <w:rFonts w:eastAsia="Times New Roman" w:cs="Times New Roman"/>
                <w:b/>
                <w:bCs/>
                <w:color w:val="FFFFFF"/>
                <w:sz w:val="20"/>
                <w:szCs w:val="20"/>
              </w:rPr>
            </w:pPr>
          </w:p>
          <w:p w14:paraId="754850EC" w14:textId="0EC983F8" w:rsidR="003A7636" w:rsidRPr="008D2156" w:rsidRDefault="003A7636" w:rsidP="008D2156">
            <w:pPr>
              <w:spacing w:line="259" w:lineRule="auto"/>
              <w:jc w:val="center"/>
              <w:rPr>
                <w:rFonts w:eastAsia="Times New Roman" w:cs="Times New Roman"/>
                <w:b/>
                <w:bCs/>
                <w:color w:val="FFFFFF"/>
                <w:sz w:val="20"/>
                <w:szCs w:val="20"/>
              </w:rPr>
            </w:pPr>
            <w:proofErr w:type="spellStart"/>
            <w:r w:rsidRPr="008D2156">
              <w:rPr>
                <w:rFonts w:eastAsia="Times New Roman" w:cs="Times New Roman"/>
                <w:b/>
                <w:bCs/>
                <w:color w:val="FFFFFF"/>
                <w:sz w:val="20"/>
                <w:szCs w:val="20"/>
              </w:rPr>
              <w:t>Sig.</w:t>
            </w:r>
            <w:r w:rsidRPr="008D2156">
              <w:rPr>
                <w:rFonts w:eastAsia="Times New Roman" w:cs="Times New Roman"/>
                <w:b/>
                <w:bCs/>
                <w:color w:val="FFFFFF"/>
                <w:sz w:val="20"/>
                <w:szCs w:val="20"/>
                <w:vertAlign w:val="superscript"/>
              </w:rPr>
              <w:t>b</w:t>
            </w:r>
            <w:proofErr w:type="spellEnd"/>
          </w:p>
        </w:tc>
      </w:tr>
      <w:tr w:rsidR="003A7636" w:rsidRPr="008D2156" w14:paraId="75CAF8F8" w14:textId="77777777" w:rsidTr="00FE7AD0">
        <w:trPr>
          <w:tblHeader/>
        </w:trPr>
        <w:tc>
          <w:tcPr>
            <w:tcW w:w="1306" w:type="dxa"/>
            <w:vMerge/>
            <w:tcBorders>
              <w:top w:val="single" w:sz="4" w:space="0" w:color="auto"/>
              <w:left w:val="nil"/>
              <w:bottom w:val="single" w:sz="4" w:space="0" w:color="000000"/>
              <w:right w:val="nil"/>
            </w:tcBorders>
            <w:vAlign w:val="center"/>
            <w:hideMark/>
          </w:tcPr>
          <w:p w14:paraId="5078F82D" w14:textId="77777777" w:rsidR="003A7636" w:rsidRPr="008D2156" w:rsidRDefault="003A7636" w:rsidP="008D2156">
            <w:pPr>
              <w:widowControl/>
              <w:spacing w:line="259" w:lineRule="auto"/>
              <w:rPr>
                <w:rFonts w:eastAsia="Times New Roman" w:cs="Times New Roman"/>
                <w:b/>
                <w:bCs/>
                <w:color w:val="FFFFFF"/>
                <w:sz w:val="20"/>
                <w:szCs w:val="20"/>
              </w:rPr>
            </w:pPr>
          </w:p>
        </w:tc>
        <w:tc>
          <w:tcPr>
            <w:tcW w:w="981" w:type="dxa"/>
            <w:tcBorders>
              <w:top w:val="nil"/>
              <w:left w:val="nil"/>
              <w:bottom w:val="single" w:sz="4" w:space="0" w:color="auto"/>
              <w:right w:val="nil"/>
            </w:tcBorders>
            <w:shd w:val="clear" w:color="000000" w:fill="387990"/>
            <w:vAlign w:val="bottom"/>
            <w:hideMark/>
          </w:tcPr>
          <w:p w14:paraId="4BD5C910" w14:textId="7C43679E"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3" w:type="dxa"/>
            <w:tcBorders>
              <w:top w:val="nil"/>
              <w:left w:val="nil"/>
              <w:bottom w:val="single" w:sz="4" w:space="0" w:color="auto"/>
              <w:right w:val="nil"/>
            </w:tcBorders>
            <w:shd w:val="clear" w:color="000000" w:fill="387990"/>
          </w:tcPr>
          <w:p w14:paraId="71CD204A" w14:textId="0E1C5F87"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15" w:type="dxa"/>
            <w:tcBorders>
              <w:top w:val="nil"/>
              <w:left w:val="nil"/>
              <w:bottom w:val="single" w:sz="4" w:space="0" w:color="auto"/>
              <w:right w:val="nil"/>
            </w:tcBorders>
            <w:shd w:val="clear" w:color="000000" w:fill="387990"/>
            <w:vAlign w:val="bottom"/>
            <w:hideMark/>
          </w:tcPr>
          <w:p w14:paraId="638F482C" w14:textId="323336E1"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247" w:type="dxa"/>
            <w:tcBorders>
              <w:top w:val="nil"/>
              <w:left w:val="nil"/>
              <w:bottom w:val="single" w:sz="4" w:space="0" w:color="auto"/>
              <w:right w:val="nil"/>
            </w:tcBorders>
            <w:shd w:val="clear" w:color="000000" w:fill="387990"/>
            <w:vAlign w:val="bottom"/>
            <w:hideMark/>
          </w:tcPr>
          <w:p w14:paraId="0AD0A644" w14:textId="7777777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 </w:t>
            </w:r>
          </w:p>
        </w:tc>
        <w:tc>
          <w:tcPr>
            <w:tcW w:w="813" w:type="dxa"/>
            <w:tcBorders>
              <w:top w:val="nil"/>
              <w:left w:val="nil"/>
              <w:bottom w:val="single" w:sz="4" w:space="0" w:color="auto"/>
              <w:right w:val="nil"/>
            </w:tcBorders>
            <w:shd w:val="clear" w:color="000000" w:fill="387990"/>
            <w:vAlign w:val="bottom"/>
            <w:hideMark/>
          </w:tcPr>
          <w:p w14:paraId="01872FDC" w14:textId="1574E532"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164" w:type="dxa"/>
            <w:tcBorders>
              <w:top w:val="nil"/>
              <w:left w:val="nil"/>
              <w:bottom w:val="single" w:sz="4" w:space="0" w:color="auto"/>
              <w:right w:val="nil"/>
            </w:tcBorders>
            <w:shd w:val="clear" w:color="000000" w:fill="387990"/>
          </w:tcPr>
          <w:p w14:paraId="2C8CDAA3" w14:textId="1D0C8883" w:rsidR="003A7636" w:rsidRPr="008D2156" w:rsidRDefault="003A7636" w:rsidP="008D2156">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02" w:type="dxa"/>
            <w:tcBorders>
              <w:top w:val="nil"/>
              <w:left w:val="nil"/>
              <w:bottom w:val="single" w:sz="4" w:space="0" w:color="auto"/>
              <w:right w:val="nil"/>
            </w:tcBorders>
            <w:shd w:val="clear" w:color="000000" w:fill="387990"/>
            <w:vAlign w:val="bottom"/>
            <w:hideMark/>
          </w:tcPr>
          <w:p w14:paraId="3A43C464" w14:textId="5DE81C27" w:rsidR="003A7636" w:rsidRPr="008D2156" w:rsidRDefault="003A7636" w:rsidP="008D2156">
            <w:pPr>
              <w:widowControl/>
              <w:spacing w:line="259" w:lineRule="auto"/>
              <w:jc w:val="center"/>
              <w:rPr>
                <w:rFonts w:eastAsia="Times New Roman" w:cs="Times New Roman"/>
                <w:b/>
                <w:bCs/>
                <w:color w:val="FFFFFF"/>
                <w:sz w:val="20"/>
                <w:szCs w:val="20"/>
              </w:rPr>
            </w:pPr>
            <w:r w:rsidRPr="008D2156">
              <w:rPr>
                <w:rFonts w:eastAsia="Times New Roman" w:cs="Times New Roman"/>
                <w:b/>
                <w:bCs/>
                <w:color w:val="FFFFFF"/>
                <w:sz w:val="20"/>
                <w:szCs w:val="20"/>
              </w:rPr>
              <w:t>n</w:t>
            </w:r>
          </w:p>
        </w:tc>
        <w:tc>
          <w:tcPr>
            <w:tcW w:w="684" w:type="dxa"/>
            <w:vMerge/>
            <w:tcBorders>
              <w:left w:val="nil"/>
              <w:bottom w:val="single" w:sz="4" w:space="0" w:color="auto"/>
              <w:right w:val="nil"/>
            </w:tcBorders>
            <w:shd w:val="clear" w:color="000000" w:fill="387990"/>
            <w:vAlign w:val="bottom"/>
            <w:hideMark/>
          </w:tcPr>
          <w:p w14:paraId="54D21661" w14:textId="2154623B" w:rsidR="003A7636" w:rsidRPr="008D2156" w:rsidRDefault="003A7636" w:rsidP="008D2156">
            <w:pPr>
              <w:widowControl/>
              <w:spacing w:line="259" w:lineRule="auto"/>
              <w:jc w:val="center"/>
              <w:rPr>
                <w:rFonts w:eastAsia="Times New Roman" w:cs="Times New Roman"/>
                <w:b/>
                <w:bCs/>
                <w:color w:val="FFFFFF"/>
                <w:sz w:val="20"/>
                <w:szCs w:val="20"/>
              </w:rPr>
            </w:pPr>
          </w:p>
        </w:tc>
        <w:tc>
          <w:tcPr>
            <w:tcW w:w="865" w:type="dxa"/>
            <w:vMerge/>
            <w:tcBorders>
              <w:left w:val="nil"/>
              <w:bottom w:val="single" w:sz="4" w:space="0" w:color="auto"/>
              <w:right w:val="nil"/>
            </w:tcBorders>
            <w:shd w:val="clear" w:color="000000" w:fill="387990"/>
            <w:vAlign w:val="bottom"/>
            <w:hideMark/>
          </w:tcPr>
          <w:p w14:paraId="25E28007" w14:textId="6BFBEC79" w:rsidR="003A7636" w:rsidRPr="008D2156" w:rsidRDefault="003A7636" w:rsidP="008D2156">
            <w:pPr>
              <w:widowControl/>
              <w:spacing w:line="259" w:lineRule="auto"/>
              <w:jc w:val="center"/>
              <w:rPr>
                <w:rFonts w:eastAsia="Times New Roman" w:cs="Times New Roman"/>
                <w:b/>
                <w:bCs/>
                <w:color w:val="FFFFFF"/>
                <w:sz w:val="20"/>
                <w:szCs w:val="20"/>
              </w:rPr>
            </w:pPr>
          </w:p>
        </w:tc>
        <w:tc>
          <w:tcPr>
            <w:tcW w:w="810" w:type="dxa"/>
            <w:vMerge/>
            <w:tcBorders>
              <w:left w:val="nil"/>
              <w:bottom w:val="single" w:sz="4" w:space="0" w:color="auto"/>
              <w:right w:val="nil"/>
            </w:tcBorders>
            <w:shd w:val="clear" w:color="000000" w:fill="387990"/>
            <w:vAlign w:val="bottom"/>
            <w:hideMark/>
          </w:tcPr>
          <w:p w14:paraId="7D5660C2" w14:textId="41CA8072" w:rsidR="003A7636" w:rsidRPr="008D2156" w:rsidRDefault="003A7636" w:rsidP="008D2156">
            <w:pPr>
              <w:widowControl/>
              <w:spacing w:line="259" w:lineRule="auto"/>
              <w:jc w:val="center"/>
              <w:rPr>
                <w:rFonts w:eastAsia="Times New Roman" w:cs="Times New Roman"/>
                <w:b/>
                <w:bCs/>
                <w:color w:val="FFFFFF"/>
                <w:sz w:val="20"/>
                <w:szCs w:val="20"/>
              </w:rPr>
            </w:pPr>
          </w:p>
        </w:tc>
      </w:tr>
      <w:tr w:rsidR="003A7636" w:rsidRPr="008D2156" w14:paraId="217BCC7A" w14:textId="77777777" w:rsidTr="00FE7AD0">
        <w:tc>
          <w:tcPr>
            <w:tcW w:w="1306" w:type="dxa"/>
            <w:tcBorders>
              <w:top w:val="nil"/>
              <w:left w:val="nil"/>
              <w:bottom w:val="single" w:sz="4" w:space="0" w:color="auto"/>
              <w:right w:val="nil"/>
            </w:tcBorders>
            <w:shd w:val="clear" w:color="000000" w:fill="DDEBF7"/>
            <w:noWrap/>
            <w:vAlign w:val="bottom"/>
            <w:hideMark/>
          </w:tcPr>
          <w:p w14:paraId="06BE4419" w14:textId="6605DD10" w:rsidR="004B5097" w:rsidRPr="008D2156" w:rsidRDefault="004B5097" w:rsidP="008D2156">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Total</w:t>
            </w:r>
          </w:p>
        </w:tc>
        <w:tc>
          <w:tcPr>
            <w:tcW w:w="981" w:type="dxa"/>
            <w:tcBorders>
              <w:top w:val="nil"/>
              <w:left w:val="nil"/>
              <w:bottom w:val="single" w:sz="4" w:space="0" w:color="auto"/>
              <w:right w:val="nil"/>
            </w:tcBorders>
            <w:shd w:val="clear" w:color="000000" w:fill="DDEBF7"/>
            <w:vAlign w:val="bottom"/>
            <w:hideMark/>
          </w:tcPr>
          <w:p w14:paraId="4C472C40" w14:textId="3822626C" w:rsidR="004B5097" w:rsidRPr="008D2156" w:rsidRDefault="004B5097" w:rsidP="008D2156">
            <w:pPr>
              <w:widowControl/>
              <w:spacing w:line="259" w:lineRule="auto"/>
              <w:jc w:val="center"/>
              <w:rPr>
                <w:rFonts w:eastAsia="Times New Roman" w:cs="Times New Roman"/>
                <w:b/>
                <w:bCs/>
                <w:color w:val="auto"/>
                <w:sz w:val="20"/>
                <w:szCs w:val="20"/>
              </w:rPr>
            </w:pPr>
          </w:p>
        </w:tc>
        <w:tc>
          <w:tcPr>
            <w:tcW w:w="1073" w:type="dxa"/>
            <w:tcBorders>
              <w:top w:val="nil"/>
              <w:left w:val="nil"/>
              <w:bottom w:val="single" w:sz="4" w:space="0" w:color="auto"/>
              <w:right w:val="nil"/>
            </w:tcBorders>
            <w:shd w:val="clear" w:color="000000" w:fill="DDEBF7"/>
          </w:tcPr>
          <w:p w14:paraId="47DDE708" w14:textId="77777777" w:rsidR="004B5097" w:rsidRPr="008D2156" w:rsidRDefault="004B5097" w:rsidP="008D2156">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617983CA" w14:textId="628C9FDE" w:rsidR="004B5097" w:rsidRPr="008D2156" w:rsidRDefault="004B5097" w:rsidP="008D2156">
            <w:pPr>
              <w:widowControl/>
              <w:spacing w:line="259" w:lineRule="auto"/>
              <w:jc w:val="center"/>
              <w:rPr>
                <w:rFonts w:eastAsia="Times New Roman" w:cs="Times New Roman"/>
                <w:b/>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0DC1D5D8" w14:textId="557096E9" w:rsidR="004B5097" w:rsidRPr="008D2156" w:rsidRDefault="004B5097" w:rsidP="008D2156">
            <w:pPr>
              <w:widowControl/>
              <w:spacing w:line="259" w:lineRule="auto"/>
              <w:jc w:val="center"/>
              <w:rPr>
                <w:rFonts w:eastAsia="Times New Roman" w:cs="Times New Roman"/>
                <w:b/>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603583CD" w14:textId="5B5A5DD5" w:rsidR="004B5097" w:rsidRPr="008D2156" w:rsidRDefault="004B5097" w:rsidP="008D2156">
            <w:pPr>
              <w:widowControl/>
              <w:spacing w:line="259" w:lineRule="auto"/>
              <w:jc w:val="center"/>
              <w:rPr>
                <w:rFonts w:eastAsia="Times New Roman" w:cs="Times New Roman"/>
                <w:b/>
                <w:bCs/>
                <w:color w:val="auto"/>
                <w:sz w:val="20"/>
                <w:szCs w:val="20"/>
              </w:rPr>
            </w:pPr>
          </w:p>
        </w:tc>
        <w:tc>
          <w:tcPr>
            <w:tcW w:w="1164" w:type="dxa"/>
            <w:tcBorders>
              <w:top w:val="nil"/>
              <w:left w:val="nil"/>
              <w:bottom w:val="single" w:sz="4" w:space="0" w:color="auto"/>
              <w:right w:val="nil"/>
            </w:tcBorders>
            <w:shd w:val="clear" w:color="000000" w:fill="DDEBF7"/>
          </w:tcPr>
          <w:p w14:paraId="73A280B9" w14:textId="77777777" w:rsidR="004B5097" w:rsidRPr="008D2156" w:rsidRDefault="004B5097" w:rsidP="008D2156">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00E427E" w14:textId="419B0884" w:rsidR="004B5097" w:rsidRPr="008D2156" w:rsidRDefault="004B5097" w:rsidP="008D2156">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3E198848" w14:textId="73B14653" w:rsidR="004B5097" w:rsidRPr="008D2156" w:rsidRDefault="004B5097" w:rsidP="008D2156">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07D3DBEF" w14:textId="26978BB1" w:rsidR="004B5097" w:rsidRPr="008D2156" w:rsidRDefault="004B5097" w:rsidP="008D2156">
            <w:pPr>
              <w:widowControl/>
              <w:spacing w:line="259" w:lineRule="auto"/>
              <w:jc w:val="center"/>
              <w:rPr>
                <w:rFonts w:eastAsia="Times New Roman" w:cs="Times New Roman"/>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65A90D9A" w14:textId="1ED6D69A" w:rsidR="004B5097" w:rsidRPr="008D2156" w:rsidRDefault="004B5097" w:rsidP="008D2156">
            <w:pPr>
              <w:widowControl/>
              <w:spacing w:line="259" w:lineRule="auto"/>
              <w:jc w:val="center"/>
              <w:rPr>
                <w:rFonts w:eastAsia="Times New Roman" w:cs="Times New Roman"/>
                <w:color w:val="auto"/>
                <w:sz w:val="20"/>
                <w:szCs w:val="20"/>
              </w:rPr>
            </w:pPr>
          </w:p>
        </w:tc>
      </w:tr>
      <w:tr w:rsidR="003A7636" w:rsidRPr="008D2156" w14:paraId="17D98D45" w14:textId="77777777" w:rsidTr="00363BF2">
        <w:tc>
          <w:tcPr>
            <w:tcW w:w="1306" w:type="dxa"/>
            <w:tcBorders>
              <w:top w:val="nil"/>
              <w:left w:val="nil"/>
              <w:bottom w:val="single" w:sz="4" w:space="0" w:color="auto"/>
              <w:right w:val="nil"/>
            </w:tcBorders>
            <w:shd w:val="clear" w:color="auto" w:fill="auto"/>
            <w:vAlign w:val="center"/>
            <w:hideMark/>
          </w:tcPr>
          <w:p w14:paraId="25601DA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tcPr>
          <w:p w14:paraId="735DF4B1" w14:textId="54F0B4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vAlign w:val="center"/>
          </w:tcPr>
          <w:p w14:paraId="22D0F20E" w14:textId="349861E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tcPr>
          <w:p w14:paraId="76811B84" w14:textId="25EA9D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tcPr>
          <w:p w14:paraId="52098279" w14:textId="7164002F"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tcPr>
          <w:p w14:paraId="51DF4EF9" w14:textId="2AEECAE6"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vAlign w:val="center"/>
          </w:tcPr>
          <w:p w14:paraId="609818AB" w14:textId="058DC5ED"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tcPr>
          <w:p w14:paraId="7EE57953" w14:textId="4194D3C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tcPr>
          <w:p w14:paraId="446C614F" w14:textId="26AFCE94"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tcPr>
          <w:p w14:paraId="38D1DA19" w14:textId="2BBDAD5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tcPr>
          <w:p w14:paraId="65A8CD51" w14:textId="39D1412A"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689F1DE5" w14:textId="77777777" w:rsidTr="00363BF2">
        <w:tc>
          <w:tcPr>
            <w:tcW w:w="1306" w:type="dxa"/>
            <w:tcBorders>
              <w:top w:val="nil"/>
              <w:left w:val="nil"/>
              <w:bottom w:val="single" w:sz="4" w:space="0" w:color="auto"/>
              <w:right w:val="nil"/>
            </w:tcBorders>
            <w:shd w:val="clear" w:color="auto" w:fill="auto"/>
            <w:vAlign w:val="center"/>
            <w:hideMark/>
          </w:tcPr>
          <w:p w14:paraId="100D58A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6B0F98B2" w14:textId="057C9CD0"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9267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061D92D" w14:textId="2DC13BF9"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D57E92" w14:textId="2EE152E4"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D657E1C" w14:textId="1535D3EA"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F45D7B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9A3AE32" w14:textId="3548A745"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5E8C94" w14:textId="667E047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66DECD0" w14:textId="1A43B923"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222B5A3" w14:textId="332228C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41D0A33B" w14:textId="77777777" w:rsidTr="00363BF2">
        <w:tc>
          <w:tcPr>
            <w:tcW w:w="1306" w:type="dxa"/>
            <w:tcBorders>
              <w:top w:val="nil"/>
              <w:left w:val="nil"/>
              <w:bottom w:val="single" w:sz="4" w:space="0" w:color="auto"/>
              <w:right w:val="nil"/>
            </w:tcBorders>
            <w:shd w:val="clear" w:color="auto" w:fill="auto"/>
            <w:vAlign w:val="center"/>
            <w:hideMark/>
          </w:tcPr>
          <w:p w14:paraId="3B4ABD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3D4538EE" w14:textId="4082B1C2"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DB4913"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3A5DBED" w14:textId="6B26E2E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CF2E84B" w14:textId="631BDBD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DC64CE0" w14:textId="3ECCAF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AAF25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B802017" w14:textId="0DDE3BDB"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D5BEFCB" w14:textId="596FD92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E3C4E2" w14:textId="7CDF735C"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D04F24E" w14:textId="2359987E"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BC771A0" w14:textId="77777777" w:rsidTr="00363BF2">
        <w:tc>
          <w:tcPr>
            <w:tcW w:w="1306" w:type="dxa"/>
            <w:tcBorders>
              <w:top w:val="nil"/>
              <w:left w:val="nil"/>
              <w:bottom w:val="single" w:sz="4" w:space="0" w:color="auto"/>
              <w:right w:val="nil"/>
            </w:tcBorders>
            <w:shd w:val="clear" w:color="auto" w:fill="auto"/>
            <w:vAlign w:val="center"/>
            <w:hideMark/>
          </w:tcPr>
          <w:p w14:paraId="7C12E2E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7B96A069" w14:textId="3F3BEE3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757A05C"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94D1DB" w14:textId="0F5B299A"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443A62F" w14:textId="0E16F405"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424B3AEE" w14:textId="219C1725"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A41CF8F"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B209ED7" w14:textId="50BAD31D"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D7A8AE8" w14:textId="71FD61FA"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8AF0A39" w14:textId="67C3B1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E27E6A1" w14:textId="596F5D63"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216643B" w14:textId="77777777" w:rsidTr="00363BF2">
        <w:tc>
          <w:tcPr>
            <w:tcW w:w="1306" w:type="dxa"/>
            <w:tcBorders>
              <w:top w:val="nil"/>
              <w:left w:val="nil"/>
              <w:bottom w:val="single" w:sz="4" w:space="0" w:color="auto"/>
              <w:right w:val="nil"/>
            </w:tcBorders>
            <w:shd w:val="clear" w:color="auto" w:fill="auto"/>
            <w:vAlign w:val="center"/>
            <w:hideMark/>
          </w:tcPr>
          <w:p w14:paraId="4D5ED75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A7945F5" w14:textId="205E785B"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A01476"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7D97CE" w14:textId="039D8911"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2357E78" w14:textId="113D0146"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1AA1E" w14:textId="6C66A668"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63E30BD"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2829A7" w14:textId="155C6FEA"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AD29C98" w14:textId="6D278259"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4F2C1A5" w14:textId="39E004A8"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FFB9881" w14:textId="621F7B65"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1EAD8C35" w14:textId="77777777" w:rsidTr="00363BF2">
        <w:tc>
          <w:tcPr>
            <w:tcW w:w="1306" w:type="dxa"/>
            <w:tcBorders>
              <w:top w:val="nil"/>
              <w:left w:val="nil"/>
              <w:bottom w:val="single" w:sz="4" w:space="0" w:color="auto"/>
              <w:right w:val="nil"/>
            </w:tcBorders>
            <w:shd w:val="clear" w:color="auto" w:fill="auto"/>
            <w:vAlign w:val="center"/>
            <w:hideMark/>
          </w:tcPr>
          <w:p w14:paraId="200FFD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20766DD0" w14:textId="6CCDADC7"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8C8CEE5"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A5F866C" w14:textId="3F7AE5A5"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DB4D079" w14:textId="29AC0B60"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CAE99E2" w14:textId="483D3B5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BB9A206"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1524A78" w14:textId="4A662581"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CFFAF7E" w14:textId="3C27791B"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2B1AD9D" w14:textId="16947B4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55E5346" w14:textId="594952E4" w:rsidR="00CD2527" w:rsidRPr="008D2156" w:rsidRDefault="00CD2527" w:rsidP="00CD2527">
            <w:pPr>
              <w:widowControl/>
              <w:spacing w:line="259" w:lineRule="auto"/>
              <w:jc w:val="center"/>
              <w:rPr>
                <w:rFonts w:eastAsia="Times New Roman" w:cs="Times New Roman"/>
                <w:sz w:val="20"/>
                <w:szCs w:val="20"/>
              </w:rPr>
            </w:pPr>
          </w:p>
        </w:tc>
      </w:tr>
      <w:tr w:rsidR="003A7636" w:rsidRPr="008D2156" w14:paraId="3DCAEDB9" w14:textId="77777777" w:rsidTr="00363BF2">
        <w:tc>
          <w:tcPr>
            <w:tcW w:w="1306" w:type="dxa"/>
            <w:tcBorders>
              <w:top w:val="nil"/>
              <w:left w:val="nil"/>
              <w:bottom w:val="single" w:sz="4" w:space="0" w:color="auto"/>
              <w:right w:val="nil"/>
            </w:tcBorders>
            <w:shd w:val="clear" w:color="auto" w:fill="auto"/>
            <w:vAlign w:val="center"/>
            <w:hideMark/>
          </w:tcPr>
          <w:p w14:paraId="02E896B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lastRenderedPageBreak/>
              <w:t>40-44</w:t>
            </w:r>
          </w:p>
        </w:tc>
        <w:tc>
          <w:tcPr>
            <w:tcW w:w="981" w:type="dxa"/>
            <w:tcBorders>
              <w:top w:val="nil"/>
              <w:left w:val="nil"/>
              <w:bottom w:val="single" w:sz="4" w:space="0" w:color="auto"/>
              <w:right w:val="nil"/>
            </w:tcBorders>
            <w:shd w:val="clear" w:color="auto" w:fill="auto"/>
            <w:vAlign w:val="center"/>
            <w:hideMark/>
          </w:tcPr>
          <w:p w14:paraId="2FE991B7" w14:textId="6CFDCC58" w:rsidR="00CD2527" w:rsidRPr="008D2156"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F3B00CB" w14:textId="77777777" w:rsidR="00CD2527" w:rsidRPr="008D2156"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87E0AB" w14:textId="09EB9EE2" w:rsidR="00CD2527" w:rsidRPr="008D2156"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DC2B9AB" w14:textId="78BE3D99" w:rsidR="00CD2527" w:rsidRPr="008D2156"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2599BC8" w14:textId="354E0687" w:rsidR="00CD2527" w:rsidRPr="008D2156"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01B3118"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62BA0625" w14:textId="4D2BB067" w:rsidR="00CD2527" w:rsidRPr="008D2156"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58AA604" w14:textId="4A43D328" w:rsidR="00CD2527" w:rsidRPr="008D2156"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9D9C113" w14:textId="0E21D922" w:rsidR="00CD2527" w:rsidRPr="008D2156"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1D0AEB4" w14:textId="4393A121" w:rsidR="00CD2527" w:rsidRPr="008D2156" w:rsidRDefault="00CD2527" w:rsidP="00CD2527">
            <w:pPr>
              <w:widowControl/>
              <w:spacing w:line="259" w:lineRule="auto"/>
              <w:jc w:val="center"/>
              <w:rPr>
                <w:rFonts w:eastAsia="Times New Roman" w:cs="Times New Roman"/>
                <w:sz w:val="20"/>
                <w:szCs w:val="20"/>
              </w:rPr>
            </w:pPr>
          </w:p>
        </w:tc>
      </w:tr>
      <w:tr w:rsidR="003A7636" w:rsidRPr="00290F31" w14:paraId="4669C023" w14:textId="77777777" w:rsidTr="00363BF2">
        <w:tc>
          <w:tcPr>
            <w:tcW w:w="1306" w:type="dxa"/>
            <w:tcBorders>
              <w:top w:val="nil"/>
              <w:left w:val="nil"/>
              <w:bottom w:val="single" w:sz="4" w:space="0" w:color="auto"/>
              <w:right w:val="nil"/>
            </w:tcBorders>
            <w:shd w:val="clear" w:color="auto" w:fill="auto"/>
            <w:vAlign w:val="center"/>
            <w:hideMark/>
          </w:tcPr>
          <w:p w14:paraId="2D0EA19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559D71A" w14:textId="75A9267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4DC74EA"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29DD199" w14:textId="68663A6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B7E8331" w14:textId="03BD53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F7BD9E0" w14:textId="1135037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15BE85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D624683" w14:textId="1D58C3C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E37C4CB" w14:textId="6087D17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1A2C5B4" w14:textId="6E19F6C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878799" w14:textId="751DDDF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10945D4" w14:textId="77777777" w:rsidTr="00363BF2">
        <w:tc>
          <w:tcPr>
            <w:tcW w:w="1306" w:type="dxa"/>
            <w:tcBorders>
              <w:top w:val="nil"/>
              <w:left w:val="nil"/>
              <w:bottom w:val="single" w:sz="4" w:space="0" w:color="auto"/>
              <w:right w:val="nil"/>
            </w:tcBorders>
            <w:shd w:val="clear" w:color="auto" w:fill="auto"/>
            <w:vAlign w:val="center"/>
            <w:hideMark/>
          </w:tcPr>
          <w:p w14:paraId="61FCEA7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3EBB9259" w14:textId="15D8BE9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1BC1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CEA463C" w14:textId="7AB53E1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29546D7" w14:textId="09F85F2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3CB4DD2" w14:textId="18669C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C26E8B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9752F1C" w14:textId="202D7D2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F9D0A08" w14:textId="5521F7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D504BD8" w14:textId="54BE944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C7A75E2" w14:textId="2E4AF3C8"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CC62A17" w14:textId="77777777" w:rsidTr="00363BF2">
        <w:tc>
          <w:tcPr>
            <w:tcW w:w="1306" w:type="dxa"/>
            <w:tcBorders>
              <w:top w:val="nil"/>
              <w:left w:val="nil"/>
              <w:bottom w:val="single" w:sz="4" w:space="0" w:color="auto"/>
              <w:right w:val="nil"/>
            </w:tcBorders>
            <w:shd w:val="clear" w:color="auto" w:fill="auto"/>
            <w:vAlign w:val="center"/>
            <w:hideMark/>
          </w:tcPr>
          <w:p w14:paraId="4BC8B10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6D3D3429" w14:textId="0C771BE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B9BBB6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006ED12" w14:textId="1BD0FD8D"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4C1C633" w14:textId="56B8911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8DD5345" w14:textId="01A2F99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9CAA8B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DD02F24" w14:textId="55AA1A9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AD774F" w14:textId="7E72309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1FF8491" w14:textId="1AC0DFB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28D9627" w14:textId="7453B7E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B3F193" w14:textId="77777777" w:rsidTr="00363BF2">
        <w:tc>
          <w:tcPr>
            <w:tcW w:w="1306" w:type="dxa"/>
            <w:tcBorders>
              <w:top w:val="nil"/>
              <w:left w:val="nil"/>
              <w:bottom w:val="single" w:sz="4" w:space="0" w:color="auto"/>
              <w:right w:val="nil"/>
            </w:tcBorders>
            <w:shd w:val="clear" w:color="auto" w:fill="auto"/>
            <w:vAlign w:val="center"/>
            <w:hideMark/>
          </w:tcPr>
          <w:p w14:paraId="4949789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22A50B15" w14:textId="4AC3619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E331E6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0A6FB9F" w14:textId="04B711D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10FD82F" w14:textId="77AFE53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7E53940" w14:textId="31F9B9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5E9681A"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FD20C3E" w14:textId="7F67A31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82C5EA5" w14:textId="540A43D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A26DC19" w14:textId="38DDCF1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FD66A2C" w14:textId="305EF0A3"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C928564" w14:textId="77777777" w:rsidTr="00FE7AD0">
        <w:tc>
          <w:tcPr>
            <w:tcW w:w="1306" w:type="dxa"/>
            <w:tcBorders>
              <w:top w:val="nil"/>
              <w:left w:val="nil"/>
              <w:bottom w:val="single" w:sz="4" w:space="0" w:color="auto"/>
              <w:right w:val="nil"/>
            </w:tcBorders>
            <w:shd w:val="clear" w:color="000000" w:fill="DDEBF7"/>
            <w:noWrap/>
            <w:vAlign w:val="bottom"/>
            <w:hideMark/>
          </w:tcPr>
          <w:p w14:paraId="45477B34" w14:textId="71530EF7"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w:t>
            </w:r>
          </w:p>
        </w:tc>
        <w:tc>
          <w:tcPr>
            <w:tcW w:w="981" w:type="dxa"/>
            <w:tcBorders>
              <w:top w:val="nil"/>
              <w:left w:val="nil"/>
              <w:bottom w:val="single" w:sz="4" w:space="0" w:color="auto"/>
              <w:right w:val="nil"/>
            </w:tcBorders>
            <w:shd w:val="clear" w:color="000000" w:fill="DDEBF7"/>
            <w:vAlign w:val="bottom"/>
            <w:hideMark/>
          </w:tcPr>
          <w:p w14:paraId="624E5BD2" w14:textId="45426F09" w:rsidR="00CD2527" w:rsidRPr="00290F31" w:rsidRDefault="00CD2527" w:rsidP="00CD2527">
            <w:pPr>
              <w:widowControl/>
              <w:spacing w:line="259" w:lineRule="auto"/>
              <w:jc w:val="center"/>
              <w:rPr>
                <w:rFonts w:eastAsia="Times New Roman" w:cs="Times New Roman"/>
                <w:bCs/>
                <w:color w:val="auto"/>
                <w:sz w:val="20"/>
                <w:szCs w:val="20"/>
              </w:rPr>
            </w:pPr>
          </w:p>
        </w:tc>
        <w:tc>
          <w:tcPr>
            <w:tcW w:w="1073" w:type="dxa"/>
            <w:tcBorders>
              <w:top w:val="nil"/>
              <w:left w:val="nil"/>
              <w:bottom w:val="single" w:sz="4" w:space="0" w:color="auto"/>
              <w:right w:val="nil"/>
            </w:tcBorders>
            <w:shd w:val="clear" w:color="000000" w:fill="DDEBF7"/>
          </w:tcPr>
          <w:p w14:paraId="6E4DB027" w14:textId="77777777" w:rsidR="00CD2527" w:rsidRPr="00290F31" w:rsidRDefault="00CD2527" w:rsidP="00CD2527">
            <w:pPr>
              <w:widowControl/>
              <w:spacing w:line="259" w:lineRule="auto"/>
              <w:jc w:val="center"/>
              <w:rPr>
                <w:rFonts w:eastAsia="Times New Roman" w:cs="Times New Roman"/>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32570A3" w14:textId="3ADDE958" w:rsidR="00CD2527" w:rsidRPr="00290F31" w:rsidRDefault="00CD2527" w:rsidP="00CD2527">
            <w:pPr>
              <w:widowControl/>
              <w:spacing w:line="259" w:lineRule="auto"/>
              <w:jc w:val="center"/>
              <w:rPr>
                <w:rFonts w:eastAsia="Times New Roman" w:cs="Times New Roman"/>
                <w:bCs/>
                <w:color w:val="auto"/>
                <w:sz w:val="20"/>
                <w:szCs w:val="20"/>
              </w:rPr>
            </w:pPr>
          </w:p>
        </w:tc>
        <w:tc>
          <w:tcPr>
            <w:tcW w:w="247" w:type="dxa"/>
            <w:tcBorders>
              <w:top w:val="nil"/>
              <w:left w:val="nil"/>
              <w:bottom w:val="single" w:sz="4" w:space="0" w:color="auto"/>
              <w:right w:val="nil"/>
            </w:tcBorders>
            <w:shd w:val="clear" w:color="000000" w:fill="DDEBF7"/>
            <w:vAlign w:val="bottom"/>
            <w:hideMark/>
          </w:tcPr>
          <w:p w14:paraId="7E5F05E3" w14:textId="4AED1A91" w:rsidR="00CD2527" w:rsidRPr="00290F31" w:rsidRDefault="00CD2527" w:rsidP="00CD2527">
            <w:pPr>
              <w:widowControl/>
              <w:spacing w:line="259" w:lineRule="auto"/>
              <w:jc w:val="center"/>
              <w:rPr>
                <w:rFonts w:eastAsia="Times New Roman" w:cs="Times New Roman"/>
                <w:bCs/>
                <w:color w:val="auto"/>
                <w:sz w:val="20"/>
                <w:szCs w:val="20"/>
              </w:rPr>
            </w:pPr>
          </w:p>
        </w:tc>
        <w:tc>
          <w:tcPr>
            <w:tcW w:w="813" w:type="dxa"/>
            <w:tcBorders>
              <w:top w:val="nil"/>
              <w:left w:val="nil"/>
              <w:bottom w:val="single" w:sz="4" w:space="0" w:color="auto"/>
              <w:right w:val="nil"/>
            </w:tcBorders>
            <w:shd w:val="clear" w:color="000000" w:fill="DDEBF7"/>
            <w:vAlign w:val="bottom"/>
            <w:hideMark/>
          </w:tcPr>
          <w:p w14:paraId="1E71CC3B" w14:textId="0520F92E" w:rsidR="00CD2527" w:rsidRPr="00290F31" w:rsidRDefault="00CD2527" w:rsidP="00CD2527">
            <w:pPr>
              <w:widowControl/>
              <w:spacing w:line="259" w:lineRule="auto"/>
              <w:jc w:val="center"/>
              <w:rPr>
                <w:rFonts w:eastAsia="Times New Roman" w:cs="Times New Roman"/>
                <w:bCs/>
                <w:color w:val="auto"/>
                <w:sz w:val="20"/>
                <w:szCs w:val="20"/>
              </w:rPr>
            </w:pPr>
          </w:p>
        </w:tc>
        <w:tc>
          <w:tcPr>
            <w:tcW w:w="1164" w:type="dxa"/>
            <w:tcBorders>
              <w:top w:val="nil"/>
              <w:left w:val="nil"/>
              <w:bottom w:val="single" w:sz="4" w:space="0" w:color="auto"/>
              <w:right w:val="nil"/>
            </w:tcBorders>
            <w:shd w:val="clear" w:color="000000" w:fill="DDEBF7"/>
          </w:tcPr>
          <w:p w14:paraId="0F33493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0EB4A32B" w14:textId="0CAACAD0"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000000" w:fill="DDEBF7"/>
            <w:vAlign w:val="bottom"/>
            <w:hideMark/>
          </w:tcPr>
          <w:p w14:paraId="42E450C8" w14:textId="02187DFB"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000000" w:fill="DDEBF7"/>
            <w:vAlign w:val="bottom"/>
            <w:hideMark/>
          </w:tcPr>
          <w:p w14:paraId="1B3DDC04" w14:textId="7093FCC8" w:rsidR="00CD2527" w:rsidRPr="00290F31" w:rsidRDefault="00CD2527" w:rsidP="00CD2527">
            <w:pPr>
              <w:widowControl/>
              <w:spacing w:line="259" w:lineRule="auto"/>
              <w:jc w:val="center"/>
              <w:rPr>
                <w:rFonts w:eastAsia="Times New Roman" w:cs="Times New Roman"/>
                <w:bCs/>
                <w:color w:val="auto"/>
                <w:sz w:val="20"/>
                <w:szCs w:val="20"/>
              </w:rPr>
            </w:pPr>
          </w:p>
        </w:tc>
        <w:tc>
          <w:tcPr>
            <w:tcW w:w="810" w:type="dxa"/>
            <w:tcBorders>
              <w:top w:val="nil"/>
              <w:left w:val="nil"/>
              <w:bottom w:val="single" w:sz="4" w:space="0" w:color="auto"/>
              <w:right w:val="nil"/>
            </w:tcBorders>
            <w:shd w:val="clear" w:color="000000" w:fill="DDEBF7"/>
            <w:vAlign w:val="bottom"/>
            <w:hideMark/>
          </w:tcPr>
          <w:p w14:paraId="2F2E4179" w14:textId="78557EDB" w:rsidR="00CD2527" w:rsidRPr="00290F31" w:rsidRDefault="00CD2527" w:rsidP="00CD2527">
            <w:pPr>
              <w:widowControl/>
              <w:spacing w:line="259" w:lineRule="auto"/>
              <w:jc w:val="center"/>
              <w:rPr>
                <w:rFonts w:eastAsia="Times New Roman" w:cs="Times New Roman"/>
                <w:bCs/>
                <w:color w:val="auto"/>
                <w:sz w:val="20"/>
                <w:szCs w:val="20"/>
              </w:rPr>
            </w:pPr>
          </w:p>
        </w:tc>
      </w:tr>
      <w:tr w:rsidR="003A7636" w:rsidRPr="00290F31" w14:paraId="6D6F97F0" w14:textId="77777777" w:rsidTr="00363BF2">
        <w:tc>
          <w:tcPr>
            <w:tcW w:w="1306" w:type="dxa"/>
            <w:tcBorders>
              <w:top w:val="nil"/>
              <w:left w:val="nil"/>
              <w:bottom w:val="single" w:sz="4" w:space="0" w:color="auto"/>
              <w:right w:val="nil"/>
            </w:tcBorders>
            <w:shd w:val="clear" w:color="auto" w:fill="auto"/>
            <w:vAlign w:val="center"/>
            <w:hideMark/>
          </w:tcPr>
          <w:p w14:paraId="3C141D47"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6AB3FF5D" w14:textId="02F08E7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FC47357"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587312" w14:textId="323E014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A433CAC" w14:textId="642B4168"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07B8918" w14:textId="6A79322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113211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474C29" w14:textId="27B976E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41B70F" w14:textId="229F13F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D31105" w14:textId="0561116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40F7D0" w14:textId="77E45854"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6E36CEA9" w14:textId="77777777" w:rsidTr="00363BF2">
        <w:tc>
          <w:tcPr>
            <w:tcW w:w="1306" w:type="dxa"/>
            <w:tcBorders>
              <w:top w:val="nil"/>
              <w:left w:val="nil"/>
              <w:bottom w:val="single" w:sz="4" w:space="0" w:color="auto"/>
              <w:right w:val="nil"/>
            </w:tcBorders>
            <w:shd w:val="clear" w:color="auto" w:fill="auto"/>
            <w:vAlign w:val="center"/>
            <w:hideMark/>
          </w:tcPr>
          <w:p w14:paraId="6D24C6E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36F04BF0" w14:textId="0E1D8129"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A6D730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B9E07EF" w14:textId="734C8A9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8A33C2F" w14:textId="58EC54D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48A12D" w14:textId="7D80E44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E2EF3C0"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25C2DD7" w14:textId="7EE339D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5575990" w14:textId="398C960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62A383F" w14:textId="597BE7BA"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CBCB348" w14:textId="0175A696"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76004998" w14:textId="77777777" w:rsidTr="00363BF2">
        <w:tc>
          <w:tcPr>
            <w:tcW w:w="1306" w:type="dxa"/>
            <w:tcBorders>
              <w:top w:val="nil"/>
              <w:left w:val="nil"/>
              <w:bottom w:val="single" w:sz="4" w:space="0" w:color="auto"/>
              <w:right w:val="nil"/>
            </w:tcBorders>
            <w:shd w:val="clear" w:color="auto" w:fill="auto"/>
            <w:vAlign w:val="center"/>
            <w:hideMark/>
          </w:tcPr>
          <w:p w14:paraId="47A30C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52FD5FD" w14:textId="19847E1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B15690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73134DC" w14:textId="7FFA943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5C5AF9E" w14:textId="141B9B0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BEF161E" w14:textId="0217694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19E90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E304EF3" w14:textId="7C86D15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E516FC8" w14:textId="280E421C"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3A90047" w14:textId="2A88F119"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57C8B7E" w14:textId="62961CEE"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322E4386" w14:textId="77777777" w:rsidTr="00363BF2">
        <w:tc>
          <w:tcPr>
            <w:tcW w:w="1306" w:type="dxa"/>
            <w:tcBorders>
              <w:top w:val="nil"/>
              <w:left w:val="nil"/>
              <w:bottom w:val="single" w:sz="4" w:space="0" w:color="auto"/>
              <w:right w:val="nil"/>
            </w:tcBorders>
            <w:shd w:val="clear" w:color="auto" w:fill="auto"/>
            <w:vAlign w:val="center"/>
            <w:hideMark/>
          </w:tcPr>
          <w:p w14:paraId="041450D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1A6E356E" w14:textId="33E0AFE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25F15B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10470F7" w14:textId="685224E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26E6974" w14:textId="567AC0E0"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D06A0D" w14:textId="3E46441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E59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6811F35" w14:textId="168A8A3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2970DB8" w14:textId="5D2E69C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85E4443" w14:textId="75F8061B"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536DB10E" w14:textId="470F1FDC"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BDFF9AB" w14:textId="77777777" w:rsidTr="00363BF2">
        <w:tc>
          <w:tcPr>
            <w:tcW w:w="1306" w:type="dxa"/>
            <w:tcBorders>
              <w:top w:val="nil"/>
              <w:left w:val="nil"/>
              <w:bottom w:val="single" w:sz="4" w:space="0" w:color="auto"/>
              <w:right w:val="nil"/>
            </w:tcBorders>
            <w:shd w:val="clear" w:color="auto" w:fill="auto"/>
            <w:vAlign w:val="center"/>
            <w:hideMark/>
          </w:tcPr>
          <w:p w14:paraId="33E1329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615D91B5" w14:textId="2A46240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DAC446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DABACF6" w14:textId="2FE84BA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173BE6" w14:textId="70C832AC"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61BAEC" w14:textId="4B4CE4C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F7FFE1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C4CDDCE" w14:textId="6FD813E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BE5FB3B" w14:textId="4883B27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214041C" w14:textId="5F15DAB7"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4EE7A8C" w14:textId="647479D1"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60C5F31" w14:textId="77777777" w:rsidTr="00363BF2">
        <w:tc>
          <w:tcPr>
            <w:tcW w:w="1306" w:type="dxa"/>
            <w:tcBorders>
              <w:top w:val="nil"/>
              <w:left w:val="nil"/>
              <w:bottom w:val="single" w:sz="4" w:space="0" w:color="auto"/>
              <w:right w:val="nil"/>
            </w:tcBorders>
            <w:shd w:val="clear" w:color="auto" w:fill="auto"/>
            <w:vAlign w:val="center"/>
            <w:hideMark/>
          </w:tcPr>
          <w:p w14:paraId="7A79E06C"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30A37E21" w14:textId="637230DF"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835552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2A8B3D" w14:textId="678FF1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A2C4F11" w14:textId="0FFFE94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0E229F4" w14:textId="67A45B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50C74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F7022F9" w14:textId="2F56E9B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BFA802D" w14:textId="152E6B5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0C5C88F" w14:textId="0A9393F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EABF614" w14:textId="5A9FBE39"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EC82ACD" w14:textId="77777777" w:rsidTr="00363BF2">
        <w:tc>
          <w:tcPr>
            <w:tcW w:w="1306" w:type="dxa"/>
            <w:tcBorders>
              <w:top w:val="nil"/>
              <w:left w:val="nil"/>
              <w:bottom w:val="single" w:sz="4" w:space="0" w:color="auto"/>
              <w:right w:val="nil"/>
            </w:tcBorders>
            <w:shd w:val="clear" w:color="auto" w:fill="auto"/>
            <w:vAlign w:val="center"/>
            <w:hideMark/>
          </w:tcPr>
          <w:p w14:paraId="43ACB37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536CCB51" w14:textId="3D516E9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906ED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C0D764" w14:textId="7974986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413DF8E" w14:textId="13B8E6E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744EAF" w14:textId="377E9B5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41DC22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DFB7268" w14:textId="2DCD32AC"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260C9A8" w14:textId="16FAEF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C94B313" w14:textId="0F6E701C"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FA6D863" w14:textId="1ACFA27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1717989E" w14:textId="77777777" w:rsidTr="00363BF2">
        <w:tc>
          <w:tcPr>
            <w:tcW w:w="1306" w:type="dxa"/>
            <w:tcBorders>
              <w:top w:val="nil"/>
              <w:left w:val="nil"/>
              <w:bottom w:val="single" w:sz="4" w:space="0" w:color="auto"/>
              <w:right w:val="nil"/>
            </w:tcBorders>
            <w:shd w:val="clear" w:color="auto" w:fill="auto"/>
            <w:vAlign w:val="center"/>
            <w:hideMark/>
          </w:tcPr>
          <w:p w14:paraId="701ED65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A116F3E" w14:textId="2A985CD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A42A3E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9E57ACF" w14:textId="74570AB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3A53682" w14:textId="5CF06A8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428F4DD" w14:textId="0E332153"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722E3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46A1BF" w14:textId="5FBDE11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AB7DF99" w14:textId="31C9DFD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142C770" w14:textId="579F714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79E9BD7F" w14:textId="1AC88C07"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03598393" w14:textId="77777777" w:rsidTr="00363BF2">
        <w:tc>
          <w:tcPr>
            <w:tcW w:w="1306" w:type="dxa"/>
            <w:tcBorders>
              <w:top w:val="nil"/>
              <w:left w:val="nil"/>
              <w:bottom w:val="single" w:sz="4" w:space="0" w:color="auto"/>
              <w:right w:val="nil"/>
            </w:tcBorders>
            <w:shd w:val="clear" w:color="auto" w:fill="auto"/>
            <w:vAlign w:val="center"/>
            <w:hideMark/>
          </w:tcPr>
          <w:p w14:paraId="7F469E91"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533E1138" w14:textId="1AB0B1F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2AB3FE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F276498" w14:textId="7BF4A00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54AC720" w14:textId="6500EFC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0C60166" w14:textId="6FFAFB1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BCA32A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73079C0" w14:textId="50A4C298"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9BB9077" w14:textId="72E0A53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557F286" w14:textId="43036F6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FFBF45" w14:textId="75D6DE12"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2911969C" w14:textId="77777777" w:rsidTr="00363BF2">
        <w:tc>
          <w:tcPr>
            <w:tcW w:w="1306" w:type="dxa"/>
            <w:tcBorders>
              <w:top w:val="nil"/>
              <w:left w:val="nil"/>
              <w:bottom w:val="single" w:sz="4" w:space="0" w:color="auto"/>
              <w:right w:val="nil"/>
            </w:tcBorders>
            <w:shd w:val="clear" w:color="auto" w:fill="auto"/>
            <w:vAlign w:val="center"/>
            <w:hideMark/>
          </w:tcPr>
          <w:p w14:paraId="1C19592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137DC9DE" w14:textId="4F12563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1216CB0"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BB612ED" w14:textId="0F31B60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30100A9" w14:textId="3D2B4FA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883492F" w14:textId="419B2A4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5A80702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F9B583B" w14:textId="16872AC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94A633" w14:textId="02B39975"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8792D64" w14:textId="4FD6BFA2"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BCF4187" w14:textId="7C828C9B" w:rsidR="00CD2527" w:rsidRPr="00290F31" w:rsidRDefault="00CD2527" w:rsidP="00CD2527">
            <w:pPr>
              <w:widowControl/>
              <w:spacing w:line="259" w:lineRule="auto"/>
              <w:jc w:val="center"/>
              <w:rPr>
                <w:rFonts w:eastAsia="Times New Roman" w:cs="Times New Roman"/>
                <w:sz w:val="20"/>
                <w:szCs w:val="20"/>
              </w:rPr>
            </w:pPr>
          </w:p>
        </w:tc>
      </w:tr>
      <w:tr w:rsidR="003A7636" w:rsidRPr="00290F31" w14:paraId="4F4D4FAF" w14:textId="77777777" w:rsidTr="00363BF2">
        <w:tc>
          <w:tcPr>
            <w:tcW w:w="1306" w:type="dxa"/>
            <w:tcBorders>
              <w:top w:val="nil"/>
              <w:left w:val="nil"/>
              <w:bottom w:val="single" w:sz="4" w:space="0" w:color="auto"/>
              <w:right w:val="nil"/>
            </w:tcBorders>
            <w:shd w:val="clear" w:color="auto" w:fill="auto"/>
            <w:vAlign w:val="center"/>
            <w:hideMark/>
          </w:tcPr>
          <w:p w14:paraId="22CBABD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A8C811D" w14:textId="3758FF95"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E9CEE4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B423B34" w14:textId="4AF9076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6E63BE4" w14:textId="1AFB3E0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994795D" w14:textId="3388900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280332C"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000AEF8" w14:textId="0AA7CD6B"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450CD4" w14:textId="13CCDE48"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7B07A59" w14:textId="610980D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8527B34" w14:textId="44A0739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9085D34" w14:textId="77777777" w:rsidTr="00FE7AD0">
        <w:tc>
          <w:tcPr>
            <w:tcW w:w="2287" w:type="dxa"/>
            <w:gridSpan w:val="2"/>
            <w:tcBorders>
              <w:top w:val="nil"/>
              <w:left w:val="nil"/>
              <w:bottom w:val="single" w:sz="4" w:space="0" w:color="auto"/>
              <w:right w:val="nil"/>
            </w:tcBorders>
            <w:shd w:val="clear" w:color="000000" w:fill="DDEBF7"/>
            <w:noWrap/>
            <w:vAlign w:val="bottom"/>
            <w:hideMark/>
          </w:tcPr>
          <w:p w14:paraId="63F6C596" w14:textId="0471DE40"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Male</w:t>
            </w:r>
          </w:p>
        </w:tc>
        <w:tc>
          <w:tcPr>
            <w:tcW w:w="1073" w:type="dxa"/>
            <w:tcBorders>
              <w:top w:val="nil"/>
              <w:left w:val="nil"/>
              <w:bottom w:val="single" w:sz="4" w:space="0" w:color="auto"/>
              <w:right w:val="nil"/>
            </w:tcBorders>
            <w:shd w:val="clear" w:color="000000" w:fill="DDEBF7"/>
          </w:tcPr>
          <w:p w14:paraId="329F3F22"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0D07039B" w14:textId="2D9E729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61220B4D"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7218797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0FDE45A9"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2FF7B02E" w14:textId="3111B876"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4C2E9D2B"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29BCBBF3"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48831D50"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6FB68516" w14:textId="77777777" w:rsidTr="00363BF2">
        <w:tc>
          <w:tcPr>
            <w:tcW w:w="1306" w:type="dxa"/>
            <w:tcBorders>
              <w:top w:val="nil"/>
              <w:left w:val="nil"/>
              <w:bottom w:val="single" w:sz="4" w:space="0" w:color="auto"/>
              <w:right w:val="nil"/>
            </w:tcBorders>
            <w:shd w:val="clear" w:color="auto" w:fill="auto"/>
            <w:vAlign w:val="center"/>
            <w:hideMark/>
          </w:tcPr>
          <w:p w14:paraId="00EC774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0AA7802F" w14:textId="5A7F96F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1A8107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6ED4BD0" w14:textId="5976E7D1"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8824D81" w14:textId="0A104336"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9E43569" w14:textId="2CEF1AE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1A614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2E1FE65" w14:textId="6BA46DE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2E94F31" w14:textId="37425437"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D0C192D" w14:textId="18F8E8B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42EBA86" w14:textId="20057819"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E1702E1" w14:textId="77777777" w:rsidTr="00363BF2">
        <w:tc>
          <w:tcPr>
            <w:tcW w:w="1306" w:type="dxa"/>
            <w:tcBorders>
              <w:top w:val="nil"/>
              <w:left w:val="nil"/>
              <w:bottom w:val="single" w:sz="4" w:space="0" w:color="auto"/>
              <w:right w:val="nil"/>
            </w:tcBorders>
            <w:shd w:val="clear" w:color="auto" w:fill="auto"/>
            <w:vAlign w:val="center"/>
            <w:hideMark/>
          </w:tcPr>
          <w:p w14:paraId="481C981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0C03E1B5" w14:textId="0CDD1DF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97115B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F6A271" w14:textId="4EC07C65"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FC279AF" w14:textId="5D1B8BD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2C2DDA1" w14:textId="04D04CE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009A16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8BD4606" w14:textId="21F7F1F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0343A89" w14:textId="5567702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3763347" w14:textId="3DB01F3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89A2F58" w14:textId="28AA8E1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CA0027F" w14:textId="77777777" w:rsidTr="00363BF2">
        <w:tc>
          <w:tcPr>
            <w:tcW w:w="1306" w:type="dxa"/>
            <w:tcBorders>
              <w:top w:val="nil"/>
              <w:left w:val="nil"/>
              <w:bottom w:val="single" w:sz="4" w:space="0" w:color="auto"/>
              <w:right w:val="nil"/>
            </w:tcBorders>
            <w:shd w:val="clear" w:color="auto" w:fill="auto"/>
            <w:vAlign w:val="center"/>
            <w:hideMark/>
          </w:tcPr>
          <w:p w14:paraId="03D66F9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5484E03B" w14:textId="32192381"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39F0EA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89B1D7D" w14:textId="409BC9F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41C70706" w14:textId="3B715C6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B653704" w14:textId="06F2628A"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003342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4FC5305" w14:textId="5094300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1F09B3FF" w14:textId="70CBF066"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094F143" w14:textId="57071035"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F84C9E" w14:textId="4505B26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3A0D56D" w14:textId="77777777" w:rsidTr="00363BF2">
        <w:tc>
          <w:tcPr>
            <w:tcW w:w="1306" w:type="dxa"/>
            <w:tcBorders>
              <w:top w:val="nil"/>
              <w:left w:val="nil"/>
              <w:bottom w:val="single" w:sz="4" w:space="0" w:color="auto"/>
              <w:right w:val="nil"/>
            </w:tcBorders>
            <w:shd w:val="clear" w:color="auto" w:fill="auto"/>
            <w:vAlign w:val="center"/>
            <w:hideMark/>
          </w:tcPr>
          <w:p w14:paraId="118C855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56E47E8C" w14:textId="0699B12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C7CBE3F"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6D7AB2F" w14:textId="689EBB1A"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CEFA3F" w14:textId="06F172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1632A5D" w14:textId="77B4390C"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2EECB1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45D05C7" w14:textId="39454EDA"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FB394E3" w14:textId="31101DB4"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0B305E8" w14:textId="6BE7238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EF68D8A" w14:textId="1D4B07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6AFEA3B" w14:textId="77777777" w:rsidTr="00363BF2">
        <w:tc>
          <w:tcPr>
            <w:tcW w:w="1306" w:type="dxa"/>
            <w:tcBorders>
              <w:top w:val="nil"/>
              <w:left w:val="nil"/>
              <w:bottom w:val="single" w:sz="4" w:space="0" w:color="auto"/>
              <w:right w:val="nil"/>
            </w:tcBorders>
            <w:shd w:val="clear" w:color="auto" w:fill="auto"/>
            <w:vAlign w:val="center"/>
            <w:hideMark/>
          </w:tcPr>
          <w:p w14:paraId="2C289ED3"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2D61D188" w14:textId="6269A81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5B128E4"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CB00FD2" w14:textId="6D6F663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95BB4B8" w14:textId="15BBABF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E30D0FC" w14:textId="5BC222F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9428E7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1CE1ABA" w14:textId="25E2CF97"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E440D8" w14:textId="1C6FD1E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A0B53EA" w14:textId="744AA8A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F9F2089" w14:textId="6F35DB9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7DA531CC" w14:textId="77777777" w:rsidTr="00363BF2">
        <w:tc>
          <w:tcPr>
            <w:tcW w:w="1306" w:type="dxa"/>
            <w:tcBorders>
              <w:top w:val="nil"/>
              <w:left w:val="nil"/>
              <w:bottom w:val="single" w:sz="4" w:space="0" w:color="auto"/>
              <w:right w:val="nil"/>
            </w:tcBorders>
            <w:shd w:val="clear" w:color="auto" w:fill="auto"/>
            <w:vAlign w:val="center"/>
            <w:hideMark/>
          </w:tcPr>
          <w:p w14:paraId="15B9B7B2"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0C8EE79" w14:textId="0035717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F2E2B59"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7716463" w14:textId="437DE104"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424E7EF" w14:textId="4C52F1AD"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E2779E" w14:textId="250E585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B6C186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2913C04B" w14:textId="7D0607F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5C4B331" w14:textId="173AD749"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31D68999" w14:textId="0DA69A44"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696DC7" w14:textId="4B78E32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84C369" w14:textId="77777777" w:rsidTr="00363BF2">
        <w:tc>
          <w:tcPr>
            <w:tcW w:w="1306" w:type="dxa"/>
            <w:tcBorders>
              <w:top w:val="nil"/>
              <w:left w:val="nil"/>
              <w:bottom w:val="single" w:sz="4" w:space="0" w:color="auto"/>
              <w:right w:val="nil"/>
            </w:tcBorders>
            <w:shd w:val="clear" w:color="auto" w:fill="auto"/>
            <w:vAlign w:val="center"/>
            <w:hideMark/>
          </w:tcPr>
          <w:p w14:paraId="45745C6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1C0936C8" w14:textId="77AEBE0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BE0629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88750F4" w14:textId="6FF317A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A396041" w14:textId="21598DB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2E7F9F" w14:textId="039EF6D6"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A76F929"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0E2C0B8" w14:textId="4EA567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608110A" w14:textId="5A29CDDD"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94F339F" w14:textId="6952183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E7C3833" w14:textId="0D76E7B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31944BAB" w14:textId="77777777" w:rsidTr="00363BF2">
        <w:tc>
          <w:tcPr>
            <w:tcW w:w="1306" w:type="dxa"/>
            <w:tcBorders>
              <w:top w:val="nil"/>
              <w:left w:val="nil"/>
              <w:bottom w:val="single" w:sz="4" w:space="0" w:color="auto"/>
              <w:right w:val="nil"/>
            </w:tcBorders>
            <w:shd w:val="clear" w:color="auto" w:fill="auto"/>
            <w:vAlign w:val="center"/>
            <w:hideMark/>
          </w:tcPr>
          <w:p w14:paraId="6649668A"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28EF9C58" w14:textId="25A34D9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4D427D2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B4D9824" w14:textId="565D1D8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AD24B16" w14:textId="6C73C68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09752B3" w14:textId="309429FF"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011B51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84C7059" w14:textId="51100EB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77EDF92" w14:textId="2C60751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E93BC4B" w14:textId="5AD70E0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4AB7AD7" w14:textId="0741DCC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F9207E7" w14:textId="77777777" w:rsidTr="00363BF2">
        <w:tc>
          <w:tcPr>
            <w:tcW w:w="1306" w:type="dxa"/>
            <w:tcBorders>
              <w:top w:val="nil"/>
              <w:left w:val="nil"/>
              <w:bottom w:val="single" w:sz="4" w:space="0" w:color="auto"/>
              <w:right w:val="nil"/>
            </w:tcBorders>
            <w:shd w:val="clear" w:color="auto" w:fill="auto"/>
            <w:vAlign w:val="center"/>
            <w:hideMark/>
          </w:tcPr>
          <w:p w14:paraId="2127B67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0B90AB4F" w14:textId="04BF03DA"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DED7DF5"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4808BDA1" w14:textId="7BD3F86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25FB1B7" w14:textId="349D83F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7C31865B" w14:textId="19DBC2FE"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AB3E1AB"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2FC38D6" w14:textId="4A7C396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11D333F" w14:textId="51098CA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DE871B3" w14:textId="1E6C5F6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95EA94F" w14:textId="3E93AFFB"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48DA872" w14:textId="77777777" w:rsidTr="00363BF2">
        <w:tc>
          <w:tcPr>
            <w:tcW w:w="1306" w:type="dxa"/>
            <w:tcBorders>
              <w:top w:val="nil"/>
              <w:left w:val="nil"/>
              <w:bottom w:val="single" w:sz="4" w:space="0" w:color="auto"/>
              <w:right w:val="nil"/>
            </w:tcBorders>
            <w:shd w:val="clear" w:color="auto" w:fill="auto"/>
            <w:vAlign w:val="center"/>
            <w:hideMark/>
          </w:tcPr>
          <w:p w14:paraId="3045F858"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7551021" w14:textId="42D2FC5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6BC2DA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65587264" w14:textId="1CEA837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D294D35" w14:textId="60122797"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483ACCB" w14:textId="3385C89D"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DBD47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4A88A69C" w14:textId="74709A49"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776C97B8" w14:textId="4B12D0A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5676A9D" w14:textId="46233CF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3B71B731" w14:textId="50E6DD32"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0D4330D" w14:textId="77777777" w:rsidTr="00363BF2">
        <w:tc>
          <w:tcPr>
            <w:tcW w:w="1306" w:type="dxa"/>
            <w:tcBorders>
              <w:top w:val="nil"/>
              <w:left w:val="nil"/>
              <w:bottom w:val="single" w:sz="4" w:space="0" w:color="auto"/>
              <w:right w:val="nil"/>
            </w:tcBorders>
            <w:shd w:val="clear" w:color="auto" w:fill="auto"/>
            <w:vAlign w:val="center"/>
            <w:hideMark/>
          </w:tcPr>
          <w:p w14:paraId="1983E87F"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747B03C2" w14:textId="43C09E9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5084B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E4C2F73" w14:textId="424E4A49"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BC51FED" w14:textId="1AE2772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669613" w14:textId="7D022221"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6D9D4ED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E981B9D" w14:textId="3FB7149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C681F2A" w14:textId="2FD3620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7C44634" w14:textId="103D7DD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6FC62DB4" w14:textId="221174BA"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ED942C3" w14:textId="77777777" w:rsidTr="00FE7AD0">
        <w:tc>
          <w:tcPr>
            <w:tcW w:w="2287" w:type="dxa"/>
            <w:gridSpan w:val="2"/>
            <w:tcBorders>
              <w:top w:val="nil"/>
              <w:left w:val="nil"/>
              <w:bottom w:val="single" w:sz="4" w:space="0" w:color="auto"/>
              <w:right w:val="nil"/>
            </w:tcBorders>
            <w:shd w:val="clear" w:color="000000" w:fill="DDEBF7"/>
            <w:noWrap/>
            <w:vAlign w:val="center"/>
            <w:hideMark/>
          </w:tcPr>
          <w:p w14:paraId="1B2539FE" w14:textId="3663073C" w:rsidR="00CD2527" w:rsidRPr="008D2156" w:rsidRDefault="00CD2527" w:rsidP="00CD2527">
            <w:pPr>
              <w:widowControl/>
              <w:spacing w:line="259" w:lineRule="auto"/>
              <w:rPr>
                <w:rFonts w:eastAsia="Times New Roman" w:cs="Times New Roman"/>
                <w:b/>
                <w:bCs/>
                <w:color w:val="auto"/>
                <w:sz w:val="20"/>
                <w:szCs w:val="20"/>
              </w:rPr>
            </w:pPr>
            <w:r w:rsidRPr="008D2156">
              <w:rPr>
                <w:rFonts w:eastAsia="Times New Roman" w:cs="Times New Roman"/>
                <w:b/>
                <w:bCs/>
                <w:color w:val="auto"/>
                <w:sz w:val="20"/>
                <w:szCs w:val="20"/>
              </w:rPr>
              <w:t>Female-male ratio </w:t>
            </w:r>
          </w:p>
        </w:tc>
        <w:tc>
          <w:tcPr>
            <w:tcW w:w="1073" w:type="dxa"/>
            <w:tcBorders>
              <w:top w:val="nil"/>
              <w:left w:val="nil"/>
              <w:bottom w:val="single" w:sz="4" w:space="0" w:color="auto"/>
              <w:right w:val="nil"/>
            </w:tcBorders>
            <w:shd w:val="clear" w:color="000000" w:fill="DDEBF7"/>
          </w:tcPr>
          <w:p w14:paraId="185FA09D" w14:textId="77777777" w:rsidR="00CD2527" w:rsidRPr="008D2156" w:rsidRDefault="00CD2527" w:rsidP="00CD2527">
            <w:pPr>
              <w:widowControl/>
              <w:spacing w:line="259" w:lineRule="auto"/>
              <w:jc w:val="center"/>
              <w:rPr>
                <w:rFonts w:eastAsia="Times New Roman" w:cs="Times New Roman"/>
                <w:b/>
                <w:bCs/>
                <w:color w:val="auto"/>
                <w:sz w:val="20"/>
                <w:szCs w:val="20"/>
              </w:rPr>
            </w:pPr>
          </w:p>
        </w:tc>
        <w:tc>
          <w:tcPr>
            <w:tcW w:w="715" w:type="dxa"/>
            <w:tcBorders>
              <w:top w:val="nil"/>
              <w:left w:val="nil"/>
              <w:bottom w:val="single" w:sz="4" w:space="0" w:color="auto"/>
              <w:right w:val="nil"/>
            </w:tcBorders>
            <w:shd w:val="clear" w:color="000000" w:fill="DDEBF7"/>
            <w:vAlign w:val="bottom"/>
            <w:hideMark/>
          </w:tcPr>
          <w:p w14:paraId="7E2E86FB" w14:textId="6DD4D0EA"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247" w:type="dxa"/>
            <w:tcBorders>
              <w:top w:val="nil"/>
              <w:left w:val="nil"/>
              <w:bottom w:val="single" w:sz="4" w:space="0" w:color="auto"/>
              <w:right w:val="nil"/>
            </w:tcBorders>
            <w:shd w:val="clear" w:color="000000" w:fill="DDEBF7"/>
            <w:vAlign w:val="bottom"/>
            <w:hideMark/>
          </w:tcPr>
          <w:p w14:paraId="59FD56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3" w:type="dxa"/>
            <w:tcBorders>
              <w:top w:val="nil"/>
              <w:left w:val="nil"/>
              <w:bottom w:val="single" w:sz="4" w:space="0" w:color="auto"/>
              <w:right w:val="nil"/>
            </w:tcBorders>
            <w:shd w:val="clear" w:color="000000" w:fill="DDEBF7"/>
            <w:vAlign w:val="bottom"/>
            <w:hideMark/>
          </w:tcPr>
          <w:p w14:paraId="66F9B2D9"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1164" w:type="dxa"/>
            <w:tcBorders>
              <w:top w:val="nil"/>
              <w:left w:val="nil"/>
              <w:bottom w:val="single" w:sz="4" w:space="0" w:color="auto"/>
              <w:right w:val="nil"/>
            </w:tcBorders>
            <w:shd w:val="clear" w:color="000000" w:fill="DDEBF7"/>
          </w:tcPr>
          <w:p w14:paraId="3B54FC00" w14:textId="77777777" w:rsidR="00CD2527" w:rsidRPr="008D2156"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000000" w:fill="DDEBF7"/>
            <w:vAlign w:val="bottom"/>
            <w:hideMark/>
          </w:tcPr>
          <w:p w14:paraId="144F1DE1" w14:textId="7FE6263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684" w:type="dxa"/>
            <w:tcBorders>
              <w:top w:val="nil"/>
              <w:left w:val="nil"/>
              <w:bottom w:val="single" w:sz="4" w:space="0" w:color="auto"/>
              <w:right w:val="nil"/>
            </w:tcBorders>
            <w:shd w:val="clear" w:color="000000" w:fill="DDEBF7"/>
            <w:vAlign w:val="bottom"/>
            <w:hideMark/>
          </w:tcPr>
          <w:p w14:paraId="3A39FB8F" w14:textId="77777777" w:rsidR="00CD2527" w:rsidRPr="008D2156" w:rsidRDefault="00CD2527" w:rsidP="00CD2527">
            <w:pPr>
              <w:widowControl/>
              <w:spacing w:line="259" w:lineRule="auto"/>
              <w:jc w:val="center"/>
              <w:rPr>
                <w:rFonts w:eastAsia="Times New Roman" w:cs="Times New Roman"/>
                <w:color w:val="auto"/>
                <w:sz w:val="20"/>
                <w:szCs w:val="20"/>
              </w:rPr>
            </w:pPr>
            <w:r w:rsidRPr="008D2156">
              <w:rPr>
                <w:rFonts w:eastAsia="Times New Roman" w:cs="Times New Roman"/>
                <w:color w:val="auto"/>
                <w:sz w:val="20"/>
                <w:szCs w:val="20"/>
              </w:rPr>
              <w:t> </w:t>
            </w:r>
          </w:p>
        </w:tc>
        <w:tc>
          <w:tcPr>
            <w:tcW w:w="865" w:type="dxa"/>
            <w:tcBorders>
              <w:top w:val="nil"/>
              <w:left w:val="nil"/>
              <w:bottom w:val="single" w:sz="4" w:space="0" w:color="auto"/>
              <w:right w:val="nil"/>
            </w:tcBorders>
            <w:shd w:val="clear" w:color="000000" w:fill="DDEBF7"/>
            <w:vAlign w:val="bottom"/>
            <w:hideMark/>
          </w:tcPr>
          <w:p w14:paraId="559F7057"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c>
          <w:tcPr>
            <w:tcW w:w="810" w:type="dxa"/>
            <w:tcBorders>
              <w:top w:val="nil"/>
              <w:left w:val="nil"/>
              <w:bottom w:val="single" w:sz="4" w:space="0" w:color="auto"/>
              <w:right w:val="nil"/>
            </w:tcBorders>
            <w:shd w:val="clear" w:color="000000" w:fill="DDEBF7"/>
            <w:vAlign w:val="bottom"/>
            <w:hideMark/>
          </w:tcPr>
          <w:p w14:paraId="60A5AC8B" w14:textId="77777777" w:rsidR="00CD2527" w:rsidRPr="008D2156" w:rsidRDefault="00CD2527" w:rsidP="00CD2527">
            <w:pPr>
              <w:widowControl/>
              <w:spacing w:line="259" w:lineRule="auto"/>
              <w:jc w:val="center"/>
              <w:rPr>
                <w:rFonts w:eastAsia="Times New Roman" w:cs="Times New Roman"/>
                <w:b/>
                <w:bCs/>
                <w:color w:val="auto"/>
                <w:sz w:val="20"/>
                <w:szCs w:val="20"/>
              </w:rPr>
            </w:pPr>
            <w:r w:rsidRPr="008D2156">
              <w:rPr>
                <w:rFonts w:eastAsia="Times New Roman" w:cs="Times New Roman"/>
                <w:b/>
                <w:bCs/>
                <w:color w:val="auto"/>
                <w:sz w:val="20"/>
                <w:szCs w:val="20"/>
              </w:rPr>
              <w:t> </w:t>
            </w:r>
          </w:p>
        </w:tc>
      </w:tr>
      <w:tr w:rsidR="003A7636" w:rsidRPr="008D2156" w14:paraId="7EACE701" w14:textId="77777777" w:rsidTr="00363BF2">
        <w:tc>
          <w:tcPr>
            <w:tcW w:w="1306" w:type="dxa"/>
            <w:tcBorders>
              <w:top w:val="nil"/>
              <w:left w:val="nil"/>
              <w:bottom w:val="single" w:sz="4" w:space="0" w:color="auto"/>
              <w:right w:val="nil"/>
            </w:tcBorders>
            <w:shd w:val="clear" w:color="auto" w:fill="auto"/>
            <w:vAlign w:val="center"/>
            <w:hideMark/>
          </w:tcPr>
          <w:p w14:paraId="7FE30CC0"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10-14</w:t>
            </w:r>
          </w:p>
        </w:tc>
        <w:tc>
          <w:tcPr>
            <w:tcW w:w="981" w:type="dxa"/>
            <w:tcBorders>
              <w:top w:val="nil"/>
              <w:left w:val="nil"/>
              <w:bottom w:val="single" w:sz="4" w:space="0" w:color="auto"/>
              <w:right w:val="nil"/>
            </w:tcBorders>
            <w:shd w:val="clear" w:color="auto" w:fill="auto"/>
            <w:vAlign w:val="center"/>
            <w:hideMark/>
          </w:tcPr>
          <w:p w14:paraId="446D20C1" w14:textId="12B7D25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0493B1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98E6175" w14:textId="416379EC"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63D9B12" w14:textId="4449B17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72EC04" w14:textId="5A2B38A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064EEA3"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7D50D34" w14:textId="61EB067E"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3683CC2" w14:textId="036C5D10"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C7833CE" w14:textId="40C8C56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A684F09" w14:textId="7149C161"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EBCD228" w14:textId="77777777" w:rsidTr="00363BF2">
        <w:tc>
          <w:tcPr>
            <w:tcW w:w="1306" w:type="dxa"/>
            <w:tcBorders>
              <w:top w:val="nil"/>
              <w:left w:val="nil"/>
              <w:bottom w:val="single" w:sz="4" w:space="0" w:color="auto"/>
              <w:right w:val="nil"/>
            </w:tcBorders>
            <w:shd w:val="clear" w:color="auto" w:fill="auto"/>
            <w:vAlign w:val="center"/>
            <w:hideMark/>
          </w:tcPr>
          <w:p w14:paraId="4A27104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15-19</w:t>
            </w:r>
          </w:p>
        </w:tc>
        <w:tc>
          <w:tcPr>
            <w:tcW w:w="981" w:type="dxa"/>
            <w:tcBorders>
              <w:top w:val="nil"/>
              <w:left w:val="nil"/>
              <w:bottom w:val="single" w:sz="4" w:space="0" w:color="auto"/>
              <w:right w:val="nil"/>
            </w:tcBorders>
            <w:shd w:val="clear" w:color="auto" w:fill="auto"/>
            <w:vAlign w:val="center"/>
            <w:hideMark/>
          </w:tcPr>
          <w:p w14:paraId="57A8DBB2" w14:textId="358C9296"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6C40D4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04011C53" w14:textId="436BB9C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39A85BC4" w14:textId="7495CB4F"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0AD55037" w14:textId="31A5920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2ED90A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72F193" w14:textId="4408714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8AA5298" w14:textId="049127C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29CC3FE7" w14:textId="4AD432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BBC37FE" w14:textId="499AA018"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2CD175B" w14:textId="77777777" w:rsidTr="00363BF2">
        <w:tc>
          <w:tcPr>
            <w:tcW w:w="1306" w:type="dxa"/>
            <w:tcBorders>
              <w:top w:val="nil"/>
              <w:left w:val="nil"/>
              <w:bottom w:val="single" w:sz="4" w:space="0" w:color="auto"/>
              <w:right w:val="nil"/>
            </w:tcBorders>
            <w:shd w:val="clear" w:color="auto" w:fill="auto"/>
            <w:vAlign w:val="center"/>
            <w:hideMark/>
          </w:tcPr>
          <w:p w14:paraId="4CD71BE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20-24</w:t>
            </w:r>
          </w:p>
        </w:tc>
        <w:tc>
          <w:tcPr>
            <w:tcW w:w="981" w:type="dxa"/>
            <w:tcBorders>
              <w:top w:val="nil"/>
              <w:left w:val="nil"/>
              <w:bottom w:val="single" w:sz="4" w:space="0" w:color="auto"/>
              <w:right w:val="nil"/>
            </w:tcBorders>
            <w:shd w:val="clear" w:color="auto" w:fill="auto"/>
            <w:vAlign w:val="center"/>
            <w:hideMark/>
          </w:tcPr>
          <w:p w14:paraId="7357334E" w14:textId="4BFC96AE"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C2FD986"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35819DD" w14:textId="4B133D9F"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5E52E18" w14:textId="4C28F223"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4261D79" w14:textId="59DE0B8B"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042423FD"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15455AC4" w14:textId="72355C5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20B7C056" w14:textId="2BFB073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A3071D5" w14:textId="55C07AE8"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F8BD73E" w14:textId="5437F73D"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B2B22C0" w14:textId="77777777" w:rsidTr="00363BF2">
        <w:tc>
          <w:tcPr>
            <w:tcW w:w="1306" w:type="dxa"/>
            <w:tcBorders>
              <w:top w:val="nil"/>
              <w:left w:val="nil"/>
              <w:bottom w:val="single" w:sz="4" w:space="0" w:color="auto"/>
              <w:right w:val="nil"/>
            </w:tcBorders>
            <w:shd w:val="clear" w:color="auto" w:fill="auto"/>
            <w:vAlign w:val="center"/>
            <w:hideMark/>
          </w:tcPr>
          <w:p w14:paraId="1105A985"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25-29</w:t>
            </w:r>
          </w:p>
        </w:tc>
        <w:tc>
          <w:tcPr>
            <w:tcW w:w="981" w:type="dxa"/>
            <w:tcBorders>
              <w:top w:val="nil"/>
              <w:left w:val="nil"/>
              <w:bottom w:val="single" w:sz="4" w:space="0" w:color="auto"/>
              <w:right w:val="nil"/>
            </w:tcBorders>
            <w:shd w:val="clear" w:color="auto" w:fill="auto"/>
            <w:vAlign w:val="center"/>
            <w:hideMark/>
          </w:tcPr>
          <w:p w14:paraId="21451449" w14:textId="0214BAA7"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57B47D1"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7227EB24" w14:textId="7C52F483"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0074ADE2" w14:textId="45BBE779"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73F5680" w14:textId="54ABD4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1A26B1"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3E62418" w14:textId="114A8D4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F03AFE1" w14:textId="37A1F66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A5734A8" w14:textId="50F57C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E8BFB0F" w14:textId="74C9194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08D7C2BF" w14:textId="77777777" w:rsidTr="00363BF2">
        <w:tc>
          <w:tcPr>
            <w:tcW w:w="1306" w:type="dxa"/>
            <w:tcBorders>
              <w:top w:val="nil"/>
              <w:left w:val="nil"/>
              <w:bottom w:val="single" w:sz="4" w:space="0" w:color="auto"/>
              <w:right w:val="nil"/>
            </w:tcBorders>
            <w:shd w:val="clear" w:color="auto" w:fill="auto"/>
            <w:vAlign w:val="center"/>
            <w:hideMark/>
          </w:tcPr>
          <w:p w14:paraId="30E0F159"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30-34</w:t>
            </w:r>
          </w:p>
        </w:tc>
        <w:tc>
          <w:tcPr>
            <w:tcW w:w="981" w:type="dxa"/>
            <w:tcBorders>
              <w:top w:val="nil"/>
              <w:left w:val="nil"/>
              <w:bottom w:val="single" w:sz="4" w:space="0" w:color="auto"/>
              <w:right w:val="nil"/>
            </w:tcBorders>
            <w:shd w:val="clear" w:color="auto" w:fill="auto"/>
            <w:vAlign w:val="center"/>
            <w:hideMark/>
          </w:tcPr>
          <w:p w14:paraId="4097B5C1" w14:textId="61DAAB8D"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237C4DCC"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7247F76" w14:textId="500679D2"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E3A9D3E" w14:textId="5F19812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59AF4962" w14:textId="707BE152"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034E50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49F2A2A" w14:textId="5944671F"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592166DF" w14:textId="582080E3"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17FFB6D5" w14:textId="2070C400"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4815D6A1" w14:textId="211C00C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5C8A3A89" w14:textId="77777777" w:rsidTr="00363BF2">
        <w:tc>
          <w:tcPr>
            <w:tcW w:w="1306" w:type="dxa"/>
            <w:tcBorders>
              <w:top w:val="nil"/>
              <w:left w:val="nil"/>
              <w:bottom w:val="single" w:sz="4" w:space="0" w:color="auto"/>
              <w:right w:val="nil"/>
            </w:tcBorders>
            <w:shd w:val="clear" w:color="auto" w:fill="auto"/>
            <w:vAlign w:val="center"/>
            <w:hideMark/>
          </w:tcPr>
          <w:p w14:paraId="5856CE36"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35-39</w:t>
            </w:r>
          </w:p>
        </w:tc>
        <w:tc>
          <w:tcPr>
            <w:tcW w:w="981" w:type="dxa"/>
            <w:tcBorders>
              <w:top w:val="nil"/>
              <w:left w:val="nil"/>
              <w:bottom w:val="single" w:sz="4" w:space="0" w:color="auto"/>
              <w:right w:val="nil"/>
            </w:tcBorders>
            <w:shd w:val="clear" w:color="auto" w:fill="auto"/>
            <w:vAlign w:val="center"/>
            <w:hideMark/>
          </w:tcPr>
          <w:p w14:paraId="1531C9A2" w14:textId="4A579948"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9473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211016D" w14:textId="70E7497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51708791" w14:textId="24DFF585"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50D9EC3" w14:textId="3EDABA0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43418EB4"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6909DEB" w14:textId="6942D064"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5071C9D" w14:textId="0F67775F"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6BD93BC5" w14:textId="35F7AFD1"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7D6F539" w14:textId="7A20C3EE"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870CEBA" w14:textId="77777777" w:rsidTr="00363BF2">
        <w:tc>
          <w:tcPr>
            <w:tcW w:w="1306" w:type="dxa"/>
            <w:tcBorders>
              <w:top w:val="nil"/>
              <w:left w:val="nil"/>
              <w:bottom w:val="single" w:sz="4" w:space="0" w:color="auto"/>
              <w:right w:val="nil"/>
            </w:tcBorders>
            <w:shd w:val="clear" w:color="auto" w:fill="auto"/>
            <w:vAlign w:val="center"/>
            <w:hideMark/>
          </w:tcPr>
          <w:p w14:paraId="3DF487C4"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40-44</w:t>
            </w:r>
          </w:p>
        </w:tc>
        <w:tc>
          <w:tcPr>
            <w:tcW w:w="981" w:type="dxa"/>
            <w:tcBorders>
              <w:top w:val="nil"/>
              <w:left w:val="nil"/>
              <w:bottom w:val="single" w:sz="4" w:space="0" w:color="auto"/>
              <w:right w:val="nil"/>
            </w:tcBorders>
            <w:shd w:val="clear" w:color="auto" w:fill="auto"/>
            <w:vAlign w:val="center"/>
            <w:hideMark/>
          </w:tcPr>
          <w:p w14:paraId="6909368E" w14:textId="56098DF3"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3181719B"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217EC2F3" w14:textId="3B75CE8B"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709A432" w14:textId="1CFA934B"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67ECC351" w14:textId="53F15F10"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D9B276E"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010DDA43" w14:textId="6FFC5022"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B7AFC08" w14:textId="33118B6A"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52C9CA6" w14:textId="77DDADC3"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2B827FE2" w14:textId="0E600E00"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6ADCA456" w14:textId="77777777" w:rsidTr="00363BF2">
        <w:tc>
          <w:tcPr>
            <w:tcW w:w="1306" w:type="dxa"/>
            <w:tcBorders>
              <w:top w:val="nil"/>
              <w:left w:val="nil"/>
              <w:bottom w:val="single" w:sz="4" w:space="0" w:color="auto"/>
              <w:right w:val="nil"/>
            </w:tcBorders>
            <w:shd w:val="clear" w:color="auto" w:fill="auto"/>
            <w:vAlign w:val="center"/>
            <w:hideMark/>
          </w:tcPr>
          <w:p w14:paraId="2AB7964E"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45-49</w:t>
            </w:r>
          </w:p>
        </w:tc>
        <w:tc>
          <w:tcPr>
            <w:tcW w:w="981" w:type="dxa"/>
            <w:tcBorders>
              <w:top w:val="nil"/>
              <w:left w:val="nil"/>
              <w:bottom w:val="single" w:sz="4" w:space="0" w:color="auto"/>
              <w:right w:val="nil"/>
            </w:tcBorders>
            <w:shd w:val="clear" w:color="auto" w:fill="auto"/>
            <w:vAlign w:val="center"/>
            <w:hideMark/>
          </w:tcPr>
          <w:p w14:paraId="600DF4EB" w14:textId="1605C8BB"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3FDA0A8"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1279B942" w14:textId="5F73AE96"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62C4E34E" w14:textId="4B64ACC2"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3651085E" w14:textId="70445907"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1EA4EE18"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5DBAE09A" w14:textId="25754356"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654767B5" w14:textId="05E0DFE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006022DD" w14:textId="2D274456"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262EC3" w14:textId="5675537C"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472CBBA8" w14:textId="77777777" w:rsidTr="00363BF2">
        <w:tc>
          <w:tcPr>
            <w:tcW w:w="1306" w:type="dxa"/>
            <w:tcBorders>
              <w:top w:val="nil"/>
              <w:left w:val="nil"/>
              <w:bottom w:val="single" w:sz="4" w:space="0" w:color="auto"/>
              <w:right w:val="nil"/>
            </w:tcBorders>
            <w:shd w:val="clear" w:color="auto" w:fill="auto"/>
            <w:vAlign w:val="center"/>
            <w:hideMark/>
          </w:tcPr>
          <w:p w14:paraId="2D9979F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50-54</w:t>
            </w:r>
          </w:p>
        </w:tc>
        <w:tc>
          <w:tcPr>
            <w:tcW w:w="981" w:type="dxa"/>
            <w:tcBorders>
              <w:top w:val="nil"/>
              <w:left w:val="nil"/>
              <w:bottom w:val="single" w:sz="4" w:space="0" w:color="auto"/>
              <w:right w:val="nil"/>
            </w:tcBorders>
            <w:shd w:val="clear" w:color="auto" w:fill="auto"/>
            <w:vAlign w:val="center"/>
            <w:hideMark/>
          </w:tcPr>
          <w:p w14:paraId="73E96AD2" w14:textId="6E109762"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7955250D"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5CB3F5EB" w14:textId="0517B3B0"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7EEE2D7B" w14:textId="60601911"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253C438" w14:textId="61AE84D4"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74C39EC2"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29B47A0" w14:textId="68433135"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0A179035" w14:textId="22A946B2"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43D63B59" w14:textId="3A138E4D"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CAF967C" w14:textId="1B470474"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22F3C7B7" w14:textId="77777777" w:rsidTr="00363BF2">
        <w:tc>
          <w:tcPr>
            <w:tcW w:w="1306" w:type="dxa"/>
            <w:tcBorders>
              <w:top w:val="nil"/>
              <w:left w:val="nil"/>
              <w:bottom w:val="single" w:sz="4" w:space="0" w:color="auto"/>
              <w:right w:val="nil"/>
            </w:tcBorders>
            <w:shd w:val="clear" w:color="auto" w:fill="auto"/>
            <w:vAlign w:val="center"/>
            <w:hideMark/>
          </w:tcPr>
          <w:p w14:paraId="1A28071B"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55-59</w:t>
            </w:r>
          </w:p>
        </w:tc>
        <w:tc>
          <w:tcPr>
            <w:tcW w:w="981" w:type="dxa"/>
            <w:tcBorders>
              <w:top w:val="nil"/>
              <w:left w:val="nil"/>
              <w:bottom w:val="single" w:sz="4" w:space="0" w:color="auto"/>
              <w:right w:val="nil"/>
            </w:tcBorders>
            <w:shd w:val="clear" w:color="auto" w:fill="auto"/>
            <w:vAlign w:val="center"/>
            <w:hideMark/>
          </w:tcPr>
          <w:p w14:paraId="0CA55FF1" w14:textId="0E829FE0"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0BE6FBA3"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F5E5ED1" w14:textId="432C0C77"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22684F98" w14:textId="4C7F1974"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16C241A1" w14:textId="430067E8"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31666C06"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355C74F0" w14:textId="0E24B5FD"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36FEDE8D" w14:textId="4F4D037E"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779E032B" w14:textId="054CE2FF"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03EC7FE9" w14:textId="71AD06F5" w:rsidR="00CD2527" w:rsidRPr="00290F31" w:rsidRDefault="00CD2527" w:rsidP="00CD2527">
            <w:pPr>
              <w:widowControl/>
              <w:spacing w:line="259" w:lineRule="auto"/>
              <w:jc w:val="center"/>
              <w:rPr>
                <w:rFonts w:eastAsia="Times New Roman" w:cs="Times New Roman"/>
                <w:sz w:val="20"/>
                <w:szCs w:val="20"/>
              </w:rPr>
            </w:pPr>
          </w:p>
        </w:tc>
      </w:tr>
      <w:tr w:rsidR="003A7636" w:rsidRPr="008D2156" w14:paraId="115A43C1" w14:textId="77777777" w:rsidTr="00363BF2">
        <w:tc>
          <w:tcPr>
            <w:tcW w:w="1306" w:type="dxa"/>
            <w:tcBorders>
              <w:top w:val="nil"/>
              <w:left w:val="nil"/>
              <w:bottom w:val="single" w:sz="4" w:space="0" w:color="auto"/>
              <w:right w:val="nil"/>
            </w:tcBorders>
            <w:shd w:val="clear" w:color="auto" w:fill="auto"/>
            <w:vAlign w:val="center"/>
            <w:hideMark/>
          </w:tcPr>
          <w:p w14:paraId="7D41888D" w14:textId="77777777" w:rsidR="00CD2527" w:rsidRPr="008D2156" w:rsidRDefault="00CD2527" w:rsidP="00CD2527">
            <w:pPr>
              <w:widowControl/>
              <w:spacing w:line="259" w:lineRule="auto"/>
              <w:ind w:firstLineChars="100" w:firstLine="200"/>
              <w:rPr>
                <w:rFonts w:eastAsia="Times New Roman" w:cs="Times New Roman"/>
                <w:sz w:val="20"/>
                <w:szCs w:val="20"/>
              </w:rPr>
            </w:pPr>
            <w:r w:rsidRPr="008D2156">
              <w:rPr>
                <w:rFonts w:eastAsia="Times New Roman" w:cs="Times New Roman"/>
                <w:sz w:val="20"/>
                <w:szCs w:val="20"/>
              </w:rPr>
              <w:t>60+</w:t>
            </w:r>
          </w:p>
        </w:tc>
        <w:tc>
          <w:tcPr>
            <w:tcW w:w="981" w:type="dxa"/>
            <w:tcBorders>
              <w:top w:val="nil"/>
              <w:left w:val="nil"/>
              <w:bottom w:val="single" w:sz="4" w:space="0" w:color="auto"/>
              <w:right w:val="nil"/>
            </w:tcBorders>
            <w:shd w:val="clear" w:color="auto" w:fill="auto"/>
            <w:vAlign w:val="center"/>
            <w:hideMark/>
          </w:tcPr>
          <w:p w14:paraId="56207797" w14:textId="15F0D94C" w:rsidR="00CD2527" w:rsidRPr="00290F31" w:rsidRDefault="00CD2527" w:rsidP="00CD2527">
            <w:pPr>
              <w:widowControl/>
              <w:spacing w:line="259" w:lineRule="auto"/>
              <w:jc w:val="center"/>
              <w:rPr>
                <w:rFonts w:eastAsia="Times New Roman" w:cs="Times New Roman"/>
                <w:sz w:val="20"/>
                <w:szCs w:val="20"/>
              </w:rPr>
            </w:pPr>
          </w:p>
        </w:tc>
        <w:tc>
          <w:tcPr>
            <w:tcW w:w="1073" w:type="dxa"/>
            <w:tcBorders>
              <w:top w:val="nil"/>
              <w:left w:val="nil"/>
              <w:bottom w:val="single" w:sz="4" w:space="0" w:color="auto"/>
              <w:right w:val="nil"/>
            </w:tcBorders>
          </w:tcPr>
          <w:p w14:paraId="133B4862" w14:textId="77777777" w:rsidR="00CD2527" w:rsidRPr="00290F31" w:rsidRDefault="00CD2527" w:rsidP="00CD2527">
            <w:pPr>
              <w:widowControl/>
              <w:spacing w:line="259" w:lineRule="auto"/>
              <w:jc w:val="center"/>
              <w:rPr>
                <w:rFonts w:eastAsia="Times New Roman" w:cs="Times New Roman"/>
                <w:sz w:val="20"/>
                <w:szCs w:val="20"/>
              </w:rPr>
            </w:pPr>
          </w:p>
        </w:tc>
        <w:tc>
          <w:tcPr>
            <w:tcW w:w="715" w:type="dxa"/>
            <w:tcBorders>
              <w:top w:val="nil"/>
              <w:left w:val="nil"/>
              <w:bottom w:val="single" w:sz="4" w:space="0" w:color="auto"/>
              <w:right w:val="nil"/>
            </w:tcBorders>
            <w:shd w:val="clear" w:color="auto" w:fill="auto"/>
            <w:vAlign w:val="center"/>
            <w:hideMark/>
          </w:tcPr>
          <w:p w14:paraId="3698CB20" w14:textId="62C3F92E" w:rsidR="00CD2527" w:rsidRPr="00290F31" w:rsidRDefault="00CD2527" w:rsidP="00CD2527">
            <w:pPr>
              <w:widowControl/>
              <w:spacing w:line="259" w:lineRule="auto"/>
              <w:jc w:val="center"/>
              <w:rPr>
                <w:rFonts w:eastAsia="Times New Roman" w:cs="Times New Roman"/>
                <w:sz w:val="20"/>
                <w:szCs w:val="20"/>
              </w:rPr>
            </w:pPr>
          </w:p>
        </w:tc>
        <w:tc>
          <w:tcPr>
            <w:tcW w:w="247" w:type="dxa"/>
            <w:tcBorders>
              <w:top w:val="nil"/>
              <w:left w:val="nil"/>
              <w:bottom w:val="single" w:sz="4" w:space="0" w:color="auto"/>
              <w:right w:val="nil"/>
            </w:tcBorders>
            <w:shd w:val="clear" w:color="auto" w:fill="auto"/>
            <w:vAlign w:val="center"/>
            <w:hideMark/>
          </w:tcPr>
          <w:p w14:paraId="1EB55A5A" w14:textId="76FFDFDE" w:rsidR="00CD2527" w:rsidRPr="00290F31" w:rsidRDefault="00CD2527" w:rsidP="00CD2527">
            <w:pPr>
              <w:widowControl/>
              <w:spacing w:line="259" w:lineRule="auto"/>
              <w:jc w:val="center"/>
              <w:rPr>
                <w:rFonts w:eastAsia="Times New Roman" w:cs="Times New Roman"/>
                <w:sz w:val="20"/>
                <w:szCs w:val="20"/>
              </w:rPr>
            </w:pPr>
          </w:p>
        </w:tc>
        <w:tc>
          <w:tcPr>
            <w:tcW w:w="813" w:type="dxa"/>
            <w:tcBorders>
              <w:top w:val="nil"/>
              <w:left w:val="nil"/>
              <w:bottom w:val="single" w:sz="4" w:space="0" w:color="auto"/>
              <w:right w:val="nil"/>
            </w:tcBorders>
            <w:shd w:val="clear" w:color="auto" w:fill="auto"/>
            <w:vAlign w:val="center"/>
            <w:hideMark/>
          </w:tcPr>
          <w:p w14:paraId="2E57EC5D" w14:textId="513C4D65" w:rsidR="00CD2527" w:rsidRPr="00290F31" w:rsidRDefault="00CD2527" w:rsidP="00CD2527">
            <w:pPr>
              <w:widowControl/>
              <w:spacing w:line="259" w:lineRule="auto"/>
              <w:jc w:val="center"/>
              <w:rPr>
                <w:rFonts w:eastAsia="Times New Roman" w:cs="Times New Roman"/>
                <w:sz w:val="20"/>
                <w:szCs w:val="20"/>
              </w:rPr>
            </w:pPr>
          </w:p>
        </w:tc>
        <w:tc>
          <w:tcPr>
            <w:tcW w:w="1164" w:type="dxa"/>
            <w:tcBorders>
              <w:top w:val="nil"/>
              <w:left w:val="nil"/>
              <w:bottom w:val="single" w:sz="4" w:space="0" w:color="auto"/>
              <w:right w:val="nil"/>
            </w:tcBorders>
          </w:tcPr>
          <w:p w14:paraId="211A4FD5" w14:textId="77777777" w:rsidR="00CD2527" w:rsidRPr="00290F31" w:rsidRDefault="00CD2527" w:rsidP="00CD2527">
            <w:pPr>
              <w:widowControl/>
              <w:spacing w:line="259" w:lineRule="auto"/>
              <w:jc w:val="center"/>
              <w:rPr>
                <w:rFonts w:eastAsia="Times New Roman" w:cs="Times New Roman"/>
                <w:color w:val="auto"/>
                <w:sz w:val="20"/>
                <w:szCs w:val="20"/>
              </w:rPr>
            </w:pPr>
          </w:p>
        </w:tc>
        <w:tc>
          <w:tcPr>
            <w:tcW w:w="702" w:type="dxa"/>
            <w:tcBorders>
              <w:top w:val="nil"/>
              <w:left w:val="nil"/>
              <w:bottom w:val="single" w:sz="4" w:space="0" w:color="auto"/>
              <w:right w:val="nil"/>
            </w:tcBorders>
            <w:shd w:val="clear" w:color="auto" w:fill="auto"/>
            <w:vAlign w:val="center"/>
            <w:hideMark/>
          </w:tcPr>
          <w:p w14:paraId="7E137210" w14:textId="0EC47071" w:rsidR="00CD2527" w:rsidRPr="00290F31" w:rsidRDefault="00CD2527" w:rsidP="00CD2527">
            <w:pPr>
              <w:widowControl/>
              <w:spacing w:line="259" w:lineRule="auto"/>
              <w:jc w:val="center"/>
              <w:rPr>
                <w:rFonts w:eastAsia="Times New Roman" w:cs="Times New Roman"/>
                <w:color w:val="auto"/>
                <w:sz w:val="20"/>
                <w:szCs w:val="20"/>
              </w:rPr>
            </w:pPr>
          </w:p>
        </w:tc>
        <w:tc>
          <w:tcPr>
            <w:tcW w:w="684" w:type="dxa"/>
            <w:tcBorders>
              <w:top w:val="nil"/>
              <w:left w:val="nil"/>
              <w:bottom w:val="single" w:sz="4" w:space="0" w:color="auto"/>
              <w:right w:val="nil"/>
            </w:tcBorders>
            <w:shd w:val="clear" w:color="auto" w:fill="auto"/>
            <w:vAlign w:val="center"/>
            <w:hideMark/>
          </w:tcPr>
          <w:p w14:paraId="4B0BDE8D" w14:textId="5D3864D1" w:rsidR="00CD2527" w:rsidRPr="00290F31" w:rsidRDefault="00CD2527" w:rsidP="00CD2527">
            <w:pPr>
              <w:widowControl/>
              <w:spacing w:line="259" w:lineRule="auto"/>
              <w:jc w:val="center"/>
              <w:rPr>
                <w:rFonts w:eastAsia="Times New Roman" w:cs="Times New Roman"/>
                <w:color w:val="auto"/>
                <w:sz w:val="20"/>
                <w:szCs w:val="20"/>
              </w:rPr>
            </w:pPr>
          </w:p>
        </w:tc>
        <w:tc>
          <w:tcPr>
            <w:tcW w:w="865" w:type="dxa"/>
            <w:tcBorders>
              <w:top w:val="nil"/>
              <w:left w:val="nil"/>
              <w:bottom w:val="single" w:sz="4" w:space="0" w:color="auto"/>
              <w:right w:val="nil"/>
            </w:tcBorders>
            <w:shd w:val="clear" w:color="auto" w:fill="auto"/>
            <w:vAlign w:val="center"/>
            <w:hideMark/>
          </w:tcPr>
          <w:p w14:paraId="5308F2AC" w14:textId="797E3F2E" w:rsidR="00CD2527" w:rsidRPr="00290F31" w:rsidRDefault="00CD2527" w:rsidP="00CD2527">
            <w:pPr>
              <w:widowControl/>
              <w:spacing w:line="259" w:lineRule="auto"/>
              <w:jc w:val="center"/>
              <w:rPr>
                <w:rFonts w:eastAsia="Times New Roman" w:cs="Times New Roman"/>
                <w:sz w:val="20"/>
                <w:szCs w:val="20"/>
              </w:rPr>
            </w:pPr>
          </w:p>
        </w:tc>
        <w:tc>
          <w:tcPr>
            <w:tcW w:w="810" w:type="dxa"/>
            <w:tcBorders>
              <w:top w:val="nil"/>
              <w:left w:val="nil"/>
              <w:bottom w:val="single" w:sz="4" w:space="0" w:color="auto"/>
              <w:right w:val="nil"/>
            </w:tcBorders>
            <w:shd w:val="clear" w:color="auto" w:fill="auto"/>
            <w:vAlign w:val="center"/>
            <w:hideMark/>
          </w:tcPr>
          <w:p w14:paraId="19529CE9" w14:textId="7B4AC044" w:rsidR="00CD2527" w:rsidRPr="00290F31" w:rsidRDefault="00CD2527" w:rsidP="00CD2527">
            <w:pPr>
              <w:widowControl/>
              <w:spacing w:line="259" w:lineRule="auto"/>
              <w:jc w:val="center"/>
              <w:rPr>
                <w:rFonts w:eastAsia="Times New Roman" w:cs="Times New Roman"/>
                <w:sz w:val="20"/>
                <w:szCs w:val="20"/>
              </w:rPr>
            </w:pPr>
          </w:p>
        </w:tc>
      </w:tr>
    </w:tbl>
    <w:p w14:paraId="176E10A4" w14:textId="77777777" w:rsidR="00CF77D8" w:rsidRDefault="00CF77D8" w:rsidP="00CF77D8">
      <w:pPr>
        <w:pStyle w:val="TF-TblFN"/>
        <w:spacing w:before="0"/>
      </w:pPr>
      <w:commentRangeStart w:id="333"/>
      <w:r>
        <w:t>^ Results not statistically reliable, n&lt;30</w:t>
      </w:r>
      <w:commentRangeEnd w:id="333"/>
      <w:r w:rsidR="004E33EB">
        <w:rPr>
          <w:rStyle w:val="CommentReference"/>
          <w:rFonts w:eastAsia="Arial" w:cs="Arial"/>
          <w:color w:val="000000"/>
        </w:rPr>
        <w:commentReference w:id="333"/>
      </w:r>
    </w:p>
    <w:p w14:paraId="7481213E" w14:textId="77777777" w:rsidR="00CF77D8" w:rsidRDefault="00CF77D8" w:rsidP="00CF77D8">
      <w:pPr>
        <w:pStyle w:val="TF-TblFN"/>
        <w:spacing w:before="0"/>
      </w:pPr>
      <w:r w:rsidRPr="00CF77D8">
        <w:rPr>
          <w:vertAlign w:val="superscript"/>
        </w:rPr>
        <w:t>a</w:t>
      </w:r>
      <w:r>
        <w:t xml:space="preserve"> Significance tests were performed to determine whether a difference exists between the baseline and endline estimates. </w:t>
      </w:r>
    </w:p>
    <w:p w14:paraId="18E5342C" w14:textId="77777777" w:rsidR="00CF77D8" w:rsidRDefault="00CF77D8" w:rsidP="00CF77D8">
      <w:pPr>
        <w:pStyle w:val="TF-TblFN"/>
        <w:spacing w:before="0"/>
      </w:pPr>
      <w:r w:rsidRPr="00CF77D8">
        <w:rPr>
          <w:vertAlign w:val="superscript"/>
        </w:rPr>
        <w:t>b</w:t>
      </w:r>
      <w:r>
        <w:t xml:space="preserve"> Differences found to be statistically significant are indicated by level: * p&lt;0.05, ** p&lt;0.01, *** p&lt;0.001.</w:t>
      </w:r>
    </w:p>
    <w:p w14:paraId="2C0F3E26" w14:textId="77777777" w:rsidR="00CF77D8" w:rsidRDefault="00CF77D8" w:rsidP="00CF77D8">
      <w:pPr>
        <w:pStyle w:val="TF-TblFN"/>
        <w:spacing w:before="0"/>
      </w:pPr>
      <w:r>
        <w:t xml:space="preserve">Notes: </w:t>
      </w:r>
    </w:p>
    <w:p w14:paraId="1D39ACBF" w14:textId="77777777" w:rsidR="0010743D" w:rsidRDefault="0010743D" w:rsidP="00CF77D8">
      <w:pPr>
        <w:pStyle w:val="TF-TblFN"/>
        <w:spacing w:before="0"/>
      </w:pPr>
      <w:r>
        <w:t>Estimates are sample-weighted; numbers of observations are unweighted.</w:t>
      </w:r>
    </w:p>
    <w:p w14:paraId="5FCFFA31" w14:textId="43BF4EAA" w:rsidR="00CF77D8" w:rsidRDefault="00CF77D8" w:rsidP="00CF77D8">
      <w:pPr>
        <w:pStyle w:val="TF-TblFN"/>
        <w:spacing w:before="0"/>
      </w:pPr>
      <w:r>
        <w:t xml:space="preserve">Estimates are based on de facto </w:t>
      </w:r>
      <w:r w:rsidR="009E2845">
        <w:t>household members</w:t>
      </w:r>
      <w:r>
        <w:t>.</w:t>
      </w:r>
    </w:p>
    <w:p w14:paraId="3C3CC0A6" w14:textId="3CCC5EE7" w:rsidR="00CF77D8" w:rsidRDefault="00385A7A" w:rsidP="00290F31">
      <w:pPr>
        <w:pStyle w:val="TF-TblFN"/>
        <w:spacing w:before="0" w:after="200"/>
      </w:pP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Pr>
          <w:szCs w:val="16"/>
          <w:highlight w:val="yellow"/>
        </w:rPr>
        <w:t>endline</w:t>
      </w:r>
      <w:r w:rsidR="00A11DD1" w:rsidRPr="00D55C65">
        <w:rPr>
          <w:highlight w:val="yellow"/>
        </w:rPr>
        <w:t xml:space="preserve"> </w:t>
      </w:r>
      <w:r w:rsidRPr="00D55C65">
        <w:rPr>
          <w:highlight w:val="yellow"/>
        </w:rPr>
        <w:t>survey year(s)</w:t>
      </w:r>
      <w:r>
        <w:t>]</w:t>
      </w:r>
    </w:p>
    <w:p w14:paraId="3C5269AF" w14:textId="152F88D3" w:rsidR="00AC4E65" w:rsidRDefault="007E6C7B" w:rsidP="00FE1CB1">
      <w:pPr>
        <w:pStyle w:val="BodyText"/>
        <w:rPr>
          <w:b/>
        </w:rPr>
      </w:pPr>
      <w:r w:rsidRPr="00DF4DE5">
        <w:rPr>
          <w:highlight w:val="yellow"/>
        </w:rPr>
        <w:lastRenderedPageBreak/>
        <w:t>[</w:t>
      </w:r>
      <w:r>
        <w:rPr>
          <w:highlight w:val="yellow"/>
        </w:rPr>
        <w:t xml:space="preserve">Describe </w:t>
      </w:r>
      <w:r w:rsidRPr="00DF4DE5">
        <w:rPr>
          <w:highlight w:val="yellow"/>
        </w:rPr>
        <w:t xml:space="preserve">the </w:t>
      </w:r>
      <w:r>
        <w:rPr>
          <w:highlight w:val="yellow"/>
        </w:rPr>
        <w:t xml:space="preserve">results presented </w:t>
      </w:r>
      <w:r w:rsidRPr="00DF4DE5">
        <w:rPr>
          <w:highlight w:val="yellow"/>
        </w:rPr>
        <w:t xml:space="preserve">in </w:t>
      </w:r>
      <w:r>
        <w:rPr>
          <w:highlight w:val="yellow"/>
        </w:rPr>
        <w:t>T</w:t>
      </w:r>
      <w:r w:rsidRPr="00DF4DE5">
        <w:rPr>
          <w:highlight w:val="yellow"/>
        </w:rPr>
        <w:t>able</w:t>
      </w:r>
      <w:r w:rsidR="00181220">
        <w:rPr>
          <w:highlight w:val="yellow"/>
        </w:rPr>
        <w:t xml:space="preserve"> 3.2</w:t>
      </w:r>
      <w:r>
        <w:rPr>
          <w:highlight w:val="yellow"/>
        </w:rPr>
        <w:t>.3</w:t>
      </w:r>
      <w:r w:rsidRPr="00DF4DE5">
        <w:rPr>
          <w:highlight w:val="yellow"/>
        </w:rPr>
        <w:t>.]</w:t>
      </w:r>
    </w:p>
    <w:p w14:paraId="138496F4" w14:textId="2E75E082" w:rsidR="0057684A" w:rsidRDefault="0057684A" w:rsidP="00AB051C">
      <w:pPr>
        <w:pStyle w:val="Tabletitle"/>
        <w:keepLines/>
        <w:spacing w:before="240"/>
        <w:contextualSpacing/>
        <w:outlineLvl w:val="3"/>
      </w:pPr>
      <w:bookmarkStart w:id="334" w:name="_Toc531870950"/>
      <w:bookmarkStart w:id="335" w:name="_Toc50719167"/>
      <w:r>
        <w:t>Table 3.</w:t>
      </w:r>
      <w:r w:rsidR="00181220">
        <w:t>2</w:t>
      </w:r>
      <w:r w:rsidR="007520CC">
        <w:t>.3</w:t>
      </w:r>
      <w:r w:rsidR="00CF77D8">
        <w:t xml:space="preserve">: </w:t>
      </w:r>
      <w:r w:rsidR="00CF77D8" w:rsidRPr="00CF77D8">
        <w:t>Comparison of Household Member Educational Attainment</w:t>
      </w:r>
      <w:r w:rsidR="00FF4B80">
        <w:t xml:space="preserve"> in the </w:t>
      </w:r>
      <w:r w:rsidR="00160DC3">
        <w:t>Phase One</w:t>
      </w:r>
      <w:r w:rsidR="007F25EC">
        <w:t xml:space="preserve"> ZOI</w:t>
      </w:r>
      <w:r w:rsidR="00CF77D8" w:rsidRPr="00CF77D8">
        <w:t xml:space="preserve">, in Total and by Sex, Feed the Future </w:t>
      </w:r>
      <w:r w:rsidR="00160DC3">
        <w:t>Phase One</w:t>
      </w:r>
      <w:r w:rsidR="00CF77D8" w:rsidRPr="00CF77D8">
        <w:t xml:space="preserve"> Baseline and Endline ZOI Surveys</w:t>
      </w:r>
      <w:bookmarkEnd w:id="334"/>
      <w:bookmarkEnd w:id="335"/>
    </w:p>
    <w:tbl>
      <w:tblPr>
        <w:tblW w:w="9363" w:type="dxa"/>
        <w:tblInd w:w="108" w:type="dxa"/>
        <w:tblLayout w:type="fixed"/>
        <w:tblCellMar>
          <w:left w:w="43" w:type="dxa"/>
          <w:right w:w="43" w:type="dxa"/>
        </w:tblCellMar>
        <w:tblLook w:val="04A0" w:firstRow="1" w:lastRow="0" w:firstColumn="1" w:lastColumn="0" w:noHBand="0" w:noVBand="1"/>
      </w:tblPr>
      <w:tblGrid>
        <w:gridCol w:w="3355"/>
        <w:gridCol w:w="859"/>
        <w:gridCol w:w="1019"/>
        <w:gridCol w:w="241"/>
        <w:gridCol w:w="899"/>
        <w:gridCol w:w="991"/>
        <w:gridCol w:w="630"/>
        <w:gridCol w:w="745"/>
        <w:gridCol w:w="624"/>
      </w:tblGrid>
      <w:tr w:rsidR="00C16C2E" w:rsidRPr="00C16C2E" w14:paraId="5E947938" w14:textId="77777777" w:rsidTr="000A7C36">
        <w:trPr>
          <w:trHeight w:val="259"/>
          <w:tblHeader/>
        </w:trPr>
        <w:tc>
          <w:tcPr>
            <w:tcW w:w="3355" w:type="dxa"/>
            <w:vMerge w:val="restart"/>
            <w:tcBorders>
              <w:top w:val="single" w:sz="4" w:space="0" w:color="auto"/>
              <w:left w:val="nil"/>
              <w:bottom w:val="single" w:sz="4" w:space="0" w:color="000000"/>
              <w:right w:val="nil"/>
            </w:tcBorders>
            <w:shd w:val="clear" w:color="000000" w:fill="387990"/>
            <w:vAlign w:val="bottom"/>
            <w:hideMark/>
          </w:tcPr>
          <w:p w14:paraId="734C0BE5" w14:textId="77777777" w:rsidR="00C16C2E" w:rsidRPr="00C16C2E" w:rsidRDefault="00C16C2E" w:rsidP="00C16C2E">
            <w:pPr>
              <w:widowControl/>
              <w:spacing w:line="240" w:lineRule="auto"/>
              <w:rPr>
                <w:rFonts w:eastAsia="Times New Roman" w:cs="Calibri"/>
                <w:b/>
                <w:bCs/>
                <w:color w:val="FFFFFF"/>
                <w:sz w:val="20"/>
                <w:szCs w:val="20"/>
              </w:rPr>
            </w:pPr>
            <w:r w:rsidRPr="00C16C2E">
              <w:rPr>
                <w:rFonts w:eastAsia="Times New Roman" w:cs="Calibri"/>
                <w:b/>
                <w:bCs/>
                <w:color w:val="FFFFFF"/>
                <w:sz w:val="20"/>
                <w:szCs w:val="20"/>
              </w:rPr>
              <w:t>Sex and highest educational attainment</w:t>
            </w:r>
          </w:p>
        </w:tc>
        <w:tc>
          <w:tcPr>
            <w:tcW w:w="1878" w:type="dxa"/>
            <w:gridSpan w:val="2"/>
            <w:tcBorders>
              <w:top w:val="single" w:sz="4" w:space="0" w:color="auto"/>
              <w:left w:val="nil"/>
              <w:bottom w:val="single" w:sz="4" w:space="0" w:color="FFFFFF"/>
              <w:right w:val="nil"/>
            </w:tcBorders>
            <w:shd w:val="clear" w:color="000000" w:fill="387990"/>
            <w:vAlign w:val="center"/>
            <w:hideMark/>
          </w:tcPr>
          <w:p w14:paraId="47713E1C"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xml:space="preserve">Baseline </w:t>
            </w:r>
            <w:r w:rsidRPr="00C16C2E">
              <w:rPr>
                <w:rFonts w:eastAsia="Times New Roman" w:cs="Calibri"/>
                <w:b/>
                <w:bCs/>
                <w:color w:val="FFFFFF"/>
                <w:sz w:val="20"/>
                <w:szCs w:val="20"/>
              </w:rPr>
              <w:br/>
              <w:t>([Year(s)])</w:t>
            </w:r>
          </w:p>
        </w:tc>
        <w:tc>
          <w:tcPr>
            <w:tcW w:w="241" w:type="dxa"/>
            <w:tcBorders>
              <w:top w:val="single" w:sz="4" w:space="0" w:color="auto"/>
              <w:left w:val="nil"/>
              <w:bottom w:val="nil"/>
              <w:right w:val="nil"/>
            </w:tcBorders>
            <w:shd w:val="clear" w:color="000000" w:fill="387990"/>
            <w:vAlign w:val="center"/>
            <w:hideMark/>
          </w:tcPr>
          <w:p w14:paraId="5E68A3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1890" w:type="dxa"/>
            <w:gridSpan w:val="2"/>
            <w:tcBorders>
              <w:top w:val="single" w:sz="4" w:space="0" w:color="auto"/>
              <w:left w:val="nil"/>
              <w:bottom w:val="single" w:sz="4" w:space="0" w:color="FFFFFF"/>
              <w:right w:val="nil"/>
            </w:tcBorders>
            <w:shd w:val="clear" w:color="000000" w:fill="387990"/>
            <w:vAlign w:val="center"/>
            <w:hideMark/>
          </w:tcPr>
          <w:p w14:paraId="6F682FB9"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xml:space="preserve">Endline </w:t>
            </w:r>
            <w:r w:rsidRPr="00C16C2E">
              <w:rPr>
                <w:rFonts w:eastAsia="Times New Roman" w:cs="Calibri"/>
                <w:b/>
                <w:bCs/>
                <w:color w:val="FFFFFF"/>
                <w:sz w:val="20"/>
                <w:szCs w:val="20"/>
              </w:rPr>
              <w:br/>
              <w:t>([Year(s)])</w:t>
            </w:r>
          </w:p>
        </w:tc>
        <w:tc>
          <w:tcPr>
            <w:tcW w:w="630" w:type="dxa"/>
            <w:tcBorders>
              <w:top w:val="single" w:sz="4" w:space="0" w:color="auto"/>
              <w:left w:val="nil"/>
              <w:bottom w:val="nil"/>
              <w:right w:val="nil"/>
            </w:tcBorders>
            <w:shd w:val="clear" w:color="000000" w:fill="387990"/>
            <w:vAlign w:val="center"/>
            <w:hideMark/>
          </w:tcPr>
          <w:p w14:paraId="0AFBADF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745" w:type="dxa"/>
            <w:vMerge w:val="restart"/>
            <w:tcBorders>
              <w:top w:val="single" w:sz="4" w:space="0" w:color="auto"/>
              <w:left w:val="nil"/>
              <w:right w:val="nil"/>
            </w:tcBorders>
            <w:shd w:val="clear" w:color="000000" w:fill="387990"/>
            <w:vAlign w:val="center"/>
            <w:hideMark/>
          </w:tcPr>
          <w:p w14:paraId="257E695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p w14:paraId="744E9E65" w14:textId="7D9B09FC" w:rsidR="00C16C2E" w:rsidRPr="00C16C2E" w:rsidRDefault="00C16C2E" w:rsidP="00C16C2E">
            <w:pPr>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p-</w:t>
            </w:r>
            <w:proofErr w:type="spellStart"/>
            <w:r w:rsidRPr="00C16C2E">
              <w:rPr>
                <w:rFonts w:eastAsia="Times New Roman" w:cs="Calibri"/>
                <w:b/>
                <w:bCs/>
                <w:color w:val="FFFFFF"/>
                <w:sz w:val="20"/>
                <w:szCs w:val="20"/>
              </w:rPr>
              <w:t>value</w:t>
            </w:r>
            <w:r w:rsidRPr="00C16C2E">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071F8095"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r>
      <w:tr w:rsidR="00C16C2E" w:rsidRPr="00C16C2E" w14:paraId="1E3320DE" w14:textId="77777777" w:rsidTr="000A7C36">
        <w:trPr>
          <w:trHeight w:val="259"/>
          <w:tblHeader/>
        </w:trPr>
        <w:tc>
          <w:tcPr>
            <w:tcW w:w="3355" w:type="dxa"/>
            <w:vMerge/>
            <w:tcBorders>
              <w:top w:val="single" w:sz="4" w:space="0" w:color="auto"/>
              <w:left w:val="nil"/>
              <w:bottom w:val="single" w:sz="4" w:space="0" w:color="000000"/>
              <w:right w:val="nil"/>
            </w:tcBorders>
            <w:vAlign w:val="center"/>
            <w:hideMark/>
          </w:tcPr>
          <w:p w14:paraId="00FB2FD1" w14:textId="77777777" w:rsidR="00C16C2E" w:rsidRPr="00C16C2E" w:rsidRDefault="00C16C2E" w:rsidP="00C16C2E">
            <w:pPr>
              <w:widowControl/>
              <w:spacing w:line="240" w:lineRule="auto"/>
              <w:rPr>
                <w:rFonts w:eastAsia="Times New Roman" w:cs="Calibri"/>
                <w:b/>
                <w:bCs/>
                <w:color w:val="FFFFFF"/>
                <w:sz w:val="20"/>
                <w:szCs w:val="20"/>
              </w:rPr>
            </w:pPr>
          </w:p>
        </w:tc>
        <w:tc>
          <w:tcPr>
            <w:tcW w:w="859" w:type="dxa"/>
            <w:tcBorders>
              <w:top w:val="nil"/>
              <w:left w:val="nil"/>
              <w:bottom w:val="single" w:sz="4" w:space="0" w:color="auto"/>
              <w:right w:val="nil"/>
            </w:tcBorders>
            <w:shd w:val="clear" w:color="000000" w:fill="387990"/>
            <w:vAlign w:val="bottom"/>
            <w:hideMark/>
          </w:tcPr>
          <w:p w14:paraId="3F660991"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1019" w:type="dxa"/>
            <w:tcBorders>
              <w:top w:val="nil"/>
              <w:left w:val="nil"/>
              <w:bottom w:val="single" w:sz="4" w:space="0" w:color="auto"/>
              <w:right w:val="nil"/>
            </w:tcBorders>
            <w:shd w:val="clear" w:color="000000" w:fill="387990"/>
            <w:vAlign w:val="bottom"/>
            <w:hideMark/>
          </w:tcPr>
          <w:p w14:paraId="4889D2B3"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241" w:type="dxa"/>
            <w:tcBorders>
              <w:top w:val="nil"/>
              <w:left w:val="nil"/>
              <w:bottom w:val="single" w:sz="4" w:space="0" w:color="auto"/>
              <w:right w:val="nil"/>
            </w:tcBorders>
            <w:shd w:val="clear" w:color="000000" w:fill="387990"/>
            <w:vAlign w:val="bottom"/>
            <w:hideMark/>
          </w:tcPr>
          <w:p w14:paraId="6A64E5DB"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 </w:t>
            </w:r>
          </w:p>
        </w:tc>
        <w:tc>
          <w:tcPr>
            <w:tcW w:w="899" w:type="dxa"/>
            <w:tcBorders>
              <w:top w:val="nil"/>
              <w:left w:val="nil"/>
              <w:bottom w:val="single" w:sz="4" w:space="0" w:color="auto"/>
              <w:right w:val="nil"/>
            </w:tcBorders>
            <w:shd w:val="clear" w:color="000000" w:fill="387990"/>
            <w:vAlign w:val="bottom"/>
            <w:hideMark/>
          </w:tcPr>
          <w:p w14:paraId="3BD2F1AE"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w:t>
            </w:r>
          </w:p>
        </w:tc>
        <w:tc>
          <w:tcPr>
            <w:tcW w:w="991" w:type="dxa"/>
            <w:tcBorders>
              <w:top w:val="nil"/>
              <w:left w:val="nil"/>
              <w:bottom w:val="single" w:sz="4" w:space="0" w:color="auto"/>
              <w:right w:val="nil"/>
            </w:tcBorders>
            <w:shd w:val="clear" w:color="000000" w:fill="387990"/>
            <w:vAlign w:val="bottom"/>
            <w:hideMark/>
          </w:tcPr>
          <w:p w14:paraId="268E6200"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3F525FE9" w14:textId="77777777" w:rsidR="00C16C2E" w:rsidRPr="00C16C2E" w:rsidRDefault="00C16C2E" w:rsidP="00C16C2E">
            <w:pPr>
              <w:widowControl/>
              <w:spacing w:line="240" w:lineRule="auto"/>
              <w:jc w:val="center"/>
              <w:rPr>
                <w:rFonts w:eastAsia="Times New Roman" w:cs="Calibri"/>
                <w:b/>
                <w:bCs/>
                <w:color w:val="FFFFFF"/>
                <w:sz w:val="20"/>
                <w:szCs w:val="20"/>
              </w:rPr>
            </w:pPr>
            <w:r w:rsidRPr="00C16C2E">
              <w:rPr>
                <w:rFonts w:eastAsia="Times New Roman" w:cs="Calibri"/>
                <w:b/>
                <w:bCs/>
                <w:color w:val="FFFFFF"/>
                <w:sz w:val="20"/>
                <w:szCs w:val="20"/>
              </w:rPr>
              <w:t>Diff.</w:t>
            </w:r>
          </w:p>
        </w:tc>
        <w:tc>
          <w:tcPr>
            <w:tcW w:w="745" w:type="dxa"/>
            <w:vMerge/>
            <w:tcBorders>
              <w:left w:val="nil"/>
              <w:bottom w:val="single" w:sz="4" w:space="0" w:color="auto"/>
              <w:right w:val="nil"/>
            </w:tcBorders>
            <w:shd w:val="clear" w:color="000000" w:fill="387990"/>
            <w:vAlign w:val="bottom"/>
            <w:hideMark/>
          </w:tcPr>
          <w:p w14:paraId="5636332D" w14:textId="23F73F45" w:rsidR="00C16C2E" w:rsidRPr="00C16C2E" w:rsidRDefault="00C16C2E" w:rsidP="00C16C2E">
            <w:pPr>
              <w:widowControl/>
              <w:spacing w:line="240" w:lineRule="auto"/>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85634C3" w14:textId="77777777" w:rsidR="00C16C2E" w:rsidRPr="00C16C2E" w:rsidRDefault="00C16C2E" w:rsidP="00C16C2E">
            <w:pPr>
              <w:widowControl/>
              <w:spacing w:line="240" w:lineRule="auto"/>
              <w:jc w:val="center"/>
              <w:rPr>
                <w:rFonts w:eastAsia="Times New Roman" w:cs="Calibri"/>
                <w:b/>
                <w:bCs/>
                <w:color w:val="FFFFFF"/>
                <w:sz w:val="20"/>
                <w:szCs w:val="20"/>
              </w:rPr>
            </w:pPr>
            <w:proofErr w:type="spellStart"/>
            <w:r w:rsidRPr="00C16C2E">
              <w:rPr>
                <w:rFonts w:eastAsia="Times New Roman" w:cs="Calibri"/>
                <w:b/>
                <w:bCs/>
                <w:color w:val="FFFFFF"/>
                <w:sz w:val="20"/>
                <w:szCs w:val="20"/>
              </w:rPr>
              <w:t>Sig.</w:t>
            </w:r>
            <w:r w:rsidRPr="00C16C2E">
              <w:rPr>
                <w:rFonts w:eastAsia="Times New Roman" w:cs="Calibri"/>
                <w:b/>
                <w:bCs/>
                <w:color w:val="FFFFFF"/>
                <w:sz w:val="20"/>
                <w:szCs w:val="20"/>
                <w:vertAlign w:val="superscript"/>
              </w:rPr>
              <w:t>b</w:t>
            </w:r>
            <w:proofErr w:type="spellEnd"/>
          </w:p>
        </w:tc>
      </w:tr>
      <w:tr w:rsidR="00C16C2E" w:rsidRPr="00C16C2E" w14:paraId="6B2571E0"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2A809A39"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w:t>
            </w:r>
          </w:p>
        </w:tc>
        <w:tc>
          <w:tcPr>
            <w:tcW w:w="241" w:type="dxa"/>
            <w:tcBorders>
              <w:top w:val="nil"/>
              <w:left w:val="nil"/>
              <w:bottom w:val="single" w:sz="4" w:space="0" w:color="auto"/>
              <w:right w:val="nil"/>
            </w:tcBorders>
            <w:shd w:val="clear" w:color="000000" w:fill="DDEBF7"/>
            <w:hideMark/>
          </w:tcPr>
          <w:p w14:paraId="22A951A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54AF32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6041F9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5E1CEF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170F9C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4CE0E7B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DB6F0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68E92E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6A5F9A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868AC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29B7EE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626023E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D4E59C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61D68F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F5BEA6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43D89C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9A3B9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83F7AA5"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4650E5A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8863B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A8CB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68558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491B0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42309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F2A787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B5C64F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A3E0870"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1EDAE76"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164A8FB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578A8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0E5A7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4559664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1B6538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AAFBE7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32B5D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1A962C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FE72A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8D67C5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476DE72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5E49CE8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08531E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0D8B7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F7F2A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725623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0368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733238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686AD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25F8B0D"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766624E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7A267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C71C1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3194C8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C99A8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DE76E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276A83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2D20339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600BE75"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0BD6C5E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household members [X]+ years of age</w:t>
            </w:r>
          </w:p>
        </w:tc>
        <w:tc>
          <w:tcPr>
            <w:tcW w:w="859" w:type="dxa"/>
            <w:tcBorders>
              <w:top w:val="nil"/>
              <w:left w:val="nil"/>
              <w:bottom w:val="single" w:sz="4" w:space="0" w:color="auto"/>
              <w:right w:val="nil"/>
            </w:tcBorders>
            <w:shd w:val="clear" w:color="auto" w:fill="auto"/>
            <w:hideMark/>
          </w:tcPr>
          <w:p w14:paraId="4972A03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4D79E0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7A8A1B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50EC8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6A8EEB5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07E6F22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1E36BB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4CA8779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7E086242"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15979035"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Female</w:t>
            </w:r>
          </w:p>
        </w:tc>
        <w:tc>
          <w:tcPr>
            <w:tcW w:w="241" w:type="dxa"/>
            <w:tcBorders>
              <w:top w:val="nil"/>
              <w:left w:val="nil"/>
              <w:bottom w:val="single" w:sz="4" w:space="0" w:color="auto"/>
              <w:right w:val="nil"/>
            </w:tcBorders>
            <w:shd w:val="clear" w:color="000000" w:fill="DDEBF7"/>
            <w:hideMark/>
          </w:tcPr>
          <w:p w14:paraId="728404E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DBD5FA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750C1B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6C7D86C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26A8E40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383FAE2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98DD1BD"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22AE6D3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18A1D9B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428F9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02FB3E9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B9C03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2B2E541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B5D71B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AE1490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FBABA6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66CD6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0B43514"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1C64E59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5C84A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FD111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28E741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E08CC5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294A0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5AE853A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1DDDD5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26F7184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E20238"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257BDB1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1B91A6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3DBD9F3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E913DD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14FE6A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7F57D4D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78C38E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96FF42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9CBFDE6"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06BED0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77721C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FCCD7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207687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E4A70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08DD491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2C4AC82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BED929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741D0EC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5C59DB2"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1D816BA"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19ECC3E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B25133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485F270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56A2A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54EDC90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146829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490C9B4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3AE6E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073AA9D"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193F9E57"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female household members [X]+ years of age</w:t>
            </w:r>
          </w:p>
        </w:tc>
        <w:tc>
          <w:tcPr>
            <w:tcW w:w="859" w:type="dxa"/>
            <w:tcBorders>
              <w:top w:val="nil"/>
              <w:left w:val="nil"/>
              <w:bottom w:val="single" w:sz="4" w:space="0" w:color="auto"/>
              <w:right w:val="nil"/>
            </w:tcBorders>
            <w:shd w:val="clear" w:color="auto" w:fill="auto"/>
            <w:hideMark/>
          </w:tcPr>
          <w:p w14:paraId="38AA3F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6635C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E0D9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8FBF13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4620AA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303F4E3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7A821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580D474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416D60F" w14:textId="77777777" w:rsidTr="000A7C36">
        <w:trPr>
          <w:trHeight w:val="259"/>
        </w:trPr>
        <w:tc>
          <w:tcPr>
            <w:tcW w:w="5229" w:type="dxa"/>
            <w:gridSpan w:val="3"/>
            <w:tcBorders>
              <w:top w:val="single" w:sz="4" w:space="0" w:color="auto"/>
              <w:left w:val="nil"/>
              <w:bottom w:val="single" w:sz="4" w:space="0" w:color="auto"/>
              <w:right w:val="nil"/>
            </w:tcBorders>
            <w:shd w:val="clear" w:color="000000" w:fill="DDEBF7"/>
            <w:vAlign w:val="center"/>
            <w:hideMark/>
          </w:tcPr>
          <w:p w14:paraId="4064F146"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Male</w:t>
            </w:r>
          </w:p>
        </w:tc>
        <w:tc>
          <w:tcPr>
            <w:tcW w:w="241" w:type="dxa"/>
            <w:tcBorders>
              <w:top w:val="nil"/>
              <w:left w:val="nil"/>
              <w:bottom w:val="single" w:sz="4" w:space="0" w:color="auto"/>
              <w:right w:val="nil"/>
            </w:tcBorders>
            <w:shd w:val="clear" w:color="000000" w:fill="DDEBF7"/>
            <w:hideMark/>
          </w:tcPr>
          <w:p w14:paraId="7B88D2A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000000" w:fill="DDEBF7"/>
            <w:hideMark/>
          </w:tcPr>
          <w:p w14:paraId="4B067B2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000000" w:fill="DDEBF7"/>
            <w:hideMark/>
          </w:tcPr>
          <w:p w14:paraId="52AE83D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000000" w:fill="DDEBF7"/>
            <w:hideMark/>
          </w:tcPr>
          <w:p w14:paraId="0C03D92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000000" w:fill="DDEBF7"/>
            <w:hideMark/>
          </w:tcPr>
          <w:p w14:paraId="0AAF243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000000" w:fill="DDEBF7"/>
            <w:hideMark/>
          </w:tcPr>
          <w:p w14:paraId="7C0CDA1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629EF877"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4B1EB81E"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No education</w:t>
            </w:r>
          </w:p>
        </w:tc>
        <w:tc>
          <w:tcPr>
            <w:tcW w:w="859" w:type="dxa"/>
            <w:tcBorders>
              <w:top w:val="nil"/>
              <w:left w:val="nil"/>
              <w:bottom w:val="single" w:sz="4" w:space="0" w:color="auto"/>
              <w:right w:val="nil"/>
            </w:tcBorders>
            <w:shd w:val="clear" w:color="auto" w:fill="auto"/>
            <w:hideMark/>
          </w:tcPr>
          <w:p w14:paraId="748A395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75C725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73F4EBC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1605BE8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56C2D4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211882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5A23DE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C2E988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C9A5D6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07AEE39F"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Less than primary</w:t>
            </w:r>
          </w:p>
        </w:tc>
        <w:tc>
          <w:tcPr>
            <w:tcW w:w="859" w:type="dxa"/>
            <w:tcBorders>
              <w:top w:val="nil"/>
              <w:left w:val="nil"/>
              <w:bottom w:val="single" w:sz="4" w:space="0" w:color="auto"/>
              <w:right w:val="nil"/>
            </w:tcBorders>
            <w:shd w:val="clear" w:color="auto" w:fill="auto"/>
            <w:hideMark/>
          </w:tcPr>
          <w:p w14:paraId="5B5EFDF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6640BC5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C868C3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30BD99F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74C90C0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DF13D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0C096BB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6E77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524336C9"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58FD1EF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primary</w:t>
            </w:r>
          </w:p>
        </w:tc>
        <w:tc>
          <w:tcPr>
            <w:tcW w:w="859" w:type="dxa"/>
            <w:tcBorders>
              <w:top w:val="nil"/>
              <w:left w:val="nil"/>
              <w:bottom w:val="single" w:sz="4" w:space="0" w:color="auto"/>
              <w:right w:val="nil"/>
            </w:tcBorders>
            <w:shd w:val="clear" w:color="auto" w:fill="auto"/>
            <w:hideMark/>
          </w:tcPr>
          <w:p w14:paraId="0199C39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02F089B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0DFE48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084E28F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985DC1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5F58B10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688C112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607A6360"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474AD111"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77999FD9"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Completed secondary</w:t>
            </w:r>
          </w:p>
        </w:tc>
        <w:tc>
          <w:tcPr>
            <w:tcW w:w="859" w:type="dxa"/>
            <w:tcBorders>
              <w:top w:val="nil"/>
              <w:left w:val="nil"/>
              <w:bottom w:val="single" w:sz="4" w:space="0" w:color="auto"/>
              <w:right w:val="nil"/>
            </w:tcBorders>
            <w:shd w:val="clear" w:color="auto" w:fill="auto"/>
            <w:hideMark/>
          </w:tcPr>
          <w:p w14:paraId="5B9638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2CF20EA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5D2865F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71DCC45E"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3D662BDB"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13AD450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793D0609"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351D7CD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11C490CC" w14:textId="77777777" w:rsidTr="000A7C36">
        <w:trPr>
          <w:trHeight w:val="259"/>
        </w:trPr>
        <w:tc>
          <w:tcPr>
            <w:tcW w:w="3355" w:type="dxa"/>
            <w:tcBorders>
              <w:top w:val="nil"/>
              <w:left w:val="nil"/>
              <w:bottom w:val="single" w:sz="4" w:space="0" w:color="auto"/>
              <w:right w:val="nil"/>
            </w:tcBorders>
            <w:shd w:val="clear" w:color="auto" w:fill="auto"/>
            <w:noWrap/>
            <w:vAlign w:val="center"/>
            <w:hideMark/>
          </w:tcPr>
          <w:p w14:paraId="1C436347" w14:textId="77777777" w:rsidR="00C16C2E" w:rsidRPr="00C16C2E" w:rsidRDefault="00C16C2E" w:rsidP="00C16C2E">
            <w:pPr>
              <w:widowControl/>
              <w:spacing w:line="240" w:lineRule="auto"/>
              <w:ind w:firstLineChars="100" w:firstLine="200"/>
              <w:rPr>
                <w:rFonts w:eastAsia="Times New Roman" w:cs="Calibri"/>
                <w:sz w:val="20"/>
                <w:szCs w:val="20"/>
              </w:rPr>
            </w:pPr>
            <w:r w:rsidRPr="00C16C2E">
              <w:rPr>
                <w:rFonts w:eastAsia="Times New Roman" w:cs="Calibri"/>
                <w:sz w:val="20"/>
                <w:szCs w:val="20"/>
              </w:rPr>
              <w:t>Higher</w:t>
            </w:r>
          </w:p>
        </w:tc>
        <w:tc>
          <w:tcPr>
            <w:tcW w:w="859" w:type="dxa"/>
            <w:tcBorders>
              <w:top w:val="nil"/>
              <w:left w:val="nil"/>
              <w:bottom w:val="single" w:sz="4" w:space="0" w:color="auto"/>
              <w:right w:val="nil"/>
            </w:tcBorders>
            <w:shd w:val="clear" w:color="auto" w:fill="auto"/>
            <w:hideMark/>
          </w:tcPr>
          <w:p w14:paraId="6044560F"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nil"/>
              <w:left w:val="nil"/>
              <w:bottom w:val="single" w:sz="4" w:space="0" w:color="auto"/>
              <w:right w:val="nil"/>
            </w:tcBorders>
            <w:shd w:val="clear" w:color="auto" w:fill="auto"/>
            <w:hideMark/>
          </w:tcPr>
          <w:p w14:paraId="38A671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nil"/>
              <w:left w:val="nil"/>
              <w:bottom w:val="single" w:sz="4" w:space="0" w:color="auto"/>
              <w:right w:val="nil"/>
            </w:tcBorders>
            <w:shd w:val="clear" w:color="auto" w:fill="auto"/>
            <w:hideMark/>
          </w:tcPr>
          <w:p w14:paraId="6454F6AD"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nil"/>
              <w:left w:val="nil"/>
              <w:bottom w:val="single" w:sz="4" w:space="0" w:color="auto"/>
              <w:right w:val="nil"/>
            </w:tcBorders>
            <w:shd w:val="clear" w:color="auto" w:fill="auto"/>
            <w:hideMark/>
          </w:tcPr>
          <w:p w14:paraId="2A88400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nil"/>
              <w:left w:val="nil"/>
              <w:bottom w:val="single" w:sz="4" w:space="0" w:color="auto"/>
              <w:right w:val="nil"/>
            </w:tcBorders>
            <w:shd w:val="clear" w:color="auto" w:fill="auto"/>
            <w:hideMark/>
          </w:tcPr>
          <w:p w14:paraId="480D7668"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nil"/>
              <w:left w:val="nil"/>
              <w:bottom w:val="single" w:sz="4" w:space="0" w:color="auto"/>
              <w:right w:val="nil"/>
            </w:tcBorders>
            <w:shd w:val="clear" w:color="auto" w:fill="auto"/>
            <w:hideMark/>
          </w:tcPr>
          <w:p w14:paraId="4784452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nil"/>
              <w:left w:val="nil"/>
              <w:bottom w:val="single" w:sz="4" w:space="0" w:color="auto"/>
              <w:right w:val="nil"/>
            </w:tcBorders>
            <w:shd w:val="clear" w:color="auto" w:fill="auto"/>
            <w:hideMark/>
          </w:tcPr>
          <w:p w14:paraId="385DCD0C"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nil"/>
              <w:left w:val="nil"/>
              <w:bottom w:val="single" w:sz="4" w:space="0" w:color="auto"/>
              <w:right w:val="nil"/>
            </w:tcBorders>
            <w:shd w:val="clear" w:color="auto" w:fill="auto"/>
            <w:hideMark/>
          </w:tcPr>
          <w:p w14:paraId="0190241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r w:rsidR="00C16C2E" w:rsidRPr="00C16C2E" w14:paraId="095F3D47" w14:textId="77777777" w:rsidTr="000A7C36">
        <w:trPr>
          <w:trHeight w:val="259"/>
        </w:trPr>
        <w:tc>
          <w:tcPr>
            <w:tcW w:w="3355" w:type="dxa"/>
            <w:tcBorders>
              <w:top w:val="nil"/>
              <w:left w:val="nil"/>
              <w:bottom w:val="single" w:sz="4" w:space="0" w:color="auto"/>
              <w:right w:val="nil"/>
            </w:tcBorders>
            <w:shd w:val="clear" w:color="auto" w:fill="auto"/>
            <w:vAlign w:val="center"/>
            <w:hideMark/>
          </w:tcPr>
          <w:p w14:paraId="3CF395D0" w14:textId="77777777" w:rsidR="00C16C2E" w:rsidRPr="00C16C2E" w:rsidRDefault="00C16C2E" w:rsidP="00C16C2E">
            <w:pPr>
              <w:widowControl/>
              <w:spacing w:line="240" w:lineRule="auto"/>
              <w:rPr>
                <w:rFonts w:eastAsia="Times New Roman" w:cs="Calibri"/>
                <w:b/>
                <w:bCs/>
                <w:sz w:val="20"/>
                <w:szCs w:val="20"/>
              </w:rPr>
            </w:pPr>
            <w:r w:rsidRPr="00C16C2E">
              <w:rPr>
                <w:rFonts w:eastAsia="Times New Roman" w:cs="Calibri"/>
                <w:b/>
                <w:bCs/>
                <w:sz w:val="20"/>
                <w:szCs w:val="20"/>
              </w:rPr>
              <w:t>Total number of male household members [X]+ years of age</w:t>
            </w:r>
          </w:p>
        </w:tc>
        <w:tc>
          <w:tcPr>
            <w:tcW w:w="859" w:type="dxa"/>
            <w:tcBorders>
              <w:top w:val="single" w:sz="4" w:space="0" w:color="auto"/>
              <w:left w:val="nil"/>
              <w:bottom w:val="single" w:sz="4" w:space="0" w:color="auto"/>
              <w:right w:val="nil"/>
            </w:tcBorders>
            <w:shd w:val="clear" w:color="auto" w:fill="auto"/>
            <w:hideMark/>
          </w:tcPr>
          <w:p w14:paraId="67C71847"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1019" w:type="dxa"/>
            <w:tcBorders>
              <w:top w:val="single" w:sz="4" w:space="0" w:color="auto"/>
              <w:left w:val="nil"/>
              <w:bottom w:val="single" w:sz="4" w:space="0" w:color="auto"/>
              <w:right w:val="nil"/>
            </w:tcBorders>
            <w:shd w:val="clear" w:color="auto" w:fill="auto"/>
            <w:hideMark/>
          </w:tcPr>
          <w:p w14:paraId="5BFB3781"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241" w:type="dxa"/>
            <w:tcBorders>
              <w:top w:val="single" w:sz="4" w:space="0" w:color="auto"/>
              <w:left w:val="nil"/>
              <w:bottom w:val="single" w:sz="4" w:space="0" w:color="auto"/>
              <w:right w:val="nil"/>
            </w:tcBorders>
            <w:shd w:val="clear" w:color="auto" w:fill="auto"/>
            <w:hideMark/>
          </w:tcPr>
          <w:p w14:paraId="4F8D364A"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899" w:type="dxa"/>
            <w:tcBorders>
              <w:top w:val="single" w:sz="4" w:space="0" w:color="auto"/>
              <w:left w:val="nil"/>
              <w:bottom w:val="single" w:sz="4" w:space="0" w:color="auto"/>
              <w:right w:val="nil"/>
            </w:tcBorders>
            <w:shd w:val="clear" w:color="auto" w:fill="auto"/>
            <w:hideMark/>
          </w:tcPr>
          <w:p w14:paraId="77689A55"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991" w:type="dxa"/>
            <w:tcBorders>
              <w:top w:val="single" w:sz="4" w:space="0" w:color="auto"/>
              <w:left w:val="nil"/>
              <w:bottom w:val="single" w:sz="4" w:space="0" w:color="auto"/>
              <w:right w:val="nil"/>
            </w:tcBorders>
            <w:shd w:val="clear" w:color="auto" w:fill="auto"/>
            <w:hideMark/>
          </w:tcPr>
          <w:p w14:paraId="02F5ACD6"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30" w:type="dxa"/>
            <w:tcBorders>
              <w:top w:val="single" w:sz="4" w:space="0" w:color="auto"/>
              <w:left w:val="nil"/>
              <w:bottom w:val="single" w:sz="4" w:space="0" w:color="auto"/>
              <w:right w:val="nil"/>
            </w:tcBorders>
            <w:shd w:val="clear" w:color="auto" w:fill="auto"/>
            <w:hideMark/>
          </w:tcPr>
          <w:p w14:paraId="25F44E42"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745" w:type="dxa"/>
            <w:tcBorders>
              <w:top w:val="single" w:sz="4" w:space="0" w:color="auto"/>
              <w:left w:val="nil"/>
              <w:bottom w:val="single" w:sz="4" w:space="0" w:color="auto"/>
              <w:right w:val="nil"/>
            </w:tcBorders>
            <w:shd w:val="clear" w:color="auto" w:fill="auto"/>
            <w:hideMark/>
          </w:tcPr>
          <w:p w14:paraId="286AFC84"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c>
          <w:tcPr>
            <w:tcW w:w="624" w:type="dxa"/>
            <w:tcBorders>
              <w:top w:val="single" w:sz="4" w:space="0" w:color="auto"/>
              <w:left w:val="nil"/>
              <w:bottom w:val="single" w:sz="4" w:space="0" w:color="auto"/>
              <w:right w:val="nil"/>
            </w:tcBorders>
            <w:shd w:val="clear" w:color="auto" w:fill="auto"/>
            <w:hideMark/>
          </w:tcPr>
          <w:p w14:paraId="2B6629D3" w14:textId="77777777" w:rsidR="00C16C2E" w:rsidRPr="00C16C2E" w:rsidRDefault="00C16C2E" w:rsidP="00C16C2E">
            <w:pPr>
              <w:widowControl/>
              <w:spacing w:line="240" w:lineRule="auto"/>
              <w:rPr>
                <w:rFonts w:ascii="Times New Roman" w:eastAsia="Times New Roman" w:hAnsi="Times New Roman" w:cs="Times New Roman"/>
                <w:sz w:val="20"/>
                <w:szCs w:val="20"/>
              </w:rPr>
            </w:pPr>
            <w:r w:rsidRPr="00C16C2E">
              <w:rPr>
                <w:rFonts w:ascii="Times New Roman" w:eastAsia="Times New Roman" w:hAnsi="Times New Roman" w:cs="Times New Roman"/>
                <w:sz w:val="20"/>
                <w:szCs w:val="20"/>
              </w:rPr>
              <w:t> </w:t>
            </w:r>
          </w:p>
        </w:tc>
      </w:tr>
    </w:tbl>
    <w:p w14:paraId="1E3EE284" w14:textId="259BDE52" w:rsidR="00CF77D8" w:rsidRPr="00290F31" w:rsidRDefault="00CF77D8" w:rsidP="00CF77D8">
      <w:pPr>
        <w:pStyle w:val="BodyText"/>
        <w:spacing w:after="0"/>
        <w:rPr>
          <w:sz w:val="16"/>
          <w:szCs w:val="16"/>
        </w:rPr>
      </w:pPr>
      <w:commentRangeStart w:id="336"/>
      <w:r w:rsidRPr="00290F31">
        <w:rPr>
          <w:sz w:val="16"/>
          <w:szCs w:val="16"/>
        </w:rPr>
        <w:t>^ Results not statistically reliable, n&lt;30</w:t>
      </w:r>
      <w:commentRangeEnd w:id="336"/>
      <w:r w:rsidR="004E33EB" w:rsidRPr="00290F31">
        <w:rPr>
          <w:rStyle w:val="CommentReference"/>
        </w:rPr>
        <w:commentReference w:id="336"/>
      </w:r>
    </w:p>
    <w:p w14:paraId="2B709F6B" w14:textId="2A8AB2EC" w:rsidR="00CF77D8" w:rsidRPr="00290F31" w:rsidRDefault="00153354" w:rsidP="00CF77D8">
      <w:pPr>
        <w:pStyle w:val="BodyText"/>
        <w:spacing w:after="0"/>
        <w:rPr>
          <w:sz w:val="16"/>
          <w:szCs w:val="16"/>
        </w:rPr>
      </w:pPr>
      <w:r>
        <w:rPr>
          <w:sz w:val="16"/>
          <w:szCs w:val="16"/>
          <w:vertAlign w:val="superscript"/>
        </w:rPr>
        <w:t>a</w:t>
      </w:r>
      <w:r w:rsidR="00CF77D8" w:rsidRPr="00290F31">
        <w:rPr>
          <w:sz w:val="16"/>
          <w:szCs w:val="16"/>
        </w:rPr>
        <w:t xml:space="preserve"> Significance tests were performed to determine whether a difference exists between the baseline and endline estimates.</w:t>
      </w:r>
    </w:p>
    <w:p w14:paraId="7AEB76C8" w14:textId="3EA8AF4E" w:rsidR="00CF77D8" w:rsidRPr="00290F31" w:rsidRDefault="00153354" w:rsidP="00CF77D8">
      <w:pPr>
        <w:pStyle w:val="BodyText"/>
        <w:spacing w:after="0"/>
        <w:rPr>
          <w:sz w:val="16"/>
          <w:szCs w:val="16"/>
        </w:rPr>
      </w:pPr>
      <w:r>
        <w:rPr>
          <w:sz w:val="16"/>
          <w:szCs w:val="16"/>
          <w:vertAlign w:val="superscript"/>
        </w:rPr>
        <w:t>b</w:t>
      </w:r>
      <w:r w:rsidR="00CF77D8" w:rsidRPr="00290F31">
        <w:rPr>
          <w:sz w:val="16"/>
          <w:szCs w:val="16"/>
        </w:rPr>
        <w:t xml:space="preserve"> Differences found to be statistically significant are indicated by level: * p&lt;0.05, ** p&lt;0.01, *** p&lt;0.001.</w:t>
      </w:r>
    </w:p>
    <w:p w14:paraId="60F1CDE0" w14:textId="77777777" w:rsidR="00153354" w:rsidRDefault="00CF77D8" w:rsidP="00CF77D8">
      <w:pPr>
        <w:pStyle w:val="BodyText"/>
        <w:spacing w:after="0"/>
        <w:rPr>
          <w:sz w:val="16"/>
          <w:szCs w:val="16"/>
        </w:rPr>
      </w:pPr>
      <w:r w:rsidRPr="00290F31">
        <w:rPr>
          <w:sz w:val="16"/>
          <w:szCs w:val="16"/>
        </w:rPr>
        <w:t>Note</w:t>
      </w:r>
      <w:r w:rsidR="00153354">
        <w:rPr>
          <w:sz w:val="16"/>
          <w:szCs w:val="16"/>
        </w:rPr>
        <w:t>s</w:t>
      </w:r>
      <w:r w:rsidRPr="00290F31">
        <w:rPr>
          <w:sz w:val="16"/>
          <w:szCs w:val="16"/>
        </w:rPr>
        <w:t xml:space="preserve">: </w:t>
      </w:r>
    </w:p>
    <w:p w14:paraId="3638E279" w14:textId="377401BD" w:rsidR="00CF77D8" w:rsidRDefault="00CF77D8" w:rsidP="00CF77D8">
      <w:pPr>
        <w:pStyle w:val="BodyText"/>
        <w:spacing w:after="0"/>
        <w:rPr>
          <w:sz w:val="16"/>
          <w:szCs w:val="16"/>
        </w:rPr>
      </w:pPr>
      <w:r w:rsidRPr="00290F31">
        <w:rPr>
          <w:sz w:val="16"/>
          <w:szCs w:val="16"/>
        </w:rPr>
        <w:t>Estimates are sample-weighted; numbers of observations are unweighted.</w:t>
      </w:r>
    </w:p>
    <w:p w14:paraId="7FB74FFA" w14:textId="66768654" w:rsidR="00153354" w:rsidRPr="00290F31" w:rsidRDefault="00153354" w:rsidP="00153354">
      <w:pPr>
        <w:pStyle w:val="BodyText"/>
        <w:spacing w:after="0"/>
        <w:rPr>
          <w:sz w:val="16"/>
          <w:szCs w:val="16"/>
        </w:rPr>
      </w:pPr>
      <w:r w:rsidRPr="00290F31">
        <w:rPr>
          <w:sz w:val="16"/>
          <w:szCs w:val="16"/>
        </w:rPr>
        <w:t>Estimates include de facto household members who are [</w:t>
      </w:r>
      <w:r w:rsidRPr="00290F31">
        <w:rPr>
          <w:sz w:val="16"/>
          <w:szCs w:val="16"/>
          <w:highlight w:val="yellow"/>
        </w:rPr>
        <w:t>X</w:t>
      </w:r>
      <w:r w:rsidRPr="00054F8E">
        <w:rPr>
          <w:sz w:val="16"/>
          <w:szCs w:val="16"/>
          <w:highlight w:val="yellow"/>
        </w:rPr>
        <w:t>X</w:t>
      </w:r>
      <w:r w:rsidRPr="00290F31">
        <w:rPr>
          <w:sz w:val="16"/>
          <w:szCs w:val="16"/>
        </w:rPr>
        <w:t>] years of age or older.</w:t>
      </w:r>
    </w:p>
    <w:p w14:paraId="2B2BE1D4" w14:textId="0F7212AB" w:rsidR="00CF77D8" w:rsidRPr="00290F31" w:rsidRDefault="00385A7A" w:rsidP="00CF77D8">
      <w:pPr>
        <w:pStyle w:val="BodyText"/>
        <w:rPr>
          <w:sz w:val="16"/>
          <w:szCs w:val="16"/>
        </w:rPr>
      </w:pPr>
      <w:r w:rsidRPr="00290F31">
        <w:rPr>
          <w:sz w:val="16"/>
          <w:szCs w:val="16"/>
        </w:rPr>
        <w:t>Feed the Future [</w:t>
      </w:r>
      <w:r w:rsidRPr="00290F31">
        <w:rPr>
          <w:sz w:val="16"/>
          <w:szCs w:val="16"/>
          <w:highlight w:val="yellow"/>
        </w:rPr>
        <w:t>Country</w:t>
      </w:r>
      <w:r w:rsidRPr="00290F31">
        <w:rPr>
          <w:sz w:val="16"/>
          <w:szCs w:val="16"/>
        </w:rPr>
        <w:t>] ZOI Survey [</w:t>
      </w:r>
      <w:r w:rsidR="00FE1420">
        <w:rPr>
          <w:sz w:val="16"/>
          <w:szCs w:val="16"/>
          <w:highlight w:val="yellow"/>
        </w:rPr>
        <w:t xml:space="preserve">baseline </w:t>
      </w:r>
      <w:r w:rsidRPr="00290F31">
        <w:rPr>
          <w:sz w:val="16"/>
          <w:szCs w:val="16"/>
          <w:highlight w:val="yellow"/>
        </w:rPr>
        <w:t>survey year(s)</w:t>
      </w:r>
      <w:r w:rsidRPr="00290F31">
        <w:rPr>
          <w:sz w:val="16"/>
          <w:szCs w:val="16"/>
        </w:rPr>
        <w:t>]; Feed the Future [</w:t>
      </w:r>
      <w:r w:rsidRPr="00290F31">
        <w:rPr>
          <w:sz w:val="16"/>
          <w:szCs w:val="16"/>
          <w:highlight w:val="yellow"/>
        </w:rPr>
        <w:t>Country</w:t>
      </w:r>
      <w:r w:rsidRPr="00290F31">
        <w:rPr>
          <w:sz w:val="16"/>
          <w:szCs w:val="16"/>
        </w:rPr>
        <w:t>] ZOI Survey [</w:t>
      </w:r>
      <w:r w:rsidR="00A11DD1" w:rsidRPr="00A11DD1">
        <w:rPr>
          <w:sz w:val="16"/>
          <w:szCs w:val="16"/>
          <w:highlight w:val="yellow"/>
        </w:rPr>
        <w:t xml:space="preserve">endline </w:t>
      </w:r>
      <w:r w:rsidRPr="00290F31">
        <w:rPr>
          <w:sz w:val="16"/>
          <w:szCs w:val="16"/>
          <w:highlight w:val="yellow"/>
        </w:rPr>
        <w:t>survey year(s)</w:t>
      </w:r>
      <w:r w:rsidRPr="00290F31">
        <w:rPr>
          <w:sz w:val="16"/>
          <w:szCs w:val="16"/>
        </w:rPr>
        <w:t>]</w:t>
      </w:r>
    </w:p>
    <w:p w14:paraId="10172D67" w14:textId="0ADFF446" w:rsidR="00181220" w:rsidRPr="00173FAF" w:rsidRDefault="00181220" w:rsidP="00181220">
      <w:pPr>
        <w:pStyle w:val="Heading2"/>
        <w:spacing w:before="240"/>
      </w:pPr>
      <w:bookmarkStart w:id="337" w:name="_Toc22897197"/>
      <w:bookmarkStart w:id="338" w:name="_Toc50719305"/>
      <w:r>
        <w:t>3.3</w:t>
      </w:r>
      <w:r>
        <w:tab/>
        <w:t>Dwelling characteristics and living c</w:t>
      </w:r>
      <w:r w:rsidRPr="00173FAF">
        <w:t>onditions</w:t>
      </w:r>
      <w:bookmarkEnd w:id="337"/>
      <w:bookmarkEnd w:id="338"/>
    </w:p>
    <w:p w14:paraId="4BBE1413" w14:textId="6264C9D7" w:rsidR="00FF4B80" w:rsidRDefault="00181220" w:rsidP="00FF4B80">
      <w:pPr>
        <w:pStyle w:val="BodyText"/>
        <w:spacing w:before="200"/>
      </w:pPr>
      <w:r>
        <w:rPr>
          <w:b/>
        </w:rPr>
        <w:t>Table 3.3.1</w:t>
      </w:r>
      <w:r w:rsidRPr="00DF4DE5">
        <w:t xml:space="preserve"> </w:t>
      </w:r>
      <w:r w:rsidR="00FF4B80">
        <w:t xml:space="preserve">and </w:t>
      </w:r>
      <w:r w:rsidR="00FF4B80">
        <w:rPr>
          <w:b/>
        </w:rPr>
        <w:t xml:space="preserve">Table 3.3.2 </w:t>
      </w:r>
      <w:r w:rsidR="00FF4B80">
        <w:t>present</w:t>
      </w:r>
      <w:r>
        <w:t xml:space="preserve"> </w:t>
      </w:r>
      <w:r w:rsidRPr="00DF4DE5">
        <w:t xml:space="preserve">dwelling characteristics </w:t>
      </w:r>
      <w:r>
        <w:t xml:space="preserve">and living conditions </w:t>
      </w:r>
      <w:r w:rsidRPr="00DF4DE5">
        <w:t xml:space="preserve">of households in the </w:t>
      </w:r>
      <w:r w:rsidR="00160DC3">
        <w:rPr>
          <w:szCs w:val="22"/>
        </w:rPr>
        <w:t>Phase One</w:t>
      </w:r>
      <w:r w:rsidR="007F25EC">
        <w:rPr>
          <w:szCs w:val="22"/>
        </w:rPr>
        <w:t xml:space="preserve"> ZOI</w:t>
      </w:r>
      <w:r w:rsidR="00FF4B80">
        <w:t>, comparing estimates</w:t>
      </w:r>
      <w:r>
        <w:t xml:space="preserve"> at baseline and </w:t>
      </w:r>
      <w:r w:rsidR="00FF4B80">
        <w:t xml:space="preserve">at </w:t>
      </w:r>
      <w:r>
        <w:t>endline</w:t>
      </w:r>
      <w:r w:rsidRPr="00DF4DE5">
        <w:t xml:space="preserve">. </w:t>
      </w:r>
      <w:r w:rsidR="00FF4B80" w:rsidRPr="00757754">
        <w:rPr>
          <w:b/>
        </w:rPr>
        <w:t>T</w:t>
      </w:r>
      <w:r w:rsidRPr="00757754">
        <w:rPr>
          <w:b/>
        </w:rPr>
        <w:t xml:space="preserve">able </w:t>
      </w:r>
      <w:r w:rsidR="00FF4B80" w:rsidRPr="00757754">
        <w:rPr>
          <w:b/>
        </w:rPr>
        <w:t>3.3.1</w:t>
      </w:r>
      <w:r w:rsidR="00FF4B80">
        <w:t xml:space="preserve"> </w:t>
      </w:r>
      <w:r w:rsidRPr="00DF4DE5">
        <w:t>presents the percentage</w:t>
      </w:r>
      <w:r>
        <w:t>s</w:t>
      </w:r>
      <w:r w:rsidRPr="00DF4DE5">
        <w:t xml:space="preserve"> of </w:t>
      </w:r>
      <w:r w:rsidR="00FF4B80">
        <w:t xml:space="preserve">all </w:t>
      </w:r>
      <w:r w:rsidRPr="00DF4DE5">
        <w:t xml:space="preserve">households </w:t>
      </w:r>
      <w:r>
        <w:t>that</w:t>
      </w:r>
      <w:r w:rsidRPr="00DF4DE5">
        <w:t xml:space="preserve"> </w:t>
      </w:r>
      <w:r>
        <w:t xml:space="preserve">use solid cooking fuel and that </w:t>
      </w:r>
      <w:r w:rsidRPr="00DF4DE5">
        <w:t>have access electricity</w:t>
      </w:r>
      <w:r>
        <w:t>, t</w:t>
      </w:r>
      <w:r w:rsidRPr="00DF4DE5">
        <w:t xml:space="preserve">he average number of </w:t>
      </w:r>
      <w:r>
        <w:t xml:space="preserve">de jure household members </w:t>
      </w:r>
      <w:r w:rsidRPr="00DF4DE5">
        <w:t xml:space="preserve">per sleeping room, </w:t>
      </w:r>
      <w:r>
        <w:t xml:space="preserve">and the main </w:t>
      </w:r>
      <w:r w:rsidRPr="00DF4DE5">
        <w:t xml:space="preserve">roof, exterior wall, and floor </w:t>
      </w:r>
      <w:r>
        <w:t xml:space="preserve">dwelling </w:t>
      </w:r>
      <w:r w:rsidRPr="00DF4DE5">
        <w:t xml:space="preserve">materials. </w:t>
      </w:r>
      <w:r w:rsidR="00FF4B80">
        <w:rPr>
          <w:b/>
        </w:rPr>
        <w:t xml:space="preserve">Table 3.3.2 </w:t>
      </w:r>
      <w:r w:rsidR="00FF4B80">
        <w:t xml:space="preserve">presents </w:t>
      </w:r>
      <w:r w:rsidR="00FF4B80" w:rsidRPr="00DF4DE5">
        <w:t>the percentage</w:t>
      </w:r>
      <w:r w:rsidR="00FF4B80">
        <w:t>s</w:t>
      </w:r>
      <w:r w:rsidR="00FF4B80" w:rsidRPr="00DF4DE5">
        <w:t xml:space="preserve"> of households </w:t>
      </w:r>
      <w:r w:rsidR="00FF4B80">
        <w:t>that</w:t>
      </w:r>
      <w:r w:rsidR="00FF4B80" w:rsidRPr="00DF4DE5">
        <w:t xml:space="preserve"> </w:t>
      </w:r>
      <w:r w:rsidR="00FF4B80">
        <w:t xml:space="preserve">use solid cooking fuel and that </w:t>
      </w:r>
      <w:r w:rsidR="00FF4B80" w:rsidRPr="00DF4DE5">
        <w:t>have access electricity</w:t>
      </w:r>
      <w:r w:rsidR="00FF4B80">
        <w:t xml:space="preserve"> by gendered household type and residence</w:t>
      </w:r>
      <w:r w:rsidR="00FF4B80" w:rsidRPr="00DF4DE5">
        <w:t xml:space="preserve">. </w:t>
      </w:r>
    </w:p>
    <w:p w14:paraId="6CF3ACCD" w14:textId="5DAA1DB2" w:rsidR="00181220" w:rsidRDefault="00FF4B80" w:rsidP="00757754">
      <w:pPr>
        <w:pStyle w:val="BodyText"/>
      </w:pPr>
      <w:r>
        <w:t>[</w:t>
      </w:r>
      <w:r w:rsidRPr="00572AB5">
        <w:rPr>
          <w:highlight w:val="yellow"/>
        </w:rPr>
        <w:t xml:space="preserve">Describe </w:t>
      </w:r>
      <w:r>
        <w:rPr>
          <w:highlight w:val="yellow"/>
        </w:rPr>
        <w:t xml:space="preserve">the </w:t>
      </w:r>
      <w:r w:rsidRPr="00572AB5">
        <w:rPr>
          <w:highlight w:val="yellow"/>
        </w:rPr>
        <w:t xml:space="preserve">results </w:t>
      </w:r>
      <w:r>
        <w:rPr>
          <w:highlight w:val="yellow"/>
        </w:rPr>
        <w:t xml:space="preserve">presented </w:t>
      </w:r>
      <w:r w:rsidRPr="00572AB5">
        <w:rPr>
          <w:highlight w:val="yellow"/>
        </w:rPr>
        <w:t xml:space="preserve">in </w:t>
      </w:r>
      <w:r>
        <w:rPr>
          <w:highlight w:val="yellow"/>
        </w:rPr>
        <w:t>Table 3.3.1 and Table 3.3.2</w:t>
      </w:r>
      <w:r w:rsidRPr="00572AB5">
        <w:rPr>
          <w:highlight w:val="yellow"/>
        </w:rPr>
        <w:t>.</w:t>
      </w:r>
      <w:r>
        <w:t xml:space="preserve">] </w:t>
      </w:r>
    </w:p>
    <w:p w14:paraId="5B391DBF" w14:textId="042C2AE7" w:rsidR="00181220" w:rsidRDefault="00181220" w:rsidP="007D4AEC">
      <w:pPr>
        <w:pStyle w:val="Tabletitle"/>
        <w:keepLines/>
        <w:spacing w:before="240"/>
        <w:contextualSpacing/>
        <w:outlineLvl w:val="3"/>
      </w:pPr>
      <w:bookmarkStart w:id="339" w:name="_Toc415131202"/>
      <w:bookmarkStart w:id="340" w:name="_Toc499553861"/>
      <w:bookmarkStart w:id="341" w:name="_Toc499554299"/>
      <w:bookmarkStart w:id="342" w:name="_Toc499554554"/>
      <w:bookmarkStart w:id="343" w:name="_Toc531870946"/>
      <w:bookmarkStart w:id="344" w:name="_Toc50719168"/>
      <w:r w:rsidRPr="003835AB">
        <w:lastRenderedPageBreak/>
        <w:t>Table 3.</w:t>
      </w:r>
      <w:r>
        <w:t>3</w:t>
      </w:r>
      <w:r w:rsidRPr="003835AB">
        <w:t>.1: Comparison of Household Dwelling Characteristics</w:t>
      </w:r>
      <w:r w:rsidR="00FF4B80">
        <w:t xml:space="preserve"> in the </w:t>
      </w:r>
      <w:r w:rsidR="00160DC3">
        <w:t>Phase One</w:t>
      </w:r>
      <w:r w:rsidR="007F25EC">
        <w:t xml:space="preserve"> ZOI</w:t>
      </w:r>
      <w:r w:rsidRPr="003835AB">
        <w:t xml:space="preserve">, Feed the Future </w:t>
      </w:r>
      <w:r w:rsidR="00160DC3">
        <w:t>Phase One</w:t>
      </w:r>
      <w:r w:rsidRPr="003835AB">
        <w:t xml:space="preserve"> Baseline and Endline ZOI Surveys</w:t>
      </w:r>
      <w:bookmarkEnd w:id="339"/>
      <w:bookmarkEnd w:id="340"/>
      <w:bookmarkEnd w:id="341"/>
      <w:bookmarkEnd w:id="342"/>
      <w:bookmarkEnd w:id="343"/>
      <w:bookmarkEnd w:id="344"/>
    </w:p>
    <w:tbl>
      <w:tblPr>
        <w:tblW w:w="9409" w:type="dxa"/>
        <w:tblInd w:w="108" w:type="dxa"/>
        <w:tblLayout w:type="fixed"/>
        <w:tblLook w:val="04A0" w:firstRow="1" w:lastRow="0" w:firstColumn="1" w:lastColumn="0" w:noHBand="0" w:noVBand="1"/>
      </w:tblPr>
      <w:tblGrid>
        <w:gridCol w:w="3420"/>
        <w:gridCol w:w="900"/>
        <w:gridCol w:w="997"/>
        <w:gridCol w:w="256"/>
        <w:gridCol w:w="907"/>
        <w:gridCol w:w="874"/>
        <w:gridCol w:w="606"/>
        <w:gridCol w:w="825"/>
        <w:gridCol w:w="624"/>
      </w:tblGrid>
      <w:tr w:rsidR="00AF024D" w:rsidRPr="00AF024D" w14:paraId="5AB8E9A9"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42C643E8"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 </w:t>
            </w:r>
          </w:p>
        </w:tc>
        <w:tc>
          <w:tcPr>
            <w:tcW w:w="1897" w:type="dxa"/>
            <w:gridSpan w:val="2"/>
            <w:tcBorders>
              <w:top w:val="single" w:sz="4" w:space="0" w:color="auto"/>
              <w:left w:val="nil"/>
              <w:bottom w:val="single" w:sz="4" w:space="0" w:color="FFFFFF"/>
              <w:right w:val="nil"/>
            </w:tcBorders>
            <w:shd w:val="clear" w:color="000000" w:fill="387990"/>
            <w:vAlign w:val="center"/>
            <w:hideMark/>
          </w:tcPr>
          <w:p w14:paraId="4B27F5C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xml:space="preserve">Baseline </w:t>
            </w:r>
            <w:r w:rsidRPr="00AF024D">
              <w:rPr>
                <w:rFonts w:eastAsia="Times New Roman" w:cs="Calibri"/>
                <w:b/>
                <w:bCs/>
                <w:color w:val="FFFFFF"/>
                <w:sz w:val="20"/>
                <w:szCs w:val="20"/>
              </w:rPr>
              <w:br/>
              <w:t>([Year(s)])</w:t>
            </w:r>
          </w:p>
        </w:tc>
        <w:tc>
          <w:tcPr>
            <w:tcW w:w="256" w:type="dxa"/>
            <w:tcBorders>
              <w:top w:val="single" w:sz="4" w:space="0" w:color="auto"/>
              <w:left w:val="nil"/>
              <w:bottom w:val="nil"/>
              <w:right w:val="nil"/>
            </w:tcBorders>
            <w:shd w:val="clear" w:color="000000" w:fill="387990"/>
            <w:vAlign w:val="center"/>
            <w:hideMark/>
          </w:tcPr>
          <w:p w14:paraId="570D56C5"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1781" w:type="dxa"/>
            <w:gridSpan w:val="2"/>
            <w:tcBorders>
              <w:top w:val="single" w:sz="4" w:space="0" w:color="auto"/>
              <w:left w:val="nil"/>
              <w:bottom w:val="single" w:sz="4" w:space="0" w:color="FFFFFF"/>
              <w:right w:val="nil"/>
            </w:tcBorders>
            <w:shd w:val="clear" w:color="000000" w:fill="387990"/>
            <w:vAlign w:val="center"/>
            <w:hideMark/>
          </w:tcPr>
          <w:p w14:paraId="35C69E3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xml:space="preserve">Endline </w:t>
            </w:r>
            <w:r w:rsidRPr="00AF024D">
              <w:rPr>
                <w:rFonts w:eastAsia="Times New Roman" w:cs="Calibri"/>
                <w:b/>
                <w:bCs/>
                <w:color w:val="FFFFFF"/>
                <w:sz w:val="20"/>
                <w:szCs w:val="20"/>
              </w:rPr>
              <w:br/>
              <w:t>([Year(s)])</w:t>
            </w:r>
          </w:p>
        </w:tc>
        <w:tc>
          <w:tcPr>
            <w:tcW w:w="606" w:type="dxa"/>
            <w:tcBorders>
              <w:top w:val="single" w:sz="4" w:space="0" w:color="auto"/>
              <w:left w:val="nil"/>
              <w:bottom w:val="nil"/>
              <w:right w:val="nil"/>
            </w:tcBorders>
            <w:shd w:val="clear" w:color="000000" w:fill="387990"/>
            <w:vAlign w:val="center"/>
            <w:hideMark/>
          </w:tcPr>
          <w:p w14:paraId="1FB10F0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825" w:type="dxa"/>
            <w:vMerge w:val="restart"/>
            <w:tcBorders>
              <w:top w:val="single" w:sz="4" w:space="0" w:color="auto"/>
              <w:left w:val="nil"/>
              <w:right w:val="nil"/>
            </w:tcBorders>
            <w:shd w:val="clear" w:color="000000" w:fill="387990"/>
            <w:vAlign w:val="bottom"/>
            <w:hideMark/>
          </w:tcPr>
          <w:p w14:paraId="58084C3C" w14:textId="4DCD696C" w:rsidR="00AF024D" w:rsidRPr="00AF024D" w:rsidRDefault="00AF024D" w:rsidP="00AF024D">
            <w:pPr>
              <w:widowControl/>
              <w:spacing w:line="240" w:lineRule="auto"/>
              <w:jc w:val="center"/>
              <w:rPr>
                <w:rFonts w:eastAsia="Times New Roman" w:cs="Calibri"/>
                <w:b/>
                <w:bCs/>
                <w:color w:val="FFFFFF"/>
                <w:sz w:val="20"/>
                <w:szCs w:val="20"/>
              </w:rPr>
            </w:pPr>
          </w:p>
          <w:p w14:paraId="669A7853" w14:textId="51618AB7" w:rsidR="00AF024D" w:rsidRPr="00AF024D" w:rsidRDefault="00AF024D" w:rsidP="00AF024D">
            <w:pPr>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p-</w:t>
            </w:r>
            <w:proofErr w:type="spellStart"/>
            <w:r w:rsidRPr="00AF024D">
              <w:rPr>
                <w:rFonts w:eastAsia="Times New Roman" w:cs="Calibri"/>
                <w:b/>
                <w:bCs/>
                <w:color w:val="FFFFFF"/>
                <w:sz w:val="20"/>
                <w:szCs w:val="20"/>
              </w:rPr>
              <w:t>value</w:t>
            </w:r>
            <w:r w:rsidRPr="00AF024D">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center"/>
            <w:hideMark/>
          </w:tcPr>
          <w:p w14:paraId="4F0700D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r>
      <w:tr w:rsidR="00AF024D" w:rsidRPr="00AF024D" w14:paraId="6536A510" w14:textId="77777777" w:rsidTr="00AC24BA">
        <w:trPr>
          <w:trHeight w:val="259"/>
          <w:tblHeader/>
        </w:trPr>
        <w:tc>
          <w:tcPr>
            <w:tcW w:w="3420" w:type="dxa"/>
            <w:tcBorders>
              <w:top w:val="nil"/>
              <w:left w:val="nil"/>
              <w:bottom w:val="nil"/>
              <w:right w:val="nil"/>
            </w:tcBorders>
            <w:shd w:val="clear" w:color="000000" w:fill="387990"/>
            <w:noWrap/>
            <w:vAlign w:val="bottom"/>
            <w:hideMark/>
          </w:tcPr>
          <w:p w14:paraId="02E8EE43" w14:textId="77777777" w:rsidR="00AF024D" w:rsidRPr="00AF024D" w:rsidRDefault="00AF024D" w:rsidP="00AF024D">
            <w:pPr>
              <w:widowControl/>
              <w:spacing w:line="240" w:lineRule="auto"/>
              <w:rPr>
                <w:rFonts w:eastAsia="Times New Roman" w:cs="Calibri"/>
                <w:b/>
                <w:bCs/>
                <w:color w:val="FFFFFF"/>
                <w:sz w:val="20"/>
                <w:szCs w:val="20"/>
              </w:rPr>
            </w:pPr>
            <w:r w:rsidRPr="00AF024D">
              <w:rPr>
                <w:rFonts w:eastAsia="Times New Roman" w:cs="Calibri"/>
                <w:b/>
                <w:bCs/>
                <w:color w:val="FFFFFF"/>
                <w:sz w:val="20"/>
                <w:szCs w:val="20"/>
              </w:rPr>
              <w:t>Characteristic</w:t>
            </w:r>
          </w:p>
        </w:tc>
        <w:tc>
          <w:tcPr>
            <w:tcW w:w="900" w:type="dxa"/>
            <w:tcBorders>
              <w:top w:val="nil"/>
              <w:left w:val="nil"/>
              <w:bottom w:val="single" w:sz="4" w:space="0" w:color="auto"/>
              <w:right w:val="nil"/>
            </w:tcBorders>
            <w:shd w:val="clear" w:color="000000" w:fill="387990"/>
            <w:vAlign w:val="bottom"/>
            <w:hideMark/>
          </w:tcPr>
          <w:p w14:paraId="3D09291A"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997" w:type="dxa"/>
            <w:tcBorders>
              <w:top w:val="nil"/>
              <w:left w:val="nil"/>
              <w:bottom w:val="single" w:sz="4" w:space="0" w:color="auto"/>
              <w:right w:val="nil"/>
            </w:tcBorders>
            <w:shd w:val="clear" w:color="000000" w:fill="387990"/>
            <w:vAlign w:val="bottom"/>
            <w:hideMark/>
          </w:tcPr>
          <w:p w14:paraId="237A9D18"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256" w:type="dxa"/>
            <w:tcBorders>
              <w:top w:val="nil"/>
              <w:left w:val="nil"/>
              <w:bottom w:val="single" w:sz="4" w:space="0" w:color="auto"/>
              <w:right w:val="nil"/>
            </w:tcBorders>
            <w:shd w:val="clear" w:color="000000" w:fill="387990"/>
            <w:vAlign w:val="bottom"/>
            <w:hideMark/>
          </w:tcPr>
          <w:p w14:paraId="31E9799C"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 </w:t>
            </w:r>
          </w:p>
        </w:tc>
        <w:tc>
          <w:tcPr>
            <w:tcW w:w="907" w:type="dxa"/>
            <w:tcBorders>
              <w:top w:val="nil"/>
              <w:left w:val="nil"/>
              <w:bottom w:val="single" w:sz="4" w:space="0" w:color="auto"/>
              <w:right w:val="nil"/>
            </w:tcBorders>
            <w:shd w:val="clear" w:color="000000" w:fill="387990"/>
            <w:vAlign w:val="bottom"/>
            <w:hideMark/>
          </w:tcPr>
          <w:p w14:paraId="64EB31FB"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Est.</w:t>
            </w:r>
          </w:p>
        </w:tc>
        <w:tc>
          <w:tcPr>
            <w:tcW w:w="874" w:type="dxa"/>
            <w:tcBorders>
              <w:top w:val="nil"/>
              <w:left w:val="nil"/>
              <w:bottom w:val="single" w:sz="4" w:space="0" w:color="auto"/>
              <w:right w:val="nil"/>
            </w:tcBorders>
            <w:shd w:val="clear" w:color="000000" w:fill="387990"/>
            <w:vAlign w:val="bottom"/>
            <w:hideMark/>
          </w:tcPr>
          <w:p w14:paraId="2DE961FF"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95% CI</w:t>
            </w:r>
          </w:p>
        </w:tc>
        <w:tc>
          <w:tcPr>
            <w:tcW w:w="606" w:type="dxa"/>
            <w:tcBorders>
              <w:top w:val="nil"/>
              <w:left w:val="nil"/>
              <w:bottom w:val="single" w:sz="4" w:space="0" w:color="auto"/>
              <w:right w:val="nil"/>
            </w:tcBorders>
            <w:shd w:val="clear" w:color="000000" w:fill="387990"/>
            <w:vAlign w:val="bottom"/>
            <w:hideMark/>
          </w:tcPr>
          <w:p w14:paraId="6D61381E" w14:textId="77777777" w:rsidR="00AF024D" w:rsidRPr="00AF024D" w:rsidRDefault="00AF024D" w:rsidP="00AF024D">
            <w:pPr>
              <w:widowControl/>
              <w:spacing w:line="240" w:lineRule="auto"/>
              <w:jc w:val="center"/>
              <w:rPr>
                <w:rFonts w:eastAsia="Times New Roman" w:cs="Calibri"/>
                <w:b/>
                <w:bCs/>
                <w:color w:val="FFFFFF"/>
                <w:sz w:val="20"/>
                <w:szCs w:val="20"/>
              </w:rPr>
            </w:pPr>
            <w:r w:rsidRPr="00AF024D">
              <w:rPr>
                <w:rFonts w:eastAsia="Times New Roman" w:cs="Calibri"/>
                <w:b/>
                <w:bCs/>
                <w:color w:val="FFFFFF"/>
                <w:sz w:val="20"/>
                <w:szCs w:val="20"/>
              </w:rPr>
              <w:t>Diff.</w:t>
            </w:r>
          </w:p>
        </w:tc>
        <w:tc>
          <w:tcPr>
            <w:tcW w:w="825" w:type="dxa"/>
            <w:vMerge/>
            <w:tcBorders>
              <w:left w:val="nil"/>
              <w:bottom w:val="single" w:sz="4" w:space="0" w:color="auto"/>
              <w:right w:val="nil"/>
            </w:tcBorders>
            <w:shd w:val="clear" w:color="000000" w:fill="387990"/>
            <w:vAlign w:val="bottom"/>
            <w:hideMark/>
          </w:tcPr>
          <w:p w14:paraId="45B2D7DA" w14:textId="23AA1061" w:rsidR="00AF024D" w:rsidRPr="00AF024D" w:rsidRDefault="00AF024D" w:rsidP="00AF024D">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790F90E5" w14:textId="77777777" w:rsidR="00AF024D" w:rsidRPr="00AF024D" w:rsidRDefault="00AF024D" w:rsidP="00AF024D">
            <w:pPr>
              <w:widowControl/>
              <w:spacing w:line="240" w:lineRule="auto"/>
              <w:jc w:val="center"/>
              <w:rPr>
                <w:rFonts w:eastAsia="Times New Roman" w:cs="Calibri"/>
                <w:b/>
                <w:bCs/>
                <w:color w:val="FFFFFF"/>
                <w:sz w:val="20"/>
                <w:szCs w:val="20"/>
              </w:rPr>
            </w:pPr>
            <w:proofErr w:type="spellStart"/>
            <w:r w:rsidRPr="00AF024D">
              <w:rPr>
                <w:rFonts w:eastAsia="Times New Roman" w:cs="Calibri"/>
                <w:b/>
                <w:bCs/>
                <w:color w:val="FFFFFF"/>
                <w:sz w:val="20"/>
                <w:szCs w:val="20"/>
              </w:rPr>
              <w:t>Sig.</w:t>
            </w:r>
            <w:r w:rsidRPr="00AF024D">
              <w:rPr>
                <w:rFonts w:eastAsia="Times New Roman" w:cs="Calibri"/>
                <w:b/>
                <w:bCs/>
                <w:color w:val="FFFFFF"/>
                <w:sz w:val="20"/>
                <w:szCs w:val="20"/>
                <w:vertAlign w:val="superscript"/>
              </w:rPr>
              <w:t>b</w:t>
            </w:r>
            <w:proofErr w:type="spellEnd"/>
          </w:p>
        </w:tc>
      </w:tr>
      <w:tr w:rsidR="00AF024D" w:rsidRPr="00AF024D" w14:paraId="5929BF69" w14:textId="77777777" w:rsidTr="00AC24BA">
        <w:trPr>
          <w:trHeight w:val="259"/>
        </w:trPr>
        <w:tc>
          <w:tcPr>
            <w:tcW w:w="3420" w:type="dxa"/>
            <w:tcBorders>
              <w:top w:val="single" w:sz="4" w:space="0" w:color="auto"/>
              <w:left w:val="nil"/>
              <w:bottom w:val="single" w:sz="4" w:space="0" w:color="auto"/>
              <w:right w:val="nil"/>
            </w:tcBorders>
            <w:shd w:val="clear" w:color="auto" w:fill="auto"/>
            <w:vAlign w:val="center"/>
            <w:hideMark/>
          </w:tcPr>
          <w:p w14:paraId="7C674B0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Use solid fuel for cooking (</w:t>
            </w:r>
            <w:proofErr w:type="gramStart"/>
            <w:r w:rsidRPr="00AF024D">
              <w:rPr>
                <w:rFonts w:eastAsia="Times New Roman" w:cs="Calibri"/>
                <w:sz w:val="20"/>
                <w:szCs w:val="20"/>
              </w:rPr>
              <w:t>%)</w:t>
            </w:r>
            <w:r w:rsidRPr="00AF024D">
              <w:rPr>
                <w:rFonts w:eastAsia="Times New Roman" w:cs="Calibri"/>
                <w:sz w:val="20"/>
                <w:szCs w:val="20"/>
                <w:vertAlign w:val="superscript"/>
              </w:rPr>
              <w:t>c</w:t>
            </w:r>
            <w:proofErr w:type="gramEnd"/>
          </w:p>
        </w:tc>
        <w:tc>
          <w:tcPr>
            <w:tcW w:w="900" w:type="dxa"/>
            <w:tcBorders>
              <w:top w:val="nil"/>
              <w:left w:val="nil"/>
              <w:bottom w:val="single" w:sz="4" w:space="0" w:color="auto"/>
              <w:right w:val="nil"/>
            </w:tcBorders>
            <w:shd w:val="clear" w:color="auto" w:fill="auto"/>
            <w:vAlign w:val="center"/>
            <w:hideMark/>
          </w:tcPr>
          <w:p w14:paraId="21B61AD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622FA4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8CCADF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F3B2DB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C55431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DFB5DA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3F44FED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F1BE9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6640C10"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1A0F21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Have access to electricity (%)</w:t>
            </w:r>
          </w:p>
        </w:tc>
        <w:tc>
          <w:tcPr>
            <w:tcW w:w="900" w:type="dxa"/>
            <w:tcBorders>
              <w:top w:val="nil"/>
              <w:left w:val="nil"/>
              <w:bottom w:val="single" w:sz="4" w:space="0" w:color="auto"/>
              <w:right w:val="nil"/>
            </w:tcBorders>
            <w:shd w:val="clear" w:color="auto" w:fill="auto"/>
            <w:vAlign w:val="center"/>
            <w:hideMark/>
          </w:tcPr>
          <w:p w14:paraId="067439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C008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91E25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49F927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8C37AE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3E4F0AA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958392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95658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1DC0B82"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72F818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xml:space="preserve">Mean number of persons per sleeping </w:t>
            </w:r>
            <w:proofErr w:type="spellStart"/>
            <w:proofErr w:type="gramStart"/>
            <w:r w:rsidRPr="00AF024D">
              <w:rPr>
                <w:rFonts w:eastAsia="Times New Roman" w:cs="Calibri"/>
                <w:sz w:val="20"/>
                <w:szCs w:val="20"/>
              </w:rPr>
              <w:t>room</w:t>
            </w:r>
            <w:r w:rsidRPr="00AF024D">
              <w:rPr>
                <w:rFonts w:eastAsia="Times New Roman" w:cs="Calibri"/>
                <w:sz w:val="20"/>
                <w:szCs w:val="20"/>
                <w:vertAlign w:val="superscript"/>
              </w:rPr>
              <w:t>d,e</w:t>
            </w:r>
            <w:proofErr w:type="spellEnd"/>
            <w:proofErr w:type="gramEnd"/>
          </w:p>
        </w:tc>
        <w:tc>
          <w:tcPr>
            <w:tcW w:w="900" w:type="dxa"/>
            <w:tcBorders>
              <w:top w:val="nil"/>
              <w:left w:val="nil"/>
              <w:bottom w:val="single" w:sz="4" w:space="0" w:color="auto"/>
              <w:right w:val="nil"/>
            </w:tcBorders>
            <w:shd w:val="clear" w:color="auto" w:fill="auto"/>
            <w:vAlign w:val="center"/>
            <w:hideMark/>
          </w:tcPr>
          <w:p w14:paraId="2487F4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EBAB2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B51671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6CECF74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9D67C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1469F5B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049C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C00B2E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960695" w14:textId="77777777" w:rsidTr="00AC24BA">
        <w:trPr>
          <w:trHeight w:val="259"/>
        </w:trPr>
        <w:tc>
          <w:tcPr>
            <w:tcW w:w="3420" w:type="dxa"/>
            <w:tcBorders>
              <w:top w:val="nil"/>
              <w:left w:val="nil"/>
              <w:bottom w:val="single" w:sz="4" w:space="0" w:color="auto"/>
              <w:right w:val="nil"/>
            </w:tcBorders>
            <w:shd w:val="clear" w:color="000000" w:fill="DDEBF7"/>
            <w:vAlign w:val="center"/>
            <w:hideMark/>
          </w:tcPr>
          <w:p w14:paraId="41B2278F"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Household construction materials</w:t>
            </w:r>
          </w:p>
        </w:tc>
        <w:tc>
          <w:tcPr>
            <w:tcW w:w="900" w:type="dxa"/>
            <w:tcBorders>
              <w:top w:val="nil"/>
              <w:left w:val="nil"/>
              <w:bottom w:val="single" w:sz="4" w:space="0" w:color="auto"/>
              <w:right w:val="nil"/>
            </w:tcBorders>
            <w:shd w:val="clear" w:color="000000" w:fill="DDEBF7"/>
            <w:vAlign w:val="center"/>
            <w:hideMark/>
          </w:tcPr>
          <w:p w14:paraId="6AA46EA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000000" w:fill="DDEBF7"/>
            <w:vAlign w:val="center"/>
            <w:hideMark/>
          </w:tcPr>
          <w:p w14:paraId="4136682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000000" w:fill="DDEBF7"/>
            <w:vAlign w:val="center"/>
            <w:hideMark/>
          </w:tcPr>
          <w:p w14:paraId="5F470F7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000000" w:fill="DDEBF7"/>
            <w:vAlign w:val="center"/>
            <w:hideMark/>
          </w:tcPr>
          <w:p w14:paraId="442A0E6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000000" w:fill="DDEBF7"/>
            <w:vAlign w:val="center"/>
            <w:hideMark/>
          </w:tcPr>
          <w:p w14:paraId="1C7706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000000" w:fill="DDEBF7"/>
            <w:vAlign w:val="center"/>
            <w:hideMark/>
          </w:tcPr>
          <w:p w14:paraId="1D3A322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000000" w:fill="DDEBF7"/>
            <w:vAlign w:val="center"/>
            <w:hideMark/>
          </w:tcPr>
          <w:p w14:paraId="5CA315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777BC73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452D91B"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3087632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roof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f</w:t>
            </w:r>
            <w:proofErr w:type="gramEnd"/>
          </w:p>
        </w:tc>
        <w:tc>
          <w:tcPr>
            <w:tcW w:w="256" w:type="dxa"/>
            <w:tcBorders>
              <w:top w:val="nil"/>
              <w:left w:val="nil"/>
              <w:bottom w:val="single" w:sz="4" w:space="0" w:color="auto"/>
              <w:right w:val="nil"/>
            </w:tcBorders>
            <w:shd w:val="clear" w:color="000000" w:fill="F2F2F2"/>
            <w:vAlign w:val="center"/>
            <w:hideMark/>
          </w:tcPr>
          <w:p w14:paraId="54F3FE5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2F71901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32B1DAE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6C27EF9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31F509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7364927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79E7707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95FDBE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5D848AA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40C72E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45114C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2596524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E8A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E74A9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5CA8610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9F720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212EE351"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3ED30004"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3FB4717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872D90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38FC846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A6F8F3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34D56B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A797FA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22436D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5991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7C6B44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ED366C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2F1ABDA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FEA95F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5873C6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402627C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2D17CC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09AD871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1241CD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172AF9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7EF4808E"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CFFF19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1E5401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2D7CE2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4C0D73C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208F6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B2A86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97161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DBFACA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4EB1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20A958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noWrap/>
            <w:vAlign w:val="center"/>
            <w:hideMark/>
          </w:tcPr>
          <w:p w14:paraId="04F4C099"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exterior wall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g</w:t>
            </w:r>
            <w:proofErr w:type="gramEnd"/>
          </w:p>
        </w:tc>
        <w:tc>
          <w:tcPr>
            <w:tcW w:w="256" w:type="dxa"/>
            <w:tcBorders>
              <w:top w:val="nil"/>
              <w:left w:val="nil"/>
              <w:bottom w:val="single" w:sz="4" w:space="0" w:color="auto"/>
              <w:right w:val="nil"/>
            </w:tcBorders>
            <w:shd w:val="clear" w:color="000000" w:fill="F2F2F2"/>
            <w:vAlign w:val="center"/>
            <w:hideMark/>
          </w:tcPr>
          <w:p w14:paraId="3C8D6E8C"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18D6B6D8"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03148FA"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7DC93D63"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2C45035E"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6E9EED82"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2E6E22A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4B182FD8"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79F04157"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1107989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6B74FD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22EA10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51E5190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CFD3EC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A5EACC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D17A0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3482673"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52348210"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36E8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1B37C8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DBD21C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BC5CE3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85460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9DBAAB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0B322A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84AF5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356C5B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1F7F54C"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08A578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564D882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76C0D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07504B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2E63306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2E45106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2A92F4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2B0CA8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9245625"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22EB85BA"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4075E34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9DB35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0DF5536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78CED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148BE6C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562247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C0C8BD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85ED52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6FE703BD" w14:textId="77777777" w:rsidTr="00AC24BA">
        <w:trPr>
          <w:trHeight w:val="259"/>
        </w:trPr>
        <w:tc>
          <w:tcPr>
            <w:tcW w:w="5317" w:type="dxa"/>
            <w:gridSpan w:val="3"/>
            <w:tcBorders>
              <w:top w:val="single" w:sz="4" w:space="0" w:color="auto"/>
              <w:left w:val="nil"/>
              <w:bottom w:val="single" w:sz="4" w:space="0" w:color="auto"/>
              <w:right w:val="nil"/>
            </w:tcBorders>
            <w:shd w:val="clear" w:color="000000" w:fill="F2F2F2"/>
            <w:vAlign w:val="center"/>
            <w:hideMark/>
          </w:tcPr>
          <w:p w14:paraId="42099186"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Household floor materials (</w:t>
            </w:r>
            <w:proofErr w:type="gramStart"/>
            <w:r w:rsidRPr="00AF024D">
              <w:rPr>
                <w:rFonts w:eastAsia="Times New Roman" w:cs="Calibri"/>
                <w:b/>
                <w:bCs/>
                <w:color w:val="auto"/>
                <w:sz w:val="20"/>
                <w:szCs w:val="20"/>
              </w:rPr>
              <w:t>%)</w:t>
            </w:r>
            <w:r w:rsidRPr="00AF024D">
              <w:rPr>
                <w:rFonts w:eastAsia="Times New Roman" w:cs="Calibri"/>
                <w:b/>
                <w:bCs/>
                <w:color w:val="auto"/>
                <w:sz w:val="20"/>
                <w:szCs w:val="20"/>
                <w:vertAlign w:val="superscript"/>
              </w:rPr>
              <w:t>h</w:t>
            </w:r>
            <w:proofErr w:type="gramEnd"/>
          </w:p>
        </w:tc>
        <w:tc>
          <w:tcPr>
            <w:tcW w:w="256" w:type="dxa"/>
            <w:tcBorders>
              <w:top w:val="nil"/>
              <w:left w:val="nil"/>
              <w:bottom w:val="single" w:sz="4" w:space="0" w:color="auto"/>
              <w:right w:val="nil"/>
            </w:tcBorders>
            <w:shd w:val="clear" w:color="000000" w:fill="F2F2F2"/>
            <w:vAlign w:val="center"/>
            <w:hideMark/>
          </w:tcPr>
          <w:p w14:paraId="0420917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907" w:type="dxa"/>
            <w:tcBorders>
              <w:top w:val="nil"/>
              <w:left w:val="nil"/>
              <w:bottom w:val="single" w:sz="4" w:space="0" w:color="auto"/>
              <w:right w:val="nil"/>
            </w:tcBorders>
            <w:shd w:val="clear" w:color="000000" w:fill="F2F2F2"/>
            <w:vAlign w:val="center"/>
            <w:hideMark/>
          </w:tcPr>
          <w:p w14:paraId="7079E051"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74" w:type="dxa"/>
            <w:tcBorders>
              <w:top w:val="nil"/>
              <w:left w:val="nil"/>
              <w:bottom w:val="single" w:sz="4" w:space="0" w:color="auto"/>
              <w:right w:val="nil"/>
            </w:tcBorders>
            <w:shd w:val="clear" w:color="000000" w:fill="F2F2F2"/>
            <w:vAlign w:val="center"/>
            <w:hideMark/>
          </w:tcPr>
          <w:p w14:paraId="0E9F6BF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F2F2F2"/>
            <w:vAlign w:val="center"/>
            <w:hideMark/>
          </w:tcPr>
          <w:p w14:paraId="14FD321B"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825" w:type="dxa"/>
            <w:tcBorders>
              <w:top w:val="nil"/>
              <w:left w:val="nil"/>
              <w:bottom w:val="single" w:sz="4" w:space="0" w:color="auto"/>
              <w:right w:val="nil"/>
            </w:tcBorders>
            <w:shd w:val="clear" w:color="000000" w:fill="F2F2F2"/>
            <w:vAlign w:val="center"/>
            <w:hideMark/>
          </w:tcPr>
          <w:p w14:paraId="5077EDB4"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F2F2F2"/>
            <w:vAlign w:val="center"/>
            <w:hideMark/>
          </w:tcPr>
          <w:p w14:paraId="23E6FF90" w14:textId="77777777" w:rsidR="00AF024D" w:rsidRPr="00AF024D" w:rsidRDefault="00AF024D" w:rsidP="00AF024D">
            <w:pPr>
              <w:widowControl/>
              <w:spacing w:line="240" w:lineRule="auto"/>
              <w:rPr>
                <w:rFonts w:eastAsia="Times New Roman" w:cs="Calibri"/>
                <w:b/>
                <w:bCs/>
                <w:color w:val="auto"/>
                <w:sz w:val="20"/>
                <w:szCs w:val="20"/>
              </w:rPr>
            </w:pPr>
            <w:r w:rsidRPr="00AF024D">
              <w:rPr>
                <w:rFonts w:eastAsia="Times New Roman" w:cs="Calibri"/>
                <w:b/>
                <w:bCs/>
                <w:color w:val="auto"/>
                <w:sz w:val="20"/>
                <w:szCs w:val="20"/>
              </w:rPr>
              <w:t> </w:t>
            </w:r>
          </w:p>
        </w:tc>
      </w:tr>
      <w:tr w:rsidR="00AF024D" w:rsidRPr="00AF024D" w14:paraId="5751E267"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0C874DFE"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Natural</w:t>
            </w:r>
          </w:p>
        </w:tc>
        <w:tc>
          <w:tcPr>
            <w:tcW w:w="900" w:type="dxa"/>
            <w:tcBorders>
              <w:top w:val="nil"/>
              <w:left w:val="nil"/>
              <w:bottom w:val="single" w:sz="4" w:space="0" w:color="auto"/>
              <w:right w:val="nil"/>
            </w:tcBorders>
            <w:shd w:val="clear" w:color="auto" w:fill="auto"/>
            <w:vAlign w:val="center"/>
            <w:hideMark/>
          </w:tcPr>
          <w:p w14:paraId="3DC7C52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3E2D4F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200FD36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A2D021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BB4E0C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751FF84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6684884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56D909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315E78FD"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7B675D8F"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Rudimentary</w:t>
            </w:r>
          </w:p>
        </w:tc>
        <w:tc>
          <w:tcPr>
            <w:tcW w:w="900" w:type="dxa"/>
            <w:tcBorders>
              <w:top w:val="nil"/>
              <w:left w:val="nil"/>
              <w:bottom w:val="single" w:sz="4" w:space="0" w:color="auto"/>
              <w:right w:val="nil"/>
            </w:tcBorders>
            <w:shd w:val="clear" w:color="auto" w:fill="auto"/>
            <w:vAlign w:val="center"/>
            <w:hideMark/>
          </w:tcPr>
          <w:p w14:paraId="477D367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299FC62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181AC3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16B8C95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4A1014B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65F6DC8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A78495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3A378D0"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1687A61A"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105448F2"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Finished</w:t>
            </w:r>
          </w:p>
        </w:tc>
        <w:tc>
          <w:tcPr>
            <w:tcW w:w="900" w:type="dxa"/>
            <w:tcBorders>
              <w:top w:val="nil"/>
              <w:left w:val="nil"/>
              <w:bottom w:val="single" w:sz="4" w:space="0" w:color="auto"/>
              <w:right w:val="nil"/>
            </w:tcBorders>
            <w:shd w:val="clear" w:color="auto" w:fill="auto"/>
            <w:vAlign w:val="center"/>
            <w:hideMark/>
          </w:tcPr>
          <w:p w14:paraId="0C7F26E3"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05038412"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72EE637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E6A4CD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0F124C3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C03973A"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40CD6875"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2D28E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044EDE0B"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CFBE80B" w14:textId="77777777" w:rsidR="00AF024D" w:rsidRPr="00AF024D" w:rsidRDefault="00AF024D" w:rsidP="00AF024D">
            <w:pPr>
              <w:widowControl/>
              <w:spacing w:line="240" w:lineRule="auto"/>
              <w:ind w:firstLineChars="100" w:firstLine="200"/>
              <w:rPr>
                <w:rFonts w:eastAsia="Times New Roman" w:cs="Calibri"/>
                <w:sz w:val="20"/>
                <w:szCs w:val="20"/>
              </w:rPr>
            </w:pPr>
            <w:r w:rsidRPr="00AF024D">
              <w:rPr>
                <w:rFonts w:eastAsia="Times New Roman" w:cs="Calibri"/>
                <w:sz w:val="20"/>
                <w:szCs w:val="20"/>
              </w:rPr>
              <w:t xml:space="preserve">Other </w:t>
            </w:r>
          </w:p>
        </w:tc>
        <w:tc>
          <w:tcPr>
            <w:tcW w:w="900" w:type="dxa"/>
            <w:tcBorders>
              <w:top w:val="nil"/>
              <w:left w:val="nil"/>
              <w:bottom w:val="single" w:sz="4" w:space="0" w:color="auto"/>
              <w:right w:val="nil"/>
            </w:tcBorders>
            <w:shd w:val="clear" w:color="auto" w:fill="auto"/>
            <w:vAlign w:val="center"/>
            <w:hideMark/>
          </w:tcPr>
          <w:p w14:paraId="1701DB7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nil"/>
              <w:left w:val="nil"/>
              <w:bottom w:val="single" w:sz="4" w:space="0" w:color="auto"/>
              <w:right w:val="nil"/>
            </w:tcBorders>
            <w:shd w:val="clear" w:color="auto" w:fill="auto"/>
            <w:vAlign w:val="center"/>
            <w:hideMark/>
          </w:tcPr>
          <w:p w14:paraId="3D4D4C9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nil"/>
              <w:left w:val="nil"/>
              <w:bottom w:val="single" w:sz="4" w:space="0" w:color="auto"/>
              <w:right w:val="nil"/>
            </w:tcBorders>
            <w:shd w:val="clear" w:color="auto" w:fill="auto"/>
            <w:vAlign w:val="center"/>
            <w:hideMark/>
          </w:tcPr>
          <w:p w14:paraId="5980B11F"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nil"/>
              <w:left w:val="nil"/>
              <w:bottom w:val="single" w:sz="4" w:space="0" w:color="auto"/>
              <w:right w:val="nil"/>
            </w:tcBorders>
            <w:shd w:val="clear" w:color="auto" w:fill="auto"/>
            <w:vAlign w:val="center"/>
            <w:hideMark/>
          </w:tcPr>
          <w:p w14:paraId="3917D1C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nil"/>
              <w:left w:val="nil"/>
              <w:bottom w:val="single" w:sz="4" w:space="0" w:color="auto"/>
              <w:right w:val="nil"/>
            </w:tcBorders>
            <w:shd w:val="clear" w:color="auto" w:fill="auto"/>
            <w:vAlign w:val="center"/>
            <w:hideMark/>
          </w:tcPr>
          <w:p w14:paraId="61D84949"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nil"/>
              <w:left w:val="nil"/>
              <w:bottom w:val="single" w:sz="4" w:space="0" w:color="auto"/>
              <w:right w:val="nil"/>
            </w:tcBorders>
            <w:shd w:val="clear" w:color="auto" w:fill="auto"/>
            <w:vAlign w:val="center"/>
            <w:hideMark/>
          </w:tcPr>
          <w:p w14:paraId="41806EFB"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nil"/>
              <w:left w:val="nil"/>
              <w:bottom w:val="single" w:sz="4" w:space="0" w:color="auto"/>
              <w:right w:val="nil"/>
            </w:tcBorders>
            <w:shd w:val="clear" w:color="auto" w:fill="auto"/>
            <w:vAlign w:val="center"/>
            <w:hideMark/>
          </w:tcPr>
          <w:p w14:paraId="772E578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7E055F8"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r w:rsidR="00AF024D" w:rsidRPr="00AF024D" w14:paraId="4203C009" w14:textId="77777777" w:rsidTr="00AC24BA">
        <w:trPr>
          <w:trHeight w:val="259"/>
        </w:trPr>
        <w:tc>
          <w:tcPr>
            <w:tcW w:w="3420" w:type="dxa"/>
            <w:tcBorders>
              <w:top w:val="nil"/>
              <w:left w:val="nil"/>
              <w:bottom w:val="single" w:sz="4" w:space="0" w:color="auto"/>
              <w:right w:val="nil"/>
            </w:tcBorders>
            <w:shd w:val="clear" w:color="auto" w:fill="auto"/>
            <w:vAlign w:val="center"/>
            <w:hideMark/>
          </w:tcPr>
          <w:p w14:paraId="60A90264" w14:textId="77777777" w:rsidR="00AF024D" w:rsidRPr="00AF024D" w:rsidRDefault="00AF024D" w:rsidP="00AF024D">
            <w:pPr>
              <w:widowControl/>
              <w:spacing w:line="240" w:lineRule="auto"/>
              <w:rPr>
                <w:rFonts w:eastAsia="Times New Roman" w:cs="Calibri"/>
                <w:b/>
                <w:bCs/>
                <w:sz w:val="20"/>
                <w:szCs w:val="20"/>
              </w:rPr>
            </w:pPr>
            <w:r w:rsidRPr="00AF024D">
              <w:rPr>
                <w:rFonts w:eastAsia="Times New Roman" w:cs="Calibri"/>
                <w:b/>
                <w:bCs/>
                <w:sz w:val="20"/>
                <w:szCs w:val="20"/>
              </w:rPr>
              <w:t>Number of households</w:t>
            </w:r>
          </w:p>
        </w:tc>
        <w:tc>
          <w:tcPr>
            <w:tcW w:w="900" w:type="dxa"/>
            <w:tcBorders>
              <w:top w:val="single" w:sz="4" w:space="0" w:color="auto"/>
              <w:left w:val="nil"/>
              <w:bottom w:val="single" w:sz="4" w:space="0" w:color="auto"/>
              <w:right w:val="nil"/>
            </w:tcBorders>
            <w:shd w:val="clear" w:color="auto" w:fill="auto"/>
            <w:vAlign w:val="center"/>
            <w:hideMark/>
          </w:tcPr>
          <w:p w14:paraId="4ECDB19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97" w:type="dxa"/>
            <w:tcBorders>
              <w:top w:val="single" w:sz="4" w:space="0" w:color="auto"/>
              <w:left w:val="nil"/>
              <w:bottom w:val="single" w:sz="4" w:space="0" w:color="auto"/>
              <w:right w:val="nil"/>
            </w:tcBorders>
            <w:shd w:val="clear" w:color="auto" w:fill="auto"/>
            <w:vAlign w:val="center"/>
            <w:hideMark/>
          </w:tcPr>
          <w:p w14:paraId="4422999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256" w:type="dxa"/>
            <w:tcBorders>
              <w:top w:val="single" w:sz="4" w:space="0" w:color="auto"/>
              <w:left w:val="nil"/>
              <w:bottom w:val="single" w:sz="4" w:space="0" w:color="auto"/>
              <w:right w:val="nil"/>
            </w:tcBorders>
            <w:shd w:val="clear" w:color="auto" w:fill="auto"/>
            <w:vAlign w:val="center"/>
            <w:hideMark/>
          </w:tcPr>
          <w:p w14:paraId="7E6BF8DE"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907" w:type="dxa"/>
            <w:tcBorders>
              <w:top w:val="single" w:sz="4" w:space="0" w:color="auto"/>
              <w:left w:val="nil"/>
              <w:bottom w:val="single" w:sz="4" w:space="0" w:color="auto"/>
              <w:right w:val="nil"/>
            </w:tcBorders>
            <w:shd w:val="clear" w:color="auto" w:fill="auto"/>
            <w:vAlign w:val="center"/>
            <w:hideMark/>
          </w:tcPr>
          <w:p w14:paraId="0F375EE1"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74" w:type="dxa"/>
            <w:tcBorders>
              <w:top w:val="single" w:sz="4" w:space="0" w:color="auto"/>
              <w:left w:val="nil"/>
              <w:bottom w:val="single" w:sz="4" w:space="0" w:color="auto"/>
              <w:right w:val="nil"/>
            </w:tcBorders>
            <w:shd w:val="clear" w:color="auto" w:fill="auto"/>
            <w:vAlign w:val="center"/>
            <w:hideMark/>
          </w:tcPr>
          <w:p w14:paraId="5A3F8586"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06" w:type="dxa"/>
            <w:tcBorders>
              <w:top w:val="single" w:sz="4" w:space="0" w:color="auto"/>
              <w:left w:val="nil"/>
              <w:bottom w:val="single" w:sz="4" w:space="0" w:color="auto"/>
              <w:right w:val="nil"/>
            </w:tcBorders>
            <w:shd w:val="clear" w:color="auto" w:fill="auto"/>
            <w:vAlign w:val="center"/>
            <w:hideMark/>
          </w:tcPr>
          <w:p w14:paraId="51F250D4"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825" w:type="dxa"/>
            <w:tcBorders>
              <w:top w:val="single" w:sz="4" w:space="0" w:color="auto"/>
              <w:left w:val="nil"/>
              <w:bottom w:val="single" w:sz="4" w:space="0" w:color="auto"/>
              <w:right w:val="nil"/>
            </w:tcBorders>
            <w:shd w:val="clear" w:color="auto" w:fill="auto"/>
            <w:vAlign w:val="center"/>
            <w:hideMark/>
          </w:tcPr>
          <w:p w14:paraId="5813A51D"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c>
          <w:tcPr>
            <w:tcW w:w="624" w:type="dxa"/>
            <w:tcBorders>
              <w:top w:val="single" w:sz="4" w:space="0" w:color="auto"/>
              <w:left w:val="nil"/>
              <w:bottom w:val="single" w:sz="4" w:space="0" w:color="auto"/>
              <w:right w:val="nil"/>
            </w:tcBorders>
            <w:shd w:val="clear" w:color="auto" w:fill="auto"/>
            <w:vAlign w:val="center"/>
            <w:hideMark/>
          </w:tcPr>
          <w:p w14:paraId="04B22A0C" w14:textId="77777777" w:rsidR="00AF024D" w:rsidRPr="00AF024D" w:rsidRDefault="00AF024D" w:rsidP="00AF024D">
            <w:pPr>
              <w:widowControl/>
              <w:spacing w:line="240" w:lineRule="auto"/>
              <w:rPr>
                <w:rFonts w:eastAsia="Times New Roman" w:cs="Calibri"/>
                <w:sz w:val="20"/>
                <w:szCs w:val="20"/>
              </w:rPr>
            </w:pPr>
            <w:r w:rsidRPr="00AF024D">
              <w:rPr>
                <w:rFonts w:eastAsia="Times New Roman" w:cs="Calibri"/>
                <w:sz w:val="20"/>
                <w:szCs w:val="20"/>
              </w:rPr>
              <w:t> </w:t>
            </w:r>
          </w:p>
        </w:tc>
      </w:tr>
    </w:tbl>
    <w:p w14:paraId="1BAD2F98" w14:textId="67C2175C" w:rsidR="00842D33" w:rsidRPr="00842D33" w:rsidRDefault="00842D33" w:rsidP="004E33EB">
      <w:pPr>
        <w:pStyle w:val="TF-TblFN"/>
        <w:spacing w:before="0"/>
      </w:pPr>
      <w:r>
        <w:t>Est.=estimate</w:t>
      </w:r>
    </w:p>
    <w:p w14:paraId="0548ED77" w14:textId="3BCBFCC7" w:rsidR="00181220" w:rsidRDefault="00181220" w:rsidP="004E33EB">
      <w:pPr>
        <w:pStyle w:val="TF-TblFN"/>
        <w:spacing w:before="0"/>
      </w:pPr>
      <w:r w:rsidRPr="005810E2">
        <w:rPr>
          <w:vertAlign w:val="superscript"/>
        </w:rPr>
        <w:t>a</w:t>
      </w:r>
      <w:r>
        <w:t xml:space="preserve"> Significance tests were performed to determine whether a difference exists between the baseline and endline estimates.</w:t>
      </w:r>
    </w:p>
    <w:p w14:paraId="59CAA1A1" w14:textId="77777777" w:rsidR="00181220" w:rsidRDefault="00181220" w:rsidP="00181220">
      <w:pPr>
        <w:pStyle w:val="TF-TblFN"/>
        <w:spacing w:before="0"/>
        <w:ind w:left="90" w:hanging="90"/>
      </w:pPr>
      <w:r w:rsidRPr="005810E2">
        <w:rPr>
          <w:vertAlign w:val="superscript"/>
        </w:rPr>
        <w:t>b</w:t>
      </w:r>
      <w:r>
        <w:t xml:space="preserve"> Differences found to be statistically significant are indicated by level: * p&lt;0.05, ** p&lt;0.01, *** p&lt;0.001.</w:t>
      </w:r>
    </w:p>
    <w:p w14:paraId="4DA78E8E" w14:textId="787E08E5" w:rsidR="00181220" w:rsidRDefault="00181220" w:rsidP="00181220">
      <w:pPr>
        <w:pStyle w:val="TF-TblFN"/>
        <w:spacing w:before="0"/>
        <w:ind w:left="90" w:hanging="90"/>
      </w:pPr>
      <w:r w:rsidRPr="005810E2">
        <w:rPr>
          <w:vertAlign w:val="superscript"/>
        </w:rPr>
        <w:t>c</w:t>
      </w:r>
      <w:r>
        <w:t xml:space="preserve"> Solid fuel is defined as </w:t>
      </w:r>
      <w:r w:rsidRPr="005810E2">
        <w:rPr>
          <w:i/>
        </w:rPr>
        <w:t>charcoal</w:t>
      </w:r>
      <w:r>
        <w:t xml:space="preserve">, </w:t>
      </w:r>
      <w:r w:rsidRPr="005810E2">
        <w:rPr>
          <w:i/>
        </w:rPr>
        <w:t>wood</w:t>
      </w:r>
      <w:r>
        <w:t xml:space="preserve">, </w:t>
      </w:r>
      <w:r w:rsidRPr="005810E2">
        <w:rPr>
          <w:i/>
        </w:rPr>
        <w:t>animal dung</w:t>
      </w:r>
      <w:r>
        <w:t xml:space="preserve">, </w:t>
      </w:r>
      <w:r w:rsidRPr="005810E2">
        <w:rPr>
          <w:i/>
        </w:rPr>
        <w:t>straw/shrubs/grass</w:t>
      </w:r>
      <w:r>
        <w:t xml:space="preserve">, and </w:t>
      </w:r>
      <w:r w:rsidRPr="005810E2">
        <w:rPr>
          <w:i/>
        </w:rPr>
        <w:t>agriculture crop residue</w:t>
      </w:r>
      <w:r>
        <w:t xml:space="preserve">. The </w:t>
      </w:r>
      <w:r w:rsidRPr="005810E2">
        <w:rPr>
          <w:i/>
        </w:rPr>
        <w:t>no food cooked in household</w:t>
      </w:r>
      <w:r>
        <w:t xml:space="preserve"> category is removed from percentages.</w:t>
      </w:r>
    </w:p>
    <w:p w14:paraId="3014BB19" w14:textId="162831FB" w:rsidR="00181220" w:rsidRDefault="00181220" w:rsidP="00181220">
      <w:pPr>
        <w:pStyle w:val="TF-TblFN"/>
        <w:spacing w:before="0"/>
        <w:ind w:left="90" w:hanging="90"/>
      </w:pPr>
      <w:r w:rsidRPr="005810E2">
        <w:rPr>
          <w:vertAlign w:val="superscript"/>
        </w:rPr>
        <w:t>d</w:t>
      </w:r>
      <w:r>
        <w:t> </w:t>
      </w:r>
      <w:proofErr w:type="gramStart"/>
      <w:r>
        <w:t>The</w:t>
      </w:r>
      <w:proofErr w:type="gramEnd"/>
      <w:r>
        <w:t xml:space="preserve"> average number of persons per sleeping room is a common indicator of crowding (</w:t>
      </w:r>
      <w:r w:rsidR="000B74BA">
        <w:t>United Nations Development Group</w:t>
      </w:r>
      <w:r>
        <w:t>, 2003).</w:t>
      </w:r>
    </w:p>
    <w:p w14:paraId="265A7BEF" w14:textId="1F12162B" w:rsidR="00181220" w:rsidRDefault="00181220" w:rsidP="00181220">
      <w:pPr>
        <w:pStyle w:val="TF-TblFN"/>
        <w:spacing w:before="0"/>
        <w:ind w:left="90" w:hanging="90"/>
      </w:pPr>
      <w:proofErr w:type="spellStart"/>
      <w:r w:rsidRPr="005810E2">
        <w:rPr>
          <w:vertAlign w:val="superscript"/>
        </w:rPr>
        <w:t>e</w:t>
      </w:r>
      <w:proofErr w:type="spellEnd"/>
      <w:r>
        <w:t xml:space="preserve"> Estimates are based on de jure </w:t>
      </w:r>
      <w:r w:rsidR="009E2845">
        <w:t>household members</w:t>
      </w:r>
      <w:r>
        <w:t>.</w:t>
      </w:r>
    </w:p>
    <w:p w14:paraId="78514F18" w14:textId="75893E7F" w:rsidR="00181220" w:rsidRDefault="00181220" w:rsidP="00181220">
      <w:pPr>
        <w:pStyle w:val="TF-TblFN"/>
        <w:spacing w:before="0"/>
        <w:ind w:left="90" w:hanging="90"/>
      </w:pPr>
      <w:commentRangeStart w:id="345"/>
      <w:r w:rsidRPr="005810E2">
        <w:rPr>
          <w:vertAlign w:val="superscript"/>
        </w:rPr>
        <w:t>f</w:t>
      </w:r>
      <w:r>
        <w:t> Natural roof</w:t>
      </w:r>
      <w:r w:rsidR="00E35B5F">
        <w:t>s</w:t>
      </w:r>
      <w:r>
        <w:t xml:space="preserve"> include </w:t>
      </w:r>
      <w:r w:rsidRPr="00C0443D">
        <w:rPr>
          <w:i/>
        </w:rPr>
        <w:t>no roof</w:t>
      </w:r>
      <w:r>
        <w:t xml:space="preserve">, </w:t>
      </w:r>
      <w:r w:rsidRPr="00C0443D">
        <w:rPr>
          <w:i/>
        </w:rPr>
        <w:t>thatch (palm leaf, straw, reed)</w:t>
      </w:r>
      <w:r>
        <w:t xml:space="preserve">, and </w:t>
      </w:r>
      <w:r w:rsidRPr="00C0443D">
        <w:rPr>
          <w:i/>
        </w:rPr>
        <w:t>sod or bamboo</w:t>
      </w:r>
      <w:r>
        <w:t>. Rudimentary roof</w:t>
      </w:r>
      <w:r w:rsidR="00E35B5F">
        <w:t>s</w:t>
      </w:r>
      <w:r>
        <w:t xml:space="preserve"> include </w:t>
      </w:r>
      <w:r w:rsidRPr="00C0443D">
        <w:rPr>
          <w:i/>
        </w:rPr>
        <w:t>wood planks</w:t>
      </w:r>
      <w:r>
        <w:t xml:space="preserve"> and </w:t>
      </w:r>
      <w:r w:rsidRPr="00C0443D">
        <w:rPr>
          <w:i/>
        </w:rPr>
        <w:t>cardboard</w:t>
      </w:r>
      <w:r>
        <w:t xml:space="preserve">. Finished roofs include </w:t>
      </w:r>
      <w:r w:rsidRPr="00C0443D">
        <w:rPr>
          <w:i/>
        </w:rPr>
        <w:t>metal</w:t>
      </w:r>
      <w:r>
        <w:t xml:space="preserve">, </w:t>
      </w:r>
      <w:r w:rsidRPr="00C0443D">
        <w:rPr>
          <w:i/>
        </w:rPr>
        <w:t>wood</w:t>
      </w:r>
      <w:r>
        <w:t xml:space="preserve">, </w:t>
      </w:r>
      <w:r w:rsidRPr="00C0443D">
        <w:rPr>
          <w:i/>
        </w:rPr>
        <w:t>calamine/cement fiber</w:t>
      </w:r>
      <w:r>
        <w:t xml:space="preserve">, </w:t>
      </w:r>
      <w:r w:rsidRPr="00C0443D">
        <w:rPr>
          <w:i/>
        </w:rPr>
        <w:t>ceramic tiles</w:t>
      </w:r>
      <w:r>
        <w:t xml:space="preserve">, </w:t>
      </w:r>
      <w:r w:rsidRPr="00C0443D">
        <w:rPr>
          <w:i/>
        </w:rPr>
        <w:t>cement</w:t>
      </w:r>
      <w:r>
        <w:t xml:space="preserve">, and </w:t>
      </w:r>
      <w:r w:rsidRPr="00C0443D">
        <w:rPr>
          <w:i/>
        </w:rPr>
        <w:t>roofing shingles</w:t>
      </w:r>
      <w:r>
        <w:t xml:space="preserve">. </w:t>
      </w:r>
    </w:p>
    <w:p w14:paraId="625452AA" w14:textId="481FA3D9" w:rsidR="00181220" w:rsidRDefault="00181220" w:rsidP="00181220">
      <w:pPr>
        <w:pStyle w:val="TF-TblFN"/>
        <w:spacing w:before="0"/>
        <w:ind w:left="90" w:hanging="90"/>
      </w:pPr>
      <w:r w:rsidRPr="005810E2">
        <w:rPr>
          <w:vertAlign w:val="superscript"/>
        </w:rPr>
        <w:t>g</w:t>
      </w:r>
      <w:r>
        <w:t> Natural wall</w:t>
      </w:r>
      <w:r w:rsidR="00E35B5F">
        <w:t>s</w:t>
      </w:r>
      <w:r>
        <w:t xml:space="preserve"> includes </w:t>
      </w:r>
      <w:r w:rsidRPr="00C0443D">
        <w:rPr>
          <w:i/>
        </w:rPr>
        <w:t>no walls</w:t>
      </w:r>
      <w:r>
        <w:t xml:space="preserve">, </w:t>
      </w:r>
      <w:r w:rsidRPr="00C0443D">
        <w:rPr>
          <w:i/>
        </w:rPr>
        <w:t>cane/palm/tree trunks</w:t>
      </w:r>
      <w:r>
        <w:t xml:space="preserve">, </w:t>
      </w:r>
      <w:r w:rsidRPr="00C0443D">
        <w:rPr>
          <w:i/>
        </w:rPr>
        <w:t>dirt</w:t>
      </w:r>
      <w:r>
        <w:t xml:space="preserve">, </w:t>
      </w:r>
      <w:r w:rsidRPr="00C0443D">
        <w:rPr>
          <w:i/>
        </w:rPr>
        <w:t>bamboo with mud</w:t>
      </w:r>
      <w:r>
        <w:t xml:space="preserve">, and </w:t>
      </w:r>
      <w:r w:rsidRPr="00C0443D">
        <w:rPr>
          <w:i/>
        </w:rPr>
        <w:t>stone with mud</w:t>
      </w:r>
      <w:r>
        <w:t xml:space="preserve">. Rudimentary walls include </w:t>
      </w:r>
      <w:r w:rsidRPr="00C0443D">
        <w:rPr>
          <w:i/>
        </w:rPr>
        <w:t>plywood</w:t>
      </w:r>
      <w:r>
        <w:t xml:space="preserve">, </w:t>
      </w:r>
      <w:r w:rsidRPr="00C0443D">
        <w:rPr>
          <w:i/>
        </w:rPr>
        <w:t>cardboard</w:t>
      </w:r>
      <w:r>
        <w:t xml:space="preserve">, </w:t>
      </w:r>
      <w:r w:rsidRPr="00C0443D">
        <w:rPr>
          <w:i/>
        </w:rPr>
        <w:t>reused wood</w:t>
      </w:r>
      <w:r>
        <w:t xml:space="preserve">, and </w:t>
      </w:r>
      <w:r w:rsidRPr="00C0443D">
        <w:rPr>
          <w:i/>
        </w:rPr>
        <w:t>unbaked bricks</w:t>
      </w:r>
      <w:r>
        <w:t xml:space="preserve">. Finished walls include </w:t>
      </w:r>
      <w:r w:rsidRPr="00C0443D">
        <w:rPr>
          <w:i/>
        </w:rPr>
        <w:t>cement</w:t>
      </w:r>
      <w:r>
        <w:t xml:space="preserve">, </w:t>
      </w:r>
      <w:r w:rsidRPr="00C0443D">
        <w:rPr>
          <w:i/>
        </w:rPr>
        <w:t>stone with lime/cement</w:t>
      </w:r>
      <w:r>
        <w:t xml:space="preserve">, </w:t>
      </w:r>
      <w:r w:rsidRPr="00C0443D">
        <w:rPr>
          <w:i/>
        </w:rPr>
        <w:t>bricks</w:t>
      </w:r>
      <w:r>
        <w:t xml:space="preserve">, </w:t>
      </w:r>
      <w:r w:rsidRPr="00C0443D">
        <w:rPr>
          <w:i/>
        </w:rPr>
        <w:t>cement blocks</w:t>
      </w:r>
      <w:r>
        <w:t xml:space="preserve">, </w:t>
      </w:r>
      <w:r w:rsidRPr="00C0443D">
        <w:rPr>
          <w:i/>
        </w:rPr>
        <w:t>unbaked bricks covered with plaster</w:t>
      </w:r>
      <w:r>
        <w:t xml:space="preserve">, and </w:t>
      </w:r>
      <w:r w:rsidRPr="00C0443D">
        <w:rPr>
          <w:i/>
        </w:rPr>
        <w:t>wood planks/shingles</w:t>
      </w:r>
      <w:r>
        <w:t xml:space="preserve">. </w:t>
      </w:r>
    </w:p>
    <w:p w14:paraId="57F422D7" w14:textId="77777777" w:rsidR="00181220" w:rsidRDefault="00181220" w:rsidP="00181220">
      <w:pPr>
        <w:pStyle w:val="TF-TblFN"/>
        <w:spacing w:before="0"/>
        <w:ind w:left="90" w:hanging="90"/>
      </w:pPr>
      <w:r w:rsidRPr="005810E2">
        <w:rPr>
          <w:vertAlign w:val="superscript"/>
        </w:rPr>
        <w:t>h</w:t>
      </w:r>
      <w:r>
        <w:t xml:space="preserve"> Natural floors include </w:t>
      </w:r>
      <w:r w:rsidRPr="00C0443D">
        <w:rPr>
          <w:i/>
        </w:rPr>
        <w:t>earth/sand</w:t>
      </w:r>
      <w:r>
        <w:t xml:space="preserve">, </w:t>
      </w:r>
      <w:r w:rsidRPr="00C0443D">
        <w:rPr>
          <w:i/>
        </w:rPr>
        <w:t>dung</w:t>
      </w:r>
      <w:r>
        <w:t xml:space="preserve">, and </w:t>
      </w:r>
      <w:r w:rsidRPr="00C0443D">
        <w:rPr>
          <w:i/>
        </w:rPr>
        <w:t>palm leaves</w:t>
      </w:r>
      <w:r>
        <w:t xml:space="preserve">. Rudimentary floors include </w:t>
      </w:r>
      <w:r w:rsidRPr="00C0443D">
        <w:rPr>
          <w:i/>
        </w:rPr>
        <w:t>wood planks</w:t>
      </w:r>
      <w:r>
        <w:t xml:space="preserve"> and </w:t>
      </w:r>
      <w:r w:rsidRPr="00C0443D">
        <w:rPr>
          <w:i/>
        </w:rPr>
        <w:t>bamboo slats</w:t>
      </w:r>
      <w:r>
        <w:t xml:space="preserve">. Finished floors include </w:t>
      </w:r>
      <w:r w:rsidRPr="00C0443D">
        <w:rPr>
          <w:i/>
        </w:rPr>
        <w:t>parquet/polished wood</w:t>
      </w:r>
      <w:r>
        <w:t xml:space="preserve">, </w:t>
      </w:r>
      <w:r w:rsidRPr="00C0443D">
        <w:rPr>
          <w:i/>
        </w:rPr>
        <w:t>vinyl or asphalt strips</w:t>
      </w:r>
      <w:r>
        <w:t xml:space="preserve">, </w:t>
      </w:r>
      <w:r w:rsidRPr="00C0443D">
        <w:rPr>
          <w:i/>
        </w:rPr>
        <w:t>ceramic tiles</w:t>
      </w:r>
      <w:r>
        <w:t xml:space="preserve">, </w:t>
      </w:r>
      <w:r w:rsidRPr="00C0443D">
        <w:rPr>
          <w:i/>
        </w:rPr>
        <w:t>cement</w:t>
      </w:r>
      <w:r w:rsidRPr="00CF77D8">
        <w:t>,</w:t>
      </w:r>
      <w:r>
        <w:t xml:space="preserve"> and </w:t>
      </w:r>
      <w:r w:rsidRPr="00CF77D8">
        <w:rPr>
          <w:i/>
        </w:rPr>
        <w:t>wall-to-wall carpet</w:t>
      </w:r>
      <w:r>
        <w:t xml:space="preserve">. </w:t>
      </w:r>
      <w:commentRangeEnd w:id="345"/>
      <w:r w:rsidR="00146AF8">
        <w:rPr>
          <w:rStyle w:val="CommentReference"/>
          <w:rFonts w:eastAsia="Arial" w:cs="Arial"/>
          <w:color w:val="000000"/>
        </w:rPr>
        <w:commentReference w:id="345"/>
      </w:r>
    </w:p>
    <w:p w14:paraId="4BE97F33" w14:textId="77777777" w:rsidR="00181220" w:rsidRDefault="00181220" w:rsidP="00181220">
      <w:pPr>
        <w:pStyle w:val="TF-TblFN"/>
        <w:spacing w:before="0"/>
      </w:pPr>
      <w:r>
        <w:t>Note: Estimates are sample-weighted; numbers of observations are unweighted.</w:t>
      </w:r>
    </w:p>
    <w:p w14:paraId="57C1B359" w14:textId="18657EA7" w:rsidR="00181220" w:rsidRDefault="00181220" w:rsidP="00755D6F">
      <w:pPr>
        <w:pStyle w:val="TF-TblFN"/>
        <w:spacing w:before="0" w:after="200"/>
      </w:pPr>
      <w:r>
        <w:t xml:space="preserve">Sources: </w:t>
      </w:r>
      <w:r w:rsidRPr="006E64E9">
        <w:t>Feed the Future [</w:t>
      </w:r>
      <w:r w:rsidRPr="00D55C65">
        <w:rPr>
          <w:highlight w:val="yellow"/>
        </w:rPr>
        <w:t>Country</w:t>
      </w:r>
      <w:r w:rsidRPr="006E64E9">
        <w:t>] ZOI Survey [</w:t>
      </w:r>
      <w:r w:rsidR="00FE1420">
        <w:rPr>
          <w:highlight w:val="yellow"/>
        </w:rPr>
        <w:t xml:space="preserve">baseline </w:t>
      </w:r>
      <w:r w:rsidRPr="00D55C65">
        <w:rPr>
          <w:highlight w:val="yellow"/>
        </w:rPr>
        <w:t>survey year(s)</w:t>
      </w:r>
      <w:r w:rsidRPr="006E64E9">
        <w:t>]; Feed the Future [</w:t>
      </w:r>
      <w:r w:rsidRPr="00D55C65">
        <w:rPr>
          <w:highlight w:val="yellow"/>
        </w:rPr>
        <w:t>Country</w:t>
      </w:r>
      <w:r w:rsidRPr="006E64E9">
        <w:t>]</w:t>
      </w:r>
      <w:r>
        <w:t xml:space="preserve"> ZOI Survey [</w:t>
      </w:r>
      <w:r w:rsidR="00A11DD1" w:rsidRPr="00A11DD1">
        <w:rPr>
          <w:szCs w:val="16"/>
          <w:highlight w:val="yellow"/>
        </w:rPr>
        <w:t xml:space="preserve">endline </w:t>
      </w:r>
      <w:r w:rsidRPr="00D55C65">
        <w:rPr>
          <w:highlight w:val="yellow"/>
        </w:rPr>
        <w:t>survey year(s)</w:t>
      </w:r>
      <w:r>
        <w:t>]</w:t>
      </w:r>
    </w:p>
    <w:p w14:paraId="0EAA5E29" w14:textId="31F29E7E" w:rsidR="00181220" w:rsidRDefault="00181220" w:rsidP="00181220">
      <w:pPr>
        <w:pStyle w:val="Tabletitle"/>
        <w:keepLines/>
        <w:spacing w:before="240"/>
        <w:contextualSpacing/>
        <w:outlineLvl w:val="3"/>
        <w:rPr>
          <w:rStyle w:val="CommentReference"/>
          <w:b w:val="0"/>
        </w:rPr>
      </w:pPr>
      <w:bookmarkStart w:id="346" w:name="_Toc499553862"/>
      <w:bookmarkStart w:id="347" w:name="_Toc499554300"/>
      <w:bookmarkStart w:id="348" w:name="_Toc499554555"/>
      <w:bookmarkStart w:id="349" w:name="_Toc531870947"/>
      <w:bookmarkStart w:id="350" w:name="_Toc50719169"/>
      <w:r>
        <w:t>Table 3.3.2</w:t>
      </w:r>
      <w:r w:rsidR="0055207B">
        <w:t>:</w:t>
      </w:r>
      <w:r w:rsidRPr="00CF77D8">
        <w:t xml:space="preserve"> Comparison of Household Dwelling Characteristics</w:t>
      </w:r>
      <w:r w:rsidR="00FF4B80">
        <w:t xml:space="preserve"> in the </w:t>
      </w:r>
      <w:r w:rsidR="00160DC3">
        <w:t>Phase One</w:t>
      </w:r>
      <w:r w:rsidR="007F25EC">
        <w:t xml:space="preserve"> ZOI</w:t>
      </w:r>
      <w:r w:rsidRPr="00CF77D8">
        <w:t xml:space="preserve">, by Gendered Household Type and Residence, Feed the Future </w:t>
      </w:r>
      <w:r w:rsidR="00160DC3">
        <w:t>Phase One</w:t>
      </w:r>
      <w:r w:rsidRPr="00CF77D8">
        <w:t xml:space="preserve"> Baseline and Endline ZOI Surveys</w:t>
      </w:r>
      <w:bookmarkEnd w:id="346"/>
      <w:bookmarkEnd w:id="347"/>
      <w:bookmarkEnd w:id="348"/>
      <w:bookmarkEnd w:id="349"/>
      <w:bookmarkEnd w:id="350"/>
    </w:p>
    <w:tbl>
      <w:tblPr>
        <w:tblW w:w="5000" w:type="pct"/>
        <w:tblLayout w:type="fixed"/>
        <w:tblCellMar>
          <w:left w:w="72" w:type="dxa"/>
          <w:right w:w="72" w:type="dxa"/>
        </w:tblCellMar>
        <w:tblLook w:val="04A0" w:firstRow="1" w:lastRow="0" w:firstColumn="1" w:lastColumn="0" w:noHBand="0" w:noVBand="1"/>
      </w:tblPr>
      <w:tblGrid>
        <w:gridCol w:w="2305"/>
        <w:gridCol w:w="675"/>
        <w:gridCol w:w="1051"/>
        <w:gridCol w:w="622"/>
        <w:gridCol w:w="171"/>
        <w:gridCol w:w="726"/>
        <w:gridCol w:w="1051"/>
        <w:gridCol w:w="753"/>
        <w:gridCol w:w="675"/>
        <w:gridCol w:w="844"/>
        <w:gridCol w:w="631"/>
      </w:tblGrid>
      <w:tr w:rsidR="00F17859" w:rsidRPr="00755D6F" w14:paraId="39C30C3E" w14:textId="77777777" w:rsidTr="00FE7AD0">
        <w:trPr>
          <w:tblHeader/>
        </w:trPr>
        <w:tc>
          <w:tcPr>
            <w:tcW w:w="1213" w:type="pct"/>
            <w:tcBorders>
              <w:top w:val="single" w:sz="4" w:space="0" w:color="auto"/>
              <w:left w:val="nil"/>
              <w:bottom w:val="nil"/>
              <w:right w:val="nil"/>
            </w:tcBorders>
            <w:shd w:val="clear" w:color="000000" w:fill="387990"/>
            <w:noWrap/>
            <w:vAlign w:val="bottom"/>
            <w:hideMark/>
          </w:tcPr>
          <w:p w14:paraId="38EB03EA" w14:textId="6D59B77A" w:rsidR="00F17859" w:rsidRPr="00755D6F" w:rsidRDefault="00F17859" w:rsidP="00A65542">
            <w:pPr>
              <w:widowControl/>
              <w:spacing w:line="259" w:lineRule="auto"/>
              <w:jc w:val="center"/>
              <w:rPr>
                <w:rFonts w:eastAsia="Times New Roman" w:cs="Times New Roman"/>
                <w:b/>
                <w:bCs/>
                <w:color w:val="FFFFFF"/>
                <w:sz w:val="20"/>
                <w:szCs w:val="20"/>
              </w:rPr>
            </w:pPr>
          </w:p>
        </w:tc>
        <w:tc>
          <w:tcPr>
            <w:tcW w:w="1235" w:type="pct"/>
            <w:gridSpan w:val="3"/>
            <w:tcBorders>
              <w:top w:val="single" w:sz="4" w:space="0" w:color="auto"/>
              <w:left w:val="nil"/>
              <w:bottom w:val="single" w:sz="4" w:space="0" w:color="FFFFFF"/>
              <w:right w:val="nil"/>
            </w:tcBorders>
            <w:shd w:val="clear" w:color="000000" w:fill="387990"/>
          </w:tcPr>
          <w:p w14:paraId="35B0C9C4"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Baseline </w:t>
            </w:r>
          </w:p>
          <w:p w14:paraId="2B020A9D" w14:textId="50A71A82"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90" w:type="pct"/>
            <w:tcBorders>
              <w:top w:val="single" w:sz="4" w:space="0" w:color="auto"/>
              <w:left w:val="nil"/>
              <w:bottom w:val="nil"/>
              <w:right w:val="nil"/>
            </w:tcBorders>
            <w:shd w:val="clear" w:color="000000" w:fill="387990"/>
            <w:vAlign w:val="bottom"/>
            <w:hideMark/>
          </w:tcPr>
          <w:p w14:paraId="085E0460" w14:textId="25E0C0AD" w:rsidR="00F17859" w:rsidRPr="00755D6F" w:rsidRDefault="00F17859" w:rsidP="00755D6F">
            <w:pPr>
              <w:widowControl/>
              <w:spacing w:line="259" w:lineRule="auto"/>
              <w:jc w:val="center"/>
              <w:rPr>
                <w:rFonts w:eastAsia="Times New Roman" w:cs="Times New Roman"/>
                <w:b/>
                <w:bCs/>
                <w:color w:val="FFFFFF"/>
                <w:sz w:val="20"/>
                <w:szCs w:val="20"/>
              </w:rPr>
            </w:pPr>
          </w:p>
        </w:tc>
        <w:tc>
          <w:tcPr>
            <w:tcW w:w="1330" w:type="pct"/>
            <w:gridSpan w:val="3"/>
            <w:tcBorders>
              <w:top w:val="single" w:sz="4" w:space="0" w:color="auto"/>
              <w:left w:val="nil"/>
              <w:bottom w:val="single" w:sz="4" w:space="0" w:color="FFFFFF"/>
              <w:right w:val="nil"/>
            </w:tcBorders>
            <w:shd w:val="clear" w:color="000000" w:fill="387990"/>
          </w:tcPr>
          <w:p w14:paraId="64979315" w14:textId="77777777" w:rsidR="00F17859"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 xml:space="preserve">Endline </w:t>
            </w:r>
          </w:p>
          <w:p w14:paraId="19DA9A77" w14:textId="7D709F2E" w:rsidR="00F17859" w:rsidRPr="00755D6F" w:rsidRDefault="00F17859" w:rsidP="00755D6F">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([Year(s)])</w:t>
            </w:r>
          </w:p>
        </w:tc>
        <w:tc>
          <w:tcPr>
            <w:tcW w:w="355" w:type="pct"/>
            <w:vMerge w:val="restart"/>
            <w:tcBorders>
              <w:top w:val="single" w:sz="4" w:space="0" w:color="auto"/>
              <w:left w:val="nil"/>
              <w:right w:val="nil"/>
            </w:tcBorders>
            <w:shd w:val="clear" w:color="000000" w:fill="387990"/>
            <w:vAlign w:val="bottom"/>
            <w:hideMark/>
          </w:tcPr>
          <w:p w14:paraId="7264748F" w14:textId="6EEEA279" w:rsidR="00F17859" w:rsidRPr="00755D6F" w:rsidRDefault="00F17859" w:rsidP="003E4484">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Diff.</w:t>
            </w:r>
          </w:p>
        </w:tc>
        <w:tc>
          <w:tcPr>
            <w:tcW w:w="444" w:type="pct"/>
            <w:vMerge w:val="restart"/>
            <w:tcBorders>
              <w:top w:val="single" w:sz="4" w:space="0" w:color="auto"/>
              <w:left w:val="nil"/>
              <w:right w:val="nil"/>
            </w:tcBorders>
            <w:shd w:val="clear" w:color="000000" w:fill="387990"/>
            <w:vAlign w:val="bottom"/>
            <w:hideMark/>
          </w:tcPr>
          <w:p w14:paraId="18CD9AF5" w14:textId="4F2D0175" w:rsidR="00F17859" w:rsidRPr="00755D6F" w:rsidRDefault="00F17859" w:rsidP="00755D6F">
            <w:pPr>
              <w:widowControl/>
              <w:spacing w:line="259" w:lineRule="auto"/>
              <w:jc w:val="center"/>
              <w:rPr>
                <w:rFonts w:eastAsia="Times New Roman" w:cs="Times New Roman"/>
                <w:b/>
                <w:bCs/>
                <w:color w:val="FFFFFF"/>
                <w:sz w:val="20"/>
                <w:szCs w:val="20"/>
              </w:rPr>
            </w:pPr>
          </w:p>
          <w:p w14:paraId="22BE5883" w14:textId="77777777" w:rsidR="00F17859" w:rsidRPr="00755D6F" w:rsidRDefault="00F17859" w:rsidP="00755D6F">
            <w:pPr>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p-</w:t>
            </w:r>
            <w:proofErr w:type="spellStart"/>
            <w:r w:rsidRPr="00755D6F">
              <w:rPr>
                <w:rFonts w:eastAsia="Times New Roman" w:cs="Times New Roman"/>
                <w:b/>
                <w:bCs/>
                <w:color w:val="FFFFFF"/>
                <w:sz w:val="20"/>
                <w:szCs w:val="20"/>
              </w:rPr>
              <w:t>value</w:t>
            </w:r>
            <w:r w:rsidRPr="00755D6F">
              <w:rPr>
                <w:rFonts w:eastAsia="Times New Roman" w:cs="Times New Roman"/>
                <w:b/>
                <w:bCs/>
                <w:color w:val="FFFFFF"/>
                <w:sz w:val="20"/>
                <w:szCs w:val="20"/>
                <w:vertAlign w:val="superscript"/>
              </w:rPr>
              <w:t>a</w:t>
            </w:r>
            <w:proofErr w:type="spellEnd"/>
          </w:p>
        </w:tc>
        <w:tc>
          <w:tcPr>
            <w:tcW w:w="332" w:type="pct"/>
            <w:vMerge w:val="restart"/>
            <w:tcBorders>
              <w:top w:val="single" w:sz="4" w:space="0" w:color="auto"/>
              <w:left w:val="nil"/>
              <w:right w:val="nil"/>
            </w:tcBorders>
            <w:shd w:val="clear" w:color="000000" w:fill="387990"/>
            <w:vAlign w:val="bottom"/>
            <w:hideMark/>
          </w:tcPr>
          <w:p w14:paraId="7B565335" w14:textId="6B4F4B95" w:rsidR="00F17859" w:rsidRPr="00755D6F" w:rsidRDefault="00F17859" w:rsidP="003E4484">
            <w:pPr>
              <w:spacing w:line="259" w:lineRule="auto"/>
              <w:jc w:val="center"/>
              <w:rPr>
                <w:rFonts w:eastAsia="Times New Roman" w:cs="Times New Roman"/>
                <w:b/>
                <w:bCs/>
                <w:color w:val="FFFFFF"/>
                <w:sz w:val="20"/>
                <w:szCs w:val="20"/>
              </w:rPr>
            </w:pPr>
            <w:proofErr w:type="spellStart"/>
            <w:r w:rsidRPr="00755D6F">
              <w:rPr>
                <w:rFonts w:eastAsia="Times New Roman" w:cs="Times New Roman"/>
                <w:b/>
                <w:bCs/>
                <w:color w:val="FFFFFF"/>
                <w:sz w:val="20"/>
                <w:szCs w:val="20"/>
              </w:rPr>
              <w:t>Sig.</w:t>
            </w:r>
            <w:r w:rsidRPr="00755D6F">
              <w:rPr>
                <w:rFonts w:eastAsia="Times New Roman" w:cs="Times New Roman"/>
                <w:b/>
                <w:bCs/>
                <w:color w:val="FFFFFF"/>
                <w:sz w:val="20"/>
                <w:szCs w:val="20"/>
                <w:vertAlign w:val="superscript"/>
              </w:rPr>
              <w:t>b</w:t>
            </w:r>
            <w:proofErr w:type="spellEnd"/>
          </w:p>
        </w:tc>
      </w:tr>
      <w:tr w:rsidR="00FE7AD0" w:rsidRPr="00755D6F" w14:paraId="203D348C" w14:textId="77777777" w:rsidTr="00FE7AD0">
        <w:trPr>
          <w:tblHeader/>
        </w:trPr>
        <w:tc>
          <w:tcPr>
            <w:tcW w:w="1213" w:type="pct"/>
            <w:tcBorders>
              <w:top w:val="nil"/>
              <w:left w:val="nil"/>
              <w:bottom w:val="single" w:sz="4" w:space="0" w:color="auto"/>
              <w:right w:val="nil"/>
            </w:tcBorders>
            <w:shd w:val="clear" w:color="000000" w:fill="387990"/>
            <w:noWrap/>
            <w:vAlign w:val="bottom"/>
            <w:hideMark/>
          </w:tcPr>
          <w:p w14:paraId="0AB98742" w14:textId="77777777" w:rsidR="00F17859" w:rsidRPr="00755D6F" w:rsidRDefault="00F17859" w:rsidP="00755D6F">
            <w:pPr>
              <w:widowControl/>
              <w:spacing w:line="259" w:lineRule="auto"/>
              <w:rPr>
                <w:rFonts w:eastAsia="Times New Roman" w:cs="Times New Roman"/>
                <w:b/>
                <w:bCs/>
                <w:color w:val="FFFFFF"/>
                <w:sz w:val="20"/>
                <w:szCs w:val="20"/>
              </w:rPr>
            </w:pPr>
            <w:r w:rsidRPr="00755D6F">
              <w:rPr>
                <w:rFonts w:eastAsia="Times New Roman" w:cs="Times New Roman"/>
                <w:b/>
                <w:bCs/>
                <w:color w:val="FFFFFF"/>
                <w:sz w:val="20"/>
                <w:szCs w:val="20"/>
              </w:rPr>
              <w:t>Characteristic</w:t>
            </w:r>
          </w:p>
        </w:tc>
        <w:tc>
          <w:tcPr>
            <w:tcW w:w="355" w:type="pct"/>
            <w:tcBorders>
              <w:top w:val="nil"/>
              <w:left w:val="nil"/>
              <w:bottom w:val="single" w:sz="4" w:space="0" w:color="auto"/>
              <w:right w:val="nil"/>
            </w:tcBorders>
            <w:shd w:val="clear" w:color="000000" w:fill="387990"/>
            <w:vAlign w:val="bottom"/>
            <w:hideMark/>
          </w:tcPr>
          <w:p w14:paraId="0A86B590" w14:textId="30385768"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07F2A88E" w14:textId="5F280194"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7" w:type="pct"/>
            <w:tcBorders>
              <w:top w:val="nil"/>
              <w:left w:val="nil"/>
              <w:bottom w:val="single" w:sz="4" w:space="0" w:color="auto"/>
              <w:right w:val="nil"/>
            </w:tcBorders>
            <w:shd w:val="clear" w:color="000000" w:fill="387990"/>
            <w:vAlign w:val="bottom"/>
            <w:hideMark/>
          </w:tcPr>
          <w:p w14:paraId="6CF00CD5" w14:textId="5A9E5A14"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90" w:type="pct"/>
            <w:tcBorders>
              <w:top w:val="nil"/>
              <w:left w:val="nil"/>
              <w:bottom w:val="single" w:sz="4" w:space="0" w:color="auto"/>
              <w:right w:val="nil"/>
            </w:tcBorders>
            <w:shd w:val="clear" w:color="000000" w:fill="387990"/>
            <w:vAlign w:val="bottom"/>
            <w:hideMark/>
          </w:tcPr>
          <w:p w14:paraId="50293812" w14:textId="5F9FA921" w:rsidR="00F17859" w:rsidRPr="00755D6F" w:rsidRDefault="00F17859" w:rsidP="003E4484">
            <w:pPr>
              <w:widowControl/>
              <w:spacing w:line="259" w:lineRule="auto"/>
              <w:jc w:val="center"/>
              <w:rPr>
                <w:rFonts w:eastAsia="Times New Roman" w:cs="Times New Roman"/>
                <w:b/>
                <w:bCs/>
                <w:color w:val="FFFFFF"/>
                <w:sz w:val="20"/>
                <w:szCs w:val="20"/>
              </w:rPr>
            </w:pPr>
          </w:p>
        </w:tc>
        <w:tc>
          <w:tcPr>
            <w:tcW w:w="382" w:type="pct"/>
            <w:tcBorders>
              <w:top w:val="nil"/>
              <w:left w:val="nil"/>
              <w:bottom w:val="single" w:sz="4" w:space="0" w:color="auto"/>
              <w:right w:val="nil"/>
            </w:tcBorders>
            <w:shd w:val="clear" w:color="000000" w:fill="387990"/>
            <w:vAlign w:val="bottom"/>
            <w:hideMark/>
          </w:tcPr>
          <w:p w14:paraId="5858EB92" w14:textId="0A19CB0F"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53" w:type="pct"/>
            <w:tcBorders>
              <w:top w:val="nil"/>
              <w:left w:val="nil"/>
              <w:bottom w:val="single" w:sz="4" w:space="0" w:color="auto"/>
              <w:right w:val="nil"/>
            </w:tcBorders>
            <w:shd w:val="clear" w:color="000000" w:fill="387990"/>
            <w:vAlign w:val="bottom"/>
          </w:tcPr>
          <w:p w14:paraId="32363565" w14:textId="25C8E8AA" w:rsidR="00F17859" w:rsidRPr="00755D6F" w:rsidRDefault="00F17859" w:rsidP="003E448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96" w:type="pct"/>
            <w:tcBorders>
              <w:top w:val="nil"/>
              <w:left w:val="nil"/>
              <w:bottom w:val="single" w:sz="4" w:space="0" w:color="auto"/>
              <w:right w:val="nil"/>
            </w:tcBorders>
            <w:shd w:val="clear" w:color="000000" w:fill="387990"/>
            <w:vAlign w:val="bottom"/>
            <w:hideMark/>
          </w:tcPr>
          <w:p w14:paraId="6652227E" w14:textId="2AD11598" w:rsidR="00F17859" w:rsidRPr="00755D6F" w:rsidRDefault="00F17859" w:rsidP="003E4484">
            <w:pPr>
              <w:widowControl/>
              <w:spacing w:line="259" w:lineRule="auto"/>
              <w:jc w:val="center"/>
              <w:rPr>
                <w:rFonts w:eastAsia="Times New Roman" w:cs="Times New Roman"/>
                <w:b/>
                <w:bCs/>
                <w:color w:val="FFFFFF"/>
                <w:sz w:val="20"/>
                <w:szCs w:val="20"/>
              </w:rPr>
            </w:pPr>
            <w:r w:rsidRPr="00755D6F">
              <w:rPr>
                <w:rFonts w:eastAsia="Times New Roman" w:cs="Times New Roman"/>
                <w:b/>
                <w:bCs/>
                <w:color w:val="FFFFFF"/>
                <w:sz w:val="20"/>
                <w:szCs w:val="20"/>
              </w:rPr>
              <w:t>n</w:t>
            </w:r>
          </w:p>
        </w:tc>
        <w:tc>
          <w:tcPr>
            <w:tcW w:w="355" w:type="pct"/>
            <w:vMerge/>
            <w:tcBorders>
              <w:left w:val="nil"/>
              <w:bottom w:val="single" w:sz="4" w:space="0" w:color="auto"/>
              <w:right w:val="nil"/>
            </w:tcBorders>
            <w:shd w:val="clear" w:color="000000" w:fill="387990"/>
            <w:vAlign w:val="bottom"/>
            <w:hideMark/>
          </w:tcPr>
          <w:p w14:paraId="78022F89" w14:textId="1723B96B" w:rsidR="00F17859" w:rsidRPr="00755D6F" w:rsidRDefault="00F17859" w:rsidP="003E4484">
            <w:pPr>
              <w:widowControl/>
              <w:spacing w:line="259" w:lineRule="auto"/>
              <w:jc w:val="center"/>
              <w:rPr>
                <w:rFonts w:eastAsia="Times New Roman" w:cs="Times New Roman"/>
                <w:b/>
                <w:bCs/>
                <w:color w:val="FFFFFF"/>
                <w:sz w:val="20"/>
                <w:szCs w:val="20"/>
              </w:rPr>
            </w:pPr>
          </w:p>
        </w:tc>
        <w:tc>
          <w:tcPr>
            <w:tcW w:w="444" w:type="pct"/>
            <w:vMerge/>
            <w:tcBorders>
              <w:left w:val="nil"/>
              <w:bottom w:val="single" w:sz="4" w:space="0" w:color="auto"/>
              <w:right w:val="nil"/>
            </w:tcBorders>
            <w:shd w:val="clear" w:color="000000" w:fill="387990"/>
            <w:vAlign w:val="bottom"/>
            <w:hideMark/>
          </w:tcPr>
          <w:p w14:paraId="55BA8C50" w14:textId="77777777" w:rsidR="00F17859" w:rsidRPr="00755D6F" w:rsidRDefault="00F17859" w:rsidP="003E4484">
            <w:pPr>
              <w:widowControl/>
              <w:spacing w:line="259" w:lineRule="auto"/>
              <w:jc w:val="center"/>
              <w:rPr>
                <w:rFonts w:eastAsia="Times New Roman" w:cs="Times New Roman"/>
                <w:b/>
                <w:bCs/>
                <w:color w:val="FFFFFF"/>
                <w:sz w:val="20"/>
                <w:szCs w:val="20"/>
              </w:rPr>
            </w:pPr>
          </w:p>
        </w:tc>
        <w:tc>
          <w:tcPr>
            <w:tcW w:w="332" w:type="pct"/>
            <w:vMerge/>
            <w:tcBorders>
              <w:left w:val="nil"/>
              <w:bottom w:val="single" w:sz="4" w:space="0" w:color="auto"/>
              <w:right w:val="nil"/>
            </w:tcBorders>
            <w:shd w:val="clear" w:color="000000" w:fill="387990"/>
            <w:vAlign w:val="bottom"/>
            <w:hideMark/>
          </w:tcPr>
          <w:p w14:paraId="70A5B5D2" w14:textId="2E50DFC7" w:rsidR="00F17859" w:rsidRPr="00755D6F" w:rsidRDefault="00F17859" w:rsidP="003E4484">
            <w:pPr>
              <w:widowControl/>
              <w:spacing w:line="259" w:lineRule="auto"/>
              <w:jc w:val="center"/>
              <w:rPr>
                <w:rFonts w:eastAsia="Times New Roman" w:cs="Times New Roman"/>
                <w:b/>
                <w:bCs/>
                <w:color w:val="FFFFFF"/>
                <w:sz w:val="20"/>
                <w:szCs w:val="20"/>
              </w:rPr>
            </w:pPr>
          </w:p>
        </w:tc>
      </w:tr>
      <w:tr w:rsidR="00F5339F" w:rsidRPr="00755D6F" w14:paraId="44C265C5" w14:textId="77777777" w:rsidTr="00FE7AD0">
        <w:tc>
          <w:tcPr>
            <w:tcW w:w="2448" w:type="pct"/>
            <w:gridSpan w:val="4"/>
            <w:tcBorders>
              <w:top w:val="single" w:sz="4" w:space="0" w:color="auto"/>
              <w:left w:val="nil"/>
              <w:bottom w:val="single" w:sz="4" w:space="0" w:color="auto"/>
              <w:right w:val="nil"/>
            </w:tcBorders>
            <w:shd w:val="clear" w:color="000000" w:fill="DDEBF7"/>
          </w:tcPr>
          <w:p w14:paraId="6715B10E" w14:textId="75FF2AD0" w:rsidR="003E4484" w:rsidRPr="00755D6F" w:rsidRDefault="003E4484"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Percent using solid fuel for cooking (</w:t>
            </w:r>
            <w:proofErr w:type="gramStart"/>
            <w:r w:rsidRPr="00755D6F">
              <w:rPr>
                <w:rFonts w:eastAsia="Times New Roman" w:cs="Times New Roman"/>
                <w:b/>
                <w:bCs/>
                <w:sz w:val="20"/>
                <w:szCs w:val="20"/>
              </w:rPr>
              <w:t>%)</w:t>
            </w:r>
            <w:r w:rsidRPr="00755D6F">
              <w:rPr>
                <w:rFonts w:eastAsia="Times New Roman" w:cs="Times New Roman"/>
                <w:b/>
                <w:bCs/>
                <w:sz w:val="20"/>
                <w:szCs w:val="20"/>
                <w:vertAlign w:val="superscript"/>
              </w:rPr>
              <w:t>c</w:t>
            </w:r>
            <w:proofErr w:type="gramEnd"/>
          </w:p>
        </w:tc>
        <w:tc>
          <w:tcPr>
            <w:tcW w:w="90" w:type="pct"/>
            <w:tcBorders>
              <w:top w:val="nil"/>
              <w:left w:val="nil"/>
              <w:bottom w:val="single" w:sz="4" w:space="0" w:color="auto"/>
              <w:right w:val="nil"/>
            </w:tcBorders>
            <w:shd w:val="clear" w:color="000000" w:fill="DDEBF7"/>
            <w:vAlign w:val="center"/>
            <w:hideMark/>
          </w:tcPr>
          <w:p w14:paraId="463649E4"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2BBD8792"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44661895" w14:textId="77777777" w:rsidR="003E4484" w:rsidRPr="00755D6F" w:rsidRDefault="003E4484" w:rsidP="00755D6F">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106BA6B" w14:textId="2DD44BA1"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1A2A4E33"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71BDF1F8"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1EF8AAEF" w14:textId="77777777" w:rsidR="003E4484" w:rsidRPr="00755D6F" w:rsidRDefault="003E4484" w:rsidP="00755D6F">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882C4B" w:rsidRPr="00755D6F" w14:paraId="63B3C24A" w14:textId="77777777" w:rsidTr="00FE7AD0">
        <w:tc>
          <w:tcPr>
            <w:tcW w:w="4998" w:type="pct"/>
            <w:gridSpan w:val="11"/>
            <w:tcBorders>
              <w:top w:val="single" w:sz="4" w:space="0" w:color="auto"/>
              <w:left w:val="nil"/>
              <w:bottom w:val="single" w:sz="4" w:space="0" w:color="auto"/>
              <w:right w:val="nil"/>
            </w:tcBorders>
            <w:shd w:val="clear" w:color="000000" w:fill="F2F2F2"/>
            <w:vAlign w:val="center"/>
            <w:hideMark/>
          </w:tcPr>
          <w:p w14:paraId="51C3E84D" w14:textId="14BA3F5C" w:rsidR="00882C4B" w:rsidRPr="00755D6F" w:rsidRDefault="00882C4B" w:rsidP="00755D6F">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r>
      <w:tr w:rsidR="00F5339F" w:rsidRPr="00755D6F" w14:paraId="79EF05F7" w14:textId="77777777" w:rsidTr="0034005B">
        <w:tc>
          <w:tcPr>
            <w:tcW w:w="1213" w:type="pct"/>
            <w:tcBorders>
              <w:top w:val="nil"/>
              <w:left w:val="nil"/>
              <w:bottom w:val="single" w:sz="4" w:space="0" w:color="auto"/>
              <w:right w:val="nil"/>
            </w:tcBorders>
            <w:shd w:val="clear" w:color="auto" w:fill="auto"/>
            <w:noWrap/>
            <w:vAlign w:val="center"/>
            <w:hideMark/>
          </w:tcPr>
          <w:p w14:paraId="02317571"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tcPr>
          <w:p w14:paraId="3E731A63" w14:textId="38B0F31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182380D0" w14:textId="7081A557" w:rsidR="00A227F4" w:rsidRPr="00755D6F" w:rsidRDefault="00A227F4" w:rsidP="00FE7AD0">
            <w:pPr>
              <w:widowControl/>
              <w:spacing w:line="259" w:lineRule="auto"/>
              <w:ind w:firstLineChars="20" w:firstLine="40"/>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tcPr>
          <w:p w14:paraId="60C8137E" w14:textId="1ED1C50F"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tcPr>
          <w:p w14:paraId="76A0BD36" w14:textId="3542CD9A" w:rsidR="00A227F4" w:rsidRPr="00755D6F" w:rsidRDefault="00A227F4" w:rsidP="00FE7AD0">
            <w:pPr>
              <w:widowControl/>
              <w:spacing w:line="259" w:lineRule="auto"/>
              <w:ind w:firstLineChars="100" w:firstLine="200"/>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tcPr>
          <w:p w14:paraId="0F87A4CD" w14:textId="66C7EC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vAlign w:val="center"/>
          </w:tcPr>
          <w:p w14:paraId="249CB65D" w14:textId="27DD1052"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tcPr>
          <w:p w14:paraId="61C9FA67" w14:textId="1B30529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tcPr>
          <w:p w14:paraId="1C982886" w14:textId="174708F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tcPr>
          <w:p w14:paraId="744EE457" w14:textId="64AE8C3E" w:rsidR="00A227F4" w:rsidRPr="00755D6F" w:rsidRDefault="00A227F4" w:rsidP="00FE7AD0">
            <w:pPr>
              <w:widowControl/>
              <w:spacing w:line="259" w:lineRule="auto"/>
              <w:ind w:leftChars="-4" w:hangingChars="5" w:hanging="1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tcPr>
          <w:p w14:paraId="119AC7C8" w14:textId="04FC78AF" w:rsidR="00A227F4" w:rsidRPr="00755D6F" w:rsidRDefault="00A227F4" w:rsidP="00FE7AD0">
            <w:pPr>
              <w:widowControl/>
              <w:spacing w:line="259" w:lineRule="auto"/>
              <w:jc w:val="center"/>
              <w:rPr>
                <w:rFonts w:eastAsia="Times New Roman" w:cs="Times New Roman"/>
                <w:sz w:val="20"/>
                <w:szCs w:val="20"/>
              </w:rPr>
            </w:pPr>
          </w:p>
        </w:tc>
      </w:tr>
      <w:tr w:rsidR="00F5339F" w:rsidRPr="00755D6F" w14:paraId="2784F67E" w14:textId="77777777" w:rsidTr="0034005B">
        <w:tc>
          <w:tcPr>
            <w:tcW w:w="1213" w:type="pct"/>
            <w:tcBorders>
              <w:top w:val="nil"/>
              <w:left w:val="nil"/>
              <w:bottom w:val="single" w:sz="4" w:space="0" w:color="auto"/>
              <w:right w:val="nil"/>
            </w:tcBorders>
            <w:shd w:val="clear" w:color="auto" w:fill="auto"/>
            <w:noWrap/>
            <w:vAlign w:val="center"/>
            <w:hideMark/>
          </w:tcPr>
          <w:p w14:paraId="61C4CB6A"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lastRenderedPageBreak/>
              <w:t>Female adults only</w:t>
            </w:r>
          </w:p>
        </w:tc>
        <w:tc>
          <w:tcPr>
            <w:tcW w:w="355" w:type="pct"/>
            <w:tcBorders>
              <w:top w:val="nil"/>
              <w:left w:val="nil"/>
              <w:bottom w:val="single" w:sz="4" w:space="0" w:color="auto"/>
              <w:right w:val="nil"/>
            </w:tcBorders>
            <w:shd w:val="clear" w:color="auto" w:fill="auto"/>
            <w:noWrap/>
            <w:vAlign w:val="center"/>
            <w:hideMark/>
          </w:tcPr>
          <w:p w14:paraId="55BC96EB" w14:textId="0C7D42F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E61AEE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EF6A76A" w14:textId="115E6BF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7815285" w14:textId="03EB5925"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74776F5" w14:textId="76C787A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9072FE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BAB6925" w14:textId="3223231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EDAFF9" w14:textId="3EF55978"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60851626" w14:textId="7E2A79D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AF98C7" w14:textId="3E903D50"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6B8F1CC" w14:textId="77777777" w:rsidTr="0034005B">
        <w:tc>
          <w:tcPr>
            <w:tcW w:w="1213" w:type="pct"/>
            <w:tcBorders>
              <w:top w:val="nil"/>
              <w:left w:val="nil"/>
              <w:bottom w:val="single" w:sz="4" w:space="0" w:color="auto"/>
              <w:right w:val="nil"/>
            </w:tcBorders>
            <w:shd w:val="clear" w:color="auto" w:fill="auto"/>
            <w:noWrap/>
            <w:vAlign w:val="center"/>
            <w:hideMark/>
          </w:tcPr>
          <w:p w14:paraId="32F0FE57"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625A1CC8" w14:textId="3E8CFF9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4DB739"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60F01F1" w14:textId="7FC62A32"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8CA59DB" w14:textId="42B65CA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5E62890" w14:textId="690E724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01BDC0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69AED57B" w14:textId="6345996D"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40C039" w14:textId="463B763C"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F12EA08" w14:textId="44BAC0A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03A90888" w14:textId="4B7E0583"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D17461D" w14:textId="77777777" w:rsidTr="0034005B">
        <w:tc>
          <w:tcPr>
            <w:tcW w:w="1213" w:type="pct"/>
            <w:tcBorders>
              <w:top w:val="nil"/>
              <w:left w:val="nil"/>
              <w:bottom w:val="single" w:sz="4" w:space="0" w:color="auto"/>
              <w:right w:val="nil"/>
            </w:tcBorders>
            <w:shd w:val="clear" w:color="auto" w:fill="auto"/>
            <w:noWrap/>
            <w:vAlign w:val="center"/>
            <w:hideMark/>
          </w:tcPr>
          <w:p w14:paraId="0020CEE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5AEBC81" w14:textId="3CA63E9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BE3246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B825E02" w14:textId="17607E8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35D3CF7" w14:textId="36033F7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AF8B944" w14:textId="35A6B43D"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319A68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12E84CBC" w14:textId="3F66500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4D47267" w14:textId="324F2526"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E633514" w14:textId="3BD66DA8"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4EF80CFE" w14:textId="2C399502" w:rsidR="00A227F4" w:rsidRPr="00755D6F" w:rsidRDefault="00A227F4" w:rsidP="00A227F4">
            <w:pPr>
              <w:widowControl/>
              <w:spacing w:line="259" w:lineRule="auto"/>
              <w:jc w:val="center"/>
              <w:rPr>
                <w:rFonts w:eastAsia="Times New Roman" w:cs="Times New Roman"/>
                <w:sz w:val="20"/>
                <w:szCs w:val="20"/>
              </w:rPr>
            </w:pPr>
          </w:p>
        </w:tc>
      </w:tr>
      <w:tr w:rsidR="003B0148" w:rsidRPr="00755D6F" w14:paraId="5DB2F816" w14:textId="77777777" w:rsidTr="003B0148">
        <w:tc>
          <w:tcPr>
            <w:tcW w:w="1213" w:type="pct"/>
            <w:tcBorders>
              <w:top w:val="nil"/>
              <w:left w:val="nil"/>
              <w:bottom w:val="single" w:sz="4" w:space="0" w:color="auto"/>
              <w:right w:val="nil"/>
            </w:tcBorders>
            <w:shd w:val="clear" w:color="auto" w:fill="F2F2F2" w:themeFill="background1" w:themeFillShade="F2"/>
            <w:noWrap/>
            <w:vAlign w:val="center"/>
          </w:tcPr>
          <w:p w14:paraId="536B231C" w14:textId="3B47A62D" w:rsidR="003B0148" w:rsidRPr="003B0148" w:rsidRDefault="003B0148" w:rsidP="003B0148">
            <w:pPr>
              <w:widowControl/>
              <w:spacing w:line="259" w:lineRule="auto"/>
              <w:rPr>
                <w:rFonts w:eastAsia="Times New Roman" w:cs="Times New Roman"/>
                <w:b/>
                <w:bCs/>
                <w:sz w:val="20"/>
                <w:szCs w:val="20"/>
              </w:rPr>
            </w:pPr>
            <w:r w:rsidRPr="003B0148">
              <w:rPr>
                <w:rFonts w:eastAsia="Times New Roman" w:cs="Times New Roman"/>
                <w:b/>
                <w:bCs/>
                <w:sz w:val="20"/>
                <w:szCs w:val="20"/>
              </w:rPr>
              <w:t>Residence</w:t>
            </w:r>
          </w:p>
        </w:tc>
        <w:tc>
          <w:tcPr>
            <w:tcW w:w="355" w:type="pct"/>
            <w:tcBorders>
              <w:top w:val="nil"/>
              <w:left w:val="nil"/>
              <w:bottom w:val="single" w:sz="4" w:space="0" w:color="auto"/>
              <w:right w:val="nil"/>
            </w:tcBorders>
            <w:shd w:val="clear" w:color="auto" w:fill="F2F2F2" w:themeFill="background1" w:themeFillShade="F2"/>
            <w:noWrap/>
            <w:vAlign w:val="center"/>
          </w:tcPr>
          <w:p w14:paraId="502ED84A"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302C7709" w14:textId="77777777" w:rsidR="003B0148" w:rsidRPr="00755D6F" w:rsidRDefault="003B0148"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F2F2F2" w:themeFill="background1" w:themeFillShade="F2"/>
            <w:noWrap/>
            <w:vAlign w:val="center"/>
          </w:tcPr>
          <w:p w14:paraId="34DF5A2E" w14:textId="77777777" w:rsidR="003B0148" w:rsidRPr="00755D6F" w:rsidRDefault="003B0148"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F2F2F2" w:themeFill="background1" w:themeFillShade="F2"/>
            <w:noWrap/>
            <w:vAlign w:val="center"/>
          </w:tcPr>
          <w:p w14:paraId="77935C3E" w14:textId="77777777" w:rsidR="003B0148" w:rsidRPr="00755D6F" w:rsidRDefault="003B0148"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F2F2F2" w:themeFill="background1" w:themeFillShade="F2"/>
            <w:noWrap/>
            <w:vAlign w:val="center"/>
          </w:tcPr>
          <w:p w14:paraId="6B46A5F1" w14:textId="77777777" w:rsidR="003B0148" w:rsidRPr="00755D6F" w:rsidRDefault="003B0148"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shd w:val="clear" w:color="auto" w:fill="F2F2F2" w:themeFill="background1" w:themeFillShade="F2"/>
          </w:tcPr>
          <w:p w14:paraId="1058EC4A" w14:textId="77777777" w:rsidR="003B0148" w:rsidRPr="00755D6F" w:rsidRDefault="003B0148"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F2F2F2" w:themeFill="background1" w:themeFillShade="F2"/>
            <w:noWrap/>
            <w:vAlign w:val="center"/>
          </w:tcPr>
          <w:p w14:paraId="3E6D8F5A" w14:textId="77777777" w:rsidR="003B0148" w:rsidRPr="00755D6F" w:rsidRDefault="003B0148"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F2F2F2" w:themeFill="background1" w:themeFillShade="F2"/>
            <w:noWrap/>
            <w:vAlign w:val="center"/>
          </w:tcPr>
          <w:p w14:paraId="0C213994" w14:textId="77777777" w:rsidR="003B0148" w:rsidRPr="00755D6F" w:rsidRDefault="003B0148"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F2F2F2" w:themeFill="background1" w:themeFillShade="F2"/>
            <w:noWrap/>
            <w:vAlign w:val="center"/>
          </w:tcPr>
          <w:p w14:paraId="71AA99FC" w14:textId="77777777" w:rsidR="003B0148" w:rsidRPr="00755D6F" w:rsidRDefault="003B0148"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F2F2F2" w:themeFill="background1" w:themeFillShade="F2"/>
            <w:vAlign w:val="center"/>
          </w:tcPr>
          <w:p w14:paraId="38E253BB" w14:textId="77777777" w:rsidR="003B0148" w:rsidRPr="00755D6F" w:rsidRDefault="003B0148" w:rsidP="00A227F4">
            <w:pPr>
              <w:widowControl/>
              <w:spacing w:line="259" w:lineRule="auto"/>
              <w:jc w:val="center"/>
              <w:rPr>
                <w:rFonts w:eastAsia="Times New Roman" w:cs="Times New Roman"/>
                <w:sz w:val="20"/>
                <w:szCs w:val="20"/>
              </w:rPr>
            </w:pPr>
          </w:p>
        </w:tc>
      </w:tr>
      <w:tr w:rsidR="00F5339F" w:rsidRPr="00755D6F" w14:paraId="4AA825EA" w14:textId="77777777" w:rsidTr="006013C6">
        <w:tc>
          <w:tcPr>
            <w:tcW w:w="1213" w:type="pct"/>
            <w:tcBorders>
              <w:top w:val="nil"/>
              <w:left w:val="nil"/>
              <w:bottom w:val="single" w:sz="4" w:space="0" w:color="auto"/>
              <w:right w:val="nil"/>
            </w:tcBorders>
            <w:shd w:val="clear" w:color="auto" w:fill="auto"/>
            <w:noWrap/>
            <w:vAlign w:val="center"/>
            <w:hideMark/>
          </w:tcPr>
          <w:p w14:paraId="3C4F422B"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47AA3760" w14:textId="3816327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103C6FF"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1B29DA" w14:textId="136ABDE5"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5217113" w14:textId="12C7258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1EFBE0C9" w14:textId="7CF8904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F30BF4B"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3FEB54AA" w14:textId="6AC12837"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21BC8D6" w14:textId="5B72FEB3"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7D44C8B" w14:textId="145BB8E1"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68941A5" w14:textId="1DD04BD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59D6D8C" w14:textId="77777777" w:rsidTr="006013C6">
        <w:tc>
          <w:tcPr>
            <w:tcW w:w="1213" w:type="pct"/>
            <w:tcBorders>
              <w:top w:val="nil"/>
              <w:left w:val="nil"/>
              <w:bottom w:val="single" w:sz="4" w:space="0" w:color="auto"/>
              <w:right w:val="nil"/>
            </w:tcBorders>
            <w:shd w:val="clear" w:color="auto" w:fill="auto"/>
            <w:noWrap/>
            <w:vAlign w:val="center"/>
            <w:hideMark/>
          </w:tcPr>
          <w:p w14:paraId="2FC36D15"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773C87C2" w14:textId="5AF9F7C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2A7B23"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831021A" w14:textId="3DA027F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2A9D8D" w14:textId="155E8AF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CEAF898" w14:textId="67070F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A759E20"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D4FDF46" w14:textId="1A45FFD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4C35443D" w14:textId="55AB9A61"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1CFAC232" w14:textId="5F95ACC3"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AF8CB55" w14:textId="0C11A935"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392F484" w14:textId="77777777" w:rsidTr="00FE7AD0">
        <w:tc>
          <w:tcPr>
            <w:tcW w:w="2448" w:type="pct"/>
            <w:gridSpan w:val="4"/>
            <w:tcBorders>
              <w:top w:val="single" w:sz="4" w:space="0" w:color="auto"/>
              <w:left w:val="nil"/>
              <w:bottom w:val="single" w:sz="4" w:space="0" w:color="auto"/>
              <w:right w:val="nil"/>
            </w:tcBorders>
            <w:shd w:val="clear" w:color="000000" w:fill="DDEBF7"/>
          </w:tcPr>
          <w:p w14:paraId="53805C64" w14:textId="1CD27C7C" w:rsidR="00A227F4" w:rsidRPr="00755D6F" w:rsidRDefault="00A227F4" w:rsidP="00A227F4">
            <w:pPr>
              <w:keepNext/>
              <w:widowControl/>
              <w:spacing w:line="259" w:lineRule="auto"/>
              <w:rPr>
                <w:rFonts w:eastAsia="Times New Roman" w:cs="Times New Roman"/>
                <w:b/>
                <w:bCs/>
                <w:sz w:val="20"/>
                <w:szCs w:val="20"/>
              </w:rPr>
            </w:pPr>
            <w:r w:rsidRPr="00755D6F">
              <w:rPr>
                <w:rFonts w:eastAsia="Times New Roman" w:cs="Times New Roman"/>
                <w:b/>
                <w:bCs/>
                <w:sz w:val="20"/>
                <w:szCs w:val="20"/>
              </w:rPr>
              <w:t>Percent with access to electricity (%)</w:t>
            </w:r>
          </w:p>
        </w:tc>
        <w:tc>
          <w:tcPr>
            <w:tcW w:w="90" w:type="pct"/>
            <w:tcBorders>
              <w:top w:val="nil"/>
              <w:left w:val="nil"/>
              <w:bottom w:val="single" w:sz="4" w:space="0" w:color="auto"/>
              <w:right w:val="nil"/>
            </w:tcBorders>
            <w:shd w:val="clear" w:color="000000" w:fill="DDEBF7"/>
            <w:vAlign w:val="center"/>
            <w:hideMark/>
          </w:tcPr>
          <w:p w14:paraId="7E653B92"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82" w:type="pct"/>
            <w:tcBorders>
              <w:top w:val="nil"/>
              <w:left w:val="nil"/>
              <w:bottom w:val="single" w:sz="4" w:space="0" w:color="auto"/>
              <w:right w:val="nil"/>
            </w:tcBorders>
            <w:shd w:val="clear" w:color="000000" w:fill="DDEBF7"/>
            <w:vAlign w:val="center"/>
            <w:hideMark/>
          </w:tcPr>
          <w:p w14:paraId="0CAB48AD"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553" w:type="pct"/>
            <w:tcBorders>
              <w:top w:val="nil"/>
              <w:left w:val="nil"/>
              <w:bottom w:val="single" w:sz="4" w:space="0" w:color="auto"/>
              <w:right w:val="nil"/>
            </w:tcBorders>
            <w:shd w:val="clear" w:color="000000" w:fill="DDEBF7"/>
          </w:tcPr>
          <w:p w14:paraId="78E37A94" w14:textId="77777777" w:rsidR="00A227F4" w:rsidRPr="00755D6F" w:rsidRDefault="00A227F4" w:rsidP="00A227F4">
            <w:pPr>
              <w:widowControl/>
              <w:spacing w:line="259" w:lineRule="auto"/>
              <w:rPr>
                <w:rFonts w:eastAsia="Times New Roman" w:cs="Times New Roman"/>
                <w:sz w:val="20"/>
                <w:szCs w:val="20"/>
              </w:rPr>
            </w:pPr>
          </w:p>
        </w:tc>
        <w:tc>
          <w:tcPr>
            <w:tcW w:w="396" w:type="pct"/>
            <w:tcBorders>
              <w:top w:val="nil"/>
              <w:left w:val="nil"/>
              <w:bottom w:val="single" w:sz="4" w:space="0" w:color="auto"/>
              <w:right w:val="nil"/>
            </w:tcBorders>
            <w:shd w:val="clear" w:color="000000" w:fill="DDEBF7"/>
            <w:vAlign w:val="center"/>
            <w:hideMark/>
          </w:tcPr>
          <w:p w14:paraId="220FD969" w14:textId="4AF6CB56"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55" w:type="pct"/>
            <w:tcBorders>
              <w:top w:val="nil"/>
              <w:left w:val="nil"/>
              <w:bottom w:val="single" w:sz="4" w:space="0" w:color="auto"/>
              <w:right w:val="nil"/>
            </w:tcBorders>
            <w:shd w:val="clear" w:color="000000" w:fill="DDEBF7"/>
            <w:vAlign w:val="center"/>
            <w:hideMark/>
          </w:tcPr>
          <w:p w14:paraId="55144C56"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444" w:type="pct"/>
            <w:tcBorders>
              <w:top w:val="nil"/>
              <w:left w:val="nil"/>
              <w:bottom w:val="single" w:sz="4" w:space="0" w:color="auto"/>
              <w:right w:val="nil"/>
            </w:tcBorders>
            <w:shd w:val="clear" w:color="000000" w:fill="DDEBF7"/>
            <w:vAlign w:val="center"/>
            <w:hideMark/>
          </w:tcPr>
          <w:p w14:paraId="455D6B74"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c>
          <w:tcPr>
            <w:tcW w:w="332" w:type="pct"/>
            <w:tcBorders>
              <w:top w:val="nil"/>
              <w:left w:val="nil"/>
              <w:bottom w:val="single" w:sz="4" w:space="0" w:color="auto"/>
              <w:right w:val="nil"/>
            </w:tcBorders>
            <w:shd w:val="clear" w:color="000000" w:fill="DDEBF7"/>
            <w:vAlign w:val="center"/>
            <w:hideMark/>
          </w:tcPr>
          <w:p w14:paraId="2BF00F98" w14:textId="77777777" w:rsidR="00A227F4" w:rsidRPr="00755D6F" w:rsidRDefault="00A227F4" w:rsidP="00A227F4">
            <w:pPr>
              <w:widowControl/>
              <w:spacing w:line="259" w:lineRule="auto"/>
              <w:rPr>
                <w:rFonts w:eastAsia="Times New Roman" w:cs="Times New Roman"/>
                <w:sz w:val="20"/>
                <w:szCs w:val="20"/>
              </w:rPr>
            </w:pPr>
            <w:r w:rsidRPr="00755D6F">
              <w:rPr>
                <w:rFonts w:eastAsia="Times New Roman" w:cs="Times New Roman"/>
                <w:sz w:val="20"/>
                <w:szCs w:val="20"/>
              </w:rPr>
              <w:t> </w:t>
            </w:r>
          </w:p>
        </w:tc>
      </w:tr>
      <w:tr w:rsidR="00F877F7" w:rsidRPr="00755D6F" w14:paraId="05EA84A7" w14:textId="77777777" w:rsidTr="00FE7AD0">
        <w:tc>
          <w:tcPr>
            <w:tcW w:w="4666" w:type="pct"/>
            <w:gridSpan w:val="10"/>
            <w:tcBorders>
              <w:top w:val="single" w:sz="4" w:space="0" w:color="auto"/>
              <w:left w:val="nil"/>
              <w:bottom w:val="single" w:sz="4" w:space="0" w:color="auto"/>
              <w:right w:val="nil"/>
            </w:tcBorders>
            <w:shd w:val="clear" w:color="000000" w:fill="F2F2F2"/>
            <w:vAlign w:val="center"/>
            <w:hideMark/>
          </w:tcPr>
          <w:p w14:paraId="1E2E9940" w14:textId="53D24B55"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Gendered household type</w:t>
            </w:r>
          </w:p>
        </w:tc>
        <w:tc>
          <w:tcPr>
            <w:tcW w:w="332" w:type="pct"/>
            <w:tcBorders>
              <w:top w:val="nil"/>
              <w:left w:val="nil"/>
              <w:bottom w:val="single" w:sz="4" w:space="0" w:color="auto"/>
              <w:right w:val="nil"/>
            </w:tcBorders>
            <w:shd w:val="clear" w:color="000000" w:fill="F2F2F2"/>
            <w:vAlign w:val="center"/>
            <w:hideMark/>
          </w:tcPr>
          <w:p w14:paraId="7CB9FB4C" w14:textId="77777777" w:rsidR="00F877F7" w:rsidRPr="00755D6F" w:rsidRDefault="00F877F7"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4D8CE476" w14:textId="77777777" w:rsidTr="006013C6">
        <w:tc>
          <w:tcPr>
            <w:tcW w:w="1213" w:type="pct"/>
            <w:tcBorders>
              <w:top w:val="nil"/>
              <w:left w:val="nil"/>
              <w:bottom w:val="single" w:sz="4" w:space="0" w:color="auto"/>
              <w:right w:val="nil"/>
            </w:tcBorders>
            <w:shd w:val="clear" w:color="auto" w:fill="auto"/>
            <w:noWrap/>
            <w:vAlign w:val="center"/>
            <w:hideMark/>
          </w:tcPr>
          <w:p w14:paraId="10EFBFD4"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Male and female adults</w:t>
            </w:r>
          </w:p>
        </w:tc>
        <w:tc>
          <w:tcPr>
            <w:tcW w:w="355" w:type="pct"/>
            <w:tcBorders>
              <w:top w:val="nil"/>
              <w:left w:val="nil"/>
              <w:bottom w:val="single" w:sz="4" w:space="0" w:color="auto"/>
              <w:right w:val="nil"/>
            </w:tcBorders>
            <w:shd w:val="clear" w:color="auto" w:fill="auto"/>
            <w:noWrap/>
            <w:vAlign w:val="center"/>
            <w:hideMark/>
          </w:tcPr>
          <w:p w14:paraId="589EF497" w14:textId="1C950D1B"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C55F816"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51A371F" w14:textId="2087946E"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9C17A2D" w14:textId="1AEDDCC8"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4E78E8FD" w14:textId="323B9D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64E6243"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F8F072F" w14:textId="013D4360"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D133E4F" w14:textId="188F0DEB"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4B3759FB" w14:textId="326C1449"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583D4F1" w14:textId="77530FEE"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09F5AB2E" w14:textId="77777777" w:rsidTr="006013C6">
        <w:tc>
          <w:tcPr>
            <w:tcW w:w="1213" w:type="pct"/>
            <w:tcBorders>
              <w:top w:val="nil"/>
              <w:left w:val="nil"/>
              <w:bottom w:val="single" w:sz="4" w:space="0" w:color="auto"/>
              <w:right w:val="nil"/>
            </w:tcBorders>
            <w:shd w:val="clear" w:color="auto" w:fill="auto"/>
            <w:noWrap/>
            <w:vAlign w:val="center"/>
            <w:hideMark/>
          </w:tcPr>
          <w:p w14:paraId="31256493" w14:textId="77777777" w:rsidR="00A227F4" w:rsidRPr="00755D6F" w:rsidRDefault="00A227F4" w:rsidP="00F877F7">
            <w:pPr>
              <w:widowControl/>
              <w:spacing w:line="259" w:lineRule="auto"/>
              <w:ind w:left="202"/>
              <w:rPr>
                <w:rFonts w:eastAsia="Times New Roman" w:cs="Times New Roman"/>
                <w:sz w:val="20"/>
                <w:szCs w:val="20"/>
              </w:rPr>
            </w:pPr>
            <w:r w:rsidRPr="00755D6F">
              <w:rPr>
                <w:rFonts w:eastAsia="Times New Roman" w:cs="Times New Roman"/>
                <w:sz w:val="20"/>
                <w:szCs w:val="20"/>
              </w:rPr>
              <w:t>Female adults only</w:t>
            </w:r>
          </w:p>
        </w:tc>
        <w:tc>
          <w:tcPr>
            <w:tcW w:w="355" w:type="pct"/>
            <w:tcBorders>
              <w:top w:val="nil"/>
              <w:left w:val="nil"/>
              <w:bottom w:val="single" w:sz="4" w:space="0" w:color="auto"/>
              <w:right w:val="nil"/>
            </w:tcBorders>
            <w:shd w:val="clear" w:color="auto" w:fill="auto"/>
            <w:noWrap/>
            <w:vAlign w:val="center"/>
            <w:hideMark/>
          </w:tcPr>
          <w:p w14:paraId="02902FDA" w14:textId="48970E61"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866462B"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70886681" w14:textId="6BD5E95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3BD1586E" w14:textId="791DD786"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693A3E36" w14:textId="08E22073"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06D6C6B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7A719E0B" w14:textId="4DEC8C7F"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73C8F292" w14:textId="33BDA9B7"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3AF3141" w14:textId="2D605666"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23017517" w14:textId="63DF41DF"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3CAFD3D6" w14:textId="77777777" w:rsidTr="006013C6">
        <w:tc>
          <w:tcPr>
            <w:tcW w:w="1213" w:type="pct"/>
            <w:tcBorders>
              <w:top w:val="nil"/>
              <w:left w:val="nil"/>
              <w:bottom w:val="single" w:sz="4" w:space="0" w:color="auto"/>
              <w:right w:val="nil"/>
            </w:tcBorders>
            <w:shd w:val="clear" w:color="auto" w:fill="auto"/>
            <w:noWrap/>
            <w:vAlign w:val="center"/>
            <w:hideMark/>
          </w:tcPr>
          <w:p w14:paraId="30B4C38D"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Male adults only</w:t>
            </w:r>
          </w:p>
        </w:tc>
        <w:tc>
          <w:tcPr>
            <w:tcW w:w="355" w:type="pct"/>
            <w:tcBorders>
              <w:top w:val="nil"/>
              <w:left w:val="nil"/>
              <w:bottom w:val="single" w:sz="4" w:space="0" w:color="auto"/>
              <w:right w:val="nil"/>
            </w:tcBorders>
            <w:shd w:val="clear" w:color="auto" w:fill="auto"/>
            <w:noWrap/>
            <w:vAlign w:val="center"/>
            <w:hideMark/>
          </w:tcPr>
          <w:p w14:paraId="21BEC8C6" w14:textId="06EEF86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E7D0444"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F291186" w14:textId="2DC7A120"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59200FE" w14:textId="1092542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5D3CFCC5" w14:textId="58B241E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FDD2BB6"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07B9EC02" w14:textId="0BB8E95C"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29FC56C" w14:textId="32C7CE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3DD29642" w14:textId="3BA94C25"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52DB288F" w14:textId="68DAEFAC"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6824B80C" w14:textId="77777777" w:rsidTr="006013C6">
        <w:tc>
          <w:tcPr>
            <w:tcW w:w="1213" w:type="pct"/>
            <w:tcBorders>
              <w:top w:val="nil"/>
              <w:left w:val="nil"/>
              <w:bottom w:val="single" w:sz="4" w:space="0" w:color="auto"/>
              <w:right w:val="nil"/>
            </w:tcBorders>
            <w:shd w:val="clear" w:color="auto" w:fill="auto"/>
            <w:noWrap/>
            <w:vAlign w:val="center"/>
            <w:hideMark/>
          </w:tcPr>
          <w:p w14:paraId="405E8312"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Children only</w:t>
            </w:r>
          </w:p>
        </w:tc>
        <w:tc>
          <w:tcPr>
            <w:tcW w:w="355" w:type="pct"/>
            <w:tcBorders>
              <w:top w:val="nil"/>
              <w:left w:val="nil"/>
              <w:bottom w:val="single" w:sz="4" w:space="0" w:color="auto"/>
              <w:right w:val="nil"/>
            </w:tcBorders>
            <w:shd w:val="clear" w:color="auto" w:fill="auto"/>
            <w:noWrap/>
            <w:vAlign w:val="center"/>
            <w:hideMark/>
          </w:tcPr>
          <w:p w14:paraId="04D72A93" w14:textId="32297739"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608E08E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D89057F" w14:textId="3C7E9E5C"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1CA4A68A" w14:textId="62BEE25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7395C7F5" w14:textId="4FFE9ED7"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708EBACF"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5424FB50" w14:textId="10999FA8"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9CA08E6" w14:textId="56E2ADDE"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712845DE" w14:textId="7C401774"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10D5939" w14:textId="41D0ADE8" w:rsidR="00A227F4" w:rsidRPr="00755D6F" w:rsidRDefault="00A227F4" w:rsidP="00A227F4">
            <w:pPr>
              <w:widowControl/>
              <w:spacing w:line="259" w:lineRule="auto"/>
              <w:jc w:val="center"/>
              <w:rPr>
                <w:rFonts w:eastAsia="Times New Roman" w:cs="Times New Roman"/>
                <w:sz w:val="20"/>
                <w:szCs w:val="20"/>
              </w:rPr>
            </w:pPr>
          </w:p>
        </w:tc>
      </w:tr>
      <w:tr w:rsidR="00F17859" w:rsidRPr="00755D6F" w14:paraId="15CB740E" w14:textId="77777777" w:rsidTr="00FE7AD0">
        <w:tc>
          <w:tcPr>
            <w:tcW w:w="1213" w:type="pct"/>
            <w:tcBorders>
              <w:top w:val="nil"/>
              <w:left w:val="nil"/>
              <w:bottom w:val="single" w:sz="4" w:space="0" w:color="auto"/>
              <w:right w:val="nil"/>
            </w:tcBorders>
            <w:shd w:val="clear" w:color="000000" w:fill="F2F2F2"/>
            <w:vAlign w:val="center"/>
            <w:hideMark/>
          </w:tcPr>
          <w:p w14:paraId="63B5841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Residence</w:t>
            </w:r>
          </w:p>
        </w:tc>
        <w:tc>
          <w:tcPr>
            <w:tcW w:w="355" w:type="pct"/>
            <w:tcBorders>
              <w:top w:val="nil"/>
              <w:left w:val="nil"/>
              <w:bottom w:val="single" w:sz="4" w:space="0" w:color="auto"/>
              <w:right w:val="nil"/>
            </w:tcBorders>
            <w:shd w:val="clear" w:color="000000" w:fill="F2F2F2"/>
            <w:vAlign w:val="center"/>
            <w:hideMark/>
          </w:tcPr>
          <w:p w14:paraId="459A51F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0ABF9E8E" w14:textId="77777777" w:rsidR="00A227F4" w:rsidRPr="00755D6F" w:rsidRDefault="00A227F4" w:rsidP="00A227F4">
            <w:pPr>
              <w:widowControl/>
              <w:spacing w:line="259" w:lineRule="auto"/>
              <w:rPr>
                <w:rFonts w:eastAsia="Times New Roman" w:cs="Times New Roman"/>
                <w:b/>
                <w:bCs/>
                <w:sz w:val="20"/>
                <w:szCs w:val="20"/>
              </w:rPr>
            </w:pPr>
          </w:p>
        </w:tc>
        <w:tc>
          <w:tcPr>
            <w:tcW w:w="327" w:type="pct"/>
            <w:tcBorders>
              <w:top w:val="nil"/>
              <w:left w:val="nil"/>
              <w:bottom w:val="single" w:sz="4" w:space="0" w:color="auto"/>
              <w:right w:val="nil"/>
            </w:tcBorders>
            <w:shd w:val="clear" w:color="000000" w:fill="F2F2F2"/>
            <w:vAlign w:val="center"/>
            <w:hideMark/>
          </w:tcPr>
          <w:p w14:paraId="4C47F747" w14:textId="65EB30E5"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90" w:type="pct"/>
            <w:tcBorders>
              <w:top w:val="nil"/>
              <w:left w:val="nil"/>
              <w:bottom w:val="single" w:sz="4" w:space="0" w:color="auto"/>
              <w:right w:val="nil"/>
            </w:tcBorders>
            <w:shd w:val="clear" w:color="000000" w:fill="F2F2F2"/>
            <w:vAlign w:val="center"/>
            <w:hideMark/>
          </w:tcPr>
          <w:p w14:paraId="7FE64A9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82" w:type="pct"/>
            <w:tcBorders>
              <w:top w:val="nil"/>
              <w:left w:val="nil"/>
              <w:bottom w:val="single" w:sz="4" w:space="0" w:color="auto"/>
              <w:right w:val="nil"/>
            </w:tcBorders>
            <w:shd w:val="clear" w:color="000000" w:fill="F2F2F2"/>
            <w:vAlign w:val="center"/>
            <w:hideMark/>
          </w:tcPr>
          <w:p w14:paraId="40C9517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553" w:type="pct"/>
            <w:tcBorders>
              <w:top w:val="nil"/>
              <w:left w:val="nil"/>
              <w:bottom w:val="single" w:sz="4" w:space="0" w:color="auto"/>
              <w:right w:val="nil"/>
            </w:tcBorders>
            <w:shd w:val="clear" w:color="000000" w:fill="F2F2F2"/>
          </w:tcPr>
          <w:p w14:paraId="4BBAEBD6" w14:textId="77777777" w:rsidR="00A227F4" w:rsidRPr="00755D6F" w:rsidRDefault="00A227F4" w:rsidP="00A227F4">
            <w:pPr>
              <w:widowControl/>
              <w:spacing w:line="259" w:lineRule="auto"/>
              <w:rPr>
                <w:rFonts w:eastAsia="Times New Roman" w:cs="Times New Roman"/>
                <w:b/>
                <w:bCs/>
                <w:sz w:val="20"/>
                <w:szCs w:val="20"/>
              </w:rPr>
            </w:pPr>
          </w:p>
        </w:tc>
        <w:tc>
          <w:tcPr>
            <w:tcW w:w="396" w:type="pct"/>
            <w:tcBorders>
              <w:top w:val="nil"/>
              <w:left w:val="nil"/>
              <w:bottom w:val="single" w:sz="4" w:space="0" w:color="auto"/>
              <w:right w:val="nil"/>
            </w:tcBorders>
            <w:shd w:val="clear" w:color="000000" w:fill="F2F2F2"/>
            <w:vAlign w:val="center"/>
            <w:hideMark/>
          </w:tcPr>
          <w:p w14:paraId="0647E3FB" w14:textId="150068A3"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55" w:type="pct"/>
            <w:tcBorders>
              <w:top w:val="nil"/>
              <w:left w:val="nil"/>
              <w:bottom w:val="single" w:sz="4" w:space="0" w:color="auto"/>
              <w:right w:val="nil"/>
            </w:tcBorders>
            <w:shd w:val="clear" w:color="000000" w:fill="F2F2F2"/>
            <w:vAlign w:val="center"/>
            <w:hideMark/>
          </w:tcPr>
          <w:p w14:paraId="0F01D72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444" w:type="pct"/>
            <w:tcBorders>
              <w:top w:val="nil"/>
              <w:left w:val="nil"/>
              <w:bottom w:val="single" w:sz="4" w:space="0" w:color="auto"/>
              <w:right w:val="nil"/>
            </w:tcBorders>
            <w:shd w:val="clear" w:color="000000" w:fill="F2F2F2"/>
            <w:vAlign w:val="center"/>
            <w:hideMark/>
          </w:tcPr>
          <w:p w14:paraId="5DA8B4EE"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c>
          <w:tcPr>
            <w:tcW w:w="332" w:type="pct"/>
            <w:tcBorders>
              <w:top w:val="nil"/>
              <w:left w:val="nil"/>
              <w:bottom w:val="single" w:sz="4" w:space="0" w:color="auto"/>
              <w:right w:val="nil"/>
            </w:tcBorders>
            <w:shd w:val="clear" w:color="000000" w:fill="F2F2F2"/>
            <w:vAlign w:val="center"/>
            <w:hideMark/>
          </w:tcPr>
          <w:p w14:paraId="2C3203E0"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 </w:t>
            </w:r>
          </w:p>
        </w:tc>
      </w:tr>
      <w:tr w:rsidR="00F5339F" w:rsidRPr="00755D6F" w14:paraId="7B7B9F00" w14:textId="77777777" w:rsidTr="006013C6">
        <w:tc>
          <w:tcPr>
            <w:tcW w:w="1213" w:type="pct"/>
            <w:tcBorders>
              <w:top w:val="nil"/>
              <w:left w:val="nil"/>
              <w:bottom w:val="single" w:sz="4" w:space="0" w:color="auto"/>
              <w:right w:val="nil"/>
            </w:tcBorders>
            <w:shd w:val="clear" w:color="auto" w:fill="auto"/>
            <w:noWrap/>
            <w:vAlign w:val="center"/>
            <w:hideMark/>
          </w:tcPr>
          <w:p w14:paraId="39300218"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 xml:space="preserve">Urban </w:t>
            </w:r>
          </w:p>
        </w:tc>
        <w:tc>
          <w:tcPr>
            <w:tcW w:w="355" w:type="pct"/>
            <w:tcBorders>
              <w:top w:val="nil"/>
              <w:left w:val="nil"/>
              <w:bottom w:val="single" w:sz="4" w:space="0" w:color="auto"/>
              <w:right w:val="nil"/>
            </w:tcBorders>
            <w:shd w:val="clear" w:color="auto" w:fill="auto"/>
            <w:noWrap/>
            <w:vAlign w:val="center"/>
            <w:hideMark/>
          </w:tcPr>
          <w:p w14:paraId="01CD37BA" w14:textId="7DAC855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5AA9A292"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8DF885A" w14:textId="7FA43C48"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727EBDDC" w14:textId="29938E71"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0346979D" w14:textId="1CCC4DBC"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448ED3D9"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46330AB9" w14:textId="77063792"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2F26E3" w14:textId="6F78A8ED"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5795A42" w14:textId="1DFADB6A"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3B886AF2" w14:textId="3BC04462"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1FD7403B" w14:textId="77777777" w:rsidTr="006013C6">
        <w:tc>
          <w:tcPr>
            <w:tcW w:w="1213" w:type="pct"/>
            <w:tcBorders>
              <w:top w:val="nil"/>
              <w:left w:val="nil"/>
              <w:bottom w:val="single" w:sz="4" w:space="0" w:color="auto"/>
              <w:right w:val="nil"/>
            </w:tcBorders>
            <w:shd w:val="clear" w:color="auto" w:fill="auto"/>
            <w:noWrap/>
            <w:vAlign w:val="center"/>
            <w:hideMark/>
          </w:tcPr>
          <w:p w14:paraId="508FC214" w14:textId="77777777" w:rsidR="00A227F4" w:rsidRPr="00755D6F" w:rsidRDefault="00A227F4" w:rsidP="00A227F4">
            <w:pPr>
              <w:widowControl/>
              <w:spacing w:line="259" w:lineRule="auto"/>
              <w:ind w:firstLineChars="100" w:firstLine="200"/>
              <w:rPr>
                <w:rFonts w:eastAsia="Times New Roman" w:cs="Times New Roman"/>
                <w:sz w:val="20"/>
                <w:szCs w:val="20"/>
              </w:rPr>
            </w:pPr>
            <w:r w:rsidRPr="00755D6F">
              <w:rPr>
                <w:rFonts w:eastAsia="Times New Roman" w:cs="Times New Roman"/>
                <w:sz w:val="20"/>
                <w:szCs w:val="20"/>
              </w:rPr>
              <w:t>Rural</w:t>
            </w:r>
          </w:p>
        </w:tc>
        <w:tc>
          <w:tcPr>
            <w:tcW w:w="355" w:type="pct"/>
            <w:tcBorders>
              <w:top w:val="nil"/>
              <w:left w:val="nil"/>
              <w:bottom w:val="single" w:sz="4" w:space="0" w:color="auto"/>
              <w:right w:val="nil"/>
            </w:tcBorders>
            <w:shd w:val="clear" w:color="auto" w:fill="auto"/>
            <w:noWrap/>
            <w:vAlign w:val="center"/>
            <w:hideMark/>
          </w:tcPr>
          <w:p w14:paraId="36155581" w14:textId="5A0C2A08"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38C8D55C"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B7E0057" w14:textId="4CECF03B"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nil"/>
              <w:left w:val="nil"/>
              <w:bottom w:val="single" w:sz="4" w:space="0" w:color="auto"/>
              <w:right w:val="nil"/>
            </w:tcBorders>
            <w:shd w:val="clear" w:color="auto" w:fill="auto"/>
            <w:noWrap/>
            <w:vAlign w:val="center"/>
            <w:hideMark/>
          </w:tcPr>
          <w:p w14:paraId="5BDFF893" w14:textId="0DDF15EB"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nil"/>
              <w:left w:val="nil"/>
              <w:bottom w:val="single" w:sz="4" w:space="0" w:color="auto"/>
              <w:right w:val="nil"/>
            </w:tcBorders>
            <w:shd w:val="clear" w:color="auto" w:fill="auto"/>
            <w:noWrap/>
            <w:vAlign w:val="center"/>
            <w:hideMark/>
          </w:tcPr>
          <w:p w14:paraId="3A4FF9B1" w14:textId="4258924A"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nil"/>
              <w:left w:val="nil"/>
              <w:bottom w:val="single" w:sz="4" w:space="0" w:color="auto"/>
              <w:right w:val="nil"/>
            </w:tcBorders>
          </w:tcPr>
          <w:p w14:paraId="27412644"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nil"/>
              <w:left w:val="nil"/>
              <w:bottom w:val="single" w:sz="4" w:space="0" w:color="auto"/>
              <w:right w:val="nil"/>
            </w:tcBorders>
            <w:shd w:val="clear" w:color="auto" w:fill="auto"/>
            <w:noWrap/>
            <w:vAlign w:val="center"/>
            <w:hideMark/>
          </w:tcPr>
          <w:p w14:paraId="292AD06C" w14:textId="35054BFE"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A8A7FE5" w14:textId="6C2821D9"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nil"/>
              <w:left w:val="nil"/>
              <w:bottom w:val="single" w:sz="4" w:space="0" w:color="auto"/>
              <w:right w:val="nil"/>
            </w:tcBorders>
            <w:shd w:val="clear" w:color="auto" w:fill="auto"/>
            <w:noWrap/>
            <w:vAlign w:val="center"/>
            <w:hideMark/>
          </w:tcPr>
          <w:p w14:paraId="276BC888" w14:textId="648B23BD"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nil"/>
              <w:left w:val="nil"/>
              <w:bottom w:val="single" w:sz="4" w:space="0" w:color="auto"/>
              <w:right w:val="nil"/>
            </w:tcBorders>
            <w:shd w:val="clear" w:color="auto" w:fill="auto"/>
            <w:vAlign w:val="center"/>
            <w:hideMark/>
          </w:tcPr>
          <w:p w14:paraId="6CF8CCD7" w14:textId="48E70298" w:rsidR="00A227F4" w:rsidRPr="00755D6F" w:rsidRDefault="00A227F4" w:rsidP="00A227F4">
            <w:pPr>
              <w:widowControl/>
              <w:spacing w:line="259" w:lineRule="auto"/>
              <w:jc w:val="center"/>
              <w:rPr>
                <w:rFonts w:eastAsia="Times New Roman" w:cs="Times New Roman"/>
                <w:sz w:val="20"/>
                <w:szCs w:val="20"/>
              </w:rPr>
            </w:pPr>
          </w:p>
        </w:tc>
      </w:tr>
      <w:tr w:rsidR="00F5339F" w:rsidRPr="00755D6F" w14:paraId="76C30B0E" w14:textId="77777777" w:rsidTr="006013C6">
        <w:tc>
          <w:tcPr>
            <w:tcW w:w="1213" w:type="pct"/>
            <w:tcBorders>
              <w:top w:val="single" w:sz="4" w:space="0" w:color="auto"/>
              <w:left w:val="nil"/>
              <w:bottom w:val="single" w:sz="4" w:space="0" w:color="auto"/>
              <w:right w:val="nil"/>
            </w:tcBorders>
            <w:shd w:val="clear" w:color="auto" w:fill="auto"/>
            <w:noWrap/>
            <w:vAlign w:val="center"/>
            <w:hideMark/>
          </w:tcPr>
          <w:p w14:paraId="1FC7CF1C" w14:textId="77777777" w:rsidR="00A227F4" w:rsidRPr="00755D6F" w:rsidRDefault="00A227F4" w:rsidP="00A227F4">
            <w:pPr>
              <w:widowControl/>
              <w:spacing w:line="259" w:lineRule="auto"/>
              <w:rPr>
                <w:rFonts w:eastAsia="Times New Roman" w:cs="Times New Roman"/>
                <w:b/>
                <w:bCs/>
                <w:sz w:val="20"/>
                <w:szCs w:val="20"/>
              </w:rPr>
            </w:pPr>
            <w:r w:rsidRPr="00755D6F">
              <w:rPr>
                <w:rFonts w:eastAsia="Times New Roman" w:cs="Times New Roman"/>
                <w:b/>
                <w:bCs/>
                <w:sz w:val="20"/>
                <w:szCs w:val="20"/>
              </w:rPr>
              <w:t>Number of households</w:t>
            </w:r>
          </w:p>
        </w:tc>
        <w:tc>
          <w:tcPr>
            <w:tcW w:w="355" w:type="pct"/>
            <w:tcBorders>
              <w:top w:val="single" w:sz="4" w:space="0" w:color="auto"/>
              <w:left w:val="nil"/>
              <w:bottom w:val="single" w:sz="4" w:space="0" w:color="auto"/>
              <w:right w:val="nil"/>
            </w:tcBorders>
            <w:shd w:val="clear" w:color="auto" w:fill="auto"/>
            <w:noWrap/>
            <w:vAlign w:val="center"/>
            <w:hideMark/>
          </w:tcPr>
          <w:p w14:paraId="4F611713" w14:textId="615B6180"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0CD19F2E" w14:textId="77777777" w:rsidR="00A227F4" w:rsidRPr="00755D6F" w:rsidRDefault="00A227F4" w:rsidP="00FE7AD0">
            <w:pPr>
              <w:widowControl/>
              <w:spacing w:line="259" w:lineRule="auto"/>
              <w:jc w:val="center"/>
              <w:rPr>
                <w:rFonts w:eastAsia="Times New Roman" w:cs="Times New Roman"/>
                <w:sz w:val="20"/>
                <w:szCs w:val="20"/>
              </w:rPr>
            </w:pPr>
          </w:p>
        </w:tc>
        <w:tc>
          <w:tcPr>
            <w:tcW w:w="327" w:type="pct"/>
            <w:tcBorders>
              <w:top w:val="single" w:sz="4" w:space="0" w:color="auto"/>
              <w:left w:val="nil"/>
              <w:bottom w:val="single" w:sz="4" w:space="0" w:color="auto"/>
              <w:right w:val="nil"/>
            </w:tcBorders>
            <w:shd w:val="clear" w:color="auto" w:fill="auto"/>
            <w:noWrap/>
            <w:vAlign w:val="center"/>
            <w:hideMark/>
          </w:tcPr>
          <w:p w14:paraId="5ABF0CB1" w14:textId="4A6481BA" w:rsidR="00A227F4" w:rsidRPr="00755D6F" w:rsidRDefault="00A227F4" w:rsidP="00FE7AD0">
            <w:pPr>
              <w:widowControl/>
              <w:spacing w:line="259" w:lineRule="auto"/>
              <w:jc w:val="center"/>
              <w:rPr>
                <w:rFonts w:eastAsia="Times New Roman" w:cs="Times New Roman"/>
                <w:sz w:val="20"/>
                <w:szCs w:val="20"/>
              </w:rPr>
            </w:pPr>
          </w:p>
        </w:tc>
        <w:tc>
          <w:tcPr>
            <w:tcW w:w="90" w:type="pct"/>
            <w:tcBorders>
              <w:top w:val="single" w:sz="4" w:space="0" w:color="auto"/>
              <w:left w:val="nil"/>
              <w:bottom w:val="single" w:sz="4" w:space="0" w:color="auto"/>
              <w:right w:val="nil"/>
            </w:tcBorders>
            <w:shd w:val="clear" w:color="auto" w:fill="auto"/>
            <w:noWrap/>
            <w:vAlign w:val="center"/>
            <w:hideMark/>
          </w:tcPr>
          <w:p w14:paraId="6E56C581" w14:textId="7FA1B13F" w:rsidR="00A227F4" w:rsidRPr="00755D6F" w:rsidRDefault="00A227F4" w:rsidP="00FE7AD0">
            <w:pPr>
              <w:widowControl/>
              <w:spacing w:line="259" w:lineRule="auto"/>
              <w:jc w:val="center"/>
              <w:rPr>
                <w:rFonts w:eastAsia="Times New Roman" w:cs="Times New Roman"/>
                <w:sz w:val="20"/>
                <w:szCs w:val="20"/>
              </w:rPr>
            </w:pPr>
          </w:p>
        </w:tc>
        <w:tc>
          <w:tcPr>
            <w:tcW w:w="382" w:type="pct"/>
            <w:tcBorders>
              <w:top w:val="single" w:sz="4" w:space="0" w:color="auto"/>
              <w:left w:val="nil"/>
              <w:bottom w:val="single" w:sz="4" w:space="0" w:color="auto"/>
              <w:right w:val="nil"/>
            </w:tcBorders>
            <w:shd w:val="clear" w:color="auto" w:fill="auto"/>
            <w:noWrap/>
            <w:vAlign w:val="center"/>
            <w:hideMark/>
          </w:tcPr>
          <w:p w14:paraId="11E3D296" w14:textId="7919AC54" w:rsidR="00A227F4" w:rsidRPr="00755D6F" w:rsidRDefault="00A227F4" w:rsidP="00FE7AD0">
            <w:pPr>
              <w:widowControl/>
              <w:spacing w:line="259" w:lineRule="auto"/>
              <w:jc w:val="center"/>
              <w:rPr>
                <w:rFonts w:eastAsia="Times New Roman" w:cs="Times New Roman"/>
                <w:sz w:val="20"/>
                <w:szCs w:val="20"/>
              </w:rPr>
            </w:pPr>
          </w:p>
        </w:tc>
        <w:tc>
          <w:tcPr>
            <w:tcW w:w="553" w:type="pct"/>
            <w:tcBorders>
              <w:top w:val="single" w:sz="4" w:space="0" w:color="auto"/>
              <w:left w:val="nil"/>
              <w:bottom w:val="single" w:sz="4" w:space="0" w:color="auto"/>
              <w:right w:val="nil"/>
            </w:tcBorders>
          </w:tcPr>
          <w:p w14:paraId="5251925A" w14:textId="77777777" w:rsidR="00A227F4" w:rsidRPr="00755D6F" w:rsidRDefault="00A227F4" w:rsidP="00FE7AD0">
            <w:pPr>
              <w:widowControl/>
              <w:spacing w:line="259" w:lineRule="auto"/>
              <w:jc w:val="center"/>
              <w:rPr>
                <w:rFonts w:eastAsia="Times New Roman" w:cs="Times New Roman"/>
                <w:sz w:val="20"/>
                <w:szCs w:val="20"/>
              </w:rPr>
            </w:pPr>
          </w:p>
        </w:tc>
        <w:tc>
          <w:tcPr>
            <w:tcW w:w="396" w:type="pct"/>
            <w:tcBorders>
              <w:top w:val="single" w:sz="4" w:space="0" w:color="auto"/>
              <w:left w:val="nil"/>
              <w:bottom w:val="single" w:sz="4" w:space="0" w:color="auto"/>
              <w:right w:val="nil"/>
            </w:tcBorders>
            <w:shd w:val="clear" w:color="auto" w:fill="auto"/>
            <w:noWrap/>
            <w:vAlign w:val="center"/>
            <w:hideMark/>
          </w:tcPr>
          <w:p w14:paraId="6C128D8B" w14:textId="4424C976" w:rsidR="00A227F4" w:rsidRPr="00755D6F" w:rsidRDefault="00A227F4" w:rsidP="00FE7AD0">
            <w:pPr>
              <w:widowControl/>
              <w:spacing w:line="259" w:lineRule="auto"/>
              <w:jc w:val="center"/>
              <w:rPr>
                <w:rFonts w:eastAsia="Times New Roman" w:cs="Times New Roman"/>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1ECD1186" w14:textId="1B607FAA" w:rsidR="00A227F4" w:rsidRPr="00755D6F" w:rsidRDefault="00A227F4" w:rsidP="00FE7AD0">
            <w:pPr>
              <w:widowControl/>
              <w:spacing w:line="259" w:lineRule="auto"/>
              <w:jc w:val="center"/>
              <w:rPr>
                <w:rFonts w:eastAsia="Times New Roman" w:cs="Times New Roman"/>
                <w:sz w:val="20"/>
                <w:szCs w:val="20"/>
              </w:rPr>
            </w:pPr>
          </w:p>
        </w:tc>
        <w:tc>
          <w:tcPr>
            <w:tcW w:w="444" w:type="pct"/>
            <w:tcBorders>
              <w:top w:val="single" w:sz="4" w:space="0" w:color="auto"/>
              <w:left w:val="nil"/>
              <w:bottom w:val="single" w:sz="4" w:space="0" w:color="auto"/>
              <w:right w:val="nil"/>
            </w:tcBorders>
            <w:shd w:val="clear" w:color="auto" w:fill="auto"/>
            <w:noWrap/>
            <w:vAlign w:val="center"/>
            <w:hideMark/>
          </w:tcPr>
          <w:p w14:paraId="178B4D96" w14:textId="222B6852" w:rsidR="00A227F4" w:rsidRPr="00755D6F" w:rsidRDefault="00A227F4" w:rsidP="00A227F4">
            <w:pPr>
              <w:widowControl/>
              <w:spacing w:line="259" w:lineRule="auto"/>
              <w:ind w:firstLineChars="100" w:firstLine="200"/>
              <w:jc w:val="center"/>
              <w:rPr>
                <w:rFonts w:eastAsia="Times New Roman" w:cs="Times New Roman"/>
                <w:sz w:val="20"/>
                <w:szCs w:val="20"/>
              </w:rPr>
            </w:pPr>
          </w:p>
        </w:tc>
        <w:tc>
          <w:tcPr>
            <w:tcW w:w="332" w:type="pct"/>
            <w:tcBorders>
              <w:top w:val="single" w:sz="4" w:space="0" w:color="auto"/>
              <w:left w:val="nil"/>
              <w:bottom w:val="single" w:sz="4" w:space="0" w:color="auto"/>
              <w:right w:val="nil"/>
            </w:tcBorders>
            <w:shd w:val="clear" w:color="auto" w:fill="auto"/>
            <w:vAlign w:val="center"/>
            <w:hideMark/>
          </w:tcPr>
          <w:p w14:paraId="562C2638" w14:textId="764DE269" w:rsidR="00A227F4" w:rsidRPr="00755D6F" w:rsidRDefault="00A227F4" w:rsidP="00A227F4">
            <w:pPr>
              <w:widowControl/>
              <w:spacing w:line="259" w:lineRule="auto"/>
              <w:jc w:val="center"/>
              <w:rPr>
                <w:rFonts w:eastAsia="Times New Roman" w:cs="Times New Roman"/>
                <w:sz w:val="20"/>
                <w:szCs w:val="20"/>
              </w:rPr>
            </w:pPr>
          </w:p>
        </w:tc>
      </w:tr>
    </w:tbl>
    <w:p w14:paraId="338C1AB0" w14:textId="77777777" w:rsidR="00181220" w:rsidRPr="00CF77D8" w:rsidRDefault="00181220" w:rsidP="00181220">
      <w:pPr>
        <w:pStyle w:val="BodyText"/>
        <w:spacing w:after="0"/>
        <w:ind w:left="90" w:hanging="90"/>
        <w:rPr>
          <w:sz w:val="16"/>
        </w:rPr>
      </w:pPr>
      <w:commentRangeStart w:id="351"/>
      <w:commentRangeEnd w:id="351"/>
      <w:r>
        <w:rPr>
          <w:rStyle w:val="CommentReference"/>
          <w:b/>
        </w:rPr>
        <w:commentReference w:id="351"/>
      </w:r>
      <w:commentRangeStart w:id="352"/>
      <w:r w:rsidRPr="00CF77D8">
        <w:rPr>
          <w:sz w:val="16"/>
        </w:rPr>
        <w:t>^ Results not statistically reliable, n&lt;30</w:t>
      </w:r>
      <w:commentRangeEnd w:id="352"/>
      <w:r w:rsidR="004E33EB">
        <w:rPr>
          <w:rStyle w:val="CommentReference"/>
        </w:rPr>
        <w:commentReference w:id="352"/>
      </w:r>
    </w:p>
    <w:p w14:paraId="20E89C7E" w14:textId="77777777" w:rsidR="00181220" w:rsidRPr="00CF77D8" w:rsidRDefault="00181220" w:rsidP="00181220">
      <w:pPr>
        <w:pStyle w:val="BodyText"/>
        <w:spacing w:after="0"/>
        <w:ind w:left="90" w:hanging="90"/>
        <w:rPr>
          <w:sz w:val="16"/>
        </w:rPr>
      </w:pPr>
      <w:r w:rsidRPr="00CF77D8">
        <w:rPr>
          <w:sz w:val="16"/>
          <w:vertAlign w:val="superscript"/>
        </w:rPr>
        <w:t>a</w:t>
      </w:r>
      <w:r w:rsidRPr="00CF77D8">
        <w:rPr>
          <w:sz w:val="16"/>
        </w:rPr>
        <w:t xml:space="preserve"> Significance tests were performed to determine whether a difference exists between the baseline and endline estimates.</w:t>
      </w:r>
    </w:p>
    <w:p w14:paraId="16C85D5A" w14:textId="77777777" w:rsidR="00181220" w:rsidRPr="00CF77D8" w:rsidRDefault="00181220" w:rsidP="00181220">
      <w:pPr>
        <w:pStyle w:val="BodyText"/>
        <w:spacing w:after="0"/>
        <w:ind w:left="90" w:hanging="90"/>
        <w:rPr>
          <w:sz w:val="16"/>
        </w:rPr>
      </w:pPr>
      <w:r w:rsidRPr="00CF77D8">
        <w:rPr>
          <w:sz w:val="16"/>
          <w:vertAlign w:val="superscript"/>
        </w:rPr>
        <w:t>b</w:t>
      </w:r>
      <w:r w:rsidRPr="00CF77D8">
        <w:rPr>
          <w:sz w:val="16"/>
        </w:rPr>
        <w:t xml:space="preserve"> Differences found to be statistically significant are indicated by level: * p&lt;0.05, ** p&lt;0.01, *** p&lt;0.001.</w:t>
      </w:r>
    </w:p>
    <w:p w14:paraId="1FB1F56D" w14:textId="77777777" w:rsidR="00181220" w:rsidRPr="00CF77D8" w:rsidRDefault="00181220" w:rsidP="00181220">
      <w:pPr>
        <w:pStyle w:val="BodyText"/>
        <w:spacing w:after="0"/>
        <w:ind w:left="90" w:hanging="90"/>
        <w:rPr>
          <w:sz w:val="16"/>
        </w:rPr>
      </w:pPr>
      <w:r w:rsidRPr="00CF77D8">
        <w:rPr>
          <w:sz w:val="16"/>
          <w:vertAlign w:val="superscript"/>
        </w:rPr>
        <w:t>c</w:t>
      </w:r>
      <w:r w:rsidRPr="00CF77D8">
        <w:rPr>
          <w:sz w:val="16"/>
        </w:rPr>
        <w:t xml:space="preserve"> Solid fuel is defined as </w:t>
      </w:r>
      <w:r w:rsidRPr="00CF77D8">
        <w:rPr>
          <w:i/>
          <w:sz w:val="16"/>
        </w:rPr>
        <w:t>charcoal</w:t>
      </w:r>
      <w:r w:rsidRPr="00CF77D8">
        <w:rPr>
          <w:sz w:val="16"/>
        </w:rPr>
        <w:t xml:space="preserve">, </w:t>
      </w:r>
      <w:r w:rsidRPr="00CF77D8">
        <w:rPr>
          <w:i/>
          <w:sz w:val="16"/>
        </w:rPr>
        <w:t>wood</w:t>
      </w:r>
      <w:r w:rsidRPr="00CF77D8">
        <w:rPr>
          <w:sz w:val="16"/>
        </w:rPr>
        <w:t xml:space="preserve">, </w:t>
      </w:r>
      <w:r w:rsidRPr="00CF77D8">
        <w:rPr>
          <w:i/>
          <w:sz w:val="16"/>
        </w:rPr>
        <w:t>animal dung</w:t>
      </w:r>
      <w:r w:rsidRPr="00CF77D8">
        <w:rPr>
          <w:sz w:val="16"/>
        </w:rPr>
        <w:t xml:space="preserve">, </w:t>
      </w:r>
      <w:r w:rsidRPr="00CF77D8">
        <w:rPr>
          <w:i/>
          <w:sz w:val="16"/>
        </w:rPr>
        <w:t>straw/shrubs/grass</w:t>
      </w:r>
      <w:r w:rsidRPr="00CF77D8">
        <w:rPr>
          <w:sz w:val="16"/>
        </w:rPr>
        <w:t xml:space="preserve">, and </w:t>
      </w:r>
      <w:r w:rsidRPr="00CF77D8">
        <w:rPr>
          <w:i/>
          <w:sz w:val="16"/>
        </w:rPr>
        <w:t>agriculture crop residue</w:t>
      </w:r>
      <w:r w:rsidRPr="00CF77D8">
        <w:rPr>
          <w:sz w:val="16"/>
        </w:rPr>
        <w:t xml:space="preserve">. The </w:t>
      </w:r>
      <w:r w:rsidRPr="00CF77D8">
        <w:rPr>
          <w:i/>
          <w:sz w:val="16"/>
        </w:rPr>
        <w:t>no food cooked in household</w:t>
      </w:r>
      <w:r w:rsidRPr="00CF77D8">
        <w:rPr>
          <w:sz w:val="16"/>
        </w:rPr>
        <w:t xml:space="preserve"> </w:t>
      </w:r>
      <w:r>
        <w:rPr>
          <w:sz w:val="16"/>
        </w:rPr>
        <w:t xml:space="preserve">category is </w:t>
      </w:r>
      <w:r w:rsidRPr="00CF77D8">
        <w:rPr>
          <w:sz w:val="16"/>
        </w:rPr>
        <w:t>removed from percentages.</w:t>
      </w:r>
    </w:p>
    <w:p w14:paraId="09212520" w14:textId="77777777" w:rsidR="00181220" w:rsidRDefault="00181220" w:rsidP="00181220">
      <w:pPr>
        <w:pStyle w:val="BodyText"/>
        <w:spacing w:after="0"/>
        <w:rPr>
          <w:sz w:val="16"/>
        </w:rPr>
      </w:pPr>
      <w:r w:rsidRPr="00CF77D8">
        <w:rPr>
          <w:sz w:val="16"/>
        </w:rPr>
        <w:t>Note: Estimates are sample-weighted; numbers</w:t>
      </w:r>
      <w:r>
        <w:rPr>
          <w:sz w:val="16"/>
        </w:rPr>
        <w:t xml:space="preserve"> of observations are unweighted.</w:t>
      </w:r>
    </w:p>
    <w:p w14:paraId="5799FDE3" w14:textId="23D9226A" w:rsidR="00181220" w:rsidRDefault="00181220" w:rsidP="00181220">
      <w:pPr>
        <w:pStyle w:val="BodyText"/>
        <w:rPr>
          <w:sz w:val="16"/>
        </w:rPr>
      </w:pPr>
      <w:r w:rsidRPr="00CF77D8">
        <w:rPr>
          <w:sz w:val="16"/>
        </w:rPr>
        <w:t xml:space="preserve">Sources: </w:t>
      </w:r>
      <w:r w:rsidRPr="006E64E9">
        <w:rPr>
          <w:sz w:val="16"/>
        </w:rPr>
        <w:t>Feed the Future [</w:t>
      </w:r>
      <w:r w:rsidRPr="00D55C65">
        <w:rPr>
          <w:sz w:val="16"/>
          <w:highlight w:val="yellow"/>
        </w:rPr>
        <w:t>Country</w:t>
      </w:r>
      <w:r w:rsidRPr="006E64E9">
        <w:rPr>
          <w:sz w:val="16"/>
        </w:rPr>
        <w:t>] ZOI Survey [</w:t>
      </w:r>
      <w:r w:rsidR="00FE1420">
        <w:rPr>
          <w:sz w:val="16"/>
          <w:highlight w:val="yellow"/>
        </w:rPr>
        <w:t xml:space="preserve">baseline </w:t>
      </w:r>
      <w:r w:rsidRPr="00D55C65">
        <w:rPr>
          <w:sz w:val="16"/>
          <w:highlight w:val="yellow"/>
        </w:rPr>
        <w:t>survey year(s)</w:t>
      </w:r>
      <w:r w:rsidRPr="006E64E9">
        <w:rPr>
          <w:sz w:val="16"/>
        </w:rPr>
        <w:t>]; Feed the Future [</w:t>
      </w:r>
      <w:r w:rsidRPr="00D55C65">
        <w:rPr>
          <w:sz w:val="16"/>
          <w:highlight w:val="yellow"/>
        </w:rPr>
        <w:t>Country</w:t>
      </w:r>
      <w:r w:rsidRPr="006E64E9">
        <w:rPr>
          <w:sz w:val="16"/>
        </w:rPr>
        <w:t>]</w:t>
      </w:r>
      <w:r>
        <w:rPr>
          <w:sz w:val="16"/>
        </w:rPr>
        <w:t xml:space="preserve"> ZOI Survey [</w:t>
      </w:r>
      <w:r w:rsidR="00A11DD1" w:rsidRPr="00A11DD1">
        <w:rPr>
          <w:sz w:val="16"/>
          <w:szCs w:val="16"/>
          <w:highlight w:val="yellow"/>
        </w:rPr>
        <w:t xml:space="preserve">endline </w:t>
      </w:r>
      <w:r w:rsidRPr="00D55C65">
        <w:rPr>
          <w:sz w:val="16"/>
          <w:highlight w:val="yellow"/>
        </w:rPr>
        <w:t>survey year(s)</w:t>
      </w:r>
      <w:r>
        <w:rPr>
          <w:sz w:val="16"/>
        </w:rPr>
        <w:t>]</w:t>
      </w:r>
    </w:p>
    <w:p w14:paraId="58B54866" w14:textId="522ADF1B" w:rsidR="00CF77D8" w:rsidRDefault="00755D6F" w:rsidP="00755D6F">
      <w:pPr>
        <w:pStyle w:val="Heading2"/>
        <w:tabs>
          <w:tab w:val="left" w:pos="1440"/>
        </w:tabs>
        <w:spacing w:before="200"/>
      </w:pPr>
      <w:bookmarkStart w:id="353" w:name="_Toc22897198"/>
      <w:bookmarkStart w:id="354" w:name="_Toc50719306"/>
      <w:r>
        <w:t>3.4</w:t>
      </w:r>
      <w:r>
        <w:tab/>
      </w:r>
      <w:commentRangeStart w:id="355"/>
      <w:r w:rsidR="00CF77D8">
        <w:t xml:space="preserve">Water, </w:t>
      </w:r>
      <w:r w:rsidR="00277AAE">
        <w:t>s</w:t>
      </w:r>
      <w:r w:rsidR="00CF77D8">
        <w:t xml:space="preserve">anitation, and </w:t>
      </w:r>
      <w:r w:rsidR="00277AAE">
        <w:t>h</w:t>
      </w:r>
      <w:r w:rsidR="00CF77D8">
        <w:t>ygiene</w:t>
      </w:r>
      <w:commentRangeEnd w:id="355"/>
      <w:r w:rsidR="000A6ED9">
        <w:rPr>
          <w:rStyle w:val="CommentReference"/>
          <w:rFonts w:eastAsia="Arial" w:cs="Arial"/>
          <w:b w:val="0"/>
          <w:color w:val="000000"/>
        </w:rPr>
        <w:commentReference w:id="355"/>
      </w:r>
      <w:bookmarkEnd w:id="353"/>
      <w:bookmarkEnd w:id="354"/>
    </w:p>
    <w:p w14:paraId="2E33D5C1" w14:textId="653E3671" w:rsidR="007E6C7B" w:rsidRPr="00D35479" w:rsidRDefault="007E6C7B" w:rsidP="00757754">
      <w:pPr>
        <w:pStyle w:val="BodyText"/>
        <w:rPr>
          <w:rFonts w:cs="Calibri"/>
        </w:rPr>
      </w:pPr>
      <w:r w:rsidRPr="00D35479">
        <w:rPr>
          <w:bCs/>
        </w:rPr>
        <w:t xml:space="preserve">This section presents </w:t>
      </w:r>
      <w:r w:rsidR="000B74BA">
        <w:rPr>
          <w:bCs/>
        </w:rPr>
        <w:t>water, sanitation, and hygiene</w:t>
      </w:r>
      <w:r w:rsidR="00FF4B80">
        <w:rPr>
          <w:bCs/>
        </w:rPr>
        <w:t xml:space="preserve"> </w:t>
      </w:r>
      <w:r w:rsidRPr="00D35479">
        <w:rPr>
          <w:bCs/>
        </w:rPr>
        <w:t xml:space="preserve">indicators that </w:t>
      </w:r>
      <w:r w:rsidRPr="00D35479">
        <w:t xml:space="preserve">align with </w:t>
      </w:r>
      <w:r w:rsidR="00054F8E">
        <w:t xml:space="preserve">the </w:t>
      </w:r>
      <w:r w:rsidR="00E35B5F">
        <w:t>Sustainable Development Goal</w:t>
      </w:r>
      <w:r w:rsidR="00AD4FDE">
        <w:t>s</w:t>
      </w:r>
      <w:r w:rsidR="00E35B5F">
        <w:t xml:space="preserve"> (</w:t>
      </w:r>
      <w:r w:rsidRPr="00D35479">
        <w:rPr>
          <w:rFonts w:cs="Calibri"/>
        </w:rPr>
        <w:t>SDG</w:t>
      </w:r>
      <w:r w:rsidR="00E35B5F">
        <w:rPr>
          <w:rFonts w:cs="Calibri"/>
        </w:rPr>
        <w:t>)</w:t>
      </w:r>
      <w:r w:rsidRPr="00D35479">
        <w:rPr>
          <w:bCs/>
        </w:rPr>
        <w:t>.</w:t>
      </w:r>
      <w:r w:rsidR="007671AC">
        <w:rPr>
          <w:rStyle w:val="FootnoteReference"/>
          <w:bCs/>
        </w:rPr>
        <w:footnoteReference w:id="6"/>
      </w:r>
      <w:r w:rsidRPr="00D35479">
        <w:rPr>
          <w:bCs/>
        </w:rPr>
        <w:t xml:space="preserve"> </w:t>
      </w:r>
      <w:r w:rsidRPr="000E39EA">
        <w:rPr>
          <w:b/>
        </w:rPr>
        <w:t>Table 3.4.1</w:t>
      </w:r>
      <w:r w:rsidRPr="00D35479">
        <w:t xml:space="preserve"> </w:t>
      </w:r>
      <w:r w:rsidR="000B37BD">
        <w:t>presents</w:t>
      </w:r>
      <w:r>
        <w:t xml:space="preserve"> </w:t>
      </w:r>
      <w:r w:rsidRPr="00D35479">
        <w:t>the percentage</w:t>
      </w:r>
      <w:r>
        <w:t>s</w:t>
      </w:r>
      <w:r w:rsidRPr="00D35479">
        <w:t xml:space="preserve"> of households </w:t>
      </w:r>
      <w:r w:rsidR="000B37BD">
        <w:t xml:space="preserve">in the </w:t>
      </w:r>
      <w:r w:rsidR="00160DC3">
        <w:rPr>
          <w:szCs w:val="22"/>
        </w:rPr>
        <w:t>Phase One</w:t>
      </w:r>
      <w:r w:rsidR="007F25EC">
        <w:rPr>
          <w:szCs w:val="22"/>
        </w:rPr>
        <w:t xml:space="preserve"> ZOI</w:t>
      </w:r>
      <w:r w:rsidR="000B37BD">
        <w:t xml:space="preserve"> </w:t>
      </w:r>
      <w:r w:rsidRPr="00D35479">
        <w:t>that use</w:t>
      </w:r>
      <w:r>
        <w:t xml:space="preserve"> a</w:t>
      </w:r>
      <w:r w:rsidR="00476CCE">
        <w:t>n</w:t>
      </w:r>
      <w:r>
        <w:t xml:space="preserve"> </w:t>
      </w:r>
      <w:r w:rsidR="00476CCE">
        <w:t>improved water source</w:t>
      </w:r>
      <w:r w:rsidR="00C901D4">
        <w:t xml:space="preserve"> and</w:t>
      </w:r>
      <w:r w:rsidR="00476CCE">
        <w:t xml:space="preserve"> that use an </w:t>
      </w:r>
      <w:r w:rsidRPr="00D35479">
        <w:t>improved sanitation</w:t>
      </w:r>
      <w:r w:rsidR="00476CCE">
        <w:t xml:space="preserve"> facility</w:t>
      </w:r>
      <w:r w:rsidR="00C901D4">
        <w:t xml:space="preserve"> as well as the percent distributions of households by main drinking water source and sanitation facility</w:t>
      </w:r>
      <w:r w:rsidR="00F677D9">
        <w:t>,</w:t>
      </w:r>
      <w:r w:rsidR="00C901D4">
        <w:t xml:space="preserve"> </w:t>
      </w:r>
      <w:r w:rsidR="000B37BD">
        <w:t>comparing estimates at baseline and at endline</w:t>
      </w:r>
      <w:r w:rsidRPr="00D35479">
        <w:t>.</w:t>
      </w:r>
    </w:p>
    <w:p w14:paraId="2026BE60" w14:textId="7C7386E8" w:rsidR="000A6ED9" w:rsidRDefault="00C901D4" w:rsidP="002B5165">
      <w:pPr>
        <w:pStyle w:val="BodyText"/>
      </w:pPr>
      <w:r w:rsidRPr="00D35479">
        <w:t>Drinking water may be contaminated with human or animal feces containing pathogens, or with chemical and physical contaminants with harmful effects on health</w:t>
      </w:r>
      <w:r>
        <w:t>;</w:t>
      </w:r>
      <w:r w:rsidRPr="00D35479">
        <w:t xml:space="preserve"> therefore, </w:t>
      </w:r>
      <w:r>
        <w:t xml:space="preserve">obtaining drinking </w:t>
      </w:r>
      <w:r w:rsidRPr="00D35479">
        <w:t xml:space="preserve">water </w:t>
      </w:r>
      <w:r>
        <w:t xml:space="preserve">from an improved source </w:t>
      </w:r>
      <w:r w:rsidRPr="00D35479">
        <w:t xml:space="preserve">is critical to prevent transmission of diarrhea and other diseases. </w:t>
      </w:r>
      <w:r w:rsidR="000A6ED9">
        <w:t>I</w:t>
      </w:r>
      <w:r w:rsidR="000A6ED9" w:rsidRPr="00D35479">
        <w:t>t is also important to improve accessibility and availability of drinking water, especially for women and girls</w:t>
      </w:r>
      <w:r w:rsidR="000A6ED9">
        <w:t>,</w:t>
      </w:r>
      <w:r w:rsidR="000A6ED9" w:rsidRPr="00D35479">
        <w:t xml:space="preserve"> who often bear the primary responsibility for collecting water from distant sources</w:t>
      </w:r>
      <w:r w:rsidR="000A6ED9">
        <w:t>.</w:t>
      </w:r>
      <w:r w:rsidR="000A6ED9" w:rsidRPr="00D35479">
        <w:rPr>
          <w:rStyle w:val="FootnoteReference"/>
          <w:szCs w:val="22"/>
        </w:rPr>
        <w:footnoteReference w:id="7"/>
      </w:r>
      <w:r w:rsidR="000A6ED9">
        <w:t xml:space="preserve"> </w:t>
      </w:r>
      <w:r w:rsidR="000A6ED9" w:rsidRPr="00D35479">
        <w:t xml:space="preserve">Therefore, </w:t>
      </w:r>
      <w:r w:rsidR="000A6ED9">
        <w:t xml:space="preserve">the availability and accessibility of households’ main drinking water sources are important pieces of information that were collected at endline; however, because </w:t>
      </w:r>
      <w:r w:rsidR="00F677D9">
        <w:t>this information was</w:t>
      </w:r>
      <w:r w:rsidR="000A6ED9">
        <w:t xml:space="preserve"> not collected at baseline</w:t>
      </w:r>
      <w:r w:rsidR="008A734D">
        <w:t>, this section focuses on the water sources themselves</w:t>
      </w:r>
      <w:r w:rsidR="000A6ED9">
        <w:t>.</w:t>
      </w:r>
    </w:p>
    <w:p w14:paraId="5CE76419" w14:textId="781B4B1A" w:rsidR="002B5165" w:rsidRDefault="000A6ED9" w:rsidP="002B5165">
      <w:pPr>
        <w:pStyle w:val="BodyText"/>
      </w:pPr>
      <w:r>
        <w:t>I</w:t>
      </w:r>
      <w:r w:rsidR="002B5165" w:rsidRPr="00D35479">
        <w:t xml:space="preserve">nadequate sanitation </w:t>
      </w:r>
      <w:r w:rsidR="002B5165" w:rsidRPr="008D4FC7">
        <w:t>and lack of sanitation</w:t>
      </w:r>
      <w:r w:rsidR="002B5165">
        <w:t xml:space="preserve"> </w:t>
      </w:r>
      <w:r>
        <w:t>are</w:t>
      </w:r>
      <w:r w:rsidR="002B5165" w:rsidRPr="00D35479">
        <w:t xml:space="preserve"> closely associated with diarrheal diseases</w:t>
      </w:r>
      <w:r w:rsidR="002B5165">
        <w:t>,</w:t>
      </w:r>
      <w:r w:rsidR="002B5165" w:rsidRPr="00D35479">
        <w:t xml:space="preserve"> which in turn exacerbate malnutrition. </w:t>
      </w:r>
      <w:r w:rsidR="002B5165" w:rsidRPr="008D4FC7">
        <w:t xml:space="preserve">Open defecation is when people use fields, forests, open bodies of water, or </w:t>
      </w:r>
      <w:r w:rsidR="002B5165" w:rsidRPr="008D4FC7">
        <w:lastRenderedPageBreak/>
        <w:t>other open</w:t>
      </w:r>
      <w:r w:rsidR="002B5165">
        <w:t xml:space="preserve"> spaces rather than toilets. </w:t>
      </w:r>
      <w:r w:rsidR="002B5165" w:rsidRPr="008D4FC7">
        <w:t>Open defecation and inadequate sanitation are</w:t>
      </w:r>
      <w:r w:rsidR="002B5165">
        <w:t xml:space="preserve"> dangerous </w:t>
      </w:r>
      <w:r w:rsidR="002B5165" w:rsidRPr="008D4FC7">
        <w:t xml:space="preserve">because contact with human waste can cause </w:t>
      </w:r>
      <w:r w:rsidR="00047836">
        <w:t xml:space="preserve">the vicious </w:t>
      </w:r>
      <w:r w:rsidR="00240DDC">
        <w:t xml:space="preserve">and self-reinforcing </w:t>
      </w:r>
      <w:r w:rsidR="00863249">
        <w:t xml:space="preserve">cycle of undernutrition and </w:t>
      </w:r>
      <w:r w:rsidR="00230536">
        <w:t xml:space="preserve">infectious </w:t>
      </w:r>
      <w:r w:rsidR="002B5165" w:rsidRPr="008D4FC7">
        <w:t xml:space="preserve">diseases, such as cholera, typhoid, hepatitis, diarrhea, </w:t>
      </w:r>
      <w:r w:rsidR="00863249">
        <w:t xml:space="preserve">and </w:t>
      </w:r>
      <w:r w:rsidR="002B5165" w:rsidRPr="008D4FC7">
        <w:t>worm infestation</w:t>
      </w:r>
      <w:r w:rsidR="00863249">
        <w:t>.</w:t>
      </w:r>
      <w:r w:rsidR="002B5165" w:rsidRPr="008D4FC7">
        <w:t xml:space="preserve"> </w:t>
      </w:r>
      <w:r w:rsidR="002B5165">
        <w:t>Although</w:t>
      </w:r>
      <w:r w:rsidR="002B5165" w:rsidRPr="00D35479">
        <w:t xml:space="preserve"> access to </w:t>
      </w:r>
      <w:r w:rsidR="002B5165">
        <w:t xml:space="preserve">a </w:t>
      </w:r>
      <w:r w:rsidR="002B5165" w:rsidRPr="00D35479">
        <w:t xml:space="preserve">hygienic toilet facility is critical </w:t>
      </w:r>
      <w:r>
        <w:t>to</w:t>
      </w:r>
      <w:r w:rsidR="002B5165" w:rsidRPr="00D35479">
        <w:t xml:space="preserve"> reduc</w:t>
      </w:r>
      <w:r>
        <w:t>e</w:t>
      </w:r>
      <w:r w:rsidR="002B5165" w:rsidRPr="00D35479">
        <w:t xml:space="preserve"> the transmission o</w:t>
      </w:r>
      <w:r w:rsidR="002B5165">
        <w:t>f</w:t>
      </w:r>
      <w:r w:rsidR="002B5165" w:rsidRPr="00D35479">
        <w:t xml:space="preserve"> pathogens, sharing of sanitation facilities is also an important</w:t>
      </w:r>
      <w:r w:rsidR="002B5165">
        <w:t xml:space="preserve"> consideration,</w:t>
      </w:r>
      <w:r w:rsidR="002B5165" w:rsidRPr="00D35479">
        <w:t xml:space="preserve"> given the negative impacts on dignity, privacy, and personal safety, especially for women and girls</w:t>
      </w:r>
      <w:r w:rsidR="002B5165">
        <w:t>.</w:t>
      </w:r>
      <w:r w:rsidR="002B5165" w:rsidRPr="00D35479">
        <w:rPr>
          <w:rStyle w:val="FootnoteReference"/>
          <w:szCs w:val="22"/>
        </w:rPr>
        <w:footnoteReference w:id="8"/>
      </w:r>
      <w:r w:rsidR="002B5165" w:rsidRPr="00D35479">
        <w:t xml:space="preserve"> According to the </w:t>
      </w:r>
      <w:r w:rsidR="002B5165">
        <w:t>World Health Organization (</w:t>
      </w:r>
      <w:r w:rsidR="002B5165" w:rsidRPr="00D35479">
        <w:t>WHO</w:t>
      </w:r>
      <w:r w:rsidR="002B5165">
        <w:t>)</w:t>
      </w:r>
      <w:r w:rsidR="002B5165" w:rsidRPr="00D35479">
        <w:t xml:space="preserve">/UNICEF Joint Monitoring </w:t>
      </w:r>
      <w:proofErr w:type="spellStart"/>
      <w:r w:rsidR="002B5165" w:rsidRPr="00D35479">
        <w:t>Programme</w:t>
      </w:r>
      <w:proofErr w:type="spellEnd"/>
      <w:r w:rsidR="002B5165" w:rsidRPr="00D35479">
        <w:t xml:space="preserve"> for Water Supply, Sanitation, and Hygiene, a basic sanitation service consists of a sanitation facility that hygienically separates human excreta from human contact (i.e., an improved sanitation facility) that is not shared with other households</w:t>
      </w:r>
      <w:r w:rsidR="002B5165">
        <w:t>.</w:t>
      </w:r>
      <w:r w:rsidR="002B5165" w:rsidRPr="00D35479">
        <w:rPr>
          <w:rStyle w:val="FootnoteReference"/>
          <w:szCs w:val="22"/>
        </w:rPr>
        <w:footnoteReference w:id="9"/>
      </w:r>
      <w:r w:rsidR="008A734D">
        <w:t xml:space="preserve"> However, because information to determine </w:t>
      </w:r>
      <w:r w:rsidR="00F677D9">
        <w:t>whether</w:t>
      </w:r>
      <w:r w:rsidR="008A734D">
        <w:t xml:space="preserve"> sanitation facilities meet basic sanitation service criteria was not collected at baseline, this section focuses on sanitation facilities in the context of the information available at both baseline and endline.</w:t>
      </w:r>
    </w:p>
    <w:p w14:paraId="7B76A657" w14:textId="02D0882A" w:rsidR="002B5165" w:rsidRDefault="002B5165" w:rsidP="00757754">
      <w:pPr>
        <w:pStyle w:val="BodyText"/>
      </w:pPr>
      <w:r>
        <w:t>[</w:t>
      </w:r>
      <w:r w:rsidRPr="002B5165">
        <w:rPr>
          <w:highlight w:val="yellow"/>
        </w:rPr>
        <w:t>Describe the results in Table 3.4.1.</w:t>
      </w:r>
      <w:r>
        <w:t>]</w:t>
      </w:r>
    </w:p>
    <w:p w14:paraId="69E6685D" w14:textId="72DD4EBA" w:rsidR="00587308" w:rsidRDefault="00CF77D8" w:rsidP="00CF77D8">
      <w:pPr>
        <w:pStyle w:val="Tabletitle"/>
        <w:keepLines/>
        <w:spacing w:before="240"/>
        <w:contextualSpacing/>
        <w:outlineLvl w:val="3"/>
      </w:pPr>
      <w:bookmarkStart w:id="356" w:name="_Toc50719170"/>
      <w:r w:rsidRPr="003835AB">
        <w:t>Table 3.</w:t>
      </w:r>
      <w:r w:rsidR="00587308">
        <w:t>4.1</w:t>
      </w:r>
      <w:r w:rsidRPr="003835AB">
        <w:t xml:space="preserve">: </w:t>
      </w:r>
      <w:r w:rsidRPr="00BC6E12">
        <w:t>Comparison of Household Water, Sanitation, and Hygiene Characteristics</w:t>
      </w:r>
      <w:r w:rsidR="000B37BD">
        <w:t xml:space="preserve"> in the </w:t>
      </w:r>
      <w:r w:rsidR="00160DC3">
        <w:t>Phase One</w:t>
      </w:r>
      <w:r w:rsidR="007F25EC">
        <w:t xml:space="preserve"> ZOI</w:t>
      </w:r>
      <w:r w:rsidRPr="00BC6E12">
        <w:t xml:space="preserve">, Feed the Future </w:t>
      </w:r>
      <w:r w:rsidR="00160DC3">
        <w:t>Phase One</w:t>
      </w:r>
      <w:r w:rsidRPr="00BC6E12">
        <w:t xml:space="preserve"> Baseline and Endline ZOI Surveys</w:t>
      </w:r>
      <w:bookmarkEnd w:id="356"/>
    </w:p>
    <w:tbl>
      <w:tblPr>
        <w:tblW w:w="9280" w:type="dxa"/>
        <w:tblInd w:w="108" w:type="dxa"/>
        <w:tblLook w:val="04A0" w:firstRow="1" w:lastRow="0" w:firstColumn="1" w:lastColumn="0" w:noHBand="0" w:noVBand="1"/>
      </w:tblPr>
      <w:tblGrid>
        <w:gridCol w:w="2877"/>
        <w:gridCol w:w="942"/>
        <w:gridCol w:w="964"/>
        <w:gridCol w:w="272"/>
        <w:gridCol w:w="943"/>
        <w:gridCol w:w="964"/>
        <w:gridCol w:w="846"/>
        <w:gridCol w:w="848"/>
        <w:gridCol w:w="624"/>
      </w:tblGrid>
      <w:tr w:rsidR="00112A5F" w:rsidRPr="00112A5F" w14:paraId="751367D1"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14CCC028"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 </w:t>
            </w:r>
          </w:p>
        </w:tc>
        <w:tc>
          <w:tcPr>
            <w:tcW w:w="1906" w:type="dxa"/>
            <w:gridSpan w:val="2"/>
            <w:tcBorders>
              <w:top w:val="single" w:sz="4" w:space="0" w:color="auto"/>
              <w:left w:val="nil"/>
              <w:bottom w:val="single" w:sz="4" w:space="0" w:color="FFFFFF"/>
              <w:right w:val="nil"/>
            </w:tcBorders>
            <w:shd w:val="clear" w:color="000000" w:fill="387990"/>
            <w:vAlign w:val="center"/>
            <w:hideMark/>
          </w:tcPr>
          <w:p w14:paraId="0DF46BF1"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xml:space="preserve">Baseline </w:t>
            </w:r>
            <w:r w:rsidRPr="00112A5F">
              <w:rPr>
                <w:rFonts w:eastAsia="Times New Roman" w:cs="Calibri"/>
                <w:b/>
                <w:bCs/>
                <w:color w:val="FFFFFF"/>
                <w:sz w:val="20"/>
                <w:szCs w:val="20"/>
              </w:rPr>
              <w:br/>
              <w:t>([Year(s)])</w:t>
            </w:r>
          </w:p>
        </w:tc>
        <w:tc>
          <w:tcPr>
            <w:tcW w:w="272" w:type="dxa"/>
            <w:tcBorders>
              <w:top w:val="single" w:sz="4" w:space="0" w:color="auto"/>
              <w:left w:val="nil"/>
              <w:bottom w:val="nil"/>
              <w:right w:val="nil"/>
            </w:tcBorders>
            <w:shd w:val="clear" w:color="000000" w:fill="387990"/>
            <w:vAlign w:val="center"/>
            <w:hideMark/>
          </w:tcPr>
          <w:p w14:paraId="74DDB2DF"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1907" w:type="dxa"/>
            <w:gridSpan w:val="2"/>
            <w:tcBorders>
              <w:top w:val="single" w:sz="4" w:space="0" w:color="auto"/>
              <w:left w:val="nil"/>
              <w:bottom w:val="single" w:sz="4" w:space="0" w:color="FFFFFF"/>
              <w:right w:val="nil"/>
            </w:tcBorders>
            <w:shd w:val="clear" w:color="000000" w:fill="387990"/>
            <w:vAlign w:val="center"/>
            <w:hideMark/>
          </w:tcPr>
          <w:p w14:paraId="7824094C"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xml:space="preserve">Endline </w:t>
            </w:r>
            <w:r w:rsidRPr="00112A5F">
              <w:rPr>
                <w:rFonts w:eastAsia="Times New Roman" w:cs="Calibri"/>
                <w:b/>
                <w:bCs/>
                <w:color w:val="FFFFFF"/>
                <w:sz w:val="20"/>
                <w:szCs w:val="20"/>
              </w:rPr>
              <w:br/>
              <w:t>([Year(s)])</w:t>
            </w:r>
          </w:p>
        </w:tc>
        <w:tc>
          <w:tcPr>
            <w:tcW w:w="846" w:type="dxa"/>
            <w:tcBorders>
              <w:top w:val="single" w:sz="4" w:space="0" w:color="auto"/>
              <w:left w:val="nil"/>
              <w:bottom w:val="nil"/>
              <w:right w:val="nil"/>
            </w:tcBorders>
            <w:shd w:val="clear" w:color="000000" w:fill="387990"/>
            <w:vAlign w:val="center"/>
            <w:hideMark/>
          </w:tcPr>
          <w:p w14:paraId="1985A5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848" w:type="dxa"/>
            <w:vMerge w:val="restart"/>
            <w:tcBorders>
              <w:top w:val="single" w:sz="4" w:space="0" w:color="auto"/>
              <w:left w:val="nil"/>
              <w:right w:val="nil"/>
            </w:tcBorders>
            <w:shd w:val="clear" w:color="000000" w:fill="387990"/>
            <w:vAlign w:val="center"/>
            <w:hideMark/>
          </w:tcPr>
          <w:p w14:paraId="0274AC82"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p w14:paraId="37200B85" w14:textId="510AA276" w:rsidR="00112A5F" w:rsidRPr="00112A5F" w:rsidRDefault="00112A5F" w:rsidP="00112A5F">
            <w:pPr>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p-</w:t>
            </w:r>
            <w:proofErr w:type="spellStart"/>
            <w:r w:rsidRPr="00112A5F">
              <w:rPr>
                <w:rFonts w:eastAsia="Times New Roman" w:cs="Calibri"/>
                <w:b/>
                <w:bCs/>
                <w:color w:val="FFFFFF"/>
                <w:sz w:val="20"/>
                <w:szCs w:val="20"/>
              </w:rPr>
              <w:t>value</w:t>
            </w:r>
            <w:r w:rsidRPr="00112A5F">
              <w:rPr>
                <w:rFonts w:eastAsia="Times New Roman" w:cs="Calibri"/>
                <w:b/>
                <w:bCs/>
                <w:color w:val="FFFFFF"/>
                <w:sz w:val="20"/>
                <w:szCs w:val="20"/>
                <w:vertAlign w:val="superscript"/>
              </w:rPr>
              <w:t>a</w:t>
            </w:r>
            <w:proofErr w:type="spellEnd"/>
          </w:p>
        </w:tc>
        <w:tc>
          <w:tcPr>
            <w:tcW w:w="624" w:type="dxa"/>
            <w:tcBorders>
              <w:top w:val="single" w:sz="4" w:space="0" w:color="auto"/>
              <w:left w:val="nil"/>
              <w:bottom w:val="nil"/>
              <w:right w:val="nil"/>
            </w:tcBorders>
            <w:shd w:val="clear" w:color="000000" w:fill="387990"/>
            <w:vAlign w:val="bottom"/>
            <w:hideMark/>
          </w:tcPr>
          <w:p w14:paraId="6366AD4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r>
      <w:tr w:rsidR="00112A5F" w:rsidRPr="00112A5F" w14:paraId="1D488095" w14:textId="77777777" w:rsidTr="00112A5F">
        <w:trPr>
          <w:trHeight w:val="259"/>
          <w:tblHeader/>
        </w:trPr>
        <w:tc>
          <w:tcPr>
            <w:tcW w:w="2877" w:type="dxa"/>
            <w:tcBorders>
              <w:top w:val="nil"/>
              <w:left w:val="nil"/>
              <w:bottom w:val="nil"/>
              <w:right w:val="nil"/>
            </w:tcBorders>
            <w:shd w:val="clear" w:color="000000" w:fill="387990"/>
            <w:noWrap/>
            <w:vAlign w:val="bottom"/>
            <w:hideMark/>
          </w:tcPr>
          <w:p w14:paraId="0482BF01" w14:textId="77777777" w:rsidR="00112A5F" w:rsidRPr="00112A5F" w:rsidRDefault="00112A5F" w:rsidP="00112A5F">
            <w:pPr>
              <w:widowControl/>
              <w:spacing w:line="240" w:lineRule="auto"/>
              <w:rPr>
                <w:rFonts w:eastAsia="Times New Roman" w:cs="Calibri"/>
                <w:b/>
                <w:bCs/>
                <w:color w:val="FFFFFF"/>
                <w:sz w:val="20"/>
                <w:szCs w:val="20"/>
              </w:rPr>
            </w:pPr>
            <w:r w:rsidRPr="00112A5F">
              <w:rPr>
                <w:rFonts w:eastAsia="Times New Roman" w:cs="Calibri"/>
                <w:b/>
                <w:bCs/>
                <w:color w:val="FFFFFF"/>
                <w:sz w:val="20"/>
                <w:szCs w:val="20"/>
              </w:rPr>
              <w:t>Source or facility</w:t>
            </w:r>
          </w:p>
        </w:tc>
        <w:tc>
          <w:tcPr>
            <w:tcW w:w="942" w:type="dxa"/>
            <w:tcBorders>
              <w:top w:val="nil"/>
              <w:left w:val="nil"/>
              <w:bottom w:val="single" w:sz="4" w:space="0" w:color="auto"/>
              <w:right w:val="nil"/>
            </w:tcBorders>
            <w:shd w:val="clear" w:color="000000" w:fill="387990"/>
            <w:vAlign w:val="bottom"/>
            <w:hideMark/>
          </w:tcPr>
          <w:p w14:paraId="26E6496E"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6B9BC00C"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272" w:type="dxa"/>
            <w:tcBorders>
              <w:top w:val="nil"/>
              <w:left w:val="nil"/>
              <w:bottom w:val="single" w:sz="4" w:space="0" w:color="auto"/>
              <w:right w:val="nil"/>
            </w:tcBorders>
            <w:shd w:val="clear" w:color="000000" w:fill="387990"/>
            <w:vAlign w:val="bottom"/>
            <w:hideMark/>
          </w:tcPr>
          <w:p w14:paraId="51238A5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 </w:t>
            </w:r>
          </w:p>
        </w:tc>
        <w:tc>
          <w:tcPr>
            <w:tcW w:w="943" w:type="dxa"/>
            <w:tcBorders>
              <w:top w:val="nil"/>
              <w:left w:val="nil"/>
              <w:bottom w:val="single" w:sz="4" w:space="0" w:color="auto"/>
              <w:right w:val="nil"/>
            </w:tcBorders>
            <w:shd w:val="clear" w:color="000000" w:fill="387990"/>
            <w:vAlign w:val="bottom"/>
            <w:hideMark/>
          </w:tcPr>
          <w:p w14:paraId="5B7E05F0"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w:t>
            </w:r>
          </w:p>
        </w:tc>
        <w:tc>
          <w:tcPr>
            <w:tcW w:w="964" w:type="dxa"/>
            <w:tcBorders>
              <w:top w:val="nil"/>
              <w:left w:val="nil"/>
              <w:bottom w:val="single" w:sz="4" w:space="0" w:color="auto"/>
              <w:right w:val="nil"/>
            </w:tcBorders>
            <w:shd w:val="clear" w:color="000000" w:fill="387990"/>
            <w:vAlign w:val="bottom"/>
            <w:hideMark/>
          </w:tcPr>
          <w:p w14:paraId="0CB6B117"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95% CI</w:t>
            </w:r>
          </w:p>
        </w:tc>
        <w:tc>
          <w:tcPr>
            <w:tcW w:w="846" w:type="dxa"/>
            <w:tcBorders>
              <w:top w:val="nil"/>
              <w:left w:val="nil"/>
              <w:bottom w:val="single" w:sz="4" w:space="0" w:color="auto"/>
              <w:right w:val="nil"/>
            </w:tcBorders>
            <w:shd w:val="clear" w:color="000000" w:fill="387990"/>
            <w:vAlign w:val="bottom"/>
            <w:hideMark/>
          </w:tcPr>
          <w:p w14:paraId="57B47E38" w14:textId="77777777" w:rsidR="00112A5F" w:rsidRPr="00112A5F" w:rsidRDefault="00112A5F" w:rsidP="00112A5F">
            <w:pPr>
              <w:widowControl/>
              <w:spacing w:line="240" w:lineRule="auto"/>
              <w:jc w:val="center"/>
              <w:rPr>
                <w:rFonts w:eastAsia="Times New Roman" w:cs="Calibri"/>
                <w:b/>
                <w:bCs/>
                <w:color w:val="FFFFFF"/>
                <w:sz w:val="20"/>
                <w:szCs w:val="20"/>
              </w:rPr>
            </w:pPr>
            <w:r w:rsidRPr="00112A5F">
              <w:rPr>
                <w:rFonts w:eastAsia="Times New Roman" w:cs="Calibri"/>
                <w:b/>
                <w:bCs/>
                <w:color w:val="FFFFFF"/>
                <w:sz w:val="20"/>
                <w:szCs w:val="20"/>
              </w:rPr>
              <w:t>Diff.</w:t>
            </w:r>
          </w:p>
        </w:tc>
        <w:tc>
          <w:tcPr>
            <w:tcW w:w="848" w:type="dxa"/>
            <w:vMerge/>
            <w:tcBorders>
              <w:left w:val="nil"/>
              <w:bottom w:val="single" w:sz="4" w:space="0" w:color="auto"/>
              <w:right w:val="nil"/>
            </w:tcBorders>
            <w:shd w:val="clear" w:color="000000" w:fill="387990"/>
            <w:vAlign w:val="bottom"/>
            <w:hideMark/>
          </w:tcPr>
          <w:p w14:paraId="425B1365" w14:textId="6E876817" w:rsidR="00112A5F" w:rsidRPr="00112A5F" w:rsidRDefault="00112A5F" w:rsidP="00112A5F">
            <w:pPr>
              <w:widowControl/>
              <w:spacing w:line="240" w:lineRule="auto"/>
              <w:jc w:val="center"/>
              <w:rPr>
                <w:rFonts w:eastAsia="Times New Roman" w:cs="Calibri"/>
                <w:b/>
                <w:bCs/>
                <w:color w:val="FFFFFF"/>
                <w:sz w:val="20"/>
                <w:szCs w:val="20"/>
              </w:rPr>
            </w:pPr>
          </w:p>
        </w:tc>
        <w:tc>
          <w:tcPr>
            <w:tcW w:w="624" w:type="dxa"/>
            <w:tcBorders>
              <w:top w:val="nil"/>
              <w:left w:val="nil"/>
              <w:bottom w:val="single" w:sz="4" w:space="0" w:color="auto"/>
              <w:right w:val="nil"/>
            </w:tcBorders>
            <w:shd w:val="clear" w:color="000000" w:fill="387990"/>
            <w:vAlign w:val="bottom"/>
            <w:hideMark/>
          </w:tcPr>
          <w:p w14:paraId="3B03D67E" w14:textId="77777777" w:rsidR="00112A5F" w:rsidRPr="00112A5F" w:rsidRDefault="00112A5F" w:rsidP="00112A5F">
            <w:pPr>
              <w:widowControl/>
              <w:spacing w:line="240" w:lineRule="auto"/>
              <w:jc w:val="center"/>
              <w:rPr>
                <w:rFonts w:eastAsia="Times New Roman" w:cs="Calibri"/>
                <w:b/>
                <w:bCs/>
                <w:color w:val="FFFFFF"/>
                <w:sz w:val="20"/>
                <w:szCs w:val="20"/>
              </w:rPr>
            </w:pPr>
            <w:proofErr w:type="spellStart"/>
            <w:r w:rsidRPr="00112A5F">
              <w:rPr>
                <w:rFonts w:eastAsia="Times New Roman" w:cs="Calibri"/>
                <w:b/>
                <w:bCs/>
                <w:color w:val="FFFFFF"/>
                <w:sz w:val="20"/>
                <w:szCs w:val="20"/>
              </w:rPr>
              <w:t>Sig.</w:t>
            </w:r>
            <w:r w:rsidRPr="00112A5F">
              <w:rPr>
                <w:rFonts w:eastAsia="Times New Roman" w:cs="Calibri"/>
                <w:b/>
                <w:bCs/>
                <w:color w:val="FFFFFF"/>
                <w:sz w:val="20"/>
                <w:szCs w:val="20"/>
                <w:vertAlign w:val="superscript"/>
              </w:rPr>
              <w:t>b</w:t>
            </w:r>
            <w:proofErr w:type="spellEnd"/>
          </w:p>
        </w:tc>
      </w:tr>
      <w:tr w:rsidR="00112A5F" w:rsidRPr="00112A5F" w14:paraId="016A9F10" w14:textId="77777777" w:rsidTr="00112A5F">
        <w:trPr>
          <w:trHeight w:val="259"/>
          <w:tblHeader/>
        </w:trPr>
        <w:tc>
          <w:tcPr>
            <w:tcW w:w="2877" w:type="dxa"/>
            <w:tcBorders>
              <w:top w:val="single" w:sz="4" w:space="0" w:color="auto"/>
              <w:left w:val="nil"/>
              <w:bottom w:val="single" w:sz="4" w:space="0" w:color="auto"/>
              <w:right w:val="nil"/>
            </w:tcBorders>
            <w:shd w:val="clear" w:color="auto" w:fill="auto"/>
            <w:vAlign w:val="center"/>
            <w:hideMark/>
          </w:tcPr>
          <w:p w14:paraId="0179A1A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improved drinking water </w:t>
            </w:r>
            <w:proofErr w:type="spellStart"/>
            <w:r w:rsidRPr="00112A5F">
              <w:rPr>
                <w:rFonts w:eastAsia="Times New Roman" w:cs="Calibri"/>
                <w:b/>
                <w:bCs/>
                <w:sz w:val="20"/>
                <w:szCs w:val="20"/>
              </w:rPr>
              <w:t>source</w:t>
            </w:r>
            <w:r w:rsidRPr="00112A5F">
              <w:rPr>
                <w:rFonts w:eastAsia="Times New Roman" w:cs="Calibri"/>
                <w:b/>
                <w:bCs/>
                <w:sz w:val="20"/>
                <w:szCs w:val="20"/>
                <w:vertAlign w:val="superscript"/>
              </w:rPr>
              <w:t>c</w:t>
            </w:r>
            <w:proofErr w:type="spellEnd"/>
          </w:p>
        </w:tc>
        <w:tc>
          <w:tcPr>
            <w:tcW w:w="942" w:type="dxa"/>
            <w:tcBorders>
              <w:top w:val="nil"/>
              <w:left w:val="nil"/>
              <w:bottom w:val="single" w:sz="4" w:space="0" w:color="auto"/>
              <w:right w:val="nil"/>
            </w:tcBorders>
            <w:shd w:val="clear" w:color="auto" w:fill="auto"/>
            <w:vAlign w:val="center"/>
            <w:hideMark/>
          </w:tcPr>
          <w:p w14:paraId="323C69F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2BA66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3FC0B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75961C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B08553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9BA4E5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B5B2E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40FE90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31C99B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264D82A"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Drinking water source</w:t>
            </w:r>
          </w:p>
        </w:tc>
        <w:tc>
          <w:tcPr>
            <w:tcW w:w="942" w:type="dxa"/>
            <w:tcBorders>
              <w:top w:val="nil"/>
              <w:left w:val="nil"/>
              <w:bottom w:val="single" w:sz="4" w:space="0" w:color="auto"/>
              <w:right w:val="nil"/>
            </w:tcBorders>
            <w:shd w:val="clear" w:color="000000" w:fill="DDEBF7"/>
            <w:vAlign w:val="center"/>
            <w:hideMark/>
          </w:tcPr>
          <w:p w14:paraId="21C5BBA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39BD70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000000" w:fill="DDEBF7"/>
            <w:vAlign w:val="center"/>
            <w:hideMark/>
          </w:tcPr>
          <w:p w14:paraId="3395A9D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000000" w:fill="DDEBF7"/>
            <w:vAlign w:val="center"/>
            <w:hideMark/>
          </w:tcPr>
          <w:p w14:paraId="0FA1C4E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000000" w:fill="DDEBF7"/>
            <w:vAlign w:val="center"/>
            <w:hideMark/>
          </w:tcPr>
          <w:p w14:paraId="4C0A6D1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000000" w:fill="DDEBF7"/>
            <w:vAlign w:val="center"/>
            <w:hideMark/>
          </w:tcPr>
          <w:p w14:paraId="4707C92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000000" w:fill="DDEBF7"/>
            <w:vAlign w:val="center"/>
            <w:hideMark/>
          </w:tcPr>
          <w:p w14:paraId="10BD71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000000" w:fill="DDEBF7"/>
            <w:vAlign w:val="center"/>
            <w:hideMark/>
          </w:tcPr>
          <w:p w14:paraId="4EACB80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33F631A"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B42E68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dwelling</w:t>
            </w:r>
          </w:p>
        </w:tc>
        <w:tc>
          <w:tcPr>
            <w:tcW w:w="942" w:type="dxa"/>
            <w:tcBorders>
              <w:top w:val="nil"/>
              <w:left w:val="nil"/>
              <w:bottom w:val="single" w:sz="4" w:space="0" w:color="auto"/>
              <w:right w:val="nil"/>
            </w:tcBorders>
            <w:shd w:val="clear" w:color="auto" w:fill="auto"/>
            <w:vAlign w:val="center"/>
            <w:hideMark/>
          </w:tcPr>
          <w:p w14:paraId="20921D4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A50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F69C74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80E607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A9834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C1ABA0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8603C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F0DE60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ACC7D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1C9C93D"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Piped into yard or plot</w:t>
            </w:r>
          </w:p>
        </w:tc>
        <w:tc>
          <w:tcPr>
            <w:tcW w:w="942" w:type="dxa"/>
            <w:tcBorders>
              <w:top w:val="nil"/>
              <w:left w:val="nil"/>
              <w:bottom w:val="single" w:sz="4" w:space="0" w:color="auto"/>
              <w:right w:val="nil"/>
            </w:tcBorders>
            <w:shd w:val="clear" w:color="auto" w:fill="auto"/>
            <w:vAlign w:val="center"/>
            <w:hideMark/>
          </w:tcPr>
          <w:p w14:paraId="153A1F7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1D6378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21D16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EE57B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2A851C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E56765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606DE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850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C73AB5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52030CF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Public tap</w:t>
            </w:r>
          </w:p>
        </w:tc>
        <w:tc>
          <w:tcPr>
            <w:tcW w:w="942" w:type="dxa"/>
            <w:tcBorders>
              <w:top w:val="nil"/>
              <w:left w:val="nil"/>
              <w:bottom w:val="single" w:sz="4" w:space="0" w:color="auto"/>
              <w:right w:val="nil"/>
            </w:tcBorders>
            <w:shd w:val="clear" w:color="auto" w:fill="auto"/>
            <w:vAlign w:val="center"/>
            <w:hideMark/>
          </w:tcPr>
          <w:p w14:paraId="5A165F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74F8C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1DC940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6273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530BF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FFB7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A35A49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F6FDC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B3F0581"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C810AD6"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Tubewell</w:t>
            </w:r>
            <w:proofErr w:type="spellEnd"/>
            <w:r w:rsidRPr="00112A5F">
              <w:rPr>
                <w:rFonts w:eastAsia="Times New Roman" w:cs="Calibri"/>
                <w:sz w:val="20"/>
                <w:szCs w:val="20"/>
              </w:rPr>
              <w:t xml:space="preserve"> or borehole</w:t>
            </w:r>
          </w:p>
        </w:tc>
        <w:tc>
          <w:tcPr>
            <w:tcW w:w="942" w:type="dxa"/>
            <w:tcBorders>
              <w:top w:val="nil"/>
              <w:left w:val="nil"/>
              <w:bottom w:val="single" w:sz="4" w:space="0" w:color="auto"/>
              <w:right w:val="nil"/>
            </w:tcBorders>
            <w:shd w:val="clear" w:color="auto" w:fill="auto"/>
            <w:vAlign w:val="center"/>
            <w:hideMark/>
          </w:tcPr>
          <w:p w14:paraId="2D8992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1C9F6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BFA2E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7CE38E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D68D67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F8A5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2EEBBF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BAD87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72F5A36"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BC31DC0"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Protected well or spring</w:t>
            </w:r>
          </w:p>
        </w:tc>
        <w:tc>
          <w:tcPr>
            <w:tcW w:w="942" w:type="dxa"/>
            <w:tcBorders>
              <w:top w:val="nil"/>
              <w:left w:val="nil"/>
              <w:bottom w:val="single" w:sz="4" w:space="0" w:color="auto"/>
              <w:right w:val="nil"/>
            </w:tcBorders>
            <w:shd w:val="clear" w:color="auto" w:fill="auto"/>
            <w:vAlign w:val="center"/>
            <w:hideMark/>
          </w:tcPr>
          <w:p w14:paraId="27591A3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4F1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4A67B6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D9D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D31AC2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5A53EC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F65915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685698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68B517B"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EA4732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Unprotected well or spring</w:t>
            </w:r>
          </w:p>
        </w:tc>
        <w:tc>
          <w:tcPr>
            <w:tcW w:w="942" w:type="dxa"/>
            <w:tcBorders>
              <w:top w:val="nil"/>
              <w:left w:val="nil"/>
              <w:bottom w:val="single" w:sz="4" w:space="0" w:color="auto"/>
              <w:right w:val="nil"/>
            </w:tcBorders>
            <w:shd w:val="clear" w:color="auto" w:fill="auto"/>
            <w:vAlign w:val="center"/>
            <w:hideMark/>
          </w:tcPr>
          <w:p w14:paraId="45E1849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7A8794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540C21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0633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8B3818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097D55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836118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BF88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E5AEA8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9C192C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Rainwater collection</w:t>
            </w:r>
          </w:p>
        </w:tc>
        <w:tc>
          <w:tcPr>
            <w:tcW w:w="942" w:type="dxa"/>
            <w:tcBorders>
              <w:top w:val="nil"/>
              <w:left w:val="nil"/>
              <w:bottom w:val="single" w:sz="4" w:space="0" w:color="auto"/>
              <w:right w:val="nil"/>
            </w:tcBorders>
            <w:shd w:val="clear" w:color="auto" w:fill="auto"/>
            <w:vAlign w:val="center"/>
            <w:hideMark/>
          </w:tcPr>
          <w:p w14:paraId="2227E3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F4A13D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7E7192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7BC0FE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4BA257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43C5AA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A6EFF1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F3C7B8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5E01E01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0E39E1A"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Surface water</w:t>
            </w:r>
          </w:p>
        </w:tc>
        <w:tc>
          <w:tcPr>
            <w:tcW w:w="942" w:type="dxa"/>
            <w:tcBorders>
              <w:top w:val="nil"/>
              <w:left w:val="nil"/>
              <w:bottom w:val="single" w:sz="4" w:space="0" w:color="auto"/>
              <w:right w:val="nil"/>
            </w:tcBorders>
            <w:shd w:val="clear" w:color="auto" w:fill="auto"/>
            <w:vAlign w:val="center"/>
            <w:hideMark/>
          </w:tcPr>
          <w:p w14:paraId="3734FE5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070D767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A85AC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6537E0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BB7EFB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4A731D4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3D36638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94801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E47F6FF"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8FEE35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Tanker truck or vendor</w:t>
            </w:r>
          </w:p>
        </w:tc>
        <w:tc>
          <w:tcPr>
            <w:tcW w:w="942" w:type="dxa"/>
            <w:tcBorders>
              <w:top w:val="nil"/>
              <w:left w:val="nil"/>
              <w:bottom w:val="single" w:sz="4" w:space="0" w:color="auto"/>
              <w:right w:val="nil"/>
            </w:tcBorders>
            <w:shd w:val="clear" w:color="auto" w:fill="auto"/>
            <w:vAlign w:val="center"/>
            <w:hideMark/>
          </w:tcPr>
          <w:p w14:paraId="35646C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8A919A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A4A3D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D32311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92727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23CEAD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608E2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DF5EB1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76C2E44"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79DB4603"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Bottled water</w:t>
            </w:r>
          </w:p>
        </w:tc>
        <w:tc>
          <w:tcPr>
            <w:tcW w:w="942" w:type="dxa"/>
            <w:tcBorders>
              <w:top w:val="nil"/>
              <w:left w:val="nil"/>
              <w:bottom w:val="single" w:sz="4" w:space="0" w:color="auto"/>
              <w:right w:val="nil"/>
            </w:tcBorders>
            <w:shd w:val="clear" w:color="auto" w:fill="auto"/>
            <w:vAlign w:val="center"/>
            <w:hideMark/>
          </w:tcPr>
          <w:p w14:paraId="6C19D5D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362CFF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760464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375FEB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B8BCE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A345D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5F151E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5DFD7F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4218A4CE"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C37A7E4"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Other</w:t>
            </w:r>
          </w:p>
        </w:tc>
        <w:tc>
          <w:tcPr>
            <w:tcW w:w="942" w:type="dxa"/>
            <w:tcBorders>
              <w:top w:val="nil"/>
              <w:left w:val="nil"/>
              <w:bottom w:val="single" w:sz="4" w:space="0" w:color="auto"/>
              <w:right w:val="nil"/>
            </w:tcBorders>
            <w:shd w:val="clear" w:color="auto" w:fill="auto"/>
            <w:vAlign w:val="center"/>
            <w:hideMark/>
          </w:tcPr>
          <w:p w14:paraId="0E30B0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F842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B2E839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227BA4D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C702D5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6883C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6394F26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42387A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0D7C833D"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46774C13"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xml:space="preserve">Use improve sanitation </w:t>
            </w:r>
            <w:proofErr w:type="spellStart"/>
            <w:r w:rsidRPr="00112A5F">
              <w:rPr>
                <w:rFonts w:eastAsia="Times New Roman" w:cs="Calibri"/>
                <w:b/>
                <w:bCs/>
                <w:sz w:val="20"/>
                <w:szCs w:val="20"/>
              </w:rPr>
              <w:t>facility</w:t>
            </w:r>
            <w:r w:rsidRPr="00112A5F">
              <w:rPr>
                <w:rFonts w:eastAsia="Times New Roman" w:cs="Calibri"/>
                <w:b/>
                <w:bCs/>
                <w:sz w:val="20"/>
                <w:szCs w:val="20"/>
                <w:vertAlign w:val="superscript"/>
              </w:rPr>
              <w:t>d</w:t>
            </w:r>
            <w:proofErr w:type="spellEnd"/>
          </w:p>
        </w:tc>
        <w:tc>
          <w:tcPr>
            <w:tcW w:w="942" w:type="dxa"/>
            <w:tcBorders>
              <w:top w:val="nil"/>
              <w:left w:val="nil"/>
              <w:bottom w:val="single" w:sz="4" w:space="0" w:color="auto"/>
              <w:right w:val="nil"/>
            </w:tcBorders>
            <w:shd w:val="clear" w:color="auto" w:fill="auto"/>
            <w:vAlign w:val="center"/>
            <w:hideMark/>
          </w:tcPr>
          <w:p w14:paraId="69AE5B8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0FB2A9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E9D615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16ACC7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D80E5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50113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2565734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004A6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231D83E" w14:textId="77777777" w:rsidTr="00112A5F">
        <w:trPr>
          <w:trHeight w:val="259"/>
          <w:tblHeader/>
        </w:trPr>
        <w:tc>
          <w:tcPr>
            <w:tcW w:w="2877" w:type="dxa"/>
            <w:tcBorders>
              <w:top w:val="nil"/>
              <w:left w:val="nil"/>
              <w:bottom w:val="single" w:sz="4" w:space="0" w:color="auto"/>
              <w:right w:val="nil"/>
            </w:tcBorders>
            <w:shd w:val="clear" w:color="000000" w:fill="DDEBF7"/>
            <w:vAlign w:val="center"/>
            <w:hideMark/>
          </w:tcPr>
          <w:p w14:paraId="7CC37C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Main sanitation facility</w:t>
            </w:r>
          </w:p>
        </w:tc>
        <w:tc>
          <w:tcPr>
            <w:tcW w:w="942" w:type="dxa"/>
            <w:tcBorders>
              <w:top w:val="nil"/>
              <w:left w:val="nil"/>
              <w:bottom w:val="single" w:sz="4" w:space="0" w:color="auto"/>
              <w:right w:val="nil"/>
            </w:tcBorders>
            <w:shd w:val="clear" w:color="000000" w:fill="DDEBF7"/>
            <w:vAlign w:val="center"/>
            <w:hideMark/>
          </w:tcPr>
          <w:p w14:paraId="729D3C2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151AC30D"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272" w:type="dxa"/>
            <w:tcBorders>
              <w:top w:val="nil"/>
              <w:left w:val="nil"/>
              <w:bottom w:val="single" w:sz="4" w:space="0" w:color="auto"/>
              <w:right w:val="nil"/>
            </w:tcBorders>
            <w:shd w:val="clear" w:color="000000" w:fill="DDEBF7"/>
            <w:vAlign w:val="center"/>
            <w:hideMark/>
          </w:tcPr>
          <w:p w14:paraId="3EB97375"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43" w:type="dxa"/>
            <w:tcBorders>
              <w:top w:val="nil"/>
              <w:left w:val="nil"/>
              <w:bottom w:val="single" w:sz="4" w:space="0" w:color="auto"/>
              <w:right w:val="nil"/>
            </w:tcBorders>
            <w:shd w:val="clear" w:color="000000" w:fill="DDEBF7"/>
            <w:vAlign w:val="center"/>
            <w:hideMark/>
          </w:tcPr>
          <w:p w14:paraId="6B8F300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964" w:type="dxa"/>
            <w:tcBorders>
              <w:top w:val="nil"/>
              <w:left w:val="nil"/>
              <w:bottom w:val="single" w:sz="4" w:space="0" w:color="auto"/>
              <w:right w:val="nil"/>
            </w:tcBorders>
            <w:shd w:val="clear" w:color="000000" w:fill="DDEBF7"/>
            <w:vAlign w:val="center"/>
            <w:hideMark/>
          </w:tcPr>
          <w:p w14:paraId="6F31BB21"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6" w:type="dxa"/>
            <w:tcBorders>
              <w:top w:val="nil"/>
              <w:left w:val="nil"/>
              <w:bottom w:val="single" w:sz="4" w:space="0" w:color="auto"/>
              <w:right w:val="nil"/>
            </w:tcBorders>
            <w:shd w:val="clear" w:color="000000" w:fill="DDEBF7"/>
            <w:vAlign w:val="center"/>
            <w:hideMark/>
          </w:tcPr>
          <w:p w14:paraId="61E4CB4F"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848" w:type="dxa"/>
            <w:tcBorders>
              <w:top w:val="nil"/>
              <w:left w:val="nil"/>
              <w:bottom w:val="single" w:sz="4" w:space="0" w:color="auto"/>
              <w:right w:val="nil"/>
            </w:tcBorders>
            <w:shd w:val="clear" w:color="000000" w:fill="DDEBF7"/>
            <w:vAlign w:val="center"/>
            <w:hideMark/>
          </w:tcPr>
          <w:p w14:paraId="21588C50"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c>
          <w:tcPr>
            <w:tcW w:w="624" w:type="dxa"/>
            <w:tcBorders>
              <w:top w:val="nil"/>
              <w:left w:val="nil"/>
              <w:bottom w:val="single" w:sz="4" w:space="0" w:color="auto"/>
              <w:right w:val="nil"/>
            </w:tcBorders>
            <w:shd w:val="clear" w:color="000000" w:fill="DDEBF7"/>
            <w:vAlign w:val="center"/>
            <w:hideMark/>
          </w:tcPr>
          <w:p w14:paraId="5D0BA124"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 </w:t>
            </w:r>
          </w:p>
        </w:tc>
      </w:tr>
      <w:tr w:rsidR="00112A5F" w:rsidRPr="00112A5F" w14:paraId="55D8484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D418728"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shared</w:t>
            </w:r>
          </w:p>
        </w:tc>
        <w:tc>
          <w:tcPr>
            <w:tcW w:w="942" w:type="dxa"/>
            <w:tcBorders>
              <w:top w:val="nil"/>
              <w:left w:val="nil"/>
              <w:bottom w:val="single" w:sz="4" w:space="0" w:color="auto"/>
              <w:right w:val="nil"/>
            </w:tcBorders>
            <w:shd w:val="clear" w:color="auto" w:fill="auto"/>
            <w:vAlign w:val="center"/>
            <w:hideMark/>
          </w:tcPr>
          <w:p w14:paraId="05EAF20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54EBE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51EB27E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4566B61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0645CC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754848F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7124CDB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44A6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963F102"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559E8B1"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Flush, private</w:t>
            </w:r>
          </w:p>
        </w:tc>
        <w:tc>
          <w:tcPr>
            <w:tcW w:w="942" w:type="dxa"/>
            <w:tcBorders>
              <w:top w:val="nil"/>
              <w:left w:val="nil"/>
              <w:bottom w:val="single" w:sz="4" w:space="0" w:color="auto"/>
              <w:right w:val="nil"/>
            </w:tcBorders>
            <w:shd w:val="clear" w:color="auto" w:fill="auto"/>
            <w:vAlign w:val="center"/>
            <w:hideMark/>
          </w:tcPr>
          <w:p w14:paraId="4540B5C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E8A673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EA66D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1B9A9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A9D2D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5AE35F0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5FC223A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5DEA4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3E02B84C" w14:textId="77777777" w:rsidTr="00112A5F">
        <w:trPr>
          <w:trHeight w:val="259"/>
          <w:tblHeader/>
        </w:trPr>
        <w:tc>
          <w:tcPr>
            <w:tcW w:w="2877" w:type="dxa"/>
            <w:tcBorders>
              <w:top w:val="nil"/>
              <w:left w:val="nil"/>
              <w:bottom w:val="single" w:sz="4" w:space="0" w:color="auto"/>
              <w:right w:val="nil"/>
            </w:tcBorders>
            <w:shd w:val="clear" w:color="auto" w:fill="auto"/>
            <w:tcMar>
              <w:left w:w="58" w:type="dxa"/>
              <w:right w:w="115" w:type="dxa"/>
            </w:tcMar>
            <w:vAlign w:val="center"/>
            <w:hideMark/>
          </w:tcPr>
          <w:p w14:paraId="4A21B297" w14:textId="77777777" w:rsidR="00112A5F" w:rsidRPr="00112A5F" w:rsidRDefault="00112A5F" w:rsidP="00B74F8E">
            <w:pPr>
              <w:widowControl/>
              <w:spacing w:line="240" w:lineRule="auto"/>
              <w:ind w:leftChars="100" w:left="250" w:hangingChars="5" w:hanging="10"/>
              <w:rPr>
                <w:rFonts w:eastAsia="Times New Roman" w:cs="Calibri"/>
                <w:sz w:val="20"/>
                <w:szCs w:val="20"/>
              </w:rPr>
            </w:pPr>
            <w:r w:rsidRPr="00112A5F">
              <w:rPr>
                <w:rFonts w:eastAsia="Times New Roman" w:cs="Calibri"/>
                <w:sz w:val="20"/>
                <w:szCs w:val="20"/>
              </w:rPr>
              <w:t>Ventilated improved pit latrine</w:t>
            </w:r>
          </w:p>
        </w:tc>
        <w:tc>
          <w:tcPr>
            <w:tcW w:w="942" w:type="dxa"/>
            <w:tcBorders>
              <w:top w:val="nil"/>
              <w:left w:val="nil"/>
              <w:bottom w:val="single" w:sz="4" w:space="0" w:color="auto"/>
              <w:right w:val="nil"/>
            </w:tcBorders>
            <w:shd w:val="clear" w:color="auto" w:fill="auto"/>
            <w:vAlign w:val="center"/>
            <w:hideMark/>
          </w:tcPr>
          <w:p w14:paraId="09CD3508" w14:textId="77777777" w:rsidR="00112A5F" w:rsidRPr="00112A5F" w:rsidRDefault="00112A5F" w:rsidP="00D66E5E">
            <w:pPr>
              <w:widowControl/>
              <w:spacing w:line="240" w:lineRule="auto"/>
              <w:ind w:firstLineChars="100" w:firstLine="200"/>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078362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3EC1F2C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18C4F4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ECA48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14A9F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6D1DF4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C705F3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55C4895"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09650F3C"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Pit latrine</w:t>
            </w:r>
          </w:p>
        </w:tc>
        <w:tc>
          <w:tcPr>
            <w:tcW w:w="942" w:type="dxa"/>
            <w:tcBorders>
              <w:top w:val="nil"/>
              <w:left w:val="nil"/>
              <w:bottom w:val="single" w:sz="4" w:space="0" w:color="auto"/>
              <w:right w:val="nil"/>
            </w:tcBorders>
            <w:shd w:val="clear" w:color="auto" w:fill="auto"/>
            <w:vAlign w:val="center"/>
            <w:hideMark/>
          </w:tcPr>
          <w:p w14:paraId="05061930"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600F63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7DF37E0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013642F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19B3933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92443A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4467B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4C04A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6D7962A7"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20597B9F"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t>Bucket or pan</w:t>
            </w:r>
          </w:p>
        </w:tc>
        <w:tc>
          <w:tcPr>
            <w:tcW w:w="942" w:type="dxa"/>
            <w:tcBorders>
              <w:top w:val="nil"/>
              <w:left w:val="nil"/>
              <w:bottom w:val="single" w:sz="4" w:space="0" w:color="auto"/>
              <w:right w:val="nil"/>
            </w:tcBorders>
            <w:shd w:val="clear" w:color="auto" w:fill="auto"/>
            <w:vAlign w:val="center"/>
            <w:hideMark/>
          </w:tcPr>
          <w:p w14:paraId="23E84BB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21AE8EB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40A5E26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6EADCF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6B2C946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2845F9A1"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1F86509C"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CF303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AD49533"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64CA952E" w14:textId="77777777" w:rsidR="00112A5F" w:rsidRPr="00112A5F" w:rsidRDefault="00112A5F" w:rsidP="00112A5F">
            <w:pPr>
              <w:widowControl/>
              <w:spacing w:line="240" w:lineRule="auto"/>
              <w:ind w:firstLineChars="100" w:firstLine="200"/>
              <w:rPr>
                <w:rFonts w:eastAsia="Times New Roman" w:cs="Calibri"/>
                <w:sz w:val="20"/>
                <w:szCs w:val="20"/>
              </w:rPr>
            </w:pPr>
            <w:r w:rsidRPr="00112A5F">
              <w:rPr>
                <w:rFonts w:eastAsia="Times New Roman" w:cs="Calibri"/>
                <w:sz w:val="20"/>
                <w:szCs w:val="20"/>
              </w:rPr>
              <w:lastRenderedPageBreak/>
              <w:t>No toilet</w:t>
            </w:r>
          </w:p>
        </w:tc>
        <w:tc>
          <w:tcPr>
            <w:tcW w:w="942" w:type="dxa"/>
            <w:tcBorders>
              <w:top w:val="nil"/>
              <w:left w:val="nil"/>
              <w:bottom w:val="single" w:sz="4" w:space="0" w:color="auto"/>
              <w:right w:val="nil"/>
            </w:tcBorders>
            <w:shd w:val="clear" w:color="auto" w:fill="auto"/>
            <w:vAlign w:val="center"/>
            <w:hideMark/>
          </w:tcPr>
          <w:p w14:paraId="4AC9F0E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02CD7E4"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1363223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5D24706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59F8B96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35EE18D6"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3B90DA"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A30BD22"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783187C0"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386C82D2" w14:textId="77777777" w:rsidR="00112A5F" w:rsidRPr="00112A5F" w:rsidRDefault="00112A5F" w:rsidP="00112A5F">
            <w:pPr>
              <w:widowControl/>
              <w:spacing w:line="240" w:lineRule="auto"/>
              <w:ind w:firstLineChars="100" w:firstLine="200"/>
              <w:rPr>
                <w:rFonts w:eastAsia="Times New Roman" w:cs="Calibri"/>
                <w:sz w:val="20"/>
                <w:szCs w:val="20"/>
              </w:rPr>
            </w:pPr>
            <w:proofErr w:type="spellStart"/>
            <w:r w:rsidRPr="00112A5F">
              <w:rPr>
                <w:rFonts w:eastAsia="Times New Roman" w:cs="Calibri"/>
                <w:sz w:val="20"/>
                <w:szCs w:val="20"/>
              </w:rPr>
              <w:t>Other</w:t>
            </w:r>
            <w:r w:rsidRPr="00112A5F">
              <w:rPr>
                <w:rFonts w:eastAsia="Times New Roman" w:cs="Calibri"/>
                <w:sz w:val="20"/>
                <w:szCs w:val="20"/>
                <w:vertAlign w:val="superscript"/>
              </w:rPr>
              <w:t>e</w:t>
            </w:r>
            <w:proofErr w:type="spellEnd"/>
          </w:p>
        </w:tc>
        <w:tc>
          <w:tcPr>
            <w:tcW w:w="942" w:type="dxa"/>
            <w:tcBorders>
              <w:top w:val="nil"/>
              <w:left w:val="nil"/>
              <w:bottom w:val="single" w:sz="4" w:space="0" w:color="auto"/>
              <w:right w:val="nil"/>
            </w:tcBorders>
            <w:shd w:val="clear" w:color="auto" w:fill="auto"/>
            <w:vAlign w:val="center"/>
            <w:hideMark/>
          </w:tcPr>
          <w:p w14:paraId="35E37C1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31C7B5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26B46B2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7280B4E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EA9D38B"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6425679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A04F65D"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6BF8B7"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r w:rsidR="00112A5F" w:rsidRPr="00112A5F" w14:paraId="2B652C98" w14:textId="77777777" w:rsidTr="00112A5F">
        <w:trPr>
          <w:trHeight w:val="259"/>
          <w:tblHeader/>
        </w:trPr>
        <w:tc>
          <w:tcPr>
            <w:tcW w:w="2877" w:type="dxa"/>
            <w:tcBorders>
              <w:top w:val="nil"/>
              <w:left w:val="nil"/>
              <w:bottom w:val="single" w:sz="4" w:space="0" w:color="auto"/>
              <w:right w:val="nil"/>
            </w:tcBorders>
            <w:shd w:val="clear" w:color="auto" w:fill="auto"/>
            <w:vAlign w:val="center"/>
            <w:hideMark/>
          </w:tcPr>
          <w:p w14:paraId="1F31D9F2" w14:textId="77777777" w:rsidR="00112A5F" w:rsidRPr="00112A5F" w:rsidRDefault="00112A5F" w:rsidP="00112A5F">
            <w:pPr>
              <w:widowControl/>
              <w:spacing w:line="240" w:lineRule="auto"/>
              <w:rPr>
                <w:rFonts w:eastAsia="Times New Roman" w:cs="Calibri"/>
                <w:b/>
                <w:bCs/>
                <w:sz w:val="20"/>
                <w:szCs w:val="20"/>
              </w:rPr>
            </w:pPr>
            <w:r w:rsidRPr="00112A5F">
              <w:rPr>
                <w:rFonts w:eastAsia="Times New Roman" w:cs="Calibri"/>
                <w:b/>
                <w:bCs/>
                <w:sz w:val="20"/>
                <w:szCs w:val="20"/>
              </w:rPr>
              <w:t>Number of households</w:t>
            </w:r>
          </w:p>
        </w:tc>
        <w:tc>
          <w:tcPr>
            <w:tcW w:w="942" w:type="dxa"/>
            <w:tcBorders>
              <w:top w:val="nil"/>
              <w:left w:val="nil"/>
              <w:bottom w:val="single" w:sz="4" w:space="0" w:color="auto"/>
              <w:right w:val="nil"/>
            </w:tcBorders>
            <w:shd w:val="clear" w:color="auto" w:fill="auto"/>
            <w:vAlign w:val="center"/>
            <w:hideMark/>
          </w:tcPr>
          <w:p w14:paraId="5682E2D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76464333"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272" w:type="dxa"/>
            <w:tcBorders>
              <w:top w:val="nil"/>
              <w:left w:val="nil"/>
              <w:bottom w:val="single" w:sz="4" w:space="0" w:color="auto"/>
              <w:right w:val="nil"/>
            </w:tcBorders>
            <w:shd w:val="clear" w:color="auto" w:fill="auto"/>
            <w:vAlign w:val="center"/>
            <w:hideMark/>
          </w:tcPr>
          <w:p w14:paraId="008CF298"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43" w:type="dxa"/>
            <w:tcBorders>
              <w:top w:val="nil"/>
              <w:left w:val="nil"/>
              <w:bottom w:val="single" w:sz="4" w:space="0" w:color="auto"/>
              <w:right w:val="nil"/>
            </w:tcBorders>
            <w:shd w:val="clear" w:color="auto" w:fill="auto"/>
            <w:vAlign w:val="center"/>
            <w:hideMark/>
          </w:tcPr>
          <w:p w14:paraId="3A43567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964" w:type="dxa"/>
            <w:tcBorders>
              <w:top w:val="nil"/>
              <w:left w:val="nil"/>
              <w:bottom w:val="single" w:sz="4" w:space="0" w:color="auto"/>
              <w:right w:val="nil"/>
            </w:tcBorders>
            <w:shd w:val="clear" w:color="auto" w:fill="auto"/>
            <w:vAlign w:val="center"/>
            <w:hideMark/>
          </w:tcPr>
          <w:p w14:paraId="4458AAE9"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6" w:type="dxa"/>
            <w:tcBorders>
              <w:top w:val="nil"/>
              <w:left w:val="nil"/>
              <w:bottom w:val="single" w:sz="4" w:space="0" w:color="auto"/>
              <w:right w:val="nil"/>
            </w:tcBorders>
            <w:shd w:val="clear" w:color="auto" w:fill="auto"/>
            <w:vAlign w:val="center"/>
            <w:hideMark/>
          </w:tcPr>
          <w:p w14:paraId="18A17ADF"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848" w:type="dxa"/>
            <w:tcBorders>
              <w:top w:val="nil"/>
              <w:left w:val="nil"/>
              <w:bottom w:val="single" w:sz="4" w:space="0" w:color="auto"/>
              <w:right w:val="nil"/>
            </w:tcBorders>
            <w:shd w:val="clear" w:color="auto" w:fill="auto"/>
            <w:vAlign w:val="center"/>
            <w:hideMark/>
          </w:tcPr>
          <w:p w14:paraId="05F388C5"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AD2932E" w14:textId="77777777" w:rsidR="00112A5F" w:rsidRPr="00112A5F" w:rsidRDefault="00112A5F" w:rsidP="00112A5F">
            <w:pPr>
              <w:widowControl/>
              <w:spacing w:line="240" w:lineRule="auto"/>
              <w:rPr>
                <w:rFonts w:eastAsia="Times New Roman" w:cs="Calibri"/>
                <w:sz w:val="20"/>
                <w:szCs w:val="20"/>
              </w:rPr>
            </w:pPr>
            <w:r w:rsidRPr="00112A5F">
              <w:rPr>
                <w:rFonts w:eastAsia="Times New Roman" w:cs="Calibri"/>
                <w:sz w:val="20"/>
                <w:szCs w:val="20"/>
              </w:rPr>
              <w:t> </w:t>
            </w:r>
          </w:p>
        </w:tc>
      </w:tr>
    </w:tbl>
    <w:p w14:paraId="24537DF5" w14:textId="12A02562" w:rsidR="00CF77D8" w:rsidRPr="00DD5912" w:rsidRDefault="00CF77D8" w:rsidP="00587308">
      <w:pPr>
        <w:widowControl/>
        <w:spacing w:line="240" w:lineRule="auto"/>
        <w:ind w:left="90" w:hanging="90"/>
        <w:rPr>
          <w:rFonts w:eastAsia="Times New Roman" w:cs="Calibri"/>
          <w:sz w:val="16"/>
          <w:szCs w:val="16"/>
        </w:rPr>
      </w:pPr>
      <w:r w:rsidRPr="00DD5912">
        <w:rPr>
          <w:rFonts w:eastAsia="Times New Roman" w:cs="Calibri"/>
          <w:sz w:val="16"/>
          <w:szCs w:val="16"/>
          <w:vertAlign w:val="superscript"/>
        </w:rPr>
        <w:t xml:space="preserve">a </w:t>
      </w:r>
      <w:r w:rsidRPr="00DD5912">
        <w:rPr>
          <w:rFonts w:eastAsia="Times New Roman" w:cs="Calibri"/>
          <w:sz w:val="16"/>
          <w:szCs w:val="16"/>
        </w:rPr>
        <w:t xml:space="preserve">Significance tests were performed to determine </w:t>
      </w:r>
      <w:r w:rsidR="00E35B5F">
        <w:rPr>
          <w:rFonts w:eastAsia="Times New Roman" w:cs="Calibri"/>
          <w:sz w:val="16"/>
          <w:szCs w:val="16"/>
        </w:rPr>
        <w:t>whether</w:t>
      </w:r>
      <w:r w:rsidR="00E35B5F" w:rsidRPr="00DD5912">
        <w:rPr>
          <w:rFonts w:eastAsia="Times New Roman" w:cs="Calibri"/>
          <w:sz w:val="16"/>
          <w:szCs w:val="16"/>
        </w:rPr>
        <w:t xml:space="preserve"> </w:t>
      </w:r>
      <w:r w:rsidRPr="00DD5912">
        <w:rPr>
          <w:rFonts w:eastAsia="Times New Roman" w:cs="Calibri"/>
          <w:sz w:val="16"/>
          <w:szCs w:val="16"/>
        </w:rPr>
        <w:t>a difference exists between the baseline and endline estimates.</w:t>
      </w:r>
    </w:p>
    <w:p w14:paraId="3213F68C" w14:textId="77777777" w:rsidR="00CF77D8" w:rsidRPr="00220E49" w:rsidRDefault="00CF77D8" w:rsidP="00587308">
      <w:pPr>
        <w:widowControl/>
        <w:spacing w:line="240" w:lineRule="auto"/>
        <w:ind w:left="90" w:hanging="90"/>
        <w:rPr>
          <w:rFonts w:eastAsia="Times New Roman" w:cs="Calibri"/>
          <w:sz w:val="16"/>
          <w:szCs w:val="16"/>
        </w:rPr>
      </w:pPr>
      <w:r w:rsidRPr="00220E49">
        <w:rPr>
          <w:rFonts w:eastAsia="Times New Roman" w:cs="Calibri"/>
          <w:sz w:val="16"/>
          <w:szCs w:val="16"/>
          <w:vertAlign w:val="superscript"/>
        </w:rPr>
        <w:t>b</w:t>
      </w:r>
      <w:r w:rsidRPr="00220E49">
        <w:rPr>
          <w:rFonts w:eastAsia="Times New Roman" w:cs="Calibri"/>
          <w:sz w:val="16"/>
          <w:szCs w:val="16"/>
        </w:rPr>
        <w:t xml:space="preserve"> Differences found to be statistically significant are indicated by level: * p&lt;0.05, ** p&lt;0.01, *** p&lt;0.001.</w:t>
      </w:r>
    </w:p>
    <w:p w14:paraId="42E62AD5" w14:textId="6EE305BF" w:rsidR="00CF77D8" w:rsidRPr="00220E49" w:rsidRDefault="00CF77D8" w:rsidP="00587308">
      <w:pPr>
        <w:widowControl/>
        <w:spacing w:line="240" w:lineRule="auto"/>
        <w:ind w:left="90" w:hanging="90"/>
        <w:rPr>
          <w:rFonts w:eastAsia="Times New Roman" w:cs="Calibri"/>
          <w:sz w:val="16"/>
          <w:szCs w:val="16"/>
        </w:rPr>
      </w:pPr>
      <w:commentRangeStart w:id="357"/>
      <w:r w:rsidRPr="00220E49">
        <w:rPr>
          <w:rFonts w:eastAsia="Times New Roman" w:cs="Calibri"/>
          <w:sz w:val="16"/>
          <w:szCs w:val="16"/>
          <w:vertAlign w:val="superscript"/>
        </w:rPr>
        <w:t>c</w:t>
      </w:r>
      <w:r w:rsidRPr="00220E49">
        <w:rPr>
          <w:rFonts w:ascii="Times New Roman" w:eastAsia="Times New Roman" w:hAnsi="Times New Roman" w:cs="Times New Roman"/>
          <w:sz w:val="16"/>
          <w:szCs w:val="16"/>
          <w:vertAlign w:val="superscript"/>
        </w:rPr>
        <w:t> </w:t>
      </w:r>
      <w:r w:rsidRPr="00220E49">
        <w:rPr>
          <w:rFonts w:eastAsia="Times New Roman" w:cs="Calibri"/>
          <w:sz w:val="16"/>
          <w:szCs w:val="16"/>
        </w:rPr>
        <w:t xml:space="preserve">Improved water sources include </w:t>
      </w:r>
      <w:r w:rsidRPr="00CB686C">
        <w:rPr>
          <w:rFonts w:eastAsia="Times New Roman" w:cs="Calibri"/>
          <w:i/>
          <w:iCs/>
          <w:sz w:val="16"/>
          <w:szCs w:val="16"/>
        </w:rPr>
        <w:t>piped water into the dwelling</w:t>
      </w:r>
      <w:r w:rsidRPr="004A052F">
        <w:rPr>
          <w:rFonts w:eastAsia="Times New Roman" w:cs="Calibri"/>
          <w:i/>
          <w:sz w:val="16"/>
          <w:szCs w:val="16"/>
        </w:rPr>
        <w:t xml:space="preserve">, </w:t>
      </w:r>
      <w:r w:rsidRPr="00CB686C">
        <w:rPr>
          <w:rFonts w:eastAsia="Times New Roman" w:cs="Calibri"/>
          <w:i/>
          <w:iCs/>
          <w:sz w:val="16"/>
          <w:szCs w:val="16"/>
        </w:rPr>
        <w:t>piped water into the yard</w:t>
      </w:r>
      <w:r w:rsidRPr="004A052F">
        <w:rPr>
          <w:rFonts w:eastAsia="Times New Roman" w:cs="Calibri"/>
          <w:i/>
          <w:sz w:val="16"/>
          <w:szCs w:val="16"/>
        </w:rPr>
        <w:t xml:space="preserve">, </w:t>
      </w:r>
      <w:r w:rsidRPr="00CB686C">
        <w:rPr>
          <w:rFonts w:eastAsia="Times New Roman" w:cs="Calibri"/>
          <w:i/>
          <w:iCs/>
          <w:sz w:val="16"/>
          <w:szCs w:val="16"/>
        </w:rPr>
        <w:t>public tap/standpipe</w:t>
      </w:r>
      <w:r w:rsidRPr="004A052F">
        <w:rPr>
          <w:rFonts w:eastAsia="Times New Roman" w:cs="Calibri"/>
          <w:i/>
          <w:sz w:val="16"/>
          <w:szCs w:val="16"/>
        </w:rPr>
        <w:t xml:space="preserve">, </w:t>
      </w:r>
      <w:proofErr w:type="spellStart"/>
      <w:r w:rsidRPr="00CB686C">
        <w:rPr>
          <w:rFonts w:eastAsia="Times New Roman" w:cs="Calibri"/>
          <w:i/>
          <w:iCs/>
          <w:sz w:val="16"/>
          <w:szCs w:val="16"/>
        </w:rPr>
        <w:t>tubewell</w:t>
      </w:r>
      <w:proofErr w:type="spellEnd"/>
      <w:r w:rsidRPr="00CB686C">
        <w:rPr>
          <w:rFonts w:eastAsia="Times New Roman" w:cs="Calibri"/>
          <w:i/>
          <w:iCs/>
          <w:sz w:val="16"/>
          <w:szCs w:val="16"/>
        </w:rPr>
        <w:t>/borehole</w:t>
      </w:r>
      <w:r w:rsidRPr="004A052F">
        <w:rPr>
          <w:rFonts w:eastAsia="Times New Roman" w:cs="Calibri"/>
          <w:i/>
          <w:sz w:val="16"/>
          <w:szCs w:val="16"/>
        </w:rPr>
        <w:t xml:space="preserve">, </w:t>
      </w:r>
      <w:r w:rsidRPr="00CB686C">
        <w:rPr>
          <w:rFonts w:eastAsia="Times New Roman" w:cs="Calibri"/>
          <w:i/>
          <w:iCs/>
          <w:sz w:val="16"/>
          <w:szCs w:val="16"/>
        </w:rPr>
        <w:t>protected dug well</w:t>
      </w:r>
      <w:r w:rsidRPr="004A052F">
        <w:rPr>
          <w:rFonts w:eastAsia="Times New Roman" w:cs="Calibri"/>
          <w:i/>
          <w:sz w:val="16"/>
          <w:szCs w:val="16"/>
        </w:rPr>
        <w:t xml:space="preserve">, </w:t>
      </w:r>
      <w:r w:rsidRPr="00CB686C">
        <w:rPr>
          <w:rFonts w:eastAsia="Times New Roman" w:cs="Calibri"/>
          <w:i/>
          <w:iCs/>
          <w:sz w:val="16"/>
          <w:szCs w:val="16"/>
        </w:rPr>
        <w:t>protected spring</w:t>
      </w:r>
      <w:r w:rsidRPr="004A052F">
        <w:rPr>
          <w:rFonts w:eastAsia="Times New Roman" w:cs="Calibri"/>
          <w:i/>
          <w:sz w:val="16"/>
          <w:szCs w:val="16"/>
        </w:rPr>
        <w:t xml:space="preserve">, </w:t>
      </w:r>
      <w:r w:rsidR="000D3613">
        <w:rPr>
          <w:rFonts w:eastAsia="Times New Roman" w:cs="Calibri"/>
          <w:sz w:val="16"/>
          <w:szCs w:val="16"/>
        </w:rPr>
        <w:t xml:space="preserve">and </w:t>
      </w:r>
      <w:r w:rsidRPr="007D4AEC">
        <w:rPr>
          <w:rFonts w:eastAsia="Times New Roman" w:cs="Calibri"/>
          <w:i/>
          <w:iCs/>
          <w:sz w:val="16"/>
          <w:szCs w:val="16"/>
        </w:rPr>
        <w:t>rainwater</w:t>
      </w:r>
      <w:r w:rsidRPr="00220E49">
        <w:rPr>
          <w:rFonts w:eastAsia="Times New Roman" w:cs="Calibri"/>
          <w:i/>
          <w:iCs/>
          <w:sz w:val="16"/>
          <w:szCs w:val="16"/>
        </w:rPr>
        <w:t xml:space="preserve"> </w:t>
      </w:r>
      <w:r w:rsidRPr="00220E49">
        <w:rPr>
          <w:rFonts w:eastAsia="Times New Roman" w:cs="Calibri"/>
          <w:sz w:val="16"/>
          <w:szCs w:val="16"/>
        </w:rPr>
        <w:t xml:space="preserve">(UNICEF </w:t>
      </w:r>
      <w:r w:rsidR="00E35B5F">
        <w:rPr>
          <w:rFonts w:eastAsia="Times New Roman" w:cs="Calibri"/>
          <w:sz w:val="16"/>
          <w:szCs w:val="16"/>
        </w:rPr>
        <w:t>&amp;</w:t>
      </w:r>
      <w:r w:rsidR="00E35B5F" w:rsidRPr="00220E49">
        <w:rPr>
          <w:rFonts w:eastAsia="Times New Roman" w:cs="Calibri"/>
          <w:sz w:val="16"/>
          <w:szCs w:val="16"/>
        </w:rPr>
        <w:t xml:space="preserve"> </w:t>
      </w:r>
      <w:r w:rsidRPr="00220E49">
        <w:rPr>
          <w:rFonts w:eastAsia="Times New Roman" w:cs="Calibri"/>
          <w:sz w:val="16"/>
          <w:szCs w:val="16"/>
        </w:rPr>
        <w:t>WHO</w:t>
      </w:r>
      <w:r w:rsidR="00A82722">
        <w:rPr>
          <w:rFonts w:eastAsia="Times New Roman" w:cs="Calibri"/>
          <w:sz w:val="16"/>
          <w:szCs w:val="16"/>
        </w:rPr>
        <w:t>,</w:t>
      </w:r>
      <w:r w:rsidRPr="00220E49">
        <w:rPr>
          <w:rFonts w:eastAsia="Times New Roman" w:cs="Calibri"/>
          <w:sz w:val="16"/>
          <w:szCs w:val="16"/>
        </w:rPr>
        <w:t xml:space="preserve"> 201</w:t>
      </w:r>
      <w:r w:rsidR="000D3613">
        <w:rPr>
          <w:rFonts w:eastAsia="Times New Roman" w:cs="Calibri"/>
          <w:sz w:val="16"/>
          <w:szCs w:val="16"/>
        </w:rPr>
        <w:t>2</w:t>
      </w:r>
      <w:r w:rsidRPr="00220E49">
        <w:rPr>
          <w:rFonts w:eastAsia="Times New Roman" w:cs="Calibri"/>
          <w:sz w:val="16"/>
          <w:szCs w:val="16"/>
        </w:rPr>
        <w:t>).</w:t>
      </w:r>
      <w:commentRangeEnd w:id="357"/>
      <w:r w:rsidR="000D3613">
        <w:rPr>
          <w:rStyle w:val="CommentReference"/>
        </w:rPr>
        <w:commentReference w:id="357"/>
      </w:r>
    </w:p>
    <w:p w14:paraId="67AC13E5" w14:textId="6550140A" w:rsidR="00CF77D8" w:rsidRPr="00220E49" w:rsidRDefault="000D3613" w:rsidP="00587308">
      <w:pPr>
        <w:widowControl/>
        <w:spacing w:line="240" w:lineRule="auto"/>
        <w:ind w:left="90" w:hanging="90"/>
        <w:rPr>
          <w:rFonts w:eastAsia="Times New Roman" w:cs="Calibri"/>
          <w:sz w:val="16"/>
          <w:szCs w:val="16"/>
        </w:rPr>
      </w:pPr>
      <w:r>
        <w:rPr>
          <w:rFonts w:eastAsia="Times New Roman" w:cs="Calibri"/>
          <w:sz w:val="16"/>
          <w:szCs w:val="16"/>
          <w:vertAlign w:val="superscript"/>
        </w:rPr>
        <w:t>d</w:t>
      </w:r>
      <w:r w:rsidR="00CF77D8" w:rsidRPr="00220E49">
        <w:rPr>
          <w:rFonts w:ascii="Times New Roman" w:eastAsia="Times New Roman" w:hAnsi="Times New Roman" w:cs="Times New Roman"/>
          <w:sz w:val="16"/>
          <w:szCs w:val="16"/>
          <w:vertAlign w:val="superscript"/>
        </w:rPr>
        <w:t> </w:t>
      </w:r>
      <w:r w:rsidR="00CF77D8" w:rsidRPr="00220E49">
        <w:rPr>
          <w:rFonts w:eastAsia="Times New Roman" w:cs="Calibri"/>
          <w:sz w:val="16"/>
          <w:szCs w:val="16"/>
        </w:rPr>
        <w:t xml:space="preserve">Improved sanitation facilities are those that separate human excreta from human contact; they include the categories </w:t>
      </w:r>
      <w:r w:rsidR="00CF77D8" w:rsidRPr="00F102C0">
        <w:rPr>
          <w:rFonts w:eastAsia="Times New Roman" w:cs="Calibri"/>
          <w:i/>
          <w:iCs/>
          <w:sz w:val="16"/>
          <w:szCs w:val="16"/>
        </w:rPr>
        <w:t>flush to piped sewer system</w:t>
      </w:r>
      <w:r w:rsidR="00CF77D8" w:rsidRPr="00F102C0">
        <w:rPr>
          <w:rFonts w:eastAsia="Times New Roman" w:cs="Calibri"/>
          <w:i/>
          <w:sz w:val="16"/>
          <w:szCs w:val="16"/>
        </w:rPr>
        <w:t xml:space="preserve">, </w:t>
      </w:r>
      <w:r w:rsidR="00CF77D8" w:rsidRPr="00F102C0">
        <w:rPr>
          <w:rFonts w:eastAsia="Times New Roman" w:cs="Calibri"/>
          <w:i/>
          <w:iCs/>
          <w:sz w:val="16"/>
          <w:szCs w:val="16"/>
        </w:rPr>
        <w:t>flush to septic tank</w:t>
      </w:r>
      <w:r w:rsidR="00CF77D8" w:rsidRPr="00F102C0">
        <w:rPr>
          <w:rFonts w:eastAsia="Times New Roman" w:cs="Calibri"/>
          <w:i/>
          <w:sz w:val="16"/>
          <w:szCs w:val="16"/>
        </w:rPr>
        <w:t xml:space="preserve">, </w:t>
      </w:r>
      <w:r w:rsidR="00CF77D8" w:rsidRPr="00F102C0">
        <w:rPr>
          <w:rFonts w:eastAsia="Times New Roman" w:cs="Calibri"/>
          <w:i/>
          <w:iCs/>
          <w:sz w:val="16"/>
          <w:szCs w:val="16"/>
        </w:rPr>
        <w:t>flush/pour flush to pit latrine</w:t>
      </w:r>
      <w:r w:rsidR="00CF77D8" w:rsidRPr="00F102C0">
        <w:rPr>
          <w:rFonts w:eastAsia="Times New Roman" w:cs="Calibri"/>
          <w:i/>
          <w:sz w:val="16"/>
          <w:szCs w:val="16"/>
        </w:rPr>
        <w:t xml:space="preserve">, </w:t>
      </w:r>
      <w:r w:rsidR="00CF77D8" w:rsidRPr="00F102C0">
        <w:rPr>
          <w:rFonts w:eastAsia="Times New Roman" w:cs="Calibri"/>
          <w:i/>
          <w:iCs/>
          <w:sz w:val="16"/>
          <w:szCs w:val="16"/>
        </w:rPr>
        <w:t>composting toilet</w:t>
      </w:r>
      <w:r w:rsidR="00CF77D8" w:rsidRPr="00F102C0">
        <w:rPr>
          <w:rFonts w:eastAsia="Times New Roman" w:cs="Calibri"/>
          <w:i/>
          <w:sz w:val="16"/>
          <w:szCs w:val="16"/>
        </w:rPr>
        <w:t xml:space="preserve">, </w:t>
      </w:r>
      <w:r w:rsidR="00CF77D8" w:rsidRPr="00F102C0">
        <w:rPr>
          <w:rFonts w:eastAsia="Times New Roman" w:cs="Calibri"/>
          <w:i/>
          <w:iCs/>
          <w:sz w:val="16"/>
          <w:szCs w:val="16"/>
        </w:rPr>
        <w:t>ventilated improved pit latrine (only if there is also a slab)</w:t>
      </w:r>
      <w:r w:rsidR="00CF77D8" w:rsidRPr="00F102C0">
        <w:rPr>
          <w:rFonts w:eastAsia="Times New Roman" w:cs="Calibri"/>
          <w:i/>
          <w:sz w:val="16"/>
          <w:szCs w:val="16"/>
        </w:rPr>
        <w:t>,</w:t>
      </w:r>
      <w:r w:rsidR="00CF77D8" w:rsidRPr="00220E49">
        <w:rPr>
          <w:rFonts w:eastAsia="Times New Roman" w:cs="Calibri"/>
          <w:sz w:val="16"/>
          <w:szCs w:val="16"/>
        </w:rPr>
        <w:t xml:space="preserve"> and </w:t>
      </w:r>
      <w:r w:rsidR="00CF77D8" w:rsidRPr="00220E49">
        <w:rPr>
          <w:rFonts w:eastAsia="Times New Roman" w:cs="Calibri"/>
          <w:i/>
          <w:iCs/>
          <w:sz w:val="16"/>
          <w:szCs w:val="16"/>
        </w:rPr>
        <w:t>pit latrine with a slab</w:t>
      </w:r>
      <w:r w:rsidR="00CF77D8" w:rsidRPr="00220E49">
        <w:rPr>
          <w:rFonts w:eastAsia="Times New Roman" w:cs="Calibri"/>
          <w:sz w:val="16"/>
          <w:szCs w:val="16"/>
        </w:rPr>
        <w:t xml:space="preserve"> (UNICEF </w:t>
      </w:r>
      <w:r w:rsidR="00E35B5F">
        <w:rPr>
          <w:rFonts w:eastAsia="Times New Roman" w:cs="Calibri"/>
          <w:sz w:val="16"/>
          <w:szCs w:val="16"/>
        </w:rPr>
        <w:t>&amp;</w:t>
      </w:r>
      <w:r w:rsidR="00E35B5F" w:rsidRPr="00220E49">
        <w:rPr>
          <w:rFonts w:eastAsia="Times New Roman" w:cs="Calibri"/>
          <w:sz w:val="16"/>
          <w:szCs w:val="16"/>
        </w:rPr>
        <w:t xml:space="preserve"> </w:t>
      </w:r>
      <w:r w:rsidR="00CF77D8" w:rsidRPr="00220E49">
        <w:rPr>
          <w:rFonts w:eastAsia="Times New Roman" w:cs="Calibri"/>
          <w:sz w:val="16"/>
          <w:szCs w:val="16"/>
        </w:rPr>
        <w:t xml:space="preserve">WHO, 2018). </w:t>
      </w:r>
    </w:p>
    <w:p w14:paraId="24929079" w14:textId="2049A4F7" w:rsidR="00587308" w:rsidRPr="00587308" w:rsidRDefault="00587308" w:rsidP="00587308">
      <w:pPr>
        <w:pStyle w:val="TF-TblFN"/>
        <w:spacing w:before="0"/>
        <w:rPr>
          <w:szCs w:val="22"/>
        </w:rPr>
      </w:pPr>
      <w:r w:rsidRPr="00587308">
        <w:rPr>
          <w:szCs w:val="22"/>
        </w:rPr>
        <w:t>Note: Estimates are sample-weighted; numbers of observations are unweighted.</w:t>
      </w:r>
    </w:p>
    <w:p w14:paraId="106CE78C" w14:textId="08A695EA" w:rsidR="00CF77D8" w:rsidRPr="00755D6F" w:rsidRDefault="00587308" w:rsidP="00755D6F">
      <w:pPr>
        <w:pStyle w:val="TF-TblFN"/>
        <w:spacing w:before="0" w:after="200"/>
        <w:rPr>
          <w:szCs w:val="16"/>
        </w:rPr>
      </w:pPr>
      <w:r w:rsidRPr="00755D6F">
        <w:rPr>
          <w:szCs w:val="16"/>
        </w:rPr>
        <w:t xml:space="preserve">Sources: </w:t>
      </w:r>
      <w:r w:rsidR="00385A7A" w:rsidRPr="00755D6F">
        <w:rPr>
          <w:szCs w:val="16"/>
        </w:rPr>
        <w:t>Feed the Future [</w:t>
      </w:r>
      <w:r w:rsidR="00385A7A" w:rsidRPr="00755D6F">
        <w:rPr>
          <w:szCs w:val="16"/>
          <w:highlight w:val="yellow"/>
        </w:rPr>
        <w:t>Country</w:t>
      </w:r>
      <w:r w:rsidR="00385A7A" w:rsidRPr="00755D6F">
        <w:rPr>
          <w:szCs w:val="16"/>
        </w:rPr>
        <w:t>] ZOI Survey [</w:t>
      </w:r>
      <w:r w:rsidR="00FE1420">
        <w:rPr>
          <w:szCs w:val="16"/>
          <w:highlight w:val="yellow"/>
        </w:rPr>
        <w:t xml:space="preserve">baseline </w:t>
      </w:r>
      <w:r w:rsidR="00385A7A" w:rsidRPr="00755D6F">
        <w:rPr>
          <w:szCs w:val="16"/>
          <w:highlight w:val="yellow"/>
        </w:rPr>
        <w:t>survey year(s)</w:t>
      </w:r>
      <w:r w:rsidR="00385A7A" w:rsidRPr="00755D6F">
        <w:rPr>
          <w:szCs w:val="16"/>
        </w:rPr>
        <w:t>]; Feed the Future [</w:t>
      </w:r>
      <w:r w:rsidR="00385A7A" w:rsidRPr="00755D6F">
        <w:rPr>
          <w:szCs w:val="16"/>
          <w:highlight w:val="yellow"/>
        </w:rPr>
        <w:t>Country</w:t>
      </w:r>
      <w:r w:rsidR="00385A7A" w:rsidRPr="00755D6F">
        <w:rPr>
          <w:szCs w:val="16"/>
        </w:rPr>
        <w:t>] ZOI Survey [</w:t>
      </w:r>
      <w:r w:rsidR="00A11DD1" w:rsidRPr="00A11DD1">
        <w:rPr>
          <w:szCs w:val="16"/>
          <w:highlight w:val="yellow"/>
        </w:rPr>
        <w:t xml:space="preserve">endline </w:t>
      </w:r>
      <w:r w:rsidR="00385A7A" w:rsidRPr="00755D6F">
        <w:rPr>
          <w:szCs w:val="16"/>
          <w:highlight w:val="yellow"/>
        </w:rPr>
        <w:t>survey year(s)</w:t>
      </w:r>
      <w:r w:rsidR="00385A7A" w:rsidRPr="00755D6F">
        <w:rPr>
          <w:szCs w:val="16"/>
        </w:rPr>
        <w:t>]</w:t>
      </w:r>
    </w:p>
    <w:p w14:paraId="150D337C" w14:textId="3297E3B3" w:rsidR="00A92ADA" w:rsidRPr="00AC7E78" w:rsidRDefault="00A92ADA" w:rsidP="00CF77D8">
      <w:pPr>
        <w:pStyle w:val="BodyText"/>
        <w:rPr>
          <w:sz w:val="16"/>
        </w:rPr>
      </w:pPr>
    </w:p>
    <w:p w14:paraId="40C4EF43" w14:textId="77777777" w:rsidR="00755D6F" w:rsidRDefault="00755D6F">
      <w:pPr>
        <w:widowControl/>
        <w:spacing w:line="240" w:lineRule="auto"/>
        <w:rPr>
          <w:rFonts w:eastAsia="Cabin"/>
          <w:b/>
          <w:caps/>
          <w:color w:val="94A545"/>
          <w:sz w:val="28"/>
          <w:szCs w:val="36"/>
        </w:rPr>
      </w:pPr>
      <w:r>
        <w:br w:type="page"/>
      </w:r>
    </w:p>
    <w:p w14:paraId="5372EE7B" w14:textId="2BC507B2" w:rsidR="00BC0F95" w:rsidRPr="00FE1CB1" w:rsidRDefault="00BC0F95" w:rsidP="00AB051C">
      <w:pPr>
        <w:pStyle w:val="Heading1"/>
        <w:numPr>
          <w:ilvl w:val="0"/>
          <w:numId w:val="26"/>
        </w:numPr>
      </w:pPr>
      <w:bookmarkStart w:id="358" w:name="_Toc22897199"/>
      <w:bookmarkStart w:id="359" w:name="_Toc50719307"/>
      <w:r w:rsidRPr="00FE1CB1">
        <w:lastRenderedPageBreak/>
        <w:t>H</w:t>
      </w:r>
      <w:r w:rsidR="00BD3197">
        <w:t xml:space="preserve">ousehold economic </w:t>
      </w:r>
      <w:commentRangeStart w:id="360"/>
      <w:r w:rsidR="00BD3197">
        <w:t>s</w:t>
      </w:r>
      <w:r w:rsidRPr="00FE1CB1">
        <w:t>tatus</w:t>
      </w:r>
      <w:bookmarkEnd w:id="331"/>
      <w:bookmarkEnd w:id="332"/>
      <w:commentRangeEnd w:id="360"/>
      <w:r w:rsidR="0096107F">
        <w:rPr>
          <w:rStyle w:val="CommentReference"/>
          <w:rFonts w:eastAsia="Arial"/>
          <w:b w:val="0"/>
          <w:caps w:val="0"/>
          <w:color w:val="000000"/>
        </w:rPr>
        <w:commentReference w:id="360"/>
      </w:r>
      <w:bookmarkEnd w:id="358"/>
      <w:bookmarkEnd w:id="359"/>
      <w:r w:rsidR="00314E1F" w:rsidRPr="00FE1CB1">
        <w:t xml:space="preserve"> </w:t>
      </w:r>
    </w:p>
    <w:p w14:paraId="7B33C3D7" w14:textId="601DB605" w:rsidR="00BC0F95" w:rsidRPr="00DF4DE5" w:rsidRDefault="00BC0F95" w:rsidP="00FE1CB1">
      <w:pPr>
        <w:pStyle w:val="BodyText"/>
      </w:pPr>
      <w:r w:rsidRPr="00DF4DE5">
        <w:t xml:space="preserve">This </w:t>
      </w:r>
      <w:r w:rsidR="00380358">
        <w:t>chapter</w:t>
      </w:r>
      <w:r w:rsidRPr="00DF4DE5">
        <w:t xml:space="preserve"> includes a background discussion of monetary poverty in </w:t>
      </w:r>
      <w:r w:rsidRPr="00DF4DE5">
        <w:rPr>
          <w:highlight w:val="yellow"/>
        </w:rPr>
        <w:t>[Country]</w:t>
      </w:r>
      <w:r w:rsidRPr="00DF4DE5">
        <w:t>, including the logic of the Living Standard</w:t>
      </w:r>
      <w:r w:rsidR="00AD7607">
        <w:t>s</w:t>
      </w:r>
      <w:r w:rsidRPr="00DF4DE5">
        <w:t xml:space="preserve"> Measurement S</w:t>
      </w:r>
      <w:r w:rsidR="0024720C">
        <w:t>tud</w:t>
      </w:r>
      <w:r w:rsidRPr="00DF4DE5">
        <w:t>y (LSMS)</w:t>
      </w:r>
      <w:r w:rsidRPr="00DF4DE5">
        <w:rPr>
          <w:vertAlign w:val="superscript"/>
        </w:rPr>
        <w:footnoteReference w:id="10"/>
      </w:r>
      <w:r w:rsidRPr="00DF4DE5">
        <w:t xml:space="preserve"> and consumption expenditure</w:t>
      </w:r>
      <w:r w:rsidR="00335B31">
        <w:t>s</w:t>
      </w:r>
      <w:r w:rsidRPr="00DF4DE5">
        <w:t xml:space="preserve"> methodology. </w:t>
      </w:r>
      <w:r w:rsidR="000B37BD">
        <w:t>T</w:t>
      </w:r>
      <w:r w:rsidR="00335B31">
        <w:t xml:space="preserve">he methodology </w:t>
      </w:r>
      <w:r w:rsidR="000B37BD">
        <w:t xml:space="preserve">used to </w:t>
      </w:r>
      <w:r w:rsidR="00335B31">
        <w:t>calculat</w:t>
      </w:r>
      <w:r w:rsidR="000B37BD">
        <w:t>e</w:t>
      </w:r>
      <w:r w:rsidR="00335B31">
        <w:t xml:space="preserve"> the F</w:t>
      </w:r>
      <w:r w:rsidR="00696320">
        <w:t xml:space="preserve">eed </w:t>
      </w:r>
      <w:r w:rsidR="00D535F7">
        <w:t>t</w:t>
      </w:r>
      <w:r w:rsidR="00696320">
        <w:t xml:space="preserve">he </w:t>
      </w:r>
      <w:r w:rsidR="00335B31">
        <w:t>F</w:t>
      </w:r>
      <w:r w:rsidR="00696320">
        <w:t>uture</w:t>
      </w:r>
      <w:r w:rsidR="00335B31">
        <w:t xml:space="preserve"> </w:t>
      </w:r>
      <w:r w:rsidR="00160DC3">
        <w:rPr>
          <w:szCs w:val="22"/>
        </w:rPr>
        <w:t>Phase One</w:t>
      </w:r>
      <w:r w:rsidR="007F25EC">
        <w:rPr>
          <w:szCs w:val="22"/>
        </w:rPr>
        <w:t xml:space="preserve"> ZOI</w:t>
      </w:r>
      <w:r w:rsidR="003A4979">
        <w:t xml:space="preserve"> </w:t>
      </w:r>
      <w:r w:rsidR="00335B31">
        <w:t>poverty indicators</w:t>
      </w:r>
      <w:r w:rsidR="000B37BD">
        <w:t xml:space="preserve"> is </w:t>
      </w:r>
      <w:r w:rsidR="00335B31">
        <w:t xml:space="preserve">provided in </w:t>
      </w:r>
      <w:r w:rsidR="0041539A" w:rsidRPr="00385A7A">
        <w:t xml:space="preserve">the </w:t>
      </w:r>
      <w:r w:rsidR="00335B31" w:rsidRPr="00757754">
        <w:rPr>
          <w:i/>
        </w:rPr>
        <w:t xml:space="preserve">Guide to </w:t>
      </w:r>
      <w:r w:rsidR="000509C6" w:rsidRPr="00757754">
        <w:rPr>
          <w:i/>
        </w:rPr>
        <w:t xml:space="preserve">Feed the Future </w:t>
      </w:r>
      <w:r w:rsidR="00335B31" w:rsidRPr="00757754">
        <w:rPr>
          <w:i/>
        </w:rPr>
        <w:t>Statistics</w:t>
      </w:r>
      <w:r w:rsidR="00335B31" w:rsidRPr="00757754">
        <w:t>.</w:t>
      </w:r>
      <w:r w:rsidR="000509C6" w:rsidRPr="00757754">
        <w:rPr>
          <w:rStyle w:val="FootnoteReference"/>
        </w:rPr>
        <w:footnoteReference w:id="11"/>
      </w:r>
    </w:p>
    <w:p w14:paraId="4ED70B99" w14:textId="269521A6" w:rsidR="000509C6" w:rsidRDefault="000509C6" w:rsidP="000509C6">
      <w:pPr>
        <w:pStyle w:val="BodyText"/>
      </w:pPr>
      <w:r>
        <w:t xml:space="preserve">The Feed the Future </w:t>
      </w:r>
      <w:r w:rsidR="00160DC3">
        <w:rPr>
          <w:szCs w:val="22"/>
        </w:rPr>
        <w:t>Phase One</w:t>
      </w:r>
      <w:r w:rsidR="007F25EC">
        <w:rPr>
          <w:szCs w:val="22"/>
        </w:rPr>
        <w:t xml:space="preserve"> ZOI</w:t>
      </w:r>
      <w:r>
        <w:t xml:space="preserve"> poverty indicators presented in this chapter include d</w:t>
      </w:r>
      <w:r w:rsidRPr="000509C6">
        <w:t xml:space="preserve">aily per capita expenditures </w:t>
      </w:r>
      <w:r>
        <w:t xml:space="preserve">in </w:t>
      </w:r>
      <w:r w:rsidRPr="000509C6">
        <w:t>2010 USD</w:t>
      </w:r>
      <w:r>
        <w:t>,</w:t>
      </w:r>
      <w:r w:rsidRPr="000509C6">
        <w:t xml:space="preserve"> </w:t>
      </w:r>
      <w:r>
        <w:t>prevalence of poverty, and depth of poverty. These indicators are presented for the USD $1.25 poverty line at 2005 PPP</w:t>
      </w:r>
      <w:r w:rsidR="00DA1C82">
        <w:t xml:space="preserve"> in </w:t>
      </w:r>
      <w:r>
        <w:t xml:space="preserve">Sections 4.1 and 4.2. </w:t>
      </w:r>
      <w:r w:rsidR="00DA1C82">
        <w:t>In addition, p</w:t>
      </w:r>
      <w:r>
        <w:t>revalence of poverty and depth of poverty are presented for the [</w:t>
      </w:r>
      <w:r w:rsidRPr="00A104CC">
        <w:rPr>
          <w:highlight w:val="yellow"/>
        </w:rPr>
        <w:t>C</w:t>
      </w:r>
      <w:r>
        <w:rPr>
          <w:highlight w:val="yellow"/>
        </w:rPr>
        <w:t>ountry</w:t>
      </w:r>
      <w:r>
        <w:t xml:space="preserve">]’s </w:t>
      </w:r>
      <w:r w:rsidRPr="00757754">
        <w:t xml:space="preserve">national extreme poverty threshold </w:t>
      </w:r>
      <w:r w:rsidR="00DA1C82">
        <w:t>([</w:t>
      </w:r>
      <w:r w:rsidR="00DA1C82" w:rsidRPr="00757754">
        <w:rPr>
          <w:highlight w:val="yellow"/>
        </w:rPr>
        <w:t>national extreme poverty threshold</w:t>
      </w:r>
      <w:r w:rsidR="00DA1C82">
        <w:t xml:space="preserve">]) in </w:t>
      </w:r>
      <w:r w:rsidRPr="00757754">
        <w:t>Section 4.3</w:t>
      </w:r>
      <w:r>
        <w:t xml:space="preserve"> and </w:t>
      </w:r>
      <w:r w:rsidR="00DA1C82">
        <w:t>for [</w:t>
      </w:r>
      <w:r w:rsidR="00DA1C82" w:rsidRPr="00A104CC">
        <w:rPr>
          <w:highlight w:val="yellow"/>
        </w:rPr>
        <w:t>C</w:t>
      </w:r>
      <w:r w:rsidR="00DA1C82">
        <w:rPr>
          <w:highlight w:val="yellow"/>
        </w:rPr>
        <w:t>ountry</w:t>
      </w:r>
      <w:r w:rsidR="00DA1C82">
        <w:t xml:space="preserve">]’s </w:t>
      </w:r>
      <w:r>
        <w:t xml:space="preserve">national poverty threshold </w:t>
      </w:r>
      <w:r w:rsidR="00DA1C82">
        <w:t>([</w:t>
      </w:r>
      <w:r w:rsidR="00DA1C82" w:rsidRPr="00D55C65">
        <w:rPr>
          <w:highlight w:val="yellow"/>
        </w:rPr>
        <w:t xml:space="preserve">national </w:t>
      </w:r>
      <w:r w:rsidR="00DA1C82" w:rsidRPr="00385A7A">
        <w:rPr>
          <w:highlight w:val="yellow"/>
        </w:rPr>
        <w:t>poverty</w:t>
      </w:r>
      <w:r w:rsidR="00DA1C82" w:rsidRPr="00757754">
        <w:rPr>
          <w:highlight w:val="yellow"/>
        </w:rPr>
        <w:t xml:space="preserve"> </w:t>
      </w:r>
      <w:r w:rsidR="00DA1C82" w:rsidRPr="00385A7A">
        <w:rPr>
          <w:highlight w:val="yellow"/>
        </w:rPr>
        <w:t>th</w:t>
      </w:r>
      <w:r w:rsidR="00DA1C82" w:rsidRPr="00D55C65">
        <w:rPr>
          <w:highlight w:val="yellow"/>
        </w:rPr>
        <w:t>reshold</w:t>
      </w:r>
      <w:r w:rsidR="00DA1C82">
        <w:t xml:space="preserve">]) in </w:t>
      </w:r>
      <w:r>
        <w:t xml:space="preserve">Section 4.4. </w:t>
      </w:r>
    </w:p>
    <w:p w14:paraId="2F3D5395" w14:textId="14E25799" w:rsidR="0034786F" w:rsidRDefault="0034786F" w:rsidP="0034786F">
      <w:pPr>
        <w:pStyle w:val="BodyText"/>
      </w:pPr>
      <w:r w:rsidRPr="00DF4DE5">
        <w:rPr>
          <w:highlight w:val="yellow"/>
        </w:rPr>
        <w:t>[</w:t>
      </w:r>
      <w:commentRangeStart w:id="361"/>
      <w:r>
        <w:rPr>
          <w:highlight w:val="yellow"/>
        </w:rPr>
        <w:t>P</w:t>
      </w:r>
      <w:r w:rsidRPr="00DF4DE5">
        <w:rPr>
          <w:highlight w:val="yellow"/>
        </w:rPr>
        <w:t xml:space="preserve">resent a brief contextual discussion of poverty within [Country] and the </w:t>
      </w:r>
      <w:r w:rsidR="00160DC3">
        <w:rPr>
          <w:szCs w:val="22"/>
        </w:rPr>
        <w:t>Phase One</w:t>
      </w:r>
      <w:r w:rsidR="007F25EC">
        <w:rPr>
          <w:szCs w:val="22"/>
        </w:rPr>
        <w:t xml:space="preserve"> ZOI</w:t>
      </w:r>
      <w:r>
        <w:rPr>
          <w:highlight w:val="yellow"/>
        </w:rPr>
        <w:t>.</w:t>
      </w:r>
      <w:commentRangeEnd w:id="361"/>
      <w:r>
        <w:rPr>
          <w:rStyle w:val="CommentReference"/>
        </w:rPr>
        <w:commentReference w:id="361"/>
      </w:r>
      <w:r w:rsidRPr="00DF4DE5">
        <w:rPr>
          <w:highlight w:val="yellow"/>
        </w:rPr>
        <w:t>]</w:t>
      </w:r>
    </w:p>
    <w:p w14:paraId="0BED032C" w14:textId="39E24A9E" w:rsidR="00BC0F95" w:rsidRDefault="00BC0F95" w:rsidP="00FE1CB1">
      <w:pPr>
        <w:pStyle w:val="BodyText"/>
      </w:pPr>
      <w:commentRangeStart w:id="362"/>
      <w:r w:rsidRPr="00A6514F">
        <w:rPr>
          <w:highlight w:val="yellow"/>
        </w:rPr>
        <w:t>The</w:t>
      </w:r>
      <w:commentRangeEnd w:id="362"/>
      <w:r w:rsidR="0096107F">
        <w:rPr>
          <w:rStyle w:val="CommentReference"/>
        </w:rPr>
        <w:commentReference w:id="362"/>
      </w:r>
      <w:r w:rsidRPr="00A6514F">
        <w:rPr>
          <w:highlight w:val="yellow"/>
        </w:rPr>
        <w:t xml:space="preserve"> </w:t>
      </w:r>
      <w:r w:rsidR="0034786F">
        <w:rPr>
          <w:highlight w:val="yellow"/>
        </w:rPr>
        <w:t>ZOI Survey h</w:t>
      </w:r>
      <w:r w:rsidRPr="00A6514F">
        <w:rPr>
          <w:highlight w:val="yellow"/>
        </w:rPr>
        <w:t xml:space="preserve">ousehold </w:t>
      </w:r>
      <w:r w:rsidR="0034786F">
        <w:rPr>
          <w:highlight w:val="yellow"/>
        </w:rPr>
        <w:t>r</w:t>
      </w:r>
      <w:r w:rsidRPr="00A6514F">
        <w:rPr>
          <w:highlight w:val="yellow"/>
        </w:rPr>
        <w:t xml:space="preserve">oster and </w:t>
      </w:r>
      <w:r w:rsidR="0034786F">
        <w:rPr>
          <w:highlight w:val="yellow"/>
        </w:rPr>
        <w:t>h</w:t>
      </w:r>
      <w:r w:rsidRPr="00A6514F">
        <w:rPr>
          <w:highlight w:val="yellow"/>
        </w:rPr>
        <w:t xml:space="preserve">ousehold </w:t>
      </w:r>
      <w:r w:rsidR="0034786F">
        <w:rPr>
          <w:highlight w:val="yellow"/>
        </w:rPr>
        <w:t>c</w:t>
      </w:r>
      <w:r w:rsidRPr="00A6514F">
        <w:rPr>
          <w:highlight w:val="yellow"/>
        </w:rPr>
        <w:t xml:space="preserve">onsumption </w:t>
      </w:r>
      <w:r w:rsidR="0034786F">
        <w:rPr>
          <w:highlight w:val="yellow"/>
        </w:rPr>
        <w:t>e</w:t>
      </w:r>
      <w:r w:rsidRPr="00A6514F">
        <w:rPr>
          <w:highlight w:val="yellow"/>
        </w:rPr>
        <w:t xml:space="preserve">xpenditure modules </w:t>
      </w:r>
      <w:r w:rsidR="0034786F">
        <w:rPr>
          <w:highlight w:val="yellow"/>
        </w:rPr>
        <w:t>we</w:t>
      </w:r>
      <w:r w:rsidRPr="00A6514F">
        <w:rPr>
          <w:highlight w:val="yellow"/>
        </w:rPr>
        <w:t xml:space="preserve">re used to calculate the poverty indicators. The household consumption expenditure module is </w:t>
      </w:r>
      <w:proofErr w:type="gramStart"/>
      <w:r w:rsidRPr="00A6514F">
        <w:rPr>
          <w:highlight w:val="yellow"/>
        </w:rPr>
        <w:t>similar to</w:t>
      </w:r>
      <w:proofErr w:type="gramEnd"/>
      <w:r w:rsidRPr="00A6514F">
        <w:rPr>
          <w:highlight w:val="yellow"/>
        </w:rPr>
        <w:t xml:space="preserve"> the LSMS, </w:t>
      </w:r>
      <w:r w:rsidR="0041539A">
        <w:rPr>
          <w:highlight w:val="yellow"/>
        </w:rPr>
        <w:t xml:space="preserve">in which </w:t>
      </w:r>
      <w:r w:rsidRPr="00A6514F">
        <w:rPr>
          <w:highlight w:val="yellow"/>
        </w:rPr>
        <w:t>households</w:t>
      </w:r>
      <w:r w:rsidR="00EA5FC7">
        <w:rPr>
          <w:highlight w:val="yellow"/>
        </w:rPr>
        <w:t>’</w:t>
      </w:r>
      <w:r w:rsidRPr="00A6514F">
        <w:rPr>
          <w:highlight w:val="yellow"/>
        </w:rPr>
        <w:t xml:space="preserve"> consumption of various food and non-food items is measured to infer household income and well-being.</w:t>
      </w:r>
      <w:r w:rsidRPr="00776B02">
        <w:rPr>
          <w:highlight w:val="yellow"/>
        </w:rPr>
        <w:t xml:space="preserve"> </w:t>
      </w:r>
      <w:r w:rsidR="00776B02" w:rsidRPr="00776B02">
        <w:rPr>
          <w:highlight w:val="yellow"/>
        </w:rPr>
        <w:t>Individuals’ per capita expenditures are then derived by dividing total household expenditures by the number of household members.</w:t>
      </w:r>
      <w:r w:rsidR="00776B02">
        <w:t xml:space="preserve"> </w:t>
      </w:r>
      <w:r w:rsidRPr="00A6514F">
        <w:rPr>
          <w:highlight w:val="yellow"/>
        </w:rPr>
        <w:t xml:space="preserve">From these data, household expenditure totals are calculated and used as </w:t>
      </w:r>
      <w:r w:rsidR="001E5202">
        <w:rPr>
          <w:highlight w:val="yellow"/>
        </w:rPr>
        <w:t xml:space="preserve">a </w:t>
      </w:r>
      <w:r w:rsidRPr="00A6514F">
        <w:rPr>
          <w:highlight w:val="yellow"/>
        </w:rPr>
        <w:t>proxy for household incomes, based on the assumption that a household</w:t>
      </w:r>
      <w:r w:rsidR="00EA5FC7">
        <w:rPr>
          <w:highlight w:val="yellow"/>
        </w:rPr>
        <w:t>’</w:t>
      </w:r>
      <w:r w:rsidRPr="00A6514F">
        <w:rPr>
          <w:highlight w:val="yellow"/>
        </w:rPr>
        <w:t xml:space="preserve">s consumption is </w:t>
      </w:r>
      <w:r w:rsidR="00CB5E00">
        <w:rPr>
          <w:highlight w:val="yellow"/>
        </w:rPr>
        <w:t>close</w:t>
      </w:r>
      <w:r w:rsidRPr="00A6514F">
        <w:rPr>
          <w:highlight w:val="yellow"/>
        </w:rPr>
        <w:t>ly related to its income. Household consumption and expenditures are often preferred to income when measuring poverty due to the difficulty in accurately measuring income. According to Deaton, expenditure data are less prone to error, easier to recall, and more stable over time than income data.</w:t>
      </w:r>
      <w:r w:rsidRPr="00A6514F">
        <w:rPr>
          <w:rStyle w:val="FootnoteReference"/>
          <w:highlight w:val="yellow"/>
        </w:rPr>
        <w:footnoteReference w:id="12"/>
      </w:r>
      <w:r w:rsidR="00314E1F">
        <w:t xml:space="preserve"> </w:t>
      </w:r>
    </w:p>
    <w:p w14:paraId="4BB4CDE5" w14:textId="77777777" w:rsidR="0034786F" w:rsidRPr="00DF4DE5" w:rsidRDefault="0034786F" w:rsidP="0034786F">
      <w:pPr>
        <w:pStyle w:val="BodyText"/>
      </w:pPr>
      <w:r>
        <w:t>In this approach, a per capita daily consumption aggregate is constructed by converting every purchased and non-purchased item consumed by each household to a daily monetary value, summing across all items to obtain a total daily expenditure in goods and services consumed by a household, and then dividing by the number of household members, to obtain each household’s daily per capita expenditures. Note that in this approach, every household member is assumed to have an equal share of the total consumption, regardless of age and other household member characteristics.</w:t>
      </w:r>
      <w:r>
        <w:rPr>
          <w:rStyle w:val="FootnoteReference"/>
        </w:rPr>
        <w:footnoteReference w:id="13"/>
      </w:r>
    </w:p>
    <w:p w14:paraId="65A7C27C" w14:textId="11F88B05" w:rsidR="00BC0F95" w:rsidRPr="00FE1CB1" w:rsidRDefault="00995F8F" w:rsidP="00FE1CB1">
      <w:pPr>
        <w:pStyle w:val="Heading2"/>
      </w:pPr>
      <w:bookmarkStart w:id="363" w:name="_Toc400542613"/>
      <w:bookmarkStart w:id="364" w:name="_Toc414874500"/>
      <w:bookmarkStart w:id="365" w:name="_Toc22897200"/>
      <w:bookmarkStart w:id="366" w:name="_Toc50719308"/>
      <w:r w:rsidRPr="00FE1CB1">
        <w:t>4</w:t>
      </w:r>
      <w:r w:rsidR="00BC0F95" w:rsidRPr="00FE1CB1">
        <w:t>.</w:t>
      </w:r>
      <w:r w:rsidR="00FC5532" w:rsidRPr="00FE1CB1">
        <w:t>1</w:t>
      </w:r>
      <w:r w:rsidR="004513E8" w:rsidRPr="00FE1CB1">
        <w:tab/>
      </w:r>
      <w:r w:rsidR="00FE1CB1">
        <w:t>Daily per c</w:t>
      </w:r>
      <w:r w:rsidR="00BC0F95" w:rsidRPr="00FE1CB1">
        <w:t xml:space="preserve">apita </w:t>
      </w:r>
      <w:r w:rsidR="00FE1CB1">
        <w:t>c</w:t>
      </w:r>
      <w:r w:rsidR="004744B2" w:rsidRPr="00FE1CB1">
        <w:t xml:space="preserve">onsumption </w:t>
      </w:r>
      <w:r w:rsidR="00FE1CB1">
        <w:t>e</w:t>
      </w:r>
      <w:r w:rsidR="00BC0F95" w:rsidRPr="00FE1CB1">
        <w:t>xpenditures</w:t>
      </w:r>
      <w:bookmarkEnd w:id="363"/>
      <w:bookmarkEnd w:id="364"/>
      <w:bookmarkEnd w:id="365"/>
      <w:bookmarkEnd w:id="366"/>
    </w:p>
    <w:p w14:paraId="659AE0A7" w14:textId="2D0DF823" w:rsidR="00CD59DC" w:rsidRDefault="00143B1A" w:rsidP="00FE1CB1">
      <w:pPr>
        <w:pStyle w:val="BodyText"/>
      </w:pPr>
      <w:r w:rsidRPr="004744B2">
        <w:rPr>
          <w:b/>
        </w:rPr>
        <w:t>Table 4.</w:t>
      </w:r>
      <w:r w:rsidR="00F628E9" w:rsidRPr="004744B2">
        <w:rPr>
          <w:b/>
        </w:rPr>
        <w:t>1</w:t>
      </w:r>
      <w:r w:rsidR="00F628E9">
        <w:rPr>
          <w:b/>
        </w:rPr>
        <w:t>.1</w:t>
      </w:r>
      <w:r w:rsidR="00F628E9" w:rsidRPr="004744B2">
        <w:t xml:space="preserve"> </w:t>
      </w:r>
      <w:r w:rsidR="00CD59DC">
        <w:t xml:space="preserve">and </w:t>
      </w:r>
      <w:r w:rsidR="00CD59DC">
        <w:rPr>
          <w:b/>
        </w:rPr>
        <w:t xml:space="preserve">Table 4.1.2 </w:t>
      </w:r>
      <w:r w:rsidR="000B37BD">
        <w:t>present</w:t>
      </w:r>
      <w:r w:rsidR="00CD59DC">
        <w:t xml:space="preserve"> the </w:t>
      </w:r>
      <w:r w:rsidR="00803B82" w:rsidRPr="004744B2">
        <w:t xml:space="preserve">daily </w:t>
      </w:r>
      <w:r w:rsidR="00BC0F95" w:rsidRPr="004744B2">
        <w:t xml:space="preserve">per capita </w:t>
      </w:r>
      <w:r w:rsidR="004744B2" w:rsidRPr="004744B2">
        <w:t xml:space="preserve">consumption </w:t>
      </w:r>
      <w:r w:rsidR="00BC0F95" w:rsidRPr="004744B2">
        <w:t>expenditure</w:t>
      </w:r>
      <w:r w:rsidR="00CD59DC">
        <w:t xml:space="preserve"> estimate</w:t>
      </w:r>
      <w:r w:rsidR="00BC0F95" w:rsidRPr="004744B2">
        <w:t>s</w:t>
      </w:r>
      <w:r w:rsidR="004744B2" w:rsidRPr="004744B2">
        <w:t xml:space="preserve"> in </w:t>
      </w:r>
      <w:r w:rsidR="00CD59DC">
        <w:t xml:space="preserve">the </w:t>
      </w:r>
      <w:r w:rsidR="00160DC3">
        <w:rPr>
          <w:szCs w:val="22"/>
        </w:rPr>
        <w:t>Phase One</w:t>
      </w:r>
      <w:r w:rsidR="007F25EC">
        <w:rPr>
          <w:szCs w:val="22"/>
        </w:rPr>
        <w:t xml:space="preserve"> ZOI</w:t>
      </w:r>
      <w:r w:rsidR="00CD59DC">
        <w:t xml:space="preserve"> in </w:t>
      </w:r>
      <w:r w:rsidR="004744B2" w:rsidRPr="004744B2">
        <w:t>constant 2010 USD</w:t>
      </w:r>
      <w:r w:rsidR="00EE5B42">
        <w:t xml:space="preserve"> using the </w:t>
      </w:r>
      <w:r w:rsidR="00EE5B42" w:rsidRPr="004D005B">
        <w:t>2005</w:t>
      </w:r>
      <w:r w:rsidR="00C34DD4" w:rsidRPr="004D005B">
        <w:t xml:space="preserve"> </w:t>
      </w:r>
      <w:r w:rsidR="00C34DD4">
        <w:t>PPP rate</w:t>
      </w:r>
      <w:r w:rsidR="000B37BD">
        <w:t>, comparing estimates at baseline and at endline</w:t>
      </w:r>
      <w:r w:rsidR="00D27CA8" w:rsidRPr="004744B2">
        <w:t xml:space="preserve">. </w:t>
      </w:r>
      <w:r w:rsidR="00CD59DC">
        <w:t>Table 4.1.1 presents means in total and by gendered household type, household educational attainment, and household h</w:t>
      </w:r>
      <w:r w:rsidR="003A7FF4">
        <w:t>unger, and T</w:t>
      </w:r>
      <w:r w:rsidR="00CD59DC">
        <w:t xml:space="preserve">able 4.1.2 presents medians in total and by the same selected household characteristics. </w:t>
      </w:r>
    </w:p>
    <w:p w14:paraId="0453F4B4" w14:textId="0651D6A2" w:rsidR="00132322" w:rsidRDefault="00BC0F95" w:rsidP="00385A7A">
      <w:pPr>
        <w:pStyle w:val="BodyText"/>
      </w:pPr>
      <w:r w:rsidRPr="004744B2">
        <w:lastRenderedPageBreak/>
        <w:t xml:space="preserve">Daily per capita </w:t>
      </w:r>
      <w:r w:rsidR="00120055" w:rsidRPr="004744B2">
        <w:t xml:space="preserve">consumption </w:t>
      </w:r>
      <w:r w:rsidRPr="004744B2">
        <w:t xml:space="preserve">expenditures serve as a proxy for income. </w:t>
      </w:r>
      <w:r w:rsidR="003A4979">
        <w:t>T</w:t>
      </w:r>
      <w:r w:rsidR="004744B2" w:rsidRPr="004744B2">
        <w:t xml:space="preserve">he World Bank raised the poverty line to USD $1.90 using 2011 </w:t>
      </w:r>
      <w:r w:rsidR="00C34DD4">
        <w:t>PPP</w:t>
      </w:r>
      <w:r w:rsidR="004744B2" w:rsidRPr="004744B2">
        <w:t xml:space="preserve"> rates</w:t>
      </w:r>
      <w:r w:rsidR="00EE5B42">
        <w:t xml:space="preserve"> in October 2015</w:t>
      </w:r>
      <w:r w:rsidR="003A4979">
        <w:t>,</w:t>
      </w:r>
      <w:r w:rsidR="0094724B">
        <w:rPr>
          <w:rStyle w:val="FootnoteReference"/>
        </w:rPr>
        <w:footnoteReference w:id="14"/>
      </w:r>
      <w:r w:rsidR="004744B2" w:rsidRPr="004744B2">
        <w:t xml:space="preserve"> </w:t>
      </w:r>
      <w:r w:rsidR="003A4979">
        <w:t>but t</w:t>
      </w:r>
      <w:r w:rsidR="004744B2" w:rsidRPr="004744B2">
        <w:t xml:space="preserve">o facilitate </w:t>
      </w:r>
      <w:r w:rsidR="00042DB8">
        <w:t xml:space="preserve">comparisons </w:t>
      </w:r>
      <w:r w:rsidR="005C6533">
        <w:t xml:space="preserve">with </w:t>
      </w:r>
      <w:r w:rsidR="00C34DD4">
        <w:t xml:space="preserve">baseline </w:t>
      </w:r>
      <w:r w:rsidR="005C6533">
        <w:t>estimates</w:t>
      </w:r>
      <w:r w:rsidR="00C34DD4">
        <w:t xml:space="preserve">, daily per capita consumption expenditures are provided using </w:t>
      </w:r>
      <w:r w:rsidR="004744B2" w:rsidRPr="004744B2">
        <w:t>2005 PPP r</w:t>
      </w:r>
      <w:r w:rsidR="00C34DD4">
        <w:t>ates.</w:t>
      </w:r>
      <w:r w:rsidR="00CD59DC">
        <w:t xml:space="preserve"> Examining the mean and median together </w:t>
      </w:r>
      <w:r w:rsidRPr="005C6533">
        <w:t>provide</w:t>
      </w:r>
      <w:r w:rsidR="0094164F">
        <w:t>s</w:t>
      </w:r>
      <w:r w:rsidRPr="005C6533">
        <w:t xml:space="preserve"> information on the distribution of </w:t>
      </w:r>
      <w:r w:rsidR="0092106E">
        <w:t xml:space="preserve">consumption </w:t>
      </w:r>
      <w:r w:rsidRPr="005C6533">
        <w:t xml:space="preserve">expenditures. As is typical of </w:t>
      </w:r>
      <w:r w:rsidR="00132322" w:rsidRPr="005C6533">
        <w:t xml:space="preserve">consumption </w:t>
      </w:r>
      <w:r w:rsidRPr="005C6533">
        <w:t xml:space="preserve">expenditure and income data, these estimates are </w:t>
      </w:r>
      <w:commentRangeStart w:id="367"/>
      <w:r w:rsidRPr="005C6533">
        <w:t>positively skewed</w:t>
      </w:r>
      <w:commentRangeEnd w:id="367"/>
      <w:r w:rsidR="0096107F">
        <w:rPr>
          <w:rStyle w:val="CommentReference"/>
        </w:rPr>
        <w:commentReference w:id="367"/>
      </w:r>
      <w:r w:rsidRPr="005C6533">
        <w:t xml:space="preserve">, with </w:t>
      </w:r>
      <w:proofErr w:type="gramStart"/>
      <w:r w:rsidRPr="005C6533">
        <w:t>the major</w:t>
      </w:r>
      <w:r w:rsidR="00B66610">
        <w:t>ity of</w:t>
      </w:r>
      <w:proofErr w:type="gramEnd"/>
      <w:r w:rsidR="00B66610">
        <w:t xml:space="preserve"> the population consuming or </w:t>
      </w:r>
      <w:r w:rsidRPr="005C6533">
        <w:t xml:space="preserve">spending very little and a small portion </w:t>
      </w:r>
      <w:r w:rsidR="00B66610">
        <w:t xml:space="preserve">of the population </w:t>
      </w:r>
      <w:r w:rsidRPr="005C6533">
        <w:t xml:space="preserve">consuming much more. </w:t>
      </w:r>
      <w:r w:rsidR="00B66610">
        <w:t>T</w:t>
      </w:r>
      <w:r w:rsidR="001A2F84" w:rsidRPr="005C6533">
        <w:t>he mean</w:t>
      </w:r>
      <w:r w:rsidR="00B66610">
        <w:t>, therefore,</w:t>
      </w:r>
      <w:r w:rsidR="001A2F84" w:rsidRPr="005C6533">
        <w:t xml:space="preserve"> </w:t>
      </w:r>
      <w:r w:rsidR="00B15767">
        <w:t xml:space="preserve">is </w:t>
      </w:r>
      <w:r w:rsidR="00B66610">
        <w:t xml:space="preserve">a </w:t>
      </w:r>
      <w:r w:rsidR="001A2F84" w:rsidRPr="005C6533">
        <w:t>volatile summary statistic</w:t>
      </w:r>
      <w:r w:rsidR="00B66610" w:rsidRPr="00B66610">
        <w:t xml:space="preserve"> </w:t>
      </w:r>
      <w:r w:rsidR="00B66610">
        <w:t xml:space="preserve">because it </w:t>
      </w:r>
      <w:r w:rsidR="00B66610" w:rsidRPr="005C6533">
        <w:t>is affected by these outliers</w:t>
      </w:r>
      <w:r w:rsidR="00B66610">
        <w:t xml:space="preserve"> </w:t>
      </w:r>
      <w:r w:rsidR="00B15767">
        <w:t xml:space="preserve">that </w:t>
      </w:r>
      <w:r w:rsidR="00B66610">
        <w:t>consume much more</w:t>
      </w:r>
      <w:r w:rsidR="001A2F84" w:rsidRPr="005C6533">
        <w:t xml:space="preserve">. A more robust </w:t>
      </w:r>
      <w:r w:rsidR="00B66610">
        <w:t xml:space="preserve">summary statistic </w:t>
      </w:r>
      <w:r w:rsidR="001A2F84" w:rsidRPr="005C6533">
        <w:t xml:space="preserve">is the median. </w:t>
      </w:r>
    </w:p>
    <w:p w14:paraId="3A105C3E" w14:textId="15F6059B" w:rsidR="005C6533" w:rsidRPr="005C6533" w:rsidRDefault="007129AF" w:rsidP="00FE1CB1">
      <w:pPr>
        <w:pStyle w:val="BodyText"/>
      </w:pPr>
      <w:r w:rsidRPr="005C6533">
        <w:rPr>
          <w:highlight w:val="yellow"/>
        </w:rPr>
        <w:t>[</w:t>
      </w:r>
      <w:r w:rsidR="00CD59DC">
        <w:rPr>
          <w:highlight w:val="yellow"/>
        </w:rPr>
        <w:t>Describe the results in Tables 4.1.1 and 4.1.2</w:t>
      </w:r>
      <w:r w:rsidRPr="005C6533">
        <w:rPr>
          <w:highlight w:val="yellow"/>
        </w:rPr>
        <w:t>.]</w:t>
      </w:r>
    </w:p>
    <w:p w14:paraId="2BADA5D2" w14:textId="74DA5221" w:rsidR="00BC0F95" w:rsidRPr="001C78FC" w:rsidRDefault="00143B1A" w:rsidP="00AB051C">
      <w:pPr>
        <w:pStyle w:val="Tabletitle"/>
        <w:keepLines/>
        <w:spacing w:before="240"/>
        <w:contextualSpacing/>
        <w:outlineLvl w:val="3"/>
      </w:pPr>
      <w:bookmarkStart w:id="368" w:name="_Toc415131204"/>
      <w:bookmarkStart w:id="369" w:name="_Toc499553864"/>
      <w:bookmarkStart w:id="370" w:name="_Toc499554302"/>
      <w:bookmarkStart w:id="371" w:name="_Toc499554557"/>
      <w:bookmarkStart w:id="372" w:name="_Toc531870951"/>
      <w:bookmarkStart w:id="373" w:name="_Toc50719171"/>
      <w:r>
        <w:t>Table 4.1</w:t>
      </w:r>
      <w:r w:rsidR="001C78FC">
        <w:t>.</w:t>
      </w:r>
      <w:r w:rsidR="008850D4" w:rsidRPr="008850D4">
        <w:t>1: Comparison of Mean Daily Per Capita Consumption Expenditures in Constant 2010 USD at 2005 PPP</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68"/>
      <w:bookmarkEnd w:id="369"/>
      <w:bookmarkEnd w:id="370"/>
      <w:bookmarkEnd w:id="371"/>
      <w:bookmarkEnd w:id="372"/>
      <w:bookmarkEnd w:id="373"/>
    </w:p>
    <w:tbl>
      <w:tblPr>
        <w:tblW w:w="5000" w:type="pct"/>
        <w:tblLayout w:type="fixed"/>
        <w:tblCellMar>
          <w:left w:w="72" w:type="dxa"/>
          <w:right w:w="72" w:type="dxa"/>
        </w:tblCellMar>
        <w:tblLook w:val="04A0" w:firstRow="1" w:lastRow="0" w:firstColumn="1" w:lastColumn="0" w:noHBand="0" w:noVBand="1"/>
      </w:tblPr>
      <w:tblGrid>
        <w:gridCol w:w="2496"/>
        <w:gridCol w:w="688"/>
        <w:gridCol w:w="988"/>
        <w:gridCol w:w="653"/>
        <w:gridCol w:w="173"/>
        <w:gridCol w:w="736"/>
        <w:gridCol w:w="923"/>
        <w:gridCol w:w="674"/>
        <w:gridCol w:w="650"/>
        <w:gridCol w:w="889"/>
        <w:gridCol w:w="90"/>
        <w:gridCol w:w="544"/>
      </w:tblGrid>
      <w:tr w:rsidR="00FA2EDD" w:rsidRPr="00755D6F" w14:paraId="2D4662FE" w14:textId="77777777" w:rsidTr="00FA2EDD">
        <w:tc>
          <w:tcPr>
            <w:tcW w:w="2429" w:type="dxa"/>
            <w:tcBorders>
              <w:top w:val="single" w:sz="4" w:space="0" w:color="auto"/>
              <w:left w:val="nil"/>
              <w:bottom w:val="nil"/>
              <w:right w:val="nil"/>
            </w:tcBorders>
            <w:shd w:val="clear" w:color="000000" w:fill="387990"/>
            <w:vAlign w:val="center"/>
            <w:hideMark/>
          </w:tcPr>
          <w:p w14:paraId="35BAD982"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67" w:type="dxa"/>
            <w:gridSpan w:val="3"/>
            <w:tcBorders>
              <w:top w:val="single" w:sz="4" w:space="0" w:color="auto"/>
              <w:left w:val="nil"/>
              <w:bottom w:val="single" w:sz="4" w:space="0" w:color="FFFFFF"/>
              <w:right w:val="nil"/>
            </w:tcBorders>
            <w:shd w:val="clear" w:color="000000" w:fill="387990"/>
          </w:tcPr>
          <w:p w14:paraId="4857201A"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Baseline </w:t>
            </w:r>
          </w:p>
          <w:p w14:paraId="5C3712B0" w14:textId="426C1B11"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168" w:type="dxa"/>
            <w:tcBorders>
              <w:top w:val="single" w:sz="4" w:space="0" w:color="auto"/>
              <w:left w:val="nil"/>
              <w:bottom w:val="nil"/>
              <w:right w:val="nil"/>
            </w:tcBorders>
            <w:shd w:val="clear" w:color="000000" w:fill="387990"/>
            <w:vAlign w:val="bottom"/>
            <w:hideMark/>
          </w:tcPr>
          <w:p w14:paraId="47D4DF33"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 </w:t>
            </w:r>
          </w:p>
        </w:tc>
        <w:tc>
          <w:tcPr>
            <w:tcW w:w="2272" w:type="dxa"/>
            <w:gridSpan w:val="3"/>
            <w:tcBorders>
              <w:top w:val="single" w:sz="4" w:space="0" w:color="auto"/>
              <w:left w:val="nil"/>
              <w:bottom w:val="single" w:sz="4" w:space="0" w:color="FFFFFF"/>
              <w:right w:val="nil"/>
            </w:tcBorders>
            <w:shd w:val="clear" w:color="000000" w:fill="387990"/>
          </w:tcPr>
          <w:p w14:paraId="18199970" w14:textId="77777777" w:rsidR="00FA2EDD"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 xml:space="preserve">Endline </w:t>
            </w:r>
          </w:p>
          <w:p w14:paraId="4C838BA2" w14:textId="1793B1D3"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([Year(s)])</w:t>
            </w:r>
          </w:p>
        </w:tc>
        <w:tc>
          <w:tcPr>
            <w:tcW w:w="633" w:type="dxa"/>
            <w:vMerge w:val="restart"/>
            <w:tcBorders>
              <w:top w:val="single" w:sz="4" w:space="0" w:color="auto"/>
              <w:left w:val="nil"/>
              <w:right w:val="nil"/>
            </w:tcBorders>
            <w:shd w:val="clear" w:color="000000" w:fill="387990"/>
            <w:vAlign w:val="bottom"/>
            <w:hideMark/>
          </w:tcPr>
          <w:p w14:paraId="4047C12D" w14:textId="7FB7EE1B" w:rsidR="00FA2EDD" w:rsidRPr="00755D6F" w:rsidRDefault="00FA2EDD" w:rsidP="00755D6F">
            <w:pPr>
              <w:widowControl/>
              <w:spacing w:line="259" w:lineRule="auto"/>
              <w:jc w:val="center"/>
              <w:rPr>
                <w:rFonts w:eastAsia="Times New Roman" w:cs="Calibri"/>
                <w:b/>
                <w:bCs/>
                <w:color w:val="FFFFFF"/>
                <w:sz w:val="20"/>
                <w:szCs w:val="20"/>
              </w:rPr>
            </w:pPr>
          </w:p>
          <w:p w14:paraId="6D90931A" w14:textId="1BCAB7A9"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Diff.</w:t>
            </w:r>
          </w:p>
        </w:tc>
        <w:tc>
          <w:tcPr>
            <w:tcW w:w="866" w:type="dxa"/>
            <w:vMerge w:val="restart"/>
            <w:tcBorders>
              <w:top w:val="single" w:sz="4" w:space="0" w:color="auto"/>
              <w:left w:val="nil"/>
              <w:right w:val="nil"/>
            </w:tcBorders>
            <w:shd w:val="clear" w:color="000000" w:fill="387990"/>
            <w:vAlign w:val="bottom"/>
            <w:hideMark/>
          </w:tcPr>
          <w:p w14:paraId="39C43A04" w14:textId="1B070BC6" w:rsidR="00FA2EDD" w:rsidRPr="00755D6F" w:rsidRDefault="00FA2EDD" w:rsidP="00755D6F">
            <w:pPr>
              <w:widowControl/>
              <w:spacing w:line="259" w:lineRule="auto"/>
              <w:jc w:val="center"/>
              <w:rPr>
                <w:rFonts w:eastAsia="Times New Roman" w:cs="Calibri"/>
                <w:b/>
                <w:bCs/>
                <w:color w:val="FFFFFF"/>
                <w:sz w:val="20"/>
                <w:szCs w:val="20"/>
              </w:rPr>
            </w:pPr>
          </w:p>
          <w:p w14:paraId="5E211E5D" w14:textId="37F26D9E" w:rsidR="00FA2EDD" w:rsidRPr="00755D6F" w:rsidRDefault="00FA2EDD" w:rsidP="00755D6F">
            <w:pPr>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p-</w:t>
            </w:r>
            <w:proofErr w:type="spellStart"/>
            <w:r w:rsidRPr="00755D6F">
              <w:rPr>
                <w:rFonts w:eastAsia="Times New Roman" w:cs="Calibri"/>
                <w:b/>
                <w:bCs/>
                <w:color w:val="FFFFFF"/>
                <w:sz w:val="20"/>
                <w:szCs w:val="20"/>
              </w:rPr>
              <w:t>value</w:t>
            </w:r>
            <w:r w:rsidRPr="00755D6F">
              <w:rPr>
                <w:rFonts w:eastAsia="Times New Roman" w:cs="Calibri"/>
                <w:b/>
                <w:bCs/>
                <w:color w:val="FFFFFF"/>
                <w:sz w:val="20"/>
                <w:szCs w:val="20"/>
                <w:vertAlign w:val="superscript"/>
              </w:rPr>
              <w:t>a</w:t>
            </w:r>
            <w:proofErr w:type="spellEnd"/>
          </w:p>
        </w:tc>
        <w:tc>
          <w:tcPr>
            <w:tcW w:w="616" w:type="dxa"/>
            <w:gridSpan w:val="2"/>
            <w:vMerge w:val="restart"/>
            <w:tcBorders>
              <w:top w:val="single" w:sz="4" w:space="0" w:color="auto"/>
              <w:left w:val="nil"/>
              <w:right w:val="nil"/>
            </w:tcBorders>
            <w:shd w:val="clear" w:color="000000" w:fill="387990"/>
            <w:vAlign w:val="bottom"/>
            <w:hideMark/>
          </w:tcPr>
          <w:p w14:paraId="4DF79F9A" w14:textId="785B5B08" w:rsidR="00FA2EDD" w:rsidRPr="00755D6F" w:rsidRDefault="00FA2EDD" w:rsidP="00755D6F">
            <w:pPr>
              <w:widowControl/>
              <w:spacing w:line="259" w:lineRule="auto"/>
              <w:jc w:val="center"/>
              <w:rPr>
                <w:rFonts w:eastAsia="Times New Roman" w:cs="Calibri"/>
                <w:b/>
                <w:bCs/>
                <w:color w:val="FFFFFF"/>
                <w:sz w:val="20"/>
                <w:szCs w:val="20"/>
              </w:rPr>
            </w:pPr>
          </w:p>
          <w:p w14:paraId="3796BFBC" w14:textId="2FB2AB2B" w:rsidR="00FA2EDD" w:rsidRPr="00755D6F" w:rsidRDefault="00FA2EDD" w:rsidP="0016064C">
            <w:pPr>
              <w:spacing w:line="259" w:lineRule="auto"/>
              <w:ind w:right="-70"/>
              <w:jc w:val="center"/>
              <w:rPr>
                <w:rFonts w:eastAsia="Times New Roman" w:cs="Calibri"/>
                <w:b/>
                <w:bCs/>
                <w:color w:val="FFFFFF"/>
                <w:sz w:val="20"/>
                <w:szCs w:val="20"/>
              </w:rPr>
            </w:pPr>
            <w:proofErr w:type="spellStart"/>
            <w:r w:rsidRPr="00755D6F">
              <w:rPr>
                <w:rFonts w:eastAsia="Times New Roman" w:cs="Calibri"/>
                <w:b/>
                <w:bCs/>
                <w:color w:val="FFFFFF"/>
                <w:sz w:val="20"/>
                <w:szCs w:val="20"/>
              </w:rPr>
              <w:t>Sig.</w:t>
            </w:r>
            <w:r w:rsidRPr="00755D6F">
              <w:rPr>
                <w:rFonts w:eastAsia="Times New Roman" w:cs="Calibri"/>
                <w:b/>
                <w:bCs/>
                <w:color w:val="FFFFFF"/>
                <w:sz w:val="20"/>
                <w:szCs w:val="20"/>
                <w:vertAlign w:val="superscript"/>
              </w:rPr>
              <w:t>b</w:t>
            </w:r>
            <w:proofErr w:type="spellEnd"/>
          </w:p>
        </w:tc>
      </w:tr>
      <w:tr w:rsidR="00FA2EDD" w:rsidRPr="00755D6F" w14:paraId="721753C8" w14:textId="77777777" w:rsidTr="00FA2EDD">
        <w:tc>
          <w:tcPr>
            <w:tcW w:w="2429" w:type="dxa"/>
            <w:tcBorders>
              <w:top w:val="nil"/>
              <w:left w:val="nil"/>
              <w:bottom w:val="single" w:sz="4" w:space="0" w:color="auto"/>
              <w:right w:val="nil"/>
            </w:tcBorders>
            <w:shd w:val="clear" w:color="000000" w:fill="387990"/>
            <w:vAlign w:val="center"/>
            <w:hideMark/>
          </w:tcPr>
          <w:p w14:paraId="00507FFF" w14:textId="77777777" w:rsidR="00FA2EDD" w:rsidRPr="00755D6F" w:rsidRDefault="00FA2EDD" w:rsidP="00755D6F">
            <w:pPr>
              <w:widowControl/>
              <w:spacing w:line="259" w:lineRule="auto"/>
              <w:rPr>
                <w:rFonts w:eastAsia="Times New Roman" w:cs="Calibri"/>
                <w:b/>
                <w:bCs/>
                <w:color w:val="FFFFFF"/>
                <w:sz w:val="20"/>
                <w:szCs w:val="20"/>
              </w:rPr>
            </w:pPr>
            <w:r w:rsidRPr="00755D6F">
              <w:rPr>
                <w:rFonts w:eastAsia="Times New Roman" w:cs="Calibri"/>
                <w:b/>
                <w:bCs/>
                <w:color w:val="FFFFFF"/>
                <w:sz w:val="20"/>
                <w:szCs w:val="20"/>
              </w:rPr>
              <w:t>Characteristic</w:t>
            </w:r>
          </w:p>
        </w:tc>
        <w:tc>
          <w:tcPr>
            <w:tcW w:w="669" w:type="dxa"/>
            <w:tcBorders>
              <w:top w:val="nil"/>
              <w:left w:val="nil"/>
              <w:bottom w:val="single" w:sz="4" w:space="0" w:color="auto"/>
              <w:right w:val="nil"/>
            </w:tcBorders>
            <w:shd w:val="clear" w:color="000000" w:fill="387990"/>
            <w:vAlign w:val="bottom"/>
            <w:hideMark/>
          </w:tcPr>
          <w:p w14:paraId="2B4B0552"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962" w:type="dxa"/>
            <w:tcBorders>
              <w:top w:val="nil"/>
              <w:left w:val="nil"/>
              <w:bottom w:val="single" w:sz="4" w:space="0" w:color="auto"/>
              <w:right w:val="nil"/>
            </w:tcBorders>
            <w:shd w:val="clear" w:color="000000" w:fill="387990"/>
          </w:tcPr>
          <w:p w14:paraId="1A14FD48" w14:textId="5F0C9EDE"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single" w:sz="4" w:space="0" w:color="auto"/>
              <w:right w:val="nil"/>
            </w:tcBorders>
            <w:shd w:val="clear" w:color="000000" w:fill="387990"/>
            <w:vAlign w:val="bottom"/>
            <w:hideMark/>
          </w:tcPr>
          <w:p w14:paraId="7817F0A8" w14:textId="3F898736"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168" w:type="dxa"/>
            <w:tcBorders>
              <w:top w:val="nil"/>
              <w:left w:val="nil"/>
              <w:bottom w:val="single" w:sz="4" w:space="0" w:color="auto"/>
              <w:right w:val="nil"/>
            </w:tcBorders>
            <w:shd w:val="clear" w:color="000000" w:fill="387990"/>
            <w:vAlign w:val="bottom"/>
            <w:hideMark/>
          </w:tcPr>
          <w:p w14:paraId="49784B66" w14:textId="5B51A0DB" w:rsidR="00FA2EDD" w:rsidRPr="00755D6F" w:rsidRDefault="00FA2EDD" w:rsidP="00755D6F">
            <w:pPr>
              <w:widowControl/>
              <w:spacing w:line="259" w:lineRule="auto"/>
              <w:jc w:val="center"/>
              <w:rPr>
                <w:rFonts w:eastAsia="Times New Roman" w:cs="Calibri"/>
                <w:b/>
                <w:bCs/>
                <w:color w:val="FFFFFF"/>
                <w:sz w:val="20"/>
                <w:szCs w:val="20"/>
              </w:rPr>
            </w:pPr>
          </w:p>
        </w:tc>
        <w:tc>
          <w:tcPr>
            <w:tcW w:w="717" w:type="dxa"/>
            <w:tcBorders>
              <w:top w:val="nil"/>
              <w:left w:val="nil"/>
              <w:bottom w:val="single" w:sz="4" w:space="0" w:color="auto"/>
              <w:right w:val="nil"/>
            </w:tcBorders>
            <w:shd w:val="clear" w:color="000000" w:fill="387990"/>
            <w:vAlign w:val="bottom"/>
            <w:hideMark/>
          </w:tcPr>
          <w:p w14:paraId="26F17753" w14:textId="77777777"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Mean</w:t>
            </w:r>
          </w:p>
        </w:tc>
        <w:tc>
          <w:tcPr>
            <w:tcW w:w="899" w:type="dxa"/>
            <w:tcBorders>
              <w:top w:val="nil"/>
              <w:left w:val="nil"/>
              <w:bottom w:val="single" w:sz="4" w:space="0" w:color="auto"/>
              <w:right w:val="nil"/>
            </w:tcBorders>
            <w:shd w:val="clear" w:color="000000" w:fill="387990"/>
          </w:tcPr>
          <w:p w14:paraId="031840CF" w14:textId="52837105" w:rsidR="00FA2EDD" w:rsidRPr="00755D6F" w:rsidRDefault="00FA2EDD" w:rsidP="00755D6F">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56" w:type="dxa"/>
            <w:tcBorders>
              <w:top w:val="nil"/>
              <w:left w:val="nil"/>
              <w:bottom w:val="single" w:sz="4" w:space="0" w:color="auto"/>
              <w:right w:val="nil"/>
            </w:tcBorders>
            <w:shd w:val="clear" w:color="000000" w:fill="387990"/>
            <w:vAlign w:val="bottom"/>
            <w:hideMark/>
          </w:tcPr>
          <w:p w14:paraId="187B7AE1" w14:textId="38612D6B" w:rsidR="00FA2EDD" w:rsidRPr="00755D6F" w:rsidRDefault="00FA2EDD" w:rsidP="00755D6F">
            <w:pPr>
              <w:widowControl/>
              <w:spacing w:line="259" w:lineRule="auto"/>
              <w:jc w:val="center"/>
              <w:rPr>
                <w:rFonts w:eastAsia="Times New Roman" w:cs="Calibri"/>
                <w:b/>
                <w:bCs/>
                <w:color w:val="FFFFFF"/>
                <w:sz w:val="20"/>
                <w:szCs w:val="20"/>
              </w:rPr>
            </w:pPr>
            <w:r w:rsidRPr="00755D6F">
              <w:rPr>
                <w:rFonts w:eastAsia="Times New Roman" w:cs="Calibri"/>
                <w:b/>
                <w:bCs/>
                <w:color w:val="FFFFFF"/>
                <w:sz w:val="20"/>
                <w:szCs w:val="20"/>
              </w:rPr>
              <w:t>n</w:t>
            </w:r>
          </w:p>
        </w:tc>
        <w:tc>
          <w:tcPr>
            <w:tcW w:w="633" w:type="dxa"/>
            <w:vMerge/>
            <w:tcBorders>
              <w:left w:val="nil"/>
              <w:bottom w:val="single" w:sz="4" w:space="0" w:color="auto"/>
              <w:right w:val="nil"/>
            </w:tcBorders>
            <w:shd w:val="clear" w:color="000000" w:fill="387990"/>
            <w:vAlign w:val="center"/>
            <w:hideMark/>
          </w:tcPr>
          <w:p w14:paraId="5425C767" w14:textId="30EE47DD" w:rsidR="00FA2EDD" w:rsidRPr="00755D6F" w:rsidRDefault="00FA2EDD" w:rsidP="00755D6F">
            <w:pPr>
              <w:widowControl/>
              <w:spacing w:line="259" w:lineRule="auto"/>
              <w:jc w:val="center"/>
              <w:rPr>
                <w:rFonts w:eastAsia="Times New Roman" w:cs="Calibri"/>
                <w:b/>
                <w:bCs/>
                <w:color w:val="FFFFFF"/>
                <w:sz w:val="20"/>
                <w:szCs w:val="20"/>
              </w:rPr>
            </w:pPr>
          </w:p>
        </w:tc>
        <w:tc>
          <w:tcPr>
            <w:tcW w:w="866" w:type="dxa"/>
            <w:vMerge/>
            <w:tcBorders>
              <w:left w:val="nil"/>
              <w:bottom w:val="single" w:sz="4" w:space="0" w:color="auto"/>
              <w:right w:val="nil"/>
            </w:tcBorders>
            <w:shd w:val="clear" w:color="000000" w:fill="387990"/>
            <w:vAlign w:val="center"/>
            <w:hideMark/>
          </w:tcPr>
          <w:p w14:paraId="1898F931" w14:textId="632912D4" w:rsidR="00FA2EDD" w:rsidRPr="00755D6F" w:rsidRDefault="00FA2EDD" w:rsidP="00755D6F">
            <w:pPr>
              <w:widowControl/>
              <w:spacing w:line="259" w:lineRule="auto"/>
              <w:jc w:val="center"/>
              <w:rPr>
                <w:rFonts w:eastAsia="Times New Roman" w:cs="Calibri"/>
                <w:b/>
                <w:bCs/>
                <w:color w:val="FFFFFF"/>
                <w:sz w:val="20"/>
                <w:szCs w:val="20"/>
              </w:rPr>
            </w:pPr>
          </w:p>
        </w:tc>
        <w:tc>
          <w:tcPr>
            <w:tcW w:w="616" w:type="dxa"/>
            <w:gridSpan w:val="2"/>
            <w:vMerge/>
            <w:tcBorders>
              <w:left w:val="nil"/>
              <w:bottom w:val="single" w:sz="4" w:space="0" w:color="auto"/>
              <w:right w:val="nil"/>
            </w:tcBorders>
            <w:shd w:val="clear" w:color="000000" w:fill="387990"/>
            <w:vAlign w:val="center"/>
            <w:hideMark/>
          </w:tcPr>
          <w:p w14:paraId="3F9C8140" w14:textId="1C5D9A5D" w:rsidR="00FA2EDD" w:rsidRPr="00755D6F" w:rsidRDefault="00FA2EDD" w:rsidP="00755D6F">
            <w:pPr>
              <w:widowControl/>
              <w:spacing w:line="259" w:lineRule="auto"/>
              <w:jc w:val="center"/>
              <w:rPr>
                <w:rFonts w:eastAsia="Times New Roman" w:cs="Calibri"/>
                <w:b/>
                <w:bCs/>
                <w:color w:val="FFFFFF"/>
                <w:sz w:val="20"/>
                <w:szCs w:val="20"/>
              </w:rPr>
            </w:pPr>
          </w:p>
        </w:tc>
      </w:tr>
      <w:tr w:rsidR="00FA2EDD" w:rsidRPr="00755D6F" w14:paraId="00896881" w14:textId="77777777" w:rsidTr="00FE7AD0">
        <w:tc>
          <w:tcPr>
            <w:tcW w:w="2429" w:type="dxa"/>
            <w:tcBorders>
              <w:top w:val="single" w:sz="4" w:space="0" w:color="auto"/>
              <w:left w:val="nil"/>
              <w:bottom w:val="single" w:sz="4" w:space="0" w:color="auto"/>
            </w:tcBorders>
            <w:shd w:val="clear" w:color="auto" w:fill="auto"/>
            <w:noWrap/>
            <w:vAlign w:val="center"/>
            <w:hideMark/>
          </w:tcPr>
          <w:p w14:paraId="03F61034" w14:textId="77777777"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All households</w:t>
            </w:r>
          </w:p>
        </w:tc>
        <w:tc>
          <w:tcPr>
            <w:tcW w:w="669" w:type="dxa"/>
            <w:tcBorders>
              <w:top w:val="single" w:sz="4" w:space="0" w:color="auto"/>
              <w:bottom w:val="single" w:sz="4" w:space="0" w:color="auto"/>
            </w:tcBorders>
            <w:shd w:val="clear" w:color="auto" w:fill="auto"/>
            <w:noWrap/>
            <w:vAlign w:val="center"/>
          </w:tcPr>
          <w:p w14:paraId="11D847C7" w14:textId="113333A6"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single" w:sz="4" w:space="0" w:color="auto"/>
              <w:bottom w:val="single" w:sz="4" w:space="0" w:color="auto"/>
            </w:tcBorders>
            <w:vAlign w:val="center"/>
          </w:tcPr>
          <w:p w14:paraId="6712BE46" w14:textId="3915B7A6"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bottom w:val="single" w:sz="4" w:space="0" w:color="auto"/>
            </w:tcBorders>
            <w:shd w:val="clear" w:color="auto" w:fill="auto"/>
            <w:noWrap/>
            <w:vAlign w:val="center"/>
          </w:tcPr>
          <w:p w14:paraId="31464934" w14:textId="228896BC"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single" w:sz="4" w:space="0" w:color="auto"/>
              <w:bottom w:val="single" w:sz="4" w:space="0" w:color="auto"/>
            </w:tcBorders>
            <w:shd w:val="clear" w:color="auto" w:fill="auto"/>
            <w:noWrap/>
            <w:vAlign w:val="center"/>
          </w:tcPr>
          <w:p w14:paraId="7073144C" w14:textId="6C2F6408" w:rsidR="00A22099" w:rsidRPr="00755D6F" w:rsidRDefault="00A22099" w:rsidP="00A22099">
            <w:pPr>
              <w:widowControl/>
              <w:spacing w:line="259" w:lineRule="auto"/>
              <w:jc w:val="center"/>
              <w:rPr>
                <w:rFonts w:eastAsia="Times New Roman" w:cs="Times New Roman"/>
                <w:sz w:val="20"/>
                <w:szCs w:val="20"/>
              </w:rPr>
            </w:pPr>
          </w:p>
        </w:tc>
        <w:tc>
          <w:tcPr>
            <w:tcW w:w="717" w:type="dxa"/>
            <w:tcBorders>
              <w:top w:val="single" w:sz="4" w:space="0" w:color="auto"/>
              <w:bottom w:val="single" w:sz="4" w:space="0" w:color="auto"/>
            </w:tcBorders>
            <w:shd w:val="clear" w:color="auto" w:fill="auto"/>
            <w:noWrap/>
            <w:vAlign w:val="center"/>
          </w:tcPr>
          <w:p w14:paraId="09DEA199" w14:textId="1BD758F0" w:rsidR="00A22099" w:rsidRPr="00755D6F" w:rsidRDefault="00A22099" w:rsidP="00A22099">
            <w:pPr>
              <w:widowControl/>
              <w:spacing w:line="259" w:lineRule="auto"/>
              <w:jc w:val="center"/>
              <w:rPr>
                <w:rFonts w:eastAsia="Times New Roman" w:cs="Times New Roman"/>
                <w:sz w:val="20"/>
                <w:szCs w:val="20"/>
              </w:rPr>
            </w:pPr>
          </w:p>
        </w:tc>
        <w:tc>
          <w:tcPr>
            <w:tcW w:w="899" w:type="dxa"/>
            <w:tcBorders>
              <w:top w:val="single" w:sz="4" w:space="0" w:color="auto"/>
              <w:bottom w:val="single" w:sz="4" w:space="0" w:color="auto"/>
            </w:tcBorders>
            <w:vAlign w:val="center"/>
          </w:tcPr>
          <w:p w14:paraId="0F0EF5AD" w14:textId="26761A30"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single" w:sz="4" w:space="0" w:color="auto"/>
              <w:bottom w:val="single" w:sz="4" w:space="0" w:color="auto"/>
            </w:tcBorders>
            <w:shd w:val="clear" w:color="auto" w:fill="auto"/>
            <w:vAlign w:val="center"/>
          </w:tcPr>
          <w:p w14:paraId="3CEA12F8" w14:textId="0BE68B2E"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single" w:sz="4" w:space="0" w:color="auto"/>
              <w:bottom w:val="single" w:sz="4" w:space="0" w:color="auto"/>
            </w:tcBorders>
            <w:shd w:val="clear" w:color="auto" w:fill="auto"/>
            <w:vAlign w:val="center"/>
          </w:tcPr>
          <w:p w14:paraId="7AE68A42" w14:textId="246D3066"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single" w:sz="4" w:space="0" w:color="auto"/>
              <w:bottom w:val="single" w:sz="4" w:space="0" w:color="auto"/>
            </w:tcBorders>
            <w:shd w:val="clear" w:color="auto" w:fill="auto"/>
            <w:vAlign w:val="center"/>
          </w:tcPr>
          <w:p w14:paraId="007A2BF6" w14:textId="6796EF74"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single" w:sz="4" w:space="0" w:color="auto"/>
              <w:bottom w:val="single" w:sz="4" w:space="0" w:color="auto"/>
              <w:right w:val="nil"/>
            </w:tcBorders>
            <w:shd w:val="clear" w:color="auto" w:fill="auto"/>
            <w:vAlign w:val="center"/>
          </w:tcPr>
          <w:p w14:paraId="69F53F47" w14:textId="16B98E5B" w:rsidR="00A22099" w:rsidRPr="00755D6F" w:rsidRDefault="00A22099" w:rsidP="00A22099">
            <w:pPr>
              <w:widowControl/>
              <w:spacing w:line="259" w:lineRule="auto"/>
              <w:jc w:val="center"/>
              <w:rPr>
                <w:rFonts w:eastAsia="Times New Roman" w:cs="Calibri"/>
                <w:bCs/>
                <w:sz w:val="20"/>
                <w:szCs w:val="20"/>
              </w:rPr>
            </w:pPr>
          </w:p>
        </w:tc>
      </w:tr>
      <w:tr w:rsidR="00A22099" w:rsidRPr="00755D6F" w14:paraId="2D8040CE" w14:textId="77777777" w:rsidTr="00FA2EDD">
        <w:tc>
          <w:tcPr>
            <w:tcW w:w="9253" w:type="dxa"/>
            <w:gridSpan w:val="12"/>
            <w:tcBorders>
              <w:top w:val="single" w:sz="4" w:space="0" w:color="auto"/>
              <w:left w:val="nil"/>
              <w:bottom w:val="single" w:sz="4" w:space="0" w:color="auto"/>
              <w:right w:val="nil"/>
            </w:tcBorders>
            <w:shd w:val="clear" w:color="000000" w:fill="DBE7F3"/>
          </w:tcPr>
          <w:p w14:paraId="0C83C244" w14:textId="30C88BCB"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Gendered household type</w:t>
            </w:r>
          </w:p>
        </w:tc>
      </w:tr>
      <w:tr w:rsidR="00FA2EDD" w:rsidRPr="00755D6F" w14:paraId="30C441F7" w14:textId="77777777" w:rsidTr="00FA2EDD">
        <w:tc>
          <w:tcPr>
            <w:tcW w:w="2429" w:type="dxa"/>
            <w:tcBorders>
              <w:top w:val="nil"/>
              <w:left w:val="nil"/>
              <w:bottom w:val="single" w:sz="4" w:space="0" w:color="auto"/>
            </w:tcBorders>
            <w:shd w:val="clear" w:color="auto" w:fill="auto"/>
            <w:noWrap/>
            <w:vAlign w:val="center"/>
            <w:hideMark/>
          </w:tcPr>
          <w:p w14:paraId="2C42E8D4"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and female adults</w:t>
            </w:r>
          </w:p>
        </w:tc>
        <w:tc>
          <w:tcPr>
            <w:tcW w:w="669" w:type="dxa"/>
            <w:tcBorders>
              <w:top w:val="nil"/>
              <w:bottom w:val="single" w:sz="4" w:space="0" w:color="auto"/>
            </w:tcBorders>
            <w:shd w:val="clear" w:color="auto" w:fill="auto"/>
            <w:noWrap/>
            <w:vAlign w:val="center"/>
            <w:hideMark/>
          </w:tcPr>
          <w:p w14:paraId="1DEAE1E0" w14:textId="2C035ED1"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D08F185"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center"/>
            <w:hideMark/>
          </w:tcPr>
          <w:p w14:paraId="56E809D4" w14:textId="21CDBE44"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center"/>
            <w:hideMark/>
          </w:tcPr>
          <w:p w14:paraId="1ECDFC19" w14:textId="30EE341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center"/>
            <w:hideMark/>
          </w:tcPr>
          <w:p w14:paraId="5F4D006E" w14:textId="3D502394"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42E41292"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vAlign w:val="center"/>
            <w:hideMark/>
          </w:tcPr>
          <w:p w14:paraId="28166264" w14:textId="1BA92458"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vAlign w:val="center"/>
            <w:hideMark/>
          </w:tcPr>
          <w:p w14:paraId="7DC9556A" w14:textId="12656C1B"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vAlign w:val="center"/>
            <w:hideMark/>
          </w:tcPr>
          <w:p w14:paraId="0FB0B2BF" w14:textId="56D8C3AB"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vAlign w:val="center"/>
            <w:hideMark/>
          </w:tcPr>
          <w:p w14:paraId="08C60BED" w14:textId="54D757B4" w:rsidR="00A22099" w:rsidRPr="00755D6F" w:rsidRDefault="00A22099" w:rsidP="00A22099">
            <w:pPr>
              <w:widowControl/>
              <w:spacing w:line="259" w:lineRule="auto"/>
              <w:jc w:val="center"/>
              <w:rPr>
                <w:rFonts w:eastAsia="Times New Roman" w:cs="Calibri"/>
                <w:sz w:val="20"/>
                <w:szCs w:val="20"/>
              </w:rPr>
            </w:pPr>
          </w:p>
        </w:tc>
      </w:tr>
      <w:tr w:rsidR="00FA2EDD" w:rsidRPr="00755D6F" w14:paraId="29299C90" w14:textId="77777777" w:rsidTr="00FA2EDD">
        <w:tc>
          <w:tcPr>
            <w:tcW w:w="2429" w:type="dxa"/>
            <w:tcBorders>
              <w:top w:val="nil"/>
              <w:left w:val="nil"/>
              <w:bottom w:val="nil"/>
            </w:tcBorders>
            <w:shd w:val="clear" w:color="auto" w:fill="auto"/>
            <w:noWrap/>
            <w:vAlign w:val="center"/>
            <w:hideMark/>
          </w:tcPr>
          <w:p w14:paraId="7423636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Female adults only</w:t>
            </w:r>
          </w:p>
        </w:tc>
        <w:tc>
          <w:tcPr>
            <w:tcW w:w="669" w:type="dxa"/>
            <w:tcBorders>
              <w:top w:val="nil"/>
              <w:bottom w:val="nil"/>
            </w:tcBorders>
            <w:shd w:val="clear" w:color="auto" w:fill="auto"/>
            <w:noWrap/>
            <w:vAlign w:val="center"/>
            <w:hideMark/>
          </w:tcPr>
          <w:p w14:paraId="0CA9CCAD"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7126726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691DC35D" w14:textId="5D6E725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35DCC1A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0FE92C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BB0BC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71513447" w14:textId="32D18A3B"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534F884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220B1E8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1F9EC649"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7D99A0DC" w14:textId="77777777" w:rsidTr="00FA2EDD">
        <w:tc>
          <w:tcPr>
            <w:tcW w:w="2429" w:type="dxa"/>
            <w:tcBorders>
              <w:top w:val="single" w:sz="4" w:space="0" w:color="auto"/>
              <w:left w:val="nil"/>
              <w:bottom w:val="single" w:sz="4" w:space="0" w:color="auto"/>
            </w:tcBorders>
            <w:shd w:val="clear" w:color="auto" w:fill="auto"/>
            <w:noWrap/>
            <w:vAlign w:val="center"/>
            <w:hideMark/>
          </w:tcPr>
          <w:p w14:paraId="3C680313"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Male adults only</w:t>
            </w:r>
          </w:p>
        </w:tc>
        <w:tc>
          <w:tcPr>
            <w:tcW w:w="669" w:type="dxa"/>
            <w:tcBorders>
              <w:top w:val="single" w:sz="4" w:space="0" w:color="auto"/>
              <w:bottom w:val="single" w:sz="4" w:space="0" w:color="auto"/>
            </w:tcBorders>
            <w:shd w:val="clear" w:color="auto" w:fill="auto"/>
            <w:noWrap/>
            <w:vAlign w:val="center"/>
            <w:hideMark/>
          </w:tcPr>
          <w:p w14:paraId="7D4AC3AB" w14:textId="644C7366"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7C3FAAC2"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8417A2C" w14:textId="7AAA8F12"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42F8B7FC" w14:textId="213832A8"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5AB71BC2" w14:textId="03FC18BF"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2D7234AC"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3DB0B9D1" w14:textId="55C2CE53"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3FD566AF" w14:textId="43BB5E2C"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0AC4E821" w14:textId="75F5E8C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3F09FF72" w14:textId="75F13978" w:rsidR="00A22099" w:rsidRPr="00755D6F" w:rsidRDefault="00A22099" w:rsidP="00A22099">
            <w:pPr>
              <w:widowControl/>
              <w:spacing w:line="259" w:lineRule="auto"/>
              <w:jc w:val="center"/>
              <w:rPr>
                <w:rFonts w:eastAsia="Times New Roman" w:cs="Calibri"/>
                <w:sz w:val="20"/>
                <w:szCs w:val="20"/>
              </w:rPr>
            </w:pPr>
          </w:p>
        </w:tc>
      </w:tr>
      <w:tr w:rsidR="00FA2EDD" w:rsidRPr="00755D6F" w14:paraId="02A49446" w14:textId="77777777" w:rsidTr="00FA2EDD">
        <w:tc>
          <w:tcPr>
            <w:tcW w:w="2429" w:type="dxa"/>
            <w:tcBorders>
              <w:top w:val="nil"/>
              <w:left w:val="nil"/>
              <w:bottom w:val="nil"/>
            </w:tcBorders>
            <w:shd w:val="clear" w:color="auto" w:fill="auto"/>
            <w:noWrap/>
            <w:vAlign w:val="center"/>
            <w:hideMark/>
          </w:tcPr>
          <w:p w14:paraId="09BD2012" w14:textId="028572BC"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 xml:space="preserve">Children only </w:t>
            </w:r>
          </w:p>
        </w:tc>
        <w:tc>
          <w:tcPr>
            <w:tcW w:w="669" w:type="dxa"/>
            <w:tcBorders>
              <w:top w:val="nil"/>
              <w:bottom w:val="nil"/>
            </w:tcBorders>
            <w:shd w:val="clear" w:color="auto" w:fill="auto"/>
            <w:noWrap/>
            <w:vAlign w:val="center"/>
            <w:hideMark/>
          </w:tcPr>
          <w:p w14:paraId="378407AA" w14:textId="491119BD"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43B178D6"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5F26D647" w14:textId="3A0A998D"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FF7539B"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7E4F5E23"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1987D0E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45DB563B" w14:textId="3706C387"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0A87F67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33D7CE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7913AB6E"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A22099" w:rsidRPr="00755D6F" w14:paraId="64AB34C8" w14:textId="77777777" w:rsidTr="00FA2EDD">
        <w:tc>
          <w:tcPr>
            <w:tcW w:w="9253" w:type="dxa"/>
            <w:gridSpan w:val="12"/>
            <w:tcBorders>
              <w:top w:val="single" w:sz="4" w:space="0" w:color="auto"/>
              <w:left w:val="nil"/>
              <w:bottom w:val="single" w:sz="4" w:space="0" w:color="auto"/>
              <w:right w:val="nil"/>
            </w:tcBorders>
            <w:shd w:val="clear" w:color="000000" w:fill="DDEBF7"/>
          </w:tcPr>
          <w:p w14:paraId="587C8F5F" w14:textId="30525F49" w:rsidR="00A22099" w:rsidRPr="00755D6F" w:rsidRDefault="00A22099" w:rsidP="00A22099">
            <w:pPr>
              <w:widowControl/>
              <w:spacing w:line="259" w:lineRule="auto"/>
              <w:rPr>
                <w:rFonts w:eastAsia="Times New Roman" w:cs="Calibri"/>
                <w:b/>
                <w:bCs/>
                <w:sz w:val="20"/>
                <w:szCs w:val="20"/>
              </w:rPr>
            </w:pPr>
            <w:r w:rsidRPr="00755D6F">
              <w:rPr>
                <w:rFonts w:eastAsia="Times New Roman" w:cs="Calibri"/>
                <w:b/>
                <w:bCs/>
                <w:sz w:val="20"/>
                <w:szCs w:val="20"/>
              </w:rPr>
              <w:t>Household education</w:t>
            </w:r>
          </w:p>
        </w:tc>
      </w:tr>
      <w:tr w:rsidR="00FA2EDD" w:rsidRPr="00755D6F" w14:paraId="5EF8D59B" w14:textId="77777777" w:rsidTr="00FA2EDD">
        <w:tc>
          <w:tcPr>
            <w:tcW w:w="2429" w:type="dxa"/>
            <w:tcBorders>
              <w:top w:val="nil"/>
              <w:left w:val="nil"/>
              <w:bottom w:val="single" w:sz="4" w:space="0" w:color="auto"/>
            </w:tcBorders>
            <w:shd w:val="clear" w:color="auto" w:fill="auto"/>
            <w:noWrap/>
            <w:vAlign w:val="center"/>
            <w:hideMark/>
          </w:tcPr>
          <w:p w14:paraId="1714C1B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No education</w:t>
            </w:r>
          </w:p>
        </w:tc>
        <w:tc>
          <w:tcPr>
            <w:tcW w:w="669" w:type="dxa"/>
            <w:tcBorders>
              <w:top w:val="nil"/>
              <w:bottom w:val="nil"/>
            </w:tcBorders>
            <w:shd w:val="clear" w:color="auto" w:fill="auto"/>
            <w:noWrap/>
            <w:vAlign w:val="center"/>
            <w:hideMark/>
          </w:tcPr>
          <w:p w14:paraId="1259246A"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57559929"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00D6A531" w14:textId="65FA888E"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458C027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274896BC"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25087A1F"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26CB6C03" w14:textId="78DBD85E"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64FB6E0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7E3E46FD"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36365F75"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042B6CDA" w14:textId="77777777" w:rsidTr="00FA2EDD">
        <w:tc>
          <w:tcPr>
            <w:tcW w:w="2429" w:type="dxa"/>
            <w:tcBorders>
              <w:top w:val="nil"/>
              <w:left w:val="nil"/>
              <w:bottom w:val="single" w:sz="4" w:space="0" w:color="auto"/>
            </w:tcBorders>
            <w:shd w:val="clear" w:color="auto" w:fill="auto"/>
            <w:noWrap/>
            <w:vAlign w:val="center"/>
            <w:hideMark/>
          </w:tcPr>
          <w:p w14:paraId="0B278DC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Less than primary</w:t>
            </w:r>
          </w:p>
        </w:tc>
        <w:tc>
          <w:tcPr>
            <w:tcW w:w="669" w:type="dxa"/>
            <w:tcBorders>
              <w:top w:val="single" w:sz="4" w:space="0" w:color="auto"/>
              <w:bottom w:val="single" w:sz="4" w:space="0" w:color="auto"/>
            </w:tcBorders>
            <w:shd w:val="clear" w:color="auto" w:fill="auto"/>
            <w:noWrap/>
            <w:vAlign w:val="center"/>
            <w:hideMark/>
          </w:tcPr>
          <w:p w14:paraId="0777B9EF" w14:textId="42369C91"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6385072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1724ABBE" w14:textId="73A6DD4F"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4DD480D" w14:textId="493F2A7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6822051E" w14:textId="174BE2B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3B7FE6C0"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7C2B4D66" w14:textId="3E862681"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24454BC6" w14:textId="7541B87E"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6052948C" w14:textId="0B88010F"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5B19B46C" w14:textId="7B9D644D" w:rsidR="00A22099" w:rsidRPr="00755D6F" w:rsidRDefault="00A22099" w:rsidP="00A22099">
            <w:pPr>
              <w:widowControl/>
              <w:spacing w:line="259" w:lineRule="auto"/>
              <w:jc w:val="center"/>
              <w:rPr>
                <w:rFonts w:eastAsia="Times New Roman" w:cs="Calibri"/>
                <w:sz w:val="20"/>
                <w:szCs w:val="20"/>
              </w:rPr>
            </w:pPr>
          </w:p>
        </w:tc>
      </w:tr>
      <w:tr w:rsidR="00FA2EDD" w:rsidRPr="00755D6F" w14:paraId="6EA61C24" w14:textId="77777777" w:rsidTr="00FA2EDD">
        <w:tc>
          <w:tcPr>
            <w:tcW w:w="2429" w:type="dxa"/>
            <w:tcBorders>
              <w:top w:val="nil"/>
              <w:left w:val="nil"/>
              <w:bottom w:val="single" w:sz="4" w:space="0" w:color="auto"/>
            </w:tcBorders>
            <w:shd w:val="clear" w:color="auto" w:fill="auto"/>
            <w:noWrap/>
            <w:vAlign w:val="center"/>
            <w:hideMark/>
          </w:tcPr>
          <w:p w14:paraId="10FBA3F7"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primary</w:t>
            </w:r>
          </w:p>
        </w:tc>
        <w:tc>
          <w:tcPr>
            <w:tcW w:w="669" w:type="dxa"/>
            <w:tcBorders>
              <w:top w:val="nil"/>
              <w:bottom w:val="nil"/>
            </w:tcBorders>
            <w:shd w:val="clear" w:color="auto" w:fill="auto"/>
            <w:noWrap/>
            <w:vAlign w:val="center"/>
            <w:hideMark/>
          </w:tcPr>
          <w:p w14:paraId="20CDFA1F" w14:textId="77777777"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nil"/>
            </w:tcBorders>
          </w:tcPr>
          <w:p w14:paraId="0030075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36" w:type="dxa"/>
            <w:tcBorders>
              <w:top w:val="nil"/>
              <w:bottom w:val="nil"/>
            </w:tcBorders>
            <w:shd w:val="clear" w:color="auto" w:fill="auto"/>
            <w:noWrap/>
            <w:vAlign w:val="center"/>
            <w:hideMark/>
          </w:tcPr>
          <w:p w14:paraId="1901445E" w14:textId="15FF5A18" w:rsidR="00A22099" w:rsidRPr="00755D6F" w:rsidRDefault="00A22099" w:rsidP="00A22099">
            <w:pPr>
              <w:widowControl/>
              <w:spacing w:line="259" w:lineRule="auto"/>
              <w:jc w:val="center"/>
              <w:rPr>
                <w:rFonts w:eastAsia="Times New Roman" w:cs="Times New Roman"/>
                <w:color w:val="auto"/>
                <w:sz w:val="20"/>
                <w:szCs w:val="20"/>
              </w:rPr>
            </w:pPr>
          </w:p>
        </w:tc>
        <w:tc>
          <w:tcPr>
            <w:tcW w:w="168" w:type="dxa"/>
            <w:tcBorders>
              <w:top w:val="nil"/>
              <w:bottom w:val="nil"/>
            </w:tcBorders>
            <w:shd w:val="clear" w:color="auto" w:fill="auto"/>
            <w:noWrap/>
            <w:vAlign w:val="center"/>
            <w:hideMark/>
          </w:tcPr>
          <w:p w14:paraId="60A87A1A"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717" w:type="dxa"/>
            <w:tcBorders>
              <w:top w:val="nil"/>
              <w:bottom w:val="nil"/>
            </w:tcBorders>
            <w:shd w:val="clear" w:color="auto" w:fill="auto"/>
            <w:noWrap/>
            <w:vAlign w:val="center"/>
            <w:hideMark/>
          </w:tcPr>
          <w:p w14:paraId="3A611AE0"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899" w:type="dxa"/>
            <w:tcBorders>
              <w:top w:val="nil"/>
              <w:bottom w:val="nil"/>
            </w:tcBorders>
          </w:tcPr>
          <w:p w14:paraId="6CE78A88"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656" w:type="dxa"/>
            <w:tcBorders>
              <w:top w:val="nil"/>
              <w:bottom w:val="nil"/>
            </w:tcBorders>
            <w:shd w:val="clear" w:color="auto" w:fill="auto"/>
            <w:vAlign w:val="center"/>
            <w:hideMark/>
          </w:tcPr>
          <w:p w14:paraId="3A50DEA3" w14:textId="6F1DFFB4" w:rsidR="00A22099" w:rsidRPr="00755D6F" w:rsidRDefault="00A22099" w:rsidP="00A22099">
            <w:pPr>
              <w:widowControl/>
              <w:spacing w:line="259" w:lineRule="auto"/>
              <w:jc w:val="center"/>
              <w:rPr>
                <w:rFonts w:eastAsia="Times New Roman" w:cs="Times New Roman"/>
                <w:color w:val="auto"/>
                <w:sz w:val="20"/>
                <w:szCs w:val="20"/>
              </w:rPr>
            </w:pPr>
          </w:p>
        </w:tc>
        <w:tc>
          <w:tcPr>
            <w:tcW w:w="633" w:type="dxa"/>
            <w:tcBorders>
              <w:top w:val="nil"/>
              <w:bottom w:val="nil"/>
            </w:tcBorders>
            <w:shd w:val="clear" w:color="auto" w:fill="auto"/>
            <w:vAlign w:val="center"/>
            <w:hideMark/>
          </w:tcPr>
          <w:p w14:paraId="4B79F632"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954" w:type="dxa"/>
            <w:gridSpan w:val="2"/>
            <w:tcBorders>
              <w:top w:val="nil"/>
              <w:bottom w:val="nil"/>
            </w:tcBorders>
            <w:shd w:val="clear" w:color="auto" w:fill="auto"/>
            <w:vAlign w:val="center"/>
            <w:hideMark/>
          </w:tcPr>
          <w:p w14:paraId="4D937987" w14:textId="77777777" w:rsidR="00A22099" w:rsidRPr="00755D6F" w:rsidRDefault="00A22099" w:rsidP="00A22099">
            <w:pPr>
              <w:widowControl/>
              <w:spacing w:line="259" w:lineRule="auto"/>
              <w:jc w:val="center"/>
              <w:rPr>
                <w:rFonts w:eastAsia="Times New Roman" w:cs="Times New Roman"/>
                <w:color w:val="auto"/>
                <w:sz w:val="20"/>
                <w:szCs w:val="20"/>
              </w:rPr>
            </w:pPr>
          </w:p>
        </w:tc>
        <w:tc>
          <w:tcPr>
            <w:tcW w:w="528" w:type="dxa"/>
            <w:tcBorders>
              <w:top w:val="nil"/>
              <w:bottom w:val="nil"/>
              <w:right w:val="nil"/>
            </w:tcBorders>
            <w:shd w:val="clear" w:color="auto" w:fill="auto"/>
            <w:vAlign w:val="center"/>
            <w:hideMark/>
          </w:tcPr>
          <w:p w14:paraId="2DAA059D" w14:textId="77777777" w:rsidR="00A22099" w:rsidRPr="00755D6F" w:rsidRDefault="00A22099" w:rsidP="00A22099">
            <w:pPr>
              <w:widowControl/>
              <w:spacing w:line="259" w:lineRule="auto"/>
              <w:jc w:val="center"/>
              <w:rPr>
                <w:rFonts w:eastAsia="Times New Roman" w:cs="Times New Roman"/>
                <w:color w:val="auto"/>
                <w:sz w:val="20"/>
                <w:szCs w:val="20"/>
              </w:rPr>
            </w:pPr>
          </w:p>
        </w:tc>
      </w:tr>
      <w:tr w:rsidR="00FA2EDD" w:rsidRPr="00755D6F" w14:paraId="3C414EAB" w14:textId="77777777" w:rsidTr="00FA2EDD">
        <w:tc>
          <w:tcPr>
            <w:tcW w:w="2429" w:type="dxa"/>
            <w:tcBorders>
              <w:top w:val="nil"/>
              <w:left w:val="nil"/>
              <w:bottom w:val="single" w:sz="4" w:space="0" w:color="auto"/>
            </w:tcBorders>
            <w:shd w:val="clear" w:color="auto" w:fill="auto"/>
            <w:noWrap/>
            <w:vAlign w:val="center"/>
            <w:hideMark/>
          </w:tcPr>
          <w:p w14:paraId="7592958C"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Completed secondary</w:t>
            </w:r>
          </w:p>
        </w:tc>
        <w:tc>
          <w:tcPr>
            <w:tcW w:w="669" w:type="dxa"/>
            <w:tcBorders>
              <w:top w:val="single" w:sz="4" w:space="0" w:color="auto"/>
              <w:bottom w:val="single" w:sz="4" w:space="0" w:color="auto"/>
            </w:tcBorders>
            <w:shd w:val="clear" w:color="auto" w:fill="auto"/>
            <w:noWrap/>
            <w:vAlign w:val="center"/>
            <w:hideMark/>
          </w:tcPr>
          <w:p w14:paraId="13802176" w14:textId="601DE597" w:rsidR="00A22099" w:rsidRPr="00755D6F" w:rsidRDefault="00A22099" w:rsidP="00A22099">
            <w:pPr>
              <w:widowControl/>
              <w:spacing w:line="259" w:lineRule="auto"/>
              <w:jc w:val="center"/>
              <w:rPr>
                <w:rFonts w:eastAsia="Times New Roman" w:cs="Calibri"/>
                <w:sz w:val="20"/>
                <w:szCs w:val="20"/>
              </w:rPr>
            </w:pPr>
          </w:p>
        </w:tc>
        <w:tc>
          <w:tcPr>
            <w:tcW w:w="962" w:type="dxa"/>
            <w:tcBorders>
              <w:top w:val="single" w:sz="4" w:space="0" w:color="auto"/>
              <w:bottom w:val="single" w:sz="4" w:space="0" w:color="auto"/>
            </w:tcBorders>
          </w:tcPr>
          <w:p w14:paraId="50D77DB4"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single" w:sz="4" w:space="0" w:color="auto"/>
              <w:bottom w:val="single" w:sz="4" w:space="0" w:color="auto"/>
            </w:tcBorders>
            <w:shd w:val="clear" w:color="auto" w:fill="auto"/>
            <w:noWrap/>
            <w:vAlign w:val="center"/>
            <w:hideMark/>
          </w:tcPr>
          <w:p w14:paraId="35905A40" w14:textId="434889B3" w:rsidR="00A22099" w:rsidRPr="00755D6F" w:rsidRDefault="00A22099" w:rsidP="00A22099">
            <w:pPr>
              <w:widowControl/>
              <w:spacing w:line="259" w:lineRule="auto"/>
              <w:jc w:val="center"/>
              <w:rPr>
                <w:rFonts w:eastAsia="Times New Roman" w:cs="Calibri"/>
                <w:sz w:val="20"/>
                <w:szCs w:val="20"/>
              </w:rPr>
            </w:pPr>
          </w:p>
        </w:tc>
        <w:tc>
          <w:tcPr>
            <w:tcW w:w="168" w:type="dxa"/>
            <w:tcBorders>
              <w:top w:val="single" w:sz="4" w:space="0" w:color="auto"/>
              <w:bottom w:val="single" w:sz="4" w:space="0" w:color="auto"/>
            </w:tcBorders>
            <w:shd w:val="clear" w:color="auto" w:fill="auto"/>
            <w:noWrap/>
            <w:vAlign w:val="center"/>
            <w:hideMark/>
          </w:tcPr>
          <w:p w14:paraId="7DE30D6E" w14:textId="2422EA20" w:rsidR="00A22099" w:rsidRPr="00755D6F" w:rsidRDefault="00A22099" w:rsidP="00A22099">
            <w:pPr>
              <w:widowControl/>
              <w:spacing w:line="259" w:lineRule="auto"/>
              <w:jc w:val="center"/>
              <w:rPr>
                <w:rFonts w:eastAsia="Times New Roman" w:cs="Calibri"/>
                <w:sz w:val="20"/>
                <w:szCs w:val="20"/>
              </w:rPr>
            </w:pPr>
          </w:p>
        </w:tc>
        <w:tc>
          <w:tcPr>
            <w:tcW w:w="717" w:type="dxa"/>
            <w:tcBorders>
              <w:top w:val="single" w:sz="4" w:space="0" w:color="auto"/>
              <w:bottom w:val="single" w:sz="4" w:space="0" w:color="auto"/>
            </w:tcBorders>
            <w:shd w:val="clear" w:color="auto" w:fill="auto"/>
            <w:noWrap/>
            <w:vAlign w:val="center"/>
            <w:hideMark/>
          </w:tcPr>
          <w:p w14:paraId="0A874068" w14:textId="6A7C927B" w:rsidR="00A22099" w:rsidRPr="00755D6F" w:rsidRDefault="00A22099" w:rsidP="00A22099">
            <w:pPr>
              <w:widowControl/>
              <w:spacing w:line="259" w:lineRule="auto"/>
              <w:jc w:val="center"/>
              <w:rPr>
                <w:rFonts w:eastAsia="Times New Roman" w:cs="Calibri"/>
                <w:sz w:val="20"/>
                <w:szCs w:val="20"/>
              </w:rPr>
            </w:pPr>
          </w:p>
        </w:tc>
        <w:tc>
          <w:tcPr>
            <w:tcW w:w="899" w:type="dxa"/>
            <w:tcBorders>
              <w:top w:val="single" w:sz="4" w:space="0" w:color="auto"/>
              <w:bottom w:val="single" w:sz="4" w:space="0" w:color="auto"/>
            </w:tcBorders>
          </w:tcPr>
          <w:p w14:paraId="0FE0992A"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single" w:sz="4" w:space="0" w:color="auto"/>
              <w:bottom w:val="single" w:sz="4" w:space="0" w:color="auto"/>
            </w:tcBorders>
            <w:shd w:val="clear" w:color="auto" w:fill="auto"/>
            <w:vAlign w:val="center"/>
            <w:hideMark/>
          </w:tcPr>
          <w:p w14:paraId="01BE8A9C" w14:textId="5C0A3D5A" w:rsidR="00A22099" w:rsidRPr="00755D6F" w:rsidRDefault="00A22099" w:rsidP="00A22099">
            <w:pPr>
              <w:widowControl/>
              <w:spacing w:line="259" w:lineRule="auto"/>
              <w:jc w:val="center"/>
              <w:rPr>
                <w:rFonts w:eastAsia="Times New Roman" w:cs="Calibri"/>
                <w:sz w:val="20"/>
                <w:szCs w:val="20"/>
              </w:rPr>
            </w:pPr>
          </w:p>
        </w:tc>
        <w:tc>
          <w:tcPr>
            <w:tcW w:w="633" w:type="dxa"/>
            <w:tcBorders>
              <w:top w:val="single" w:sz="4" w:space="0" w:color="auto"/>
              <w:bottom w:val="single" w:sz="4" w:space="0" w:color="auto"/>
            </w:tcBorders>
            <w:shd w:val="clear" w:color="auto" w:fill="auto"/>
            <w:vAlign w:val="center"/>
            <w:hideMark/>
          </w:tcPr>
          <w:p w14:paraId="05D83853" w14:textId="211C12ED"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single" w:sz="4" w:space="0" w:color="auto"/>
              <w:bottom w:val="single" w:sz="4" w:space="0" w:color="auto"/>
            </w:tcBorders>
            <w:shd w:val="clear" w:color="auto" w:fill="auto"/>
            <w:vAlign w:val="center"/>
            <w:hideMark/>
          </w:tcPr>
          <w:p w14:paraId="2EE53489" w14:textId="49EE5888" w:rsidR="00A22099" w:rsidRPr="00755D6F" w:rsidRDefault="00A22099" w:rsidP="00A22099">
            <w:pPr>
              <w:widowControl/>
              <w:spacing w:line="259" w:lineRule="auto"/>
              <w:jc w:val="center"/>
              <w:rPr>
                <w:rFonts w:eastAsia="Times New Roman" w:cs="Calibri"/>
                <w:sz w:val="20"/>
                <w:szCs w:val="20"/>
              </w:rPr>
            </w:pPr>
          </w:p>
        </w:tc>
        <w:tc>
          <w:tcPr>
            <w:tcW w:w="528" w:type="dxa"/>
            <w:tcBorders>
              <w:top w:val="single" w:sz="4" w:space="0" w:color="auto"/>
              <w:bottom w:val="single" w:sz="4" w:space="0" w:color="auto"/>
              <w:right w:val="nil"/>
            </w:tcBorders>
            <w:shd w:val="clear" w:color="auto" w:fill="auto"/>
            <w:vAlign w:val="center"/>
            <w:hideMark/>
          </w:tcPr>
          <w:p w14:paraId="2A1D2C82" w14:textId="57C7345E" w:rsidR="00A22099" w:rsidRPr="00755D6F" w:rsidRDefault="00A22099" w:rsidP="00A22099">
            <w:pPr>
              <w:widowControl/>
              <w:spacing w:line="259" w:lineRule="auto"/>
              <w:jc w:val="center"/>
              <w:rPr>
                <w:rFonts w:eastAsia="Times New Roman" w:cs="Calibri"/>
                <w:sz w:val="20"/>
                <w:szCs w:val="20"/>
              </w:rPr>
            </w:pPr>
          </w:p>
        </w:tc>
      </w:tr>
      <w:tr w:rsidR="00FA2EDD" w:rsidRPr="00755D6F" w14:paraId="079F6B07" w14:textId="77777777" w:rsidTr="00FA2EDD">
        <w:tc>
          <w:tcPr>
            <w:tcW w:w="2429" w:type="dxa"/>
            <w:tcBorders>
              <w:top w:val="nil"/>
              <w:left w:val="nil"/>
              <w:bottom w:val="single" w:sz="4" w:space="0" w:color="auto"/>
            </w:tcBorders>
            <w:shd w:val="clear" w:color="auto" w:fill="auto"/>
            <w:noWrap/>
            <w:vAlign w:val="center"/>
            <w:hideMark/>
          </w:tcPr>
          <w:p w14:paraId="3073CEFD"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Higher</w:t>
            </w:r>
          </w:p>
        </w:tc>
        <w:tc>
          <w:tcPr>
            <w:tcW w:w="669" w:type="dxa"/>
            <w:tcBorders>
              <w:top w:val="nil"/>
              <w:bottom w:val="single" w:sz="4" w:space="0" w:color="auto"/>
            </w:tcBorders>
            <w:shd w:val="clear" w:color="auto" w:fill="auto"/>
            <w:noWrap/>
            <w:vAlign w:val="bottom"/>
            <w:hideMark/>
          </w:tcPr>
          <w:p w14:paraId="65D883B8" w14:textId="1030E79F" w:rsidR="00A22099" w:rsidRPr="00755D6F" w:rsidRDefault="00A22099" w:rsidP="00A22099">
            <w:pPr>
              <w:widowControl/>
              <w:spacing w:line="259" w:lineRule="auto"/>
              <w:jc w:val="center"/>
              <w:rPr>
                <w:rFonts w:eastAsia="Times New Roman" w:cs="Calibri"/>
                <w:sz w:val="20"/>
                <w:szCs w:val="20"/>
              </w:rPr>
            </w:pPr>
          </w:p>
        </w:tc>
        <w:tc>
          <w:tcPr>
            <w:tcW w:w="962" w:type="dxa"/>
            <w:tcBorders>
              <w:top w:val="nil"/>
              <w:bottom w:val="single" w:sz="4" w:space="0" w:color="auto"/>
            </w:tcBorders>
          </w:tcPr>
          <w:p w14:paraId="6110631C" w14:textId="77777777" w:rsidR="00A22099" w:rsidRPr="00755D6F" w:rsidRDefault="00A22099" w:rsidP="00A22099">
            <w:pPr>
              <w:widowControl/>
              <w:spacing w:line="259" w:lineRule="auto"/>
              <w:jc w:val="center"/>
              <w:rPr>
                <w:rFonts w:eastAsia="Times New Roman" w:cs="Calibri"/>
                <w:sz w:val="20"/>
                <w:szCs w:val="20"/>
              </w:rPr>
            </w:pPr>
          </w:p>
        </w:tc>
        <w:tc>
          <w:tcPr>
            <w:tcW w:w="636" w:type="dxa"/>
            <w:tcBorders>
              <w:top w:val="nil"/>
              <w:bottom w:val="single" w:sz="4" w:space="0" w:color="auto"/>
            </w:tcBorders>
            <w:shd w:val="clear" w:color="auto" w:fill="auto"/>
            <w:noWrap/>
            <w:vAlign w:val="bottom"/>
            <w:hideMark/>
          </w:tcPr>
          <w:p w14:paraId="3E421272" w14:textId="066B650D" w:rsidR="00A22099" w:rsidRPr="00755D6F" w:rsidRDefault="00A22099" w:rsidP="00A22099">
            <w:pPr>
              <w:widowControl/>
              <w:spacing w:line="259" w:lineRule="auto"/>
              <w:jc w:val="center"/>
              <w:rPr>
                <w:rFonts w:eastAsia="Times New Roman" w:cs="Calibri"/>
                <w:sz w:val="20"/>
                <w:szCs w:val="20"/>
              </w:rPr>
            </w:pPr>
          </w:p>
        </w:tc>
        <w:tc>
          <w:tcPr>
            <w:tcW w:w="168" w:type="dxa"/>
            <w:tcBorders>
              <w:top w:val="nil"/>
              <w:bottom w:val="single" w:sz="4" w:space="0" w:color="auto"/>
            </w:tcBorders>
            <w:shd w:val="clear" w:color="auto" w:fill="auto"/>
            <w:noWrap/>
            <w:vAlign w:val="bottom"/>
            <w:hideMark/>
          </w:tcPr>
          <w:p w14:paraId="07CA68C6" w14:textId="0F8026E0"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noWrap/>
            <w:vAlign w:val="bottom"/>
            <w:hideMark/>
          </w:tcPr>
          <w:p w14:paraId="7B2220BC" w14:textId="42601CAB"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526C44BE" w14:textId="77777777" w:rsidR="00A22099" w:rsidRPr="00755D6F" w:rsidRDefault="00A22099" w:rsidP="00A22099">
            <w:pPr>
              <w:widowControl/>
              <w:spacing w:line="259" w:lineRule="auto"/>
              <w:jc w:val="center"/>
              <w:rPr>
                <w:rFonts w:eastAsia="Times New Roman" w:cs="Calibri"/>
                <w:sz w:val="20"/>
                <w:szCs w:val="20"/>
              </w:rPr>
            </w:pPr>
          </w:p>
        </w:tc>
        <w:tc>
          <w:tcPr>
            <w:tcW w:w="656" w:type="dxa"/>
            <w:tcBorders>
              <w:top w:val="nil"/>
              <w:bottom w:val="single" w:sz="4" w:space="0" w:color="auto"/>
            </w:tcBorders>
            <w:shd w:val="clear" w:color="auto" w:fill="auto"/>
            <w:noWrap/>
            <w:vAlign w:val="bottom"/>
            <w:hideMark/>
          </w:tcPr>
          <w:p w14:paraId="674EBDF6" w14:textId="7B10E69E" w:rsidR="00A22099" w:rsidRPr="00755D6F" w:rsidRDefault="00A22099" w:rsidP="00A22099">
            <w:pPr>
              <w:widowControl/>
              <w:spacing w:line="259" w:lineRule="auto"/>
              <w:jc w:val="center"/>
              <w:rPr>
                <w:rFonts w:eastAsia="Times New Roman" w:cs="Calibri"/>
                <w:sz w:val="20"/>
                <w:szCs w:val="20"/>
              </w:rPr>
            </w:pPr>
          </w:p>
        </w:tc>
        <w:tc>
          <w:tcPr>
            <w:tcW w:w="633" w:type="dxa"/>
            <w:tcBorders>
              <w:top w:val="nil"/>
              <w:bottom w:val="single" w:sz="4" w:space="0" w:color="auto"/>
            </w:tcBorders>
            <w:shd w:val="clear" w:color="auto" w:fill="auto"/>
            <w:noWrap/>
            <w:vAlign w:val="bottom"/>
            <w:hideMark/>
          </w:tcPr>
          <w:p w14:paraId="52DA7556" w14:textId="21DC7BB8" w:rsidR="00A22099" w:rsidRPr="00755D6F" w:rsidRDefault="00A22099" w:rsidP="00A22099">
            <w:pPr>
              <w:widowControl/>
              <w:spacing w:line="259" w:lineRule="auto"/>
              <w:jc w:val="center"/>
              <w:rPr>
                <w:rFonts w:eastAsia="Times New Roman" w:cs="Calibri"/>
                <w:sz w:val="20"/>
                <w:szCs w:val="20"/>
              </w:rPr>
            </w:pPr>
          </w:p>
        </w:tc>
        <w:tc>
          <w:tcPr>
            <w:tcW w:w="954" w:type="dxa"/>
            <w:gridSpan w:val="2"/>
            <w:tcBorders>
              <w:top w:val="nil"/>
              <w:bottom w:val="single" w:sz="4" w:space="0" w:color="auto"/>
            </w:tcBorders>
            <w:shd w:val="clear" w:color="auto" w:fill="auto"/>
            <w:noWrap/>
            <w:vAlign w:val="bottom"/>
            <w:hideMark/>
          </w:tcPr>
          <w:p w14:paraId="666CDCA7" w14:textId="14E79E04" w:rsidR="00A22099" w:rsidRPr="00755D6F" w:rsidRDefault="00A22099" w:rsidP="00A22099">
            <w:pPr>
              <w:widowControl/>
              <w:spacing w:line="259" w:lineRule="auto"/>
              <w:jc w:val="center"/>
              <w:rPr>
                <w:rFonts w:eastAsia="Times New Roman" w:cs="Calibri"/>
                <w:sz w:val="20"/>
                <w:szCs w:val="20"/>
              </w:rPr>
            </w:pPr>
          </w:p>
        </w:tc>
        <w:tc>
          <w:tcPr>
            <w:tcW w:w="528" w:type="dxa"/>
            <w:tcBorders>
              <w:top w:val="nil"/>
              <w:bottom w:val="single" w:sz="4" w:space="0" w:color="auto"/>
              <w:right w:val="nil"/>
            </w:tcBorders>
            <w:shd w:val="clear" w:color="auto" w:fill="auto"/>
            <w:noWrap/>
            <w:vAlign w:val="bottom"/>
            <w:hideMark/>
          </w:tcPr>
          <w:p w14:paraId="7959DDD0" w14:textId="14A5BD92" w:rsidR="00A22099" w:rsidRPr="00755D6F" w:rsidRDefault="00A22099" w:rsidP="00A22099">
            <w:pPr>
              <w:widowControl/>
              <w:spacing w:line="259" w:lineRule="auto"/>
              <w:jc w:val="center"/>
              <w:rPr>
                <w:rFonts w:eastAsia="Times New Roman" w:cs="Calibri"/>
                <w:sz w:val="20"/>
                <w:szCs w:val="20"/>
              </w:rPr>
            </w:pPr>
          </w:p>
        </w:tc>
      </w:tr>
      <w:tr w:rsidR="00FA2EDD" w:rsidRPr="00755D6F" w14:paraId="000CF1D3" w14:textId="77777777" w:rsidTr="00FA2EDD">
        <w:tc>
          <w:tcPr>
            <w:tcW w:w="2429" w:type="dxa"/>
            <w:tcBorders>
              <w:top w:val="nil"/>
              <w:left w:val="nil"/>
              <w:bottom w:val="single" w:sz="4" w:space="0" w:color="auto"/>
            </w:tcBorders>
            <w:shd w:val="clear" w:color="000000" w:fill="DBE7F3"/>
            <w:vAlign w:val="center"/>
            <w:hideMark/>
          </w:tcPr>
          <w:p w14:paraId="09D9A5C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Household hunger</w:t>
            </w:r>
          </w:p>
        </w:tc>
        <w:tc>
          <w:tcPr>
            <w:tcW w:w="669" w:type="dxa"/>
            <w:tcBorders>
              <w:top w:val="nil"/>
              <w:bottom w:val="single" w:sz="4" w:space="0" w:color="auto"/>
            </w:tcBorders>
            <w:shd w:val="clear" w:color="000000" w:fill="DBE7F3"/>
            <w:vAlign w:val="center"/>
            <w:hideMark/>
          </w:tcPr>
          <w:p w14:paraId="7DB908D8"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62" w:type="dxa"/>
            <w:tcBorders>
              <w:top w:val="nil"/>
              <w:bottom w:val="single" w:sz="4" w:space="0" w:color="auto"/>
            </w:tcBorders>
            <w:shd w:val="clear" w:color="000000" w:fill="DBE7F3"/>
          </w:tcPr>
          <w:p w14:paraId="5786C801" w14:textId="77777777" w:rsidR="00A22099" w:rsidRPr="00755D6F" w:rsidRDefault="00A22099" w:rsidP="00A22099">
            <w:pPr>
              <w:widowControl/>
              <w:spacing w:line="259" w:lineRule="auto"/>
              <w:rPr>
                <w:rFonts w:eastAsia="Times New Roman" w:cs="Calibri"/>
                <w:b/>
                <w:bCs/>
                <w:color w:val="auto"/>
                <w:sz w:val="20"/>
                <w:szCs w:val="20"/>
              </w:rPr>
            </w:pPr>
          </w:p>
        </w:tc>
        <w:tc>
          <w:tcPr>
            <w:tcW w:w="636" w:type="dxa"/>
            <w:tcBorders>
              <w:top w:val="nil"/>
              <w:bottom w:val="single" w:sz="4" w:space="0" w:color="auto"/>
            </w:tcBorders>
            <w:shd w:val="clear" w:color="000000" w:fill="DBE7F3"/>
            <w:vAlign w:val="center"/>
            <w:hideMark/>
          </w:tcPr>
          <w:p w14:paraId="3E9552F6" w14:textId="4F0D97D6"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168" w:type="dxa"/>
            <w:tcBorders>
              <w:top w:val="nil"/>
              <w:bottom w:val="single" w:sz="4" w:space="0" w:color="auto"/>
            </w:tcBorders>
            <w:shd w:val="clear" w:color="000000" w:fill="DBE7F3"/>
            <w:vAlign w:val="center"/>
            <w:hideMark/>
          </w:tcPr>
          <w:p w14:paraId="019C7107"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717" w:type="dxa"/>
            <w:tcBorders>
              <w:top w:val="nil"/>
              <w:bottom w:val="single" w:sz="4" w:space="0" w:color="auto"/>
            </w:tcBorders>
            <w:shd w:val="clear" w:color="000000" w:fill="DBE7F3"/>
            <w:vAlign w:val="center"/>
            <w:hideMark/>
          </w:tcPr>
          <w:p w14:paraId="69A8BBDC"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899" w:type="dxa"/>
            <w:tcBorders>
              <w:top w:val="nil"/>
              <w:bottom w:val="single" w:sz="4" w:space="0" w:color="auto"/>
            </w:tcBorders>
            <w:shd w:val="clear" w:color="000000" w:fill="DBE7F3"/>
          </w:tcPr>
          <w:p w14:paraId="52DEE0B8" w14:textId="77777777" w:rsidR="00A22099" w:rsidRPr="00755D6F" w:rsidRDefault="00A22099" w:rsidP="00A22099">
            <w:pPr>
              <w:widowControl/>
              <w:spacing w:line="259" w:lineRule="auto"/>
              <w:rPr>
                <w:rFonts w:eastAsia="Times New Roman" w:cs="Calibri"/>
                <w:b/>
                <w:bCs/>
                <w:color w:val="auto"/>
                <w:sz w:val="20"/>
                <w:szCs w:val="20"/>
              </w:rPr>
            </w:pPr>
          </w:p>
        </w:tc>
        <w:tc>
          <w:tcPr>
            <w:tcW w:w="656" w:type="dxa"/>
            <w:tcBorders>
              <w:top w:val="nil"/>
              <w:bottom w:val="single" w:sz="4" w:space="0" w:color="auto"/>
            </w:tcBorders>
            <w:shd w:val="clear" w:color="000000" w:fill="DBE7F3"/>
            <w:vAlign w:val="center"/>
            <w:hideMark/>
          </w:tcPr>
          <w:p w14:paraId="093BC81C" w14:textId="596D583C"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633" w:type="dxa"/>
            <w:tcBorders>
              <w:top w:val="nil"/>
              <w:bottom w:val="single" w:sz="4" w:space="0" w:color="auto"/>
            </w:tcBorders>
            <w:shd w:val="clear" w:color="000000" w:fill="DBE7F3"/>
            <w:vAlign w:val="center"/>
            <w:hideMark/>
          </w:tcPr>
          <w:p w14:paraId="5578894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954" w:type="dxa"/>
            <w:gridSpan w:val="2"/>
            <w:tcBorders>
              <w:top w:val="nil"/>
              <w:bottom w:val="single" w:sz="4" w:space="0" w:color="auto"/>
            </w:tcBorders>
            <w:shd w:val="clear" w:color="000000" w:fill="DBE7F3"/>
            <w:vAlign w:val="center"/>
            <w:hideMark/>
          </w:tcPr>
          <w:p w14:paraId="62F5548D"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c>
          <w:tcPr>
            <w:tcW w:w="528" w:type="dxa"/>
            <w:tcBorders>
              <w:top w:val="nil"/>
              <w:bottom w:val="single" w:sz="4" w:space="0" w:color="auto"/>
              <w:right w:val="nil"/>
            </w:tcBorders>
            <w:shd w:val="clear" w:color="000000" w:fill="DBE7F3"/>
            <w:vAlign w:val="center"/>
            <w:hideMark/>
          </w:tcPr>
          <w:p w14:paraId="78B98414" w14:textId="77777777" w:rsidR="00A22099" w:rsidRPr="00755D6F" w:rsidRDefault="00A22099" w:rsidP="00A22099">
            <w:pPr>
              <w:widowControl/>
              <w:spacing w:line="259" w:lineRule="auto"/>
              <w:rPr>
                <w:rFonts w:eastAsia="Times New Roman" w:cs="Calibri"/>
                <w:b/>
                <w:bCs/>
                <w:color w:val="auto"/>
                <w:sz w:val="20"/>
                <w:szCs w:val="20"/>
              </w:rPr>
            </w:pPr>
            <w:r w:rsidRPr="00755D6F">
              <w:rPr>
                <w:rFonts w:eastAsia="Times New Roman" w:cs="Calibri"/>
                <w:b/>
                <w:bCs/>
                <w:color w:val="auto"/>
                <w:sz w:val="20"/>
                <w:szCs w:val="20"/>
              </w:rPr>
              <w:t> </w:t>
            </w:r>
          </w:p>
        </w:tc>
      </w:tr>
      <w:tr w:rsidR="00FA2EDD" w:rsidRPr="00755D6F" w14:paraId="294B4EFE" w14:textId="77777777" w:rsidTr="00FA2EDD">
        <w:tc>
          <w:tcPr>
            <w:tcW w:w="2429" w:type="dxa"/>
            <w:tcBorders>
              <w:top w:val="nil"/>
              <w:left w:val="nil"/>
              <w:bottom w:val="single" w:sz="4" w:space="0" w:color="auto"/>
            </w:tcBorders>
            <w:shd w:val="clear" w:color="auto" w:fill="auto"/>
            <w:vAlign w:val="center"/>
            <w:hideMark/>
          </w:tcPr>
          <w:p w14:paraId="0BA5D730"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Little to no hunger</w:t>
            </w:r>
          </w:p>
        </w:tc>
        <w:tc>
          <w:tcPr>
            <w:tcW w:w="669" w:type="dxa"/>
            <w:tcBorders>
              <w:top w:val="nil"/>
              <w:bottom w:val="single" w:sz="4" w:space="0" w:color="auto"/>
            </w:tcBorders>
            <w:shd w:val="clear" w:color="auto" w:fill="auto"/>
            <w:vAlign w:val="center"/>
            <w:hideMark/>
          </w:tcPr>
          <w:p w14:paraId="743D145E" w14:textId="356653C5"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62525D5A"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66435007" w14:textId="3E6C785D"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3F620A50" w14:textId="27B2270B"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2F327CE0" w14:textId="78909B66"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2E637E7"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3EED60BC" w14:textId="3E0F1004"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33A4F173" w14:textId="348B776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0EDA8AD9" w14:textId="437E936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710D60E6" w14:textId="69E96E65"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0AB9607D" w14:textId="77777777" w:rsidTr="00FA2EDD">
        <w:tc>
          <w:tcPr>
            <w:tcW w:w="2429" w:type="dxa"/>
            <w:tcBorders>
              <w:top w:val="nil"/>
              <w:left w:val="nil"/>
              <w:bottom w:val="single" w:sz="4" w:space="0" w:color="auto"/>
            </w:tcBorders>
            <w:shd w:val="clear" w:color="auto" w:fill="auto"/>
            <w:vAlign w:val="center"/>
            <w:hideMark/>
          </w:tcPr>
          <w:p w14:paraId="49222E6E"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Moderate hunger</w:t>
            </w:r>
          </w:p>
        </w:tc>
        <w:tc>
          <w:tcPr>
            <w:tcW w:w="669" w:type="dxa"/>
            <w:tcBorders>
              <w:top w:val="nil"/>
              <w:bottom w:val="single" w:sz="4" w:space="0" w:color="auto"/>
            </w:tcBorders>
            <w:shd w:val="clear" w:color="auto" w:fill="auto"/>
            <w:vAlign w:val="center"/>
            <w:hideMark/>
          </w:tcPr>
          <w:p w14:paraId="3F5C08BA" w14:textId="3B3CF754"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150D6E4B"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48C7AE72" w14:textId="58F0482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2F7C3451" w14:textId="04CFDAA9"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4AEFC64A" w14:textId="3504453C"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2AC48BD8"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6B96EDEE" w14:textId="2EC0853F"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1832B6A1" w14:textId="70E516EC"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21963F" w14:textId="54B90575"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658DC487" w14:textId="591332AB" w:rsidR="00A22099" w:rsidRPr="00755D6F" w:rsidRDefault="00A22099" w:rsidP="00A22099">
            <w:pPr>
              <w:widowControl/>
              <w:spacing w:line="259" w:lineRule="auto"/>
              <w:jc w:val="center"/>
              <w:rPr>
                <w:rFonts w:eastAsia="Times New Roman" w:cs="Times New Roman"/>
                <w:sz w:val="20"/>
                <w:szCs w:val="20"/>
              </w:rPr>
            </w:pPr>
          </w:p>
        </w:tc>
      </w:tr>
      <w:tr w:rsidR="00FA2EDD" w:rsidRPr="00755D6F" w14:paraId="35E2D0F5" w14:textId="77777777" w:rsidTr="00FA2EDD">
        <w:tc>
          <w:tcPr>
            <w:tcW w:w="2429" w:type="dxa"/>
            <w:tcBorders>
              <w:top w:val="nil"/>
              <w:left w:val="nil"/>
              <w:bottom w:val="single" w:sz="4" w:space="0" w:color="auto"/>
            </w:tcBorders>
            <w:shd w:val="clear" w:color="auto" w:fill="auto"/>
            <w:vAlign w:val="center"/>
            <w:hideMark/>
          </w:tcPr>
          <w:p w14:paraId="04B74F0A" w14:textId="77777777" w:rsidR="00A22099" w:rsidRPr="00755D6F" w:rsidRDefault="00A22099" w:rsidP="00A22099">
            <w:pPr>
              <w:widowControl/>
              <w:spacing w:line="259" w:lineRule="auto"/>
              <w:ind w:firstLineChars="100" w:firstLine="200"/>
              <w:rPr>
                <w:rFonts w:eastAsia="Times New Roman" w:cs="Calibri"/>
                <w:sz w:val="20"/>
                <w:szCs w:val="20"/>
              </w:rPr>
            </w:pPr>
            <w:r w:rsidRPr="00755D6F">
              <w:rPr>
                <w:rFonts w:eastAsia="Times New Roman" w:cs="Calibri"/>
                <w:sz w:val="20"/>
                <w:szCs w:val="20"/>
              </w:rPr>
              <w:t>Severe hunger</w:t>
            </w:r>
          </w:p>
        </w:tc>
        <w:tc>
          <w:tcPr>
            <w:tcW w:w="669" w:type="dxa"/>
            <w:tcBorders>
              <w:top w:val="nil"/>
              <w:bottom w:val="single" w:sz="4" w:space="0" w:color="auto"/>
            </w:tcBorders>
            <w:shd w:val="clear" w:color="auto" w:fill="auto"/>
            <w:vAlign w:val="center"/>
            <w:hideMark/>
          </w:tcPr>
          <w:p w14:paraId="075FEBE2" w14:textId="508BA9CE" w:rsidR="00A22099" w:rsidRPr="00755D6F" w:rsidRDefault="00A22099" w:rsidP="00A22099">
            <w:pPr>
              <w:widowControl/>
              <w:spacing w:line="259" w:lineRule="auto"/>
              <w:jc w:val="center"/>
              <w:rPr>
                <w:rFonts w:eastAsia="Times New Roman" w:cs="Times New Roman"/>
                <w:sz w:val="20"/>
                <w:szCs w:val="20"/>
              </w:rPr>
            </w:pPr>
          </w:p>
        </w:tc>
        <w:tc>
          <w:tcPr>
            <w:tcW w:w="962" w:type="dxa"/>
            <w:tcBorders>
              <w:top w:val="nil"/>
              <w:bottom w:val="single" w:sz="4" w:space="0" w:color="auto"/>
            </w:tcBorders>
          </w:tcPr>
          <w:p w14:paraId="2A29FF93" w14:textId="77777777" w:rsidR="00A22099" w:rsidRPr="00755D6F" w:rsidRDefault="00A22099" w:rsidP="00A22099">
            <w:pPr>
              <w:widowControl/>
              <w:spacing w:line="259" w:lineRule="auto"/>
              <w:jc w:val="center"/>
              <w:rPr>
                <w:rFonts w:eastAsia="Times New Roman" w:cs="Times New Roman"/>
                <w:sz w:val="20"/>
                <w:szCs w:val="20"/>
              </w:rPr>
            </w:pPr>
          </w:p>
        </w:tc>
        <w:tc>
          <w:tcPr>
            <w:tcW w:w="636" w:type="dxa"/>
            <w:tcBorders>
              <w:top w:val="nil"/>
              <w:bottom w:val="single" w:sz="4" w:space="0" w:color="auto"/>
            </w:tcBorders>
            <w:shd w:val="clear" w:color="auto" w:fill="auto"/>
            <w:vAlign w:val="center"/>
            <w:hideMark/>
          </w:tcPr>
          <w:p w14:paraId="05E8E7E4" w14:textId="10550EEB" w:rsidR="00A22099" w:rsidRPr="00755D6F" w:rsidRDefault="00A22099" w:rsidP="00A22099">
            <w:pPr>
              <w:widowControl/>
              <w:spacing w:line="259" w:lineRule="auto"/>
              <w:jc w:val="center"/>
              <w:rPr>
                <w:rFonts w:eastAsia="Times New Roman" w:cs="Times New Roman"/>
                <w:sz w:val="20"/>
                <w:szCs w:val="20"/>
              </w:rPr>
            </w:pPr>
          </w:p>
        </w:tc>
        <w:tc>
          <w:tcPr>
            <w:tcW w:w="168" w:type="dxa"/>
            <w:tcBorders>
              <w:top w:val="nil"/>
              <w:bottom w:val="single" w:sz="4" w:space="0" w:color="auto"/>
            </w:tcBorders>
            <w:shd w:val="clear" w:color="auto" w:fill="auto"/>
            <w:vAlign w:val="center"/>
            <w:hideMark/>
          </w:tcPr>
          <w:p w14:paraId="5314BE70" w14:textId="67832A7E" w:rsidR="00A22099" w:rsidRPr="00755D6F" w:rsidRDefault="00A22099" w:rsidP="00A22099">
            <w:pPr>
              <w:widowControl/>
              <w:spacing w:line="259" w:lineRule="auto"/>
              <w:jc w:val="center"/>
              <w:rPr>
                <w:rFonts w:eastAsia="Times New Roman" w:cs="Calibri"/>
                <w:sz w:val="20"/>
                <w:szCs w:val="20"/>
              </w:rPr>
            </w:pPr>
          </w:p>
        </w:tc>
        <w:tc>
          <w:tcPr>
            <w:tcW w:w="717" w:type="dxa"/>
            <w:tcBorders>
              <w:top w:val="nil"/>
              <w:bottom w:val="single" w:sz="4" w:space="0" w:color="auto"/>
            </w:tcBorders>
            <w:shd w:val="clear" w:color="auto" w:fill="auto"/>
            <w:vAlign w:val="center"/>
            <w:hideMark/>
          </w:tcPr>
          <w:p w14:paraId="5DDAB9C2" w14:textId="2E020F39" w:rsidR="00A22099" w:rsidRPr="00755D6F" w:rsidRDefault="00A22099" w:rsidP="00A22099">
            <w:pPr>
              <w:widowControl/>
              <w:spacing w:line="259" w:lineRule="auto"/>
              <w:jc w:val="center"/>
              <w:rPr>
                <w:rFonts w:eastAsia="Times New Roman" w:cs="Calibri"/>
                <w:sz w:val="20"/>
                <w:szCs w:val="20"/>
              </w:rPr>
            </w:pPr>
          </w:p>
        </w:tc>
        <w:tc>
          <w:tcPr>
            <w:tcW w:w="899" w:type="dxa"/>
            <w:tcBorders>
              <w:top w:val="nil"/>
              <w:bottom w:val="single" w:sz="4" w:space="0" w:color="auto"/>
            </w:tcBorders>
          </w:tcPr>
          <w:p w14:paraId="6C8CED52" w14:textId="77777777" w:rsidR="00A22099" w:rsidRPr="00755D6F" w:rsidRDefault="00A22099" w:rsidP="00A22099">
            <w:pPr>
              <w:widowControl/>
              <w:spacing w:line="259" w:lineRule="auto"/>
              <w:jc w:val="center"/>
              <w:rPr>
                <w:rFonts w:eastAsia="Times New Roman" w:cs="Times New Roman"/>
                <w:sz w:val="20"/>
                <w:szCs w:val="20"/>
              </w:rPr>
            </w:pPr>
          </w:p>
        </w:tc>
        <w:tc>
          <w:tcPr>
            <w:tcW w:w="656" w:type="dxa"/>
            <w:tcBorders>
              <w:top w:val="nil"/>
              <w:bottom w:val="single" w:sz="4" w:space="0" w:color="auto"/>
            </w:tcBorders>
            <w:shd w:val="clear" w:color="auto" w:fill="auto"/>
            <w:vAlign w:val="center"/>
            <w:hideMark/>
          </w:tcPr>
          <w:p w14:paraId="2B1536F9" w14:textId="1CC92B40" w:rsidR="00A22099" w:rsidRPr="00755D6F" w:rsidRDefault="00A22099" w:rsidP="00A22099">
            <w:pPr>
              <w:widowControl/>
              <w:spacing w:line="259" w:lineRule="auto"/>
              <w:jc w:val="center"/>
              <w:rPr>
                <w:rFonts w:eastAsia="Times New Roman" w:cs="Times New Roman"/>
                <w:sz w:val="20"/>
                <w:szCs w:val="20"/>
              </w:rPr>
            </w:pPr>
          </w:p>
        </w:tc>
        <w:tc>
          <w:tcPr>
            <w:tcW w:w="633" w:type="dxa"/>
            <w:tcBorders>
              <w:top w:val="nil"/>
              <w:bottom w:val="single" w:sz="4" w:space="0" w:color="auto"/>
            </w:tcBorders>
            <w:shd w:val="clear" w:color="auto" w:fill="auto"/>
            <w:vAlign w:val="center"/>
            <w:hideMark/>
          </w:tcPr>
          <w:p w14:paraId="67EAACB8" w14:textId="7167CA72" w:rsidR="00A22099" w:rsidRPr="00755D6F" w:rsidRDefault="00A22099" w:rsidP="00A22099">
            <w:pPr>
              <w:widowControl/>
              <w:spacing w:line="259" w:lineRule="auto"/>
              <w:jc w:val="center"/>
              <w:rPr>
                <w:rFonts w:eastAsia="Times New Roman" w:cs="Times New Roman"/>
                <w:sz w:val="20"/>
                <w:szCs w:val="20"/>
              </w:rPr>
            </w:pPr>
          </w:p>
        </w:tc>
        <w:tc>
          <w:tcPr>
            <w:tcW w:w="954" w:type="dxa"/>
            <w:gridSpan w:val="2"/>
            <w:tcBorders>
              <w:top w:val="nil"/>
              <w:bottom w:val="single" w:sz="4" w:space="0" w:color="auto"/>
            </w:tcBorders>
            <w:shd w:val="clear" w:color="auto" w:fill="auto"/>
            <w:vAlign w:val="center"/>
            <w:hideMark/>
          </w:tcPr>
          <w:p w14:paraId="2A87B4C9" w14:textId="4CC43AA9" w:rsidR="00A22099" w:rsidRPr="00755D6F" w:rsidRDefault="00A22099" w:rsidP="00A22099">
            <w:pPr>
              <w:widowControl/>
              <w:spacing w:line="259" w:lineRule="auto"/>
              <w:jc w:val="center"/>
              <w:rPr>
                <w:rFonts w:eastAsia="Times New Roman" w:cs="Times New Roman"/>
                <w:sz w:val="20"/>
                <w:szCs w:val="20"/>
              </w:rPr>
            </w:pPr>
          </w:p>
        </w:tc>
        <w:tc>
          <w:tcPr>
            <w:tcW w:w="528" w:type="dxa"/>
            <w:tcBorders>
              <w:top w:val="nil"/>
              <w:bottom w:val="single" w:sz="4" w:space="0" w:color="auto"/>
              <w:right w:val="nil"/>
            </w:tcBorders>
            <w:shd w:val="clear" w:color="auto" w:fill="auto"/>
            <w:vAlign w:val="center"/>
            <w:hideMark/>
          </w:tcPr>
          <w:p w14:paraId="332F3A78" w14:textId="1F0B563D" w:rsidR="00A22099" w:rsidRPr="00755D6F" w:rsidRDefault="00A22099" w:rsidP="00A22099">
            <w:pPr>
              <w:widowControl/>
              <w:spacing w:line="259" w:lineRule="auto"/>
              <w:jc w:val="center"/>
              <w:rPr>
                <w:rFonts w:eastAsia="Times New Roman" w:cs="Times New Roman"/>
                <w:sz w:val="20"/>
                <w:szCs w:val="20"/>
              </w:rPr>
            </w:pPr>
          </w:p>
        </w:tc>
      </w:tr>
    </w:tbl>
    <w:p w14:paraId="7C63CEF4" w14:textId="15ADD7B4" w:rsidR="008850D4" w:rsidRDefault="008850D4" w:rsidP="008850D4">
      <w:pPr>
        <w:pStyle w:val="TF-TblFN"/>
        <w:spacing w:before="0"/>
      </w:pPr>
      <w:commentRangeStart w:id="374"/>
      <w:r>
        <w:t>^ Results not statistically reliable, n&lt;30</w:t>
      </w:r>
      <w:commentRangeEnd w:id="374"/>
      <w:r w:rsidR="004E33EB">
        <w:rPr>
          <w:rStyle w:val="CommentReference"/>
          <w:rFonts w:eastAsia="Arial" w:cs="Arial"/>
          <w:color w:val="000000"/>
        </w:rPr>
        <w:commentReference w:id="374"/>
      </w:r>
    </w:p>
    <w:p w14:paraId="1C0765F2" w14:textId="526D0BAB" w:rsidR="008850D4" w:rsidRDefault="008850D4" w:rsidP="008850D4">
      <w:pPr>
        <w:pStyle w:val="TF-TblFN"/>
        <w:spacing w:before="0"/>
      </w:pPr>
      <w:r w:rsidRPr="008850D4">
        <w:rPr>
          <w:vertAlign w:val="superscript"/>
        </w:rPr>
        <w:t>a</w:t>
      </w:r>
      <w:r>
        <w:t xml:space="preserve"> Significance tests were performed to determine whether a difference exists between the baseline and endline estimates. </w:t>
      </w:r>
    </w:p>
    <w:p w14:paraId="62DEBFC4" w14:textId="324E3FAD" w:rsidR="008850D4" w:rsidRDefault="008850D4" w:rsidP="008850D4">
      <w:pPr>
        <w:pStyle w:val="TF-TblFN"/>
        <w:spacing w:before="0"/>
      </w:pPr>
      <w:r w:rsidRPr="008850D4">
        <w:rPr>
          <w:vertAlign w:val="superscript"/>
        </w:rPr>
        <w:t>b</w:t>
      </w:r>
      <w:r>
        <w:t xml:space="preserve"> Differences found to be statistically significant are indicated by level: * p&lt;0.05, ** p&lt;0.01, *** p&lt;0.001.</w:t>
      </w:r>
    </w:p>
    <w:p w14:paraId="166FADA7" w14:textId="642EB31B" w:rsidR="008850D4" w:rsidRDefault="008850D4" w:rsidP="008850D4">
      <w:pPr>
        <w:pStyle w:val="TF-TblFN"/>
        <w:spacing w:before="0"/>
      </w:pPr>
      <w:r>
        <w:t xml:space="preserve">Notes: </w:t>
      </w:r>
    </w:p>
    <w:p w14:paraId="5565A546" w14:textId="77777777" w:rsidR="008850D4" w:rsidRDefault="008850D4" w:rsidP="008850D4">
      <w:pPr>
        <w:pStyle w:val="TF-TblFN"/>
        <w:spacing w:before="0"/>
      </w:pPr>
      <w:r>
        <w:t xml:space="preserve">Estimates are sample-weighted; numbers of observations are unweighted. </w:t>
      </w:r>
    </w:p>
    <w:p w14:paraId="574FA27A" w14:textId="3FB22E9F" w:rsidR="0004059A" w:rsidRDefault="0004059A" w:rsidP="0004059A">
      <w:pPr>
        <w:pStyle w:val="TF-TblFN"/>
        <w:spacing w:before="0" w:line="252" w:lineRule="auto"/>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1C6815">
        <w:t>)</w:t>
      </w:r>
      <w:r w:rsidRPr="00D21192">
        <w:t xml:space="preserve"> are calculated using de jure household members. </w:t>
      </w:r>
    </w:p>
    <w:p w14:paraId="20627F78" w14:textId="7A0541A7" w:rsidR="008850D4" w:rsidRDefault="008850D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 xml:space="preserve">Consumer Price Index (CPI) and the 2005 Purchasing Power Parity (PPP) Index estimated by the World Bank. The following formula was used: [(2005 CPI in local currency units [LCU]/survey month and year CPI </w:t>
      </w:r>
      <w:proofErr w:type="gramStart"/>
      <w:r>
        <w:t>LCU)*</w:t>
      </w:r>
      <w:proofErr w:type="gramEnd"/>
      <w:r>
        <w:t>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38B6CA77" w14:textId="0585AA67" w:rsidR="008850D4" w:rsidRDefault="008850D4" w:rsidP="00755D6F">
      <w:pPr>
        <w:pStyle w:val="TF-TblFN"/>
        <w:spacing w:before="0" w:after="12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3AA245D9" w14:textId="45A506BC" w:rsidR="003A7FF4" w:rsidRDefault="003A7FF4" w:rsidP="003A7FF4">
      <w:pPr>
        <w:pStyle w:val="Tabletitle"/>
        <w:keepLines/>
        <w:spacing w:before="240"/>
        <w:contextualSpacing/>
        <w:outlineLvl w:val="3"/>
      </w:pPr>
      <w:bookmarkStart w:id="375" w:name="_Toc50719172"/>
      <w:r>
        <w:lastRenderedPageBreak/>
        <w:t>Table 4.1.2</w:t>
      </w:r>
      <w:r w:rsidRPr="008850D4">
        <w:t>: Comparison of Me</w:t>
      </w:r>
      <w:r>
        <w:t>dian</w:t>
      </w:r>
      <w:r w:rsidRPr="008850D4">
        <w:t xml:space="preserve"> Daily Per Capita Consumption Expenditures in Constant 2010 USD at 2005 PPP</w:t>
      </w:r>
      <w:r w:rsidR="000B37BD">
        <w:t xml:space="preserve"> in the </w:t>
      </w:r>
      <w:r w:rsidR="00160DC3">
        <w:t>Phase One</w:t>
      </w:r>
      <w:r w:rsidR="007F25EC">
        <w:t xml:space="preserve"> ZOI</w:t>
      </w:r>
      <w:r w:rsidRPr="008850D4">
        <w:t xml:space="preserve">, in Total and by Selected Household Characteristics, Feed the Future </w:t>
      </w:r>
      <w:r w:rsidR="00160DC3">
        <w:t>Phase One</w:t>
      </w:r>
      <w:r w:rsidRPr="008850D4">
        <w:t xml:space="preserve"> Baseline and Endline ZOI Surveys</w:t>
      </w:r>
      <w:bookmarkEnd w:id="375"/>
    </w:p>
    <w:tbl>
      <w:tblPr>
        <w:tblW w:w="0" w:type="auto"/>
        <w:tblLayout w:type="fixed"/>
        <w:tblLook w:val="04A0" w:firstRow="1" w:lastRow="0" w:firstColumn="1" w:lastColumn="0" w:noHBand="0" w:noVBand="1"/>
      </w:tblPr>
      <w:tblGrid>
        <w:gridCol w:w="2498"/>
        <w:gridCol w:w="1113"/>
        <w:gridCol w:w="1113"/>
        <w:gridCol w:w="925"/>
        <w:gridCol w:w="285"/>
        <w:gridCol w:w="1050"/>
        <w:gridCol w:w="1050"/>
        <w:gridCol w:w="904"/>
        <w:gridCol w:w="638"/>
      </w:tblGrid>
      <w:tr w:rsidR="00037459" w:rsidRPr="00037459" w14:paraId="2569AC32" w14:textId="77777777" w:rsidTr="00F459B2">
        <w:trPr>
          <w:trHeight w:val="259"/>
        </w:trPr>
        <w:tc>
          <w:tcPr>
            <w:tcW w:w="2498" w:type="dxa"/>
            <w:tcBorders>
              <w:top w:val="single" w:sz="4" w:space="0" w:color="000000"/>
              <w:left w:val="nil"/>
              <w:bottom w:val="nil"/>
              <w:right w:val="nil"/>
            </w:tcBorders>
            <w:shd w:val="clear" w:color="387990" w:fill="387990"/>
            <w:vAlign w:val="center"/>
            <w:hideMark/>
          </w:tcPr>
          <w:p w14:paraId="17466B40"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 </w:t>
            </w:r>
          </w:p>
        </w:tc>
        <w:tc>
          <w:tcPr>
            <w:tcW w:w="3151" w:type="dxa"/>
            <w:gridSpan w:val="3"/>
            <w:tcBorders>
              <w:top w:val="single" w:sz="4" w:space="0" w:color="000000"/>
              <w:left w:val="nil"/>
              <w:bottom w:val="single" w:sz="4" w:space="0" w:color="FFFFFF"/>
              <w:right w:val="nil"/>
            </w:tcBorders>
            <w:shd w:val="clear" w:color="387990" w:fill="387990"/>
            <w:vAlign w:val="bottom"/>
            <w:hideMark/>
          </w:tcPr>
          <w:p w14:paraId="038D3917"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xml:space="preserve">Baseline </w:t>
            </w:r>
            <w:r w:rsidRPr="00037459">
              <w:rPr>
                <w:rFonts w:eastAsia="Times New Roman" w:cs="Calibri"/>
                <w:b/>
                <w:bCs/>
                <w:color w:val="FFFFFF"/>
                <w:sz w:val="20"/>
                <w:szCs w:val="20"/>
              </w:rPr>
              <w:br/>
              <w:t>([Year(s)])</w:t>
            </w:r>
          </w:p>
        </w:tc>
        <w:tc>
          <w:tcPr>
            <w:tcW w:w="285" w:type="dxa"/>
            <w:tcBorders>
              <w:top w:val="single" w:sz="4" w:space="0" w:color="000000"/>
              <w:left w:val="nil"/>
              <w:bottom w:val="nil"/>
              <w:right w:val="nil"/>
            </w:tcBorders>
            <w:shd w:val="clear" w:color="387990" w:fill="387990"/>
            <w:vAlign w:val="bottom"/>
            <w:hideMark/>
          </w:tcPr>
          <w:p w14:paraId="5BD3DBBB"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 </w:t>
            </w:r>
          </w:p>
        </w:tc>
        <w:tc>
          <w:tcPr>
            <w:tcW w:w="3004" w:type="dxa"/>
            <w:gridSpan w:val="3"/>
            <w:tcBorders>
              <w:top w:val="single" w:sz="4" w:space="0" w:color="000000"/>
              <w:left w:val="nil"/>
              <w:bottom w:val="single" w:sz="4" w:space="0" w:color="FFFFFF"/>
              <w:right w:val="nil"/>
            </w:tcBorders>
            <w:shd w:val="clear" w:color="387990" w:fill="387990"/>
            <w:vAlign w:val="bottom"/>
            <w:hideMark/>
          </w:tcPr>
          <w:p w14:paraId="69A16D7F"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xml:space="preserve">Endline </w:t>
            </w:r>
            <w:r w:rsidRPr="00037459">
              <w:rPr>
                <w:rFonts w:eastAsia="Times New Roman" w:cs="Calibri"/>
                <w:b/>
                <w:bCs/>
                <w:color w:val="FFFFFF"/>
                <w:sz w:val="20"/>
                <w:szCs w:val="20"/>
              </w:rPr>
              <w:br/>
              <w:t>([Year(s)])</w:t>
            </w:r>
          </w:p>
        </w:tc>
        <w:tc>
          <w:tcPr>
            <w:tcW w:w="638" w:type="dxa"/>
            <w:tcBorders>
              <w:top w:val="single" w:sz="4" w:space="0" w:color="000000"/>
              <w:left w:val="nil"/>
              <w:bottom w:val="nil"/>
              <w:right w:val="nil"/>
            </w:tcBorders>
            <w:shd w:val="clear" w:color="387990" w:fill="387990"/>
            <w:vAlign w:val="center"/>
            <w:hideMark/>
          </w:tcPr>
          <w:p w14:paraId="70F295CC"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w:t>
            </w:r>
          </w:p>
        </w:tc>
      </w:tr>
      <w:tr w:rsidR="00037459" w:rsidRPr="00037459" w14:paraId="1A83C95D" w14:textId="77777777" w:rsidTr="00F459B2">
        <w:trPr>
          <w:trHeight w:val="259"/>
        </w:trPr>
        <w:tc>
          <w:tcPr>
            <w:tcW w:w="2498" w:type="dxa"/>
            <w:tcBorders>
              <w:top w:val="nil"/>
              <w:left w:val="nil"/>
              <w:bottom w:val="single" w:sz="4" w:space="0" w:color="000000"/>
              <w:right w:val="nil"/>
            </w:tcBorders>
            <w:shd w:val="clear" w:color="387990" w:fill="387990"/>
            <w:vAlign w:val="center"/>
            <w:hideMark/>
          </w:tcPr>
          <w:p w14:paraId="61FFC205" w14:textId="77777777" w:rsidR="00037459" w:rsidRPr="00037459" w:rsidRDefault="00037459" w:rsidP="00037459">
            <w:pPr>
              <w:widowControl/>
              <w:spacing w:line="240" w:lineRule="auto"/>
              <w:rPr>
                <w:rFonts w:eastAsia="Times New Roman" w:cs="Calibri"/>
                <w:b/>
                <w:bCs/>
                <w:color w:val="FFFFFF"/>
                <w:sz w:val="20"/>
                <w:szCs w:val="20"/>
              </w:rPr>
            </w:pPr>
            <w:r w:rsidRPr="00037459">
              <w:rPr>
                <w:rFonts w:eastAsia="Times New Roman" w:cs="Calibri"/>
                <w:b/>
                <w:bCs/>
                <w:color w:val="FFFFFF"/>
                <w:sz w:val="20"/>
                <w:szCs w:val="20"/>
              </w:rPr>
              <w:t>Characteristic</w:t>
            </w:r>
          </w:p>
        </w:tc>
        <w:tc>
          <w:tcPr>
            <w:tcW w:w="1113" w:type="dxa"/>
            <w:tcBorders>
              <w:top w:val="nil"/>
              <w:left w:val="nil"/>
              <w:bottom w:val="single" w:sz="4" w:space="0" w:color="000000"/>
              <w:right w:val="nil"/>
            </w:tcBorders>
            <w:shd w:val="clear" w:color="387990" w:fill="387990"/>
            <w:vAlign w:val="bottom"/>
            <w:hideMark/>
          </w:tcPr>
          <w:p w14:paraId="2BC31B13"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Median</w:t>
            </w:r>
          </w:p>
        </w:tc>
        <w:tc>
          <w:tcPr>
            <w:tcW w:w="1113" w:type="dxa"/>
            <w:tcBorders>
              <w:top w:val="nil"/>
              <w:left w:val="nil"/>
              <w:bottom w:val="single" w:sz="4" w:space="0" w:color="000000"/>
              <w:right w:val="nil"/>
            </w:tcBorders>
            <w:shd w:val="clear" w:color="387990" w:fill="387990"/>
            <w:vAlign w:val="bottom"/>
            <w:hideMark/>
          </w:tcPr>
          <w:p w14:paraId="76F278E6"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95% CI</w:t>
            </w:r>
          </w:p>
        </w:tc>
        <w:tc>
          <w:tcPr>
            <w:tcW w:w="925" w:type="dxa"/>
            <w:tcBorders>
              <w:top w:val="nil"/>
              <w:left w:val="nil"/>
              <w:bottom w:val="single" w:sz="4" w:space="0" w:color="000000"/>
              <w:right w:val="nil"/>
            </w:tcBorders>
            <w:shd w:val="clear" w:color="387990" w:fill="387990"/>
            <w:vAlign w:val="bottom"/>
            <w:hideMark/>
          </w:tcPr>
          <w:p w14:paraId="4F14F6F5"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n</w:t>
            </w:r>
          </w:p>
        </w:tc>
        <w:tc>
          <w:tcPr>
            <w:tcW w:w="285" w:type="dxa"/>
            <w:tcBorders>
              <w:top w:val="nil"/>
              <w:left w:val="nil"/>
              <w:bottom w:val="single" w:sz="4" w:space="0" w:color="000000"/>
              <w:right w:val="nil"/>
            </w:tcBorders>
            <w:shd w:val="clear" w:color="387990" w:fill="387990"/>
            <w:vAlign w:val="bottom"/>
            <w:hideMark/>
          </w:tcPr>
          <w:p w14:paraId="7252E1F4"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 </w:t>
            </w:r>
          </w:p>
        </w:tc>
        <w:tc>
          <w:tcPr>
            <w:tcW w:w="1050" w:type="dxa"/>
            <w:tcBorders>
              <w:top w:val="nil"/>
              <w:left w:val="nil"/>
              <w:bottom w:val="single" w:sz="4" w:space="0" w:color="000000"/>
              <w:right w:val="nil"/>
            </w:tcBorders>
            <w:shd w:val="clear" w:color="387990" w:fill="387990"/>
            <w:vAlign w:val="bottom"/>
            <w:hideMark/>
          </w:tcPr>
          <w:p w14:paraId="70B33C62"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Median</w:t>
            </w:r>
          </w:p>
        </w:tc>
        <w:tc>
          <w:tcPr>
            <w:tcW w:w="1050" w:type="dxa"/>
            <w:tcBorders>
              <w:top w:val="nil"/>
              <w:left w:val="nil"/>
              <w:bottom w:val="single" w:sz="4" w:space="0" w:color="000000"/>
              <w:right w:val="nil"/>
            </w:tcBorders>
            <w:shd w:val="clear" w:color="387990" w:fill="387990"/>
            <w:vAlign w:val="bottom"/>
            <w:hideMark/>
          </w:tcPr>
          <w:p w14:paraId="2720676D"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95% CI</w:t>
            </w:r>
          </w:p>
        </w:tc>
        <w:tc>
          <w:tcPr>
            <w:tcW w:w="904" w:type="dxa"/>
            <w:tcBorders>
              <w:top w:val="nil"/>
              <w:left w:val="nil"/>
              <w:bottom w:val="single" w:sz="4" w:space="0" w:color="000000"/>
              <w:right w:val="nil"/>
            </w:tcBorders>
            <w:shd w:val="clear" w:color="387990" w:fill="387990"/>
            <w:vAlign w:val="bottom"/>
            <w:hideMark/>
          </w:tcPr>
          <w:p w14:paraId="212C82C3"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n</w:t>
            </w:r>
          </w:p>
        </w:tc>
        <w:tc>
          <w:tcPr>
            <w:tcW w:w="638" w:type="dxa"/>
            <w:tcBorders>
              <w:top w:val="nil"/>
              <w:left w:val="nil"/>
              <w:bottom w:val="single" w:sz="4" w:space="0" w:color="000000"/>
              <w:right w:val="nil"/>
            </w:tcBorders>
            <w:shd w:val="clear" w:color="387990" w:fill="387990"/>
            <w:vAlign w:val="center"/>
            <w:hideMark/>
          </w:tcPr>
          <w:p w14:paraId="43A1353A" w14:textId="77777777" w:rsidR="00037459" w:rsidRPr="00037459" w:rsidRDefault="00037459" w:rsidP="00037459">
            <w:pPr>
              <w:widowControl/>
              <w:spacing w:line="240" w:lineRule="auto"/>
              <w:jc w:val="center"/>
              <w:rPr>
                <w:rFonts w:eastAsia="Times New Roman" w:cs="Calibri"/>
                <w:b/>
                <w:bCs/>
                <w:color w:val="FFFFFF"/>
                <w:sz w:val="20"/>
                <w:szCs w:val="20"/>
              </w:rPr>
            </w:pPr>
            <w:r w:rsidRPr="00037459">
              <w:rPr>
                <w:rFonts w:eastAsia="Times New Roman" w:cs="Calibri"/>
                <w:b/>
                <w:bCs/>
                <w:color w:val="FFFFFF"/>
                <w:sz w:val="20"/>
                <w:szCs w:val="20"/>
              </w:rPr>
              <w:t>Diff.</w:t>
            </w:r>
          </w:p>
        </w:tc>
      </w:tr>
      <w:tr w:rsidR="00037459" w:rsidRPr="00037459" w14:paraId="39EFC681"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4CD0BFB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All households</w:t>
            </w:r>
          </w:p>
        </w:tc>
        <w:tc>
          <w:tcPr>
            <w:tcW w:w="1113" w:type="dxa"/>
            <w:tcBorders>
              <w:top w:val="nil"/>
              <w:left w:val="nil"/>
              <w:bottom w:val="single" w:sz="4" w:space="0" w:color="000000"/>
              <w:right w:val="nil"/>
            </w:tcBorders>
            <w:shd w:val="clear" w:color="auto" w:fill="auto"/>
            <w:noWrap/>
            <w:vAlign w:val="center"/>
            <w:hideMark/>
          </w:tcPr>
          <w:p w14:paraId="7F579B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noWrap/>
            <w:vAlign w:val="center"/>
            <w:hideMark/>
          </w:tcPr>
          <w:p w14:paraId="5EF69841"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noWrap/>
            <w:vAlign w:val="center"/>
            <w:hideMark/>
          </w:tcPr>
          <w:p w14:paraId="353BEC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noWrap/>
            <w:vAlign w:val="center"/>
            <w:hideMark/>
          </w:tcPr>
          <w:p w14:paraId="56EDB4A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050" w:type="dxa"/>
            <w:tcBorders>
              <w:top w:val="nil"/>
              <w:left w:val="nil"/>
              <w:bottom w:val="single" w:sz="4" w:space="0" w:color="000000"/>
              <w:right w:val="nil"/>
            </w:tcBorders>
            <w:shd w:val="clear" w:color="auto" w:fill="auto"/>
            <w:noWrap/>
            <w:vAlign w:val="center"/>
            <w:hideMark/>
          </w:tcPr>
          <w:p w14:paraId="78379087"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050" w:type="dxa"/>
            <w:tcBorders>
              <w:top w:val="nil"/>
              <w:left w:val="nil"/>
              <w:bottom w:val="single" w:sz="4" w:space="0" w:color="000000"/>
              <w:right w:val="nil"/>
            </w:tcBorders>
            <w:shd w:val="clear" w:color="auto" w:fill="auto"/>
            <w:noWrap/>
            <w:vAlign w:val="center"/>
            <w:hideMark/>
          </w:tcPr>
          <w:p w14:paraId="06B0778B"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04" w:type="dxa"/>
            <w:tcBorders>
              <w:top w:val="nil"/>
              <w:left w:val="nil"/>
              <w:bottom w:val="single" w:sz="4" w:space="0" w:color="000000"/>
              <w:right w:val="nil"/>
            </w:tcBorders>
            <w:shd w:val="clear" w:color="auto" w:fill="auto"/>
            <w:vAlign w:val="center"/>
            <w:hideMark/>
          </w:tcPr>
          <w:p w14:paraId="3AE6C39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41E99B18"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77D265EF" w14:textId="77777777" w:rsidTr="00F459B2">
        <w:trPr>
          <w:trHeight w:val="259"/>
        </w:trPr>
        <w:tc>
          <w:tcPr>
            <w:tcW w:w="9576" w:type="dxa"/>
            <w:gridSpan w:val="9"/>
            <w:tcBorders>
              <w:top w:val="single" w:sz="4" w:space="0" w:color="000000"/>
              <w:left w:val="nil"/>
              <w:bottom w:val="single" w:sz="4" w:space="0" w:color="000000"/>
              <w:right w:val="nil"/>
            </w:tcBorders>
            <w:shd w:val="clear" w:color="DBE7F3" w:fill="DBE7F3"/>
            <w:noWrap/>
            <w:vAlign w:val="center"/>
            <w:hideMark/>
          </w:tcPr>
          <w:p w14:paraId="3E9F1416"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Gendered household type</w:t>
            </w:r>
          </w:p>
        </w:tc>
      </w:tr>
      <w:tr w:rsidR="00037459" w:rsidRPr="00037459" w14:paraId="0655F9BC"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D9D68C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Male and female adults</w:t>
            </w:r>
          </w:p>
        </w:tc>
        <w:tc>
          <w:tcPr>
            <w:tcW w:w="1113" w:type="dxa"/>
            <w:tcBorders>
              <w:top w:val="nil"/>
              <w:left w:val="nil"/>
              <w:bottom w:val="single" w:sz="4" w:space="0" w:color="000000"/>
              <w:right w:val="nil"/>
            </w:tcBorders>
            <w:shd w:val="clear" w:color="auto" w:fill="auto"/>
            <w:noWrap/>
            <w:vAlign w:val="center"/>
            <w:hideMark/>
          </w:tcPr>
          <w:p w14:paraId="7AC963F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nil"/>
              <w:left w:val="nil"/>
              <w:bottom w:val="single" w:sz="4" w:space="0" w:color="000000"/>
              <w:right w:val="nil"/>
            </w:tcBorders>
            <w:shd w:val="clear" w:color="auto" w:fill="auto"/>
            <w:noWrap/>
            <w:vAlign w:val="center"/>
            <w:hideMark/>
          </w:tcPr>
          <w:p w14:paraId="1B0C29F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nil"/>
              <w:left w:val="nil"/>
              <w:bottom w:val="single" w:sz="4" w:space="0" w:color="000000"/>
              <w:right w:val="nil"/>
            </w:tcBorders>
            <w:shd w:val="clear" w:color="auto" w:fill="auto"/>
            <w:noWrap/>
            <w:vAlign w:val="center"/>
            <w:hideMark/>
          </w:tcPr>
          <w:p w14:paraId="3CB27D5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nil"/>
              <w:left w:val="nil"/>
              <w:bottom w:val="single" w:sz="4" w:space="0" w:color="000000"/>
              <w:right w:val="nil"/>
            </w:tcBorders>
            <w:shd w:val="clear" w:color="auto" w:fill="auto"/>
            <w:noWrap/>
            <w:vAlign w:val="center"/>
            <w:hideMark/>
          </w:tcPr>
          <w:p w14:paraId="267F243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center"/>
            <w:hideMark/>
          </w:tcPr>
          <w:p w14:paraId="769CE88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center"/>
            <w:hideMark/>
          </w:tcPr>
          <w:p w14:paraId="7C919D1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79448CF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nil"/>
              <w:left w:val="nil"/>
              <w:bottom w:val="single" w:sz="4" w:space="0" w:color="000000"/>
              <w:right w:val="nil"/>
            </w:tcBorders>
            <w:shd w:val="clear" w:color="auto" w:fill="auto"/>
            <w:vAlign w:val="center"/>
            <w:hideMark/>
          </w:tcPr>
          <w:p w14:paraId="55DFD0B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73E1768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2B5A563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Female adults only</w:t>
            </w:r>
          </w:p>
        </w:tc>
        <w:tc>
          <w:tcPr>
            <w:tcW w:w="1113" w:type="dxa"/>
            <w:tcBorders>
              <w:top w:val="nil"/>
              <w:left w:val="nil"/>
              <w:bottom w:val="nil"/>
              <w:right w:val="nil"/>
            </w:tcBorders>
            <w:shd w:val="clear" w:color="auto" w:fill="auto"/>
            <w:noWrap/>
            <w:vAlign w:val="center"/>
            <w:hideMark/>
          </w:tcPr>
          <w:p w14:paraId="43A99F25"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5D4B2642"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27078752"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66DF2A5B"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1A68CF89"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41EE7284"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73AC112F"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2B1C331C"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71FE1D53"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2B8D5CE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Male adults only</w:t>
            </w:r>
          </w:p>
        </w:tc>
        <w:tc>
          <w:tcPr>
            <w:tcW w:w="1113" w:type="dxa"/>
            <w:tcBorders>
              <w:top w:val="single" w:sz="4" w:space="0" w:color="000000"/>
              <w:left w:val="nil"/>
              <w:bottom w:val="single" w:sz="4" w:space="0" w:color="000000"/>
              <w:right w:val="nil"/>
            </w:tcBorders>
            <w:shd w:val="clear" w:color="auto" w:fill="auto"/>
            <w:noWrap/>
            <w:vAlign w:val="center"/>
            <w:hideMark/>
          </w:tcPr>
          <w:p w14:paraId="693202E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EA7255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2D50ACB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0AFE92BE"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6350479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19D700B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6842267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4CC9BA5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65C4B33D"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3CB8002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Children only</w:t>
            </w:r>
          </w:p>
        </w:tc>
        <w:tc>
          <w:tcPr>
            <w:tcW w:w="1113" w:type="dxa"/>
            <w:tcBorders>
              <w:top w:val="nil"/>
              <w:left w:val="nil"/>
              <w:bottom w:val="nil"/>
              <w:right w:val="nil"/>
            </w:tcBorders>
            <w:shd w:val="clear" w:color="auto" w:fill="auto"/>
            <w:noWrap/>
            <w:vAlign w:val="center"/>
            <w:hideMark/>
          </w:tcPr>
          <w:p w14:paraId="79EB7E1C"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5A51E81D"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134288C3"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7A856DB7"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BCEED41"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7C70C67A"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0D7B3DDE"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4C0137C1"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657A7E75" w14:textId="77777777" w:rsidTr="00F459B2">
        <w:trPr>
          <w:trHeight w:val="259"/>
        </w:trPr>
        <w:tc>
          <w:tcPr>
            <w:tcW w:w="9576" w:type="dxa"/>
            <w:gridSpan w:val="9"/>
            <w:tcBorders>
              <w:top w:val="single" w:sz="4" w:space="0" w:color="000000"/>
              <w:left w:val="nil"/>
              <w:bottom w:val="single" w:sz="4" w:space="0" w:color="000000"/>
              <w:right w:val="nil"/>
            </w:tcBorders>
            <w:shd w:val="clear" w:color="DEEAF6" w:fill="DEEAF6"/>
            <w:vAlign w:val="center"/>
            <w:hideMark/>
          </w:tcPr>
          <w:p w14:paraId="461D19FB"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Household education</w:t>
            </w:r>
          </w:p>
        </w:tc>
      </w:tr>
      <w:tr w:rsidR="00037459" w:rsidRPr="00037459" w14:paraId="15DF0300"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7524B4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No education</w:t>
            </w:r>
          </w:p>
        </w:tc>
        <w:tc>
          <w:tcPr>
            <w:tcW w:w="1113" w:type="dxa"/>
            <w:tcBorders>
              <w:top w:val="nil"/>
              <w:left w:val="nil"/>
              <w:bottom w:val="nil"/>
              <w:right w:val="nil"/>
            </w:tcBorders>
            <w:shd w:val="clear" w:color="auto" w:fill="auto"/>
            <w:noWrap/>
            <w:vAlign w:val="center"/>
            <w:hideMark/>
          </w:tcPr>
          <w:p w14:paraId="1B1E0D61"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6AF3F304"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2BBEC3CF"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506AB0A5"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2807789E"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41AB1499"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5B420B32"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0FB4604C"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4194CCD7"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782E41A"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Less than primary</w:t>
            </w:r>
          </w:p>
        </w:tc>
        <w:tc>
          <w:tcPr>
            <w:tcW w:w="1113" w:type="dxa"/>
            <w:tcBorders>
              <w:top w:val="single" w:sz="4" w:space="0" w:color="000000"/>
              <w:left w:val="nil"/>
              <w:bottom w:val="single" w:sz="4" w:space="0" w:color="000000"/>
              <w:right w:val="nil"/>
            </w:tcBorders>
            <w:shd w:val="clear" w:color="auto" w:fill="auto"/>
            <w:noWrap/>
            <w:vAlign w:val="center"/>
            <w:hideMark/>
          </w:tcPr>
          <w:p w14:paraId="63758FC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0190F4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4C6BA55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58B26A7F"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4FAC61F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2336A2F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0217731E"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58A80A0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2BD4E569"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048323FC"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Completed primary</w:t>
            </w:r>
          </w:p>
        </w:tc>
        <w:tc>
          <w:tcPr>
            <w:tcW w:w="1113" w:type="dxa"/>
            <w:tcBorders>
              <w:top w:val="nil"/>
              <w:left w:val="nil"/>
              <w:bottom w:val="nil"/>
              <w:right w:val="nil"/>
            </w:tcBorders>
            <w:shd w:val="clear" w:color="auto" w:fill="auto"/>
            <w:noWrap/>
            <w:vAlign w:val="center"/>
            <w:hideMark/>
          </w:tcPr>
          <w:p w14:paraId="36081FCA" w14:textId="77777777" w:rsidR="00037459" w:rsidRPr="00037459" w:rsidRDefault="00037459" w:rsidP="00037459">
            <w:pPr>
              <w:widowControl/>
              <w:spacing w:line="240" w:lineRule="auto"/>
              <w:rPr>
                <w:rFonts w:eastAsia="Times New Roman" w:cs="Calibri"/>
                <w:sz w:val="20"/>
                <w:szCs w:val="20"/>
              </w:rPr>
            </w:pPr>
          </w:p>
        </w:tc>
        <w:tc>
          <w:tcPr>
            <w:tcW w:w="1113" w:type="dxa"/>
            <w:tcBorders>
              <w:top w:val="nil"/>
              <w:left w:val="nil"/>
              <w:bottom w:val="nil"/>
              <w:right w:val="nil"/>
            </w:tcBorders>
            <w:shd w:val="clear" w:color="auto" w:fill="auto"/>
            <w:noWrap/>
            <w:vAlign w:val="center"/>
            <w:hideMark/>
          </w:tcPr>
          <w:p w14:paraId="70B8466C" w14:textId="77777777" w:rsidR="00037459" w:rsidRPr="00037459" w:rsidRDefault="00037459" w:rsidP="00037459">
            <w:pPr>
              <w:widowControl/>
              <w:spacing w:line="240" w:lineRule="auto"/>
              <w:rPr>
                <w:rFonts w:eastAsia="Times New Roman" w:cs="Times New Roman"/>
                <w:color w:val="auto"/>
                <w:sz w:val="20"/>
                <w:szCs w:val="20"/>
              </w:rPr>
            </w:pPr>
          </w:p>
        </w:tc>
        <w:tc>
          <w:tcPr>
            <w:tcW w:w="925" w:type="dxa"/>
            <w:tcBorders>
              <w:top w:val="nil"/>
              <w:left w:val="nil"/>
              <w:bottom w:val="nil"/>
              <w:right w:val="nil"/>
            </w:tcBorders>
            <w:shd w:val="clear" w:color="auto" w:fill="auto"/>
            <w:noWrap/>
            <w:vAlign w:val="center"/>
            <w:hideMark/>
          </w:tcPr>
          <w:p w14:paraId="6872865B" w14:textId="77777777" w:rsidR="00037459" w:rsidRPr="00037459" w:rsidRDefault="00037459" w:rsidP="00037459">
            <w:pPr>
              <w:widowControl/>
              <w:spacing w:line="240" w:lineRule="auto"/>
              <w:rPr>
                <w:rFonts w:eastAsia="Times New Roman" w:cs="Times New Roman"/>
                <w:color w:val="auto"/>
                <w:sz w:val="20"/>
                <w:szCs w:val="20"/>
              </w:rPr>
            </w:pPr>
          </w:p>
        </w:tc>
        <w:tc>
          <w:tcPr>
            <w:tcW w:w="285" w:type="dxa"/>
            <w:tcBorders>
              <w:top w:val="nil"/>
              <w:left w:val="nil"/>
              <w:bottom w:val="nil"/>
              <w:right w:val="nil"/>
            </w:tcBorders>
            <w:shd w:val="clear" w:color="auto" w:fill="auto"/>
            <w:noWrap/>
            <w:vAlign w:val="center"/>
            <w:hideMark/>
          </w:tcPr>
          <w:p w14:paraId="0C994B45"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FE9535B" w14:textId="77777777" w:rsidR="00037459" w:rsidRPr="00037459" w:rsidRDefault="00037459" w:rsidP="00037459">
            <w:pPr>
              <w:widowControl/>
              <w:spacing w:line="240" w:lineRule="auto"/>
              <w:rPr>
                <w:rFonts w:eastAsia="Times New Roman" w:cs="Times New Roman"/>
                <w:color w:val="auto"/>
                <w:sz w:val="20"/>
                <w:szCs w:val="20"/>
              </w:rPr>
            </w:pPr>
          </w:p>
        </w:tc>
        <w:tc>
          <w:tcPr>
            <w:tcW w:w="1050" w:type="dxa"/>
            <w:tcBorders>
              <w:top w:val="nil"/>
              <w:left w:val="nil"/>
              <w:bottom w:val="nil"/>
              <w:right w:val="nil"/>
            </w:tcBorders>
            <w:shd w:val="clear" w:color="auto" w:fill="auto"/>
            <w:noWrap/>
            <w:vAlign w:val="center"/>
            <w:hideMark/>
          </w:tcPr>
          <w:p w14:paraId="652FBA39" w14:textId="77777777" w:rsidR="00037459" w:rsidRPr="00037459" w:rsidRDefault="00037459" w:rsidP="00037459">
            <w:pPr>
              <w:widowControl/>
              <w:spacing w:line="240" w:lineRule="auto"/>
              <w:rPr>
                <w:rFonts w:eastAsia="Times New Roman" w:cs="Times New Roman"/>
                <w:color w:val="auto"/>
                <w:sz w:val="20"/>
                <w:szCs w:val="20"/>
              </w:rPr>
            </w:pPr>
          </w:p>
        </w:tc>
        <w:tc>
          <w:tcPr>
            <w:tcW w:w="904" w:type="dxa"/>
            <w:tcBorders>
              <w:top w:val="nil"/>
              <w:left w:val="nil"/>
              <w:bottom w:val="nil"/>
              <w:right w:val="nil"/>
            </w:tcBorders>
            <w:shd w:val="clear" w:color="auto" w:fill="auto"/>
            <w:vAlign w:val="center"/>
            <w:hideMark/>
          </w:tcPr>
          <w:p w14:paraId="730819C2" w14:textId="77777777" w:rsidR="00037459" w:rsidRPr="00037459" w:rsidRDefault="00037459" w:rsidP="00037459">
            <w:pPr>
              <w:widowControl/>
              <w:spacing w:line="240" w:lineRule="auto"/>
              <w:rPr>
                <w:rFonts w:eastAsia="Times New Roman" w:cs="Times New Roman"/>
                <w:color w:val="auto"/>
                <w:sz w:val="20"/>
                <w:szCs w:val="20"/>
              </w:rPr>
            </w:pPr>
          </w:p>
        </w:tc>
        <w:tc>
          <w:tcPr>
            <w:tcW w:w="638" w:type="dxa"/>
            <w:tcBorders>
              <w:top w:val="nil"/>
              <w:left w:val="nil"/>
              <w:bottom w:val="nil"/>
              <w:right w:val="nil"/>
            </w:tcBorders>
            <w:shd w:val="clear" w:color="auto" w:fill="auto"/>
            <w:vAlign w:val="center"/>
            <w:hideMark/>
          </w:tcPr>
          <w:p w14:paraId="18D12DC0" w14:textId="77777777" w:rsidR="00037459" w:rsidRPr="00037459" w:rsidRDefault="00037459" w:rsidP="00037459">
            <w:pPr>
              <w:widowControl/>
              <w:spacing w:line="240" w:lineRule="auto"/>
              <w:rPr>
                <w:rFonts w:eastAsia="Times New Roman" w:cs="Times New Roman"/>
                <w:color w:val="auto"/>
                <w:sz w:val="20"/>
                <w:szCs w:val="20"/>
              </w:rPr>
            </w:pPr>
          </w:p>
        </w:tc>
      </w:tr>
      <w:tr w:rsidR="00037459" w:rsidRPr="00037459" w14:paraId="638542EF"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2171ABA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Completed secondary</w:t>
            </w:r>
          </w:p>
        </w:tc>
        <w:tc>
          <w:tcPr>
            <w:tcW w:w="1113" w:type="dxa"/>
            <w:tcBorders>
              <w:top w:val="single" w:sz="4" w:space="0" w:color="000000"/>
              <w:left w:val="nil"/>
              <w:bottom w:val="single" w:sz="4" w:space="0" w:color="000000"/>
              <w:right w:val="nil"/>
            </w:tcBorders>
            <w:shd w:val="clear" w:color="auto" w:fill="auto"/>
            <w:noWrap/>
            <w:vAlign w:val="center"/>
            <w:hideMark/>
          </w:tcPr>
          <w:p w14:paraId="20D2526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single" w:sz="4" w:space="0" w:color="000000"/>
              <w:left w:val="nil"/>
              <w:bottom w:val="single" w:sz="4" w:space="0" w:color="000000"/>
              <w:right w:val="nil"/>
            </w:tcBorders>
            <w:shd w:val="clear" w:color="auto" w:fill="auto"/>
            <w:noWrap/>
            <w:vAlign w:val="center"/>
            <w:hideMark/>
          </w:tcPr>
          <w:p w14:paraId="3FB0DAA4"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single" w:sz="4" w:space="0" w:color="000000"/>
              <w:left w:val="nil"/>
              <w:bottom w:val="single" w:sz="4" w:space="0" w:color="000000"/>
              <w:right w:val="nil"/>
            </w:tcBorders>
            <w:shd w:val="clear" w:color="auto" w:fill="auto"/>
            <w:noWrap/>
            <w:vAlign w:val="center"/>
            <w:hideMark/>
          </w:tcPr>
          <w:p w14:paraId="7EC0A482"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single" w:sz="4" w:space="0" w:color="000000"/>
              <w:left w:val="nil"/>
              <w:bottom w:val="single" w:sz="4" w:space="0" w:color="000000"/>
              <w:right w:val="nil"/>
            </w:tcBorders>
            <w:shd w:val="clear" w:color="auto" w:fill="auto"/>
            <w:noWrap/>
            <w:vAlign w:val="center"/>
            <w:hideMark/>
          </w:tcPr>
          <w:p w14:paraId="3F7414C0"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634CD79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single" w:sz="4" w:space="0" w:color="000000"/>
              <w:left w:val="nil"/>
              <w:bottom w:val="single" w:sz="4" w:space="0" w:color="000000"/>
              <w:right w:val="nil"/>
            </w:tcBorders>
            <w:shd w:val="clear" w:color="auto" w:fill="auto"/>
            <w:noWrap/>
            <w:vAlign w:val="center"/>
            <w:hideMark/>
          </w:tcPr>
          <w:p w14:paraId="15F7FE39"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single" w:sz="4" w:space="0" w:color="000000"/>
              <w:left w:val="nil"/>
              <w:bottom w:val="single" w:sz="4" w:space="0" w:color="000000"/>
              <w:right w:val="nil"/>
            </w:tcBorders>
            <w:shd w:val="clear" w:color="auto" w:fill="auto"/>
            <w:vAlign w:val="center"/>
            <w:hideMark/>
          </w:tcPr>
          <w:p w14:paraId="65E08AE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single" w:sz="4" w:space="0" w:color="000000"/>
              <w:left w:val="nil"/>
              <w:bottom w:val="single" w:sz="4" w:space="0" w:color="000000"/>
              <w:right w:val="nil"/>
            </w:tcBorders>
            <w:shd w:val="clear" w:color="auto" w:fill="auto"/>
            <w:vAlign w:val="center"/>
            <w:hideMark/>
          </w:tcPr>
          <w:p w14:paraId="723E851B"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798BD88E" w14:textId="77777777" w:rsidTr="00F459B2">
        <w:trPr>
          <w:trHeight w:val="259"/>
        </w:trPr>
        <w:tc>
          <w:tcPr>
            <w:tcW w:w="2498" w:type="dxa"/>
            <w:tcBorders>
              <w:top w:val="nil"/>
              <w:left w:val="nil"/>
              <w:bottom w:val="single" w:sz="4" w:space="0" w:color="000000"/>
              <w:right w:val="nil"/>
            </w:tcBorders>
            <w:shd w:val="clear" w:color="auto" w:fill="auto"/>
            <w:noWrap/>
            <w:vAlign w:val="center"/>
            <w:hideMark/>
          </w:tcPr>
          <w:p w14:paraId="0A65BAD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Higher</w:t>
            </w:r>
          </w:p>
        </w:tc>
        <w:tc>
          <w:tcPr>
            <w:tcW w:w="1113" w:type="dxa"/>
            <w:tcBorders>
              <w:top w:val="nil"/>
              <w:left w:val="nil"/>
              <w:bottom w:val="single" w:sz="4" w:space="0" w:color="000000"/>
              <w:right w:val="nil"/>
            </w:tcBorders>
            <w:shd w:val="clear" w:color="auto" w:fill="auto"/>
            <w:noWrap/>
            <w:vAlign w:val="bottom"/>
            <w:hideMark/>
          </w:tcPr>
          <w:p w14:paraId="7BBDB92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113" w:type="dxa"/>
            <w:tcBorders>
              <w:top w:val="nil"/>
              <w:left w:val="nil"/>
              <w:bottom w:val="single" w:sz="4" w:space="0" w:color="000000"/>
              <w:right w:val="nil"/>
            </w:tcBorders>
            <w:shd w:val="clear" w:color="auto" w:fill="auto"/>
            <w:noWrap/>
            <w:vAlign w:val="bottom"/>
            <w:hideMark/>
          </w:tcPr>
          <w:p w14:paraId="3874C7FD"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25" w:type="dxa"/>
            <w:tcBorders>
              <w:top w:val="nil"/>
              <w:left w:val="nil"/>
              <w:bottom w:val="single" w:sz="4" w:space="0" w:color="000000"/>
              <w:right w:val="nil"/>
            </w:tcBorders>
            <w:shd w:val="clear" w:color="auto" w:fill="auto"/>
            <w:noWrap/>
            <w:vAlign w:val="bottom"/>
            <w:hideMark/>
          </w:tcPr>
          <w:p w14:paraId="7328FF0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285" w:type="dxa"/>
            <w:tcBorders>
              <w:top w:val="nil"/>
              <w:left w:val="nil"/>
              <w:bottom w:val="single" w:sz="4" w:space="0" w:color="000000"/>
              <w:right w:val="nil"/>
            </w:tcBorders>
            <w:shd w:val="clear" w:color="auto" w:fill="auto"/>
            <w:noWrap/>
            <w:vAlign w:val="bottom"/>
            <w:hideMark/>
          </w:tcPr>
          <w:p w14:paraId="06CC089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bottom"/>
            <w:hideMark/>
          </w:tcPr>
          <w:p w14:paraId="5C72049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noWrap/>
            <w:vAlign w:val="bottom"/>
            <w:hideMark/>
          </w:tcPr>
          <w:p w14:paraId="1D26BAC6"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noWrap/>
            <w:vAlign w:val="bottom"/>
            <w:hideMark/>
          </w:tcPr>
          <w:p w14:paraId="71D7EDF5"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c>
          <w:tcPr>
            <w:tcW w:w="638" w:type="dxa"/>
            <w:tcBorders>
              <w:top w:val="nil"/>
              <w:left w:val="nil"/>
              <w:bottom w:val="single" w:sz="4" w:space="0" w:color="000000"/>
              <w:right w:val="nil"/>
            </w:tcBorders>
            <w:shd w:val="clear" w:color="auto" w:fill="auto"/>
            <w:noWrap/>
            <w:vAlign w:val="bottom"/>
            <w:hideMark/>
          </w:tcPr>
          <w:p w14:paraId="03D0BA68"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 </w:t>
            </w:r>
          </w:p>
        </w:tc>
      </w:tr>
      <w:tr w:rsidR="00037459" w:rsidRPr="00037459" w14:paraId="5F5DFA10" w14:textId="77777777" w:rsidTr="00F459B2">
        <w:trPr>
          <w:trHeight w:val="259"/>
        </w:trPr>
        <w:tc>
          <w:tcPr>
            <w:tcW w:w="2498" w:type="dxa"/>
            <w:tcBorders>
              <w:top w:val="nil"/>
              <w:left w:val="nil"/>
              <w:bottom w:val="single" w:sz="4" w:space="0" w:color="000000"/>
              <w:right w:val="nil"/>
            </w:tcBorders>
            <w:shd w:val="clear" w:color="DBE7F3" w:fill="DBE7F3"/>
            <w:vAlign w:val="center"/>
            <w:hideMark/>
          </w:tcPr>
          <w:p w14:paraId="04FFC94F"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Household hunger</w:t>
            </w:r>
          </w:p>
        </w:tc>
        <w:tc>
          <w:tcPr>
            <w:tcW w:w="1113" w:type="dxa"/>
            <w:tcBorders>
              <w:top w:val="nil"/>
              <w:left w:val="nil"/>
              <w:bottom w:val="single" w:sz="4" w:space="0" w:color="000000"/>
              <w:right w:val="nil"/>
            </w:tcBorders>
            <w:shd w:val="clear" w:color="DBE7F3" w:fill="DBE7F3"/>
            <w:vAlign w:val="center"/>
            <w:hideMark/>
          </w:tcPr>
          <w:p w14:paraId="63DA89C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113" w:type="dxa"/>
            <w:tcBorders>
              <w:top w:val="nil"/>
              <w:left w:val="nil"/>
              <w:bottom w:val="single" w:sz="4" w:space="0" w:color="000000"/>
              <w:right w:val="nil"/>
            </w:tcBorders>
            <w:shd w:val="clear" w:color="DBE7F3" w:fill="DBE7F3"/>
            <w:vAlign w:val="center"/>
            <w:hideMark/>
          </w:tcPr>
          <w:p w14:paraId="51E48C55"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925" w:type="dxa"/>
            <w:tcBorders>
              <w:top w:val="nil"/>
              <w:left w:val="nil"/>
              <w:bottom w:val="single" w:sz="4" w:space="0" w:color="000000"/>
              <w:right w:val="nil"/>
            </w:tcBorders>
            <w:shd w:val="clear" w:color="DBE7F3" w:fill="DBE7F3"/>
            <w:vAlign w:val="center"/>
            <w:hideMark/>
          </w:tcPr>
          <w:p w14:paraId="47E86814"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285" w:type="dxa"/>
            <w:tcBorders>
              <w:top w:val="nil"/>
              <w:left w:val="nil"/>
              <w:bottom w:val="single" w:sz="4" w:space="0" w:color="000000"/>
              <w:right w:val="nil"/>
            </w:tcBorders>
            <w:shd w:val="clear" w:color="DBE7F3" w:fill="DBE7F3"/>
            <w:vAlign w:val="center"/>
            <w:hideMark/>
          </w:tcPr>
          <w:p w14:paraId="39EDA0E1"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050" w:type="dxa"/>
            <w:tcBorders>
              <w:top w:val="nil"/>
              <w:left w:val="nil"/>
              <w:bottom w:val="single" w:sz="4" w:space="0" w:color="000000"/>
              <w:right w:val="nil"/>
            </w:tcBorders>
            <w:shd w:val="clear" w:color="DBE7F3" w:fill="DBE7F3"/>
            <w:vAlign w:val="center"/>
            <w:hideMark/>
          </w:tcPr>
          <w:p w14:paraId="6C41BADE"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1050" w:type="dxa"/>
            <w:tcBorders>
              <w:top w:val="nil"/>
              <w:left w:val="nil"/>
              <w:bottom w:val="single" w:sz="4" w:space="0" w:color="000000"/>
              <w:right w:val="nil"/>
            </w:tcBorders>
            <w:shd w:val="clear" w:color="DBE7F3" w:fill="DBE7F3"/>
            <w:vAlign w:val="center"/>
            <w:hideMark/>
          </w:tcPr>
          <w:p w14:paraId="30AABC67"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904" w:type="dxa"/>
            <w:tcBorders>
              <w:top w:val="nil"/>
              <w:left w:val="nil"/>
              <w:bottom w:val="single" w:sz="4" w:space="0" w:color="000000"/>
              <w:right w:val="nil"/>
            </w:tcBorders>
            <w:shd w:val="clear" w:color="DBE7F3" w:fill="DBE7F3"/>
            <w:vAlign w:val="center"/>
            <w:hideMark/>
          </w:tcPr>
          <w:p w14:paraId="210A88AC"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c>
          <w:tcPr>
            <w:tcW w:w="638" w:type="dxa"/>
            <w:tcBorders>
              <w:top w:val="nil"/>
              <w:left w:val="nil"/>
              <w:bottom w:val="single" w:sz="4" w:space="0" w:color="000000"/>
              <w:right w:val="nil"/>
            </w:tcBorders>
            <w:shd w:val="clear" w:color="DBE7F3" w:fill="DBE7F3"/>
            <w:vAlign w:val="center"/>
            <w:hideMark/>
          </w:tcPr>
          <w:p w14:paraId="2C29EC60" w14:textId="77777777" w:rsidR="00037459" w:rsidRPr="00037459" w:rsidRDefault="00037459" w:rsidP="00037459">
            <w:pPr>
              <w:widowControl/>
              <w:spacing w:line="240" w:lineRule="auto"/>
              <w:rPr>
                <w:rFonts w:eastAsia="Times New Roman" w:cs="Calibri"/>
                <w:b/>
                <w:bCs/>
                <w:sz w:val="20"/>
                <w:szCs w:val="20"/>
              </w:rPr>
            </w:pPr>
            <w:r w:rsidRPr="00037459">
              <w:rPr>
                <w:rFonts w:eastAsia="Times New Roman" w:cs="Calibri"/>
                <w:b/>
                <w:bCs/>
                <w:sz w:val="20"/>
                <w:szCs w:val="20"/>
              </w:rPr>
              <w:t> </w:t>
            </w:r>
          </w:p>
        </w:tc>
      </w:tr>
      <w:tr w:rsidR="00037459" w:rsidRPr="00037459" w14:paraId="2B18083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334F13D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Little to no hunger</w:t>
            </w:r>
          </w:p>
        </w:tc>
        <w:tc>
          <w:tcPr>
            <w:tcW w:w="1113" w:type="dxa"/>
            <w:tcBorders>
              <w:top w:val="nil"/>
              <w:left w:val="nil"/>
              <w:bottom w:val="single" w:sz="4" w:space="0" w:color="000000"/>
              <w:right w:val="nil"/>
            </w:tcBorders>
            <w:shd w:val="clear" w:color="auto" w:fill="auto"/>
            <w:vAlign w:val="center"/>
            <w:hideMark/>
          </w:tcPr>
          <w:p w14:paraId="7BB8619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6B84B2D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5CCD21E4"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449A0E8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52D388C"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12DF4055"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19B3BED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1FAC2BC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44FDE74C"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4003C83"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Moderate hunger</w:t>
            </w:r>
          </w:p>
        </w:tc>
        <w:tc>
          <w:tcPr>
            <w:tcW w:w="1113" w:type="dxa"/>
            <w:tcBorders>
              <w:top w:val="nil"/>
              <w:left w:val="nil"/>
              <w:bottom w:val="single" w:sz="4" w:space="0" w:color="000000"/>
              <w:right w:val="nil"/>
            </w:tcBorders>
            <w:shd w:val="clear" w:color="auto" w:fill="auto"/>
            <w:vAlign w:val="center"/>
            <w:hideMark/>
          </w:tcPr>
          <w:p w14:paraId="281E4435"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2C2B7E3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1B950EF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406B1808"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785B4A2"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0F6FA0D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487B1B59"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35D4EFBD"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r w:rsidR="00037459" w:rsidRPr="00037459" w14:paraId="07320099" w14:textId="77777777" w:rsidTr="00F459B2">
        <w:trPr>
          <w:trHeight w:val="259"/>
        </w:trPr>
        <w:tc>
          <w:tcPr>
            <w:tcW w:w="2498" w:type="dxa"/>
            <w:tcBorders>
              <w:top w:val="nil"/>
              <w:left w:val="nil"/>
              <w:bottom w:val="single" w:sz="4" w:space="0" w:color="000000"/>
              <w:right w:val="nil"/>
            </w:tcBorders>
            <w:shd w:val="clear" w:color="auto" w:fill="auto"/>
            <w:vAlign w:val="center"/>
            <w:hideMark/>
          </w:tcPr>
          <w:p w14:paraId="5B9F2CF1" w14:textId="77777777" w:rsidR="00037459" w:rsidRPr="00037459" w:rsidRDefault="00037459" w:rsidP="00037459">
            <w:pPr>
              <w:widowControl/>
              <w:spacing w:line="240" w:lineRule="auto"/>
              <w:rPr>
                <w:rFonts w:eastAsia="Times New Roman" w:cs="Calibri"/>
                <w:sz w:val="20"/>
                <w:szCs w:val="20"/>
              </w:rPr>
            </w:pPr>
            <w:r w:rsidRPr="00037459">
              <w:rPr>
                <w:rFonts w:eastAsia="Times New Roman" w:cs="Calibri"/>
                <w:sz w:val="20"/>
                <w:szCs w:val="20"/>
              </w:rPr>
              <w:t>Severe hunger</w:t>
            </w:r>
          </w:p>
        </w:tc>
        <w:tc>
          <w:tcPr>
            <w:tcW w:w="1113" w:type="dxa"/>
            <w:tcBorders>
              <w:top w:val="nil"/>
              <w:left w:val="nil"/>
              <w:bottom w:val="single" w:sz="4" w:space="0" w:color="000000"/>
              <w:right w:val="nil"/>
            </w:tcBorders>
            <w:shd w:val="clear" w:color="auto" w:fill="auto"/>
            <w:vAlign w:val="center"/>
            <w:hideMark/>
          </w:tcPr>
          <w:p w14:paraId="048C0DB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1113" w:type="dxa"/>
            <w:tcBorders>
              <w:top w:val="nil"/>
              <w:left w:val="nil"/>
              <w:bottom w:val="single" w:sz="4" w:space="0" w:color="000000"/>
              <w:right w:val="nil"/>
            </w:tcBorders>
            <w:shd w:val="clear" w:color="auto" w:fill="auto"/>
            <w:vAlign w:val="center"/>
            <w:hideMark/>
          </w:tcPr>
          <w:p w14:paraId="0BF6079C"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925" w:type="dxa"/>
            <w:tcBorders>
              <w:top w:val="nil"/>
              <w:left w:val="nil"/>
              <w:bottom w:val="single" w:sz="4" w:space="0" w:color="000000"/>
              <w:right w:val="nil"/>
            </w:tcBorders>
            <w:shd w:val="clear" w:color="auto" w:fill="auto"/>
            <w:vAlign w:val="center"/>
            <w:hideMark/>
          </w:tcPr>
          <w:p w14:paraId="788EAA02"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285" w:type="dxa"/>
            <w:tcBorders>
              <w:top w:val="nil"/>
              <w:left w:val="nil"/>
              <w:bottom w:val="single" w:sz="4" w:space="0" w:color="000000"/>
              <w:right w:val="nil"/>
            </w:tcBorders>
            <w:shd w:val="clear" w:color="auto" w:fill="auto"/>
            <w:vAlign w:val="center"/>
            <w:hideMark/>
          </w:tcPr>
          <w:p w14:paraId="141D13BA"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3A8A89EE"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1050" w:type="dxa"/>
            <w:tcBorders>
              <w:top w:val="nil"/>
              <w:left w:val="nil"/>
              <w:bottom w:val="single" w:sz="4" w:space="0" w:color="000000"/>
              <w:right w:val="nil"/>
            </w:tcBorders>
            <w:shd w:val="clear" w:color="auto" w:fill="auto"/>
            <w:vAlign w:val="center"/>
            <w:hideMark/>
          </w:tcPr>
          <w:p w14:paraId="6FDA549D" w14:textId="77777777" w:rsidR="00037459" w:rsidRPr="00037459" w:rsidRDefault="00037459" w:rsidP="00037459">
            <w:pPr>
              <w:widowControl/>
              <w:spacing w:line="240" w:lineRule="auto"/>
              <w:jc w:val="center"/>
              <w:rPr>
                <w:rFonts w:eastAsia="Times New Roman" w:cs="Calibri"/>
                <w:sz w:val="20"/>
                <w:szCs w:val="20"/>
              </w:rPr>
            </w:pPr>
            <w:r w:rsidRPr="00037459">
              <w:rPr>
                <w:rFonts w:eastAsia="Times New Roman" w:cs="Calibri"/>
                <w:sz w:val="20"/>
                <w:szCs w:val="20"/>
              </w:rPr>
              <w:t> </w:t>
            </w:r>
          </w:p>
        </w:tc>
        <w:tc>
          <w:tcPr>
            <w:tcW w:w="904" w:type="dxa"/>
            <w:tcBorders>
              <w:top w:val="nil"/>
              <w:left w:val="nil"/>
              <w:bottom w:val="single" w:sz="4" w:space="0" w:color="000000"/>
              <w:right w:val="nil"/>
            </w:tcBorders>
            <w:shd w:val="clear" w:color="auto" w:fill="auto"/>
            <w:vAlign w:val="center"/>
            <w:hideMark/>
          </w:tcPr>
          <w:p w14:paraId="25ECED1E"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c>
          <w:tcPr>
            <w:tcW w:w="638" w:type="dxa"/>
            <w:tcBorders>
              <w:top w:val="nil"/>
              <w:left w:val="nil"/>
              <w:bottom w:val="single" w:sz="4" w:space="0" w:color="000000"/>
              <w:right w:val="nil"/>
            </w:tcBorders>
            <w:shd w:val="clear" w:color="auto" w:fill="auto"/>
            <w:vAlign w:val="center"/>
            <w:hideMark/>
          </w:tcPr>
          <w:p w14:paraId="0D5168E6" w14:textId="77777777" w:rsidR="00037459" w:rsidRPr="00037459" w:rsidRDefault="00037459" w:rsidP="00037459">
            <w:pPr>
              <w:widowControl/>
              <w:spacing w:line="240" w:lineRule="auto"/>
              <w:rPr>
                <w:rFonts w:eastAsia="Times New Roman" w:cs="Times New Roman"/>
                <w:sz w:val="20"/>
                <w:szCs w:val="20"/>
              </w:rPr>
            </w:pPr>
            <w:r w:rsidRPr="00037459">
              <w:rPr>
                <w:rFonts w:eastAsia="Times New Roman" w:cs="Times New Roman"/>
                <w:sz w:val="20"/>
                <w:szCs w:val="20"/>
              </w:rPr>
              <w:t> </w:t>
            </w:r>
          </w:p>
        </w:tc>
      </w:tr>
    </w:tbl>
    <w:p w14:paraId="57FB6054" w14:textId="77777777" w:rsidR="003A7FF4" w:rsidRDefault="003A7FF4" w:rsidP="003A7FF4">
      <w:pPr>
        <w:pStyle w:val="TF-TblFN"/>
        <w:spacing w:before="0"/>
      </w:pPr>
      <w:commentRangeStart w:id="376"/>
      <w:r>
        <w:t>^ Results not statistically reliable, n&lt;30</w:t>
      </w:r>
      <w:commentRangeEnd w:id="376"/>
      <w:r w:rsidR="004E33EB">
        <w:rPr>
          <w:rStyle w:val="CommentReference"/>
          <w:rFonts w:eastAsia="Arial" w:cs="Arial"/>
          <w:color w:val="000000"/>
        </w:rPr>
        <w:commentReference w:id="376"/>
      </w:r>
    </w:p>
    <w:p w14:paraId="2671E4B9" w14:textId="77777777" w:rsidR="003A7FF4" w:rsidRDefault="003A7FF4" w:rsidP="003A7FF4">
      <w:pPr>
        <w:pStyle w:val="TF-TblFN"/>
        <w:spacing w:before="0"/>
      </w:pPr>
      <w:r>
        <w:t xml:space="preserve">Notes: </w:t>
      </w:r>
    </w:p>
    <w:p w14:paraId="7A6062FF" w14:textId="77777777" w:rsidR="003A7FF4" w:rsidRDefault="003A7FF4" w:rsidP="003A7FF4">
      <w:pPr>
        <w:pStyle w:val="TF-TblFN"/>
        <w:spacing w:before="0"/>
      </w:pPr>
      <w:r>
        <w:t xml:space="preserve">Estimates are sample-weighted; numbers of observations are unweighted. </w:t>
      </w:r>
    </w:p>
    <w:p w14:paraId="78D18CCE" w14:textId="687A027A" w:rsidR="0004059A" w:rsidRDefault="0004059A" w:rsidP="00755D6F">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D14641">
        <w:t>)</w:t>
      </w:r>
      <w:r w:rsidRPr="00D21192">
        <w:t xml:space="preserve"> are calculated using de jure household members.</w:t>
      </w:r>
    </w:p>
    <w:p w14:paraId="5638F6F9" w14:textId="77777777" w:rsidR="00037459" w:rsidRDefault="00037459" w:rsidP="00755D6F">
      <w:pPr>
        <w:pStyle w:val="TF-TblFN"/>
        <w:spacing w:before="0"/>
        <w:ind w:left="0" w:firstLine="0"/>
      </w:pPr>
      <w:r w:rsidRPr="00037459">
        <w:t xml:space="preserve">Significance tests of difference over time were not performed due the lack of an appropriate test that accounts for the complex survey design. However, confidence intervals are presented to aid in the interpretation of the median estimates. </w:t>
      </w:r>
    </w:p>
    <w:p w14:paraId="72B2FB32" w14:textId="1D941D69" w:rsidR="003A7FF4" w:rsidRDefault="003A7FF4" w:rsidP="00755D6F">
      <w:pPr>
        <w:pStyle w:val="TF-TblFN"/>
        <w:spacing w:before="0"/>
        <w:ind w:left="0" w:firstLine="0"/>
      </w:pPr>
      <w:r>
        <w:t>Daily per capita consumption expenditures measured in [</w:t>
      </w:r>
      <w:r w:rsidRPr="00A65542">
        <w:rPr>
          <w:highlight w:val="yellow"/>
        </w:rPr>
        <w:t>local currency</w:t>
      </w:r>
      <w:r>
        <w:t>] were converted to constant 2010 USD using the 2005 and 2010</w:t>
      </w:r>
      <w:r w:rsidR="0094164F">
        <w:t> </w:t>
      </w:r>
      <w:r>
        <w:t xml:space="preserve">Consumer Price Index (CPI) and the 2005 Purchasing Power Parity (PPP) Index estimated by the World Bank. The following formula was used: [(2005 CPI in local currency units [LCU]/survey month and year CPI </w:t>
      </w:r>
      <w:proofErr w:type="gramStart"/>
      <w:r>
        <w:t>LCU)*</w:t>
      </w:r>
      <w:proofErr w:type="gramEnd"/>
      <w:r>
        <w:t>1/(2005 PPP LCU)]/[(2005 CPI USD/2010 CPI USD)] where 2005 PPP LCU=[</w:t>
      </w:r>
      <w:r w:rsidRPr="00757754">
        <w:rPr>
          <w:highlight w:val="yellow"/>
        </w:rPr>
        <w:t>XX</w:t>
      </w:r>
      <w:r>
        <w:t>], survey month and year CPI LCU=[</w:t>
      </w:r>
      <w:r w:rsidRPr="00757754">
        <w:rPr>
          <w:highlight w:val="yellow"/>
        </w:rPr>
        <w:t>XX</w:t>
      </w:r>
      <w:r>
        <w:t>], 2005 CPI LCU=[</w:t>
      </w:r>
      <w:r w:rsidRPr="00757754">
        <w:rPr>
          <w:highlight w:val="yellow"/>
        </w:rPr>
        <w:t>XX</w:t>
      </w:r>
      <w:r>
        <w:t>], 2010 CPI USD=218.06, and 2005 CPI USD=195.30. The conversion factor was [</w:t>
      </w:r>
      <w:r w:rsidRPr="00757754">
        <w:rPr>
          <w:highlight w:val="yellow"/>
        </w:rPr>
        <w:t>XX</w:t>
      </w:r>
      <w:r>
        <w:t>].</w:t>
      </w:r>
    </w:p>
    <w:p w14:paraId="575BB3E2" w14:textId="7B7ABBC6" w:rsidR="003A7FF4" w:rsidRDefault="003A7FF4" w:rsidP="00755D6F">
      <w:pPr>
        <w:pStyle w:val="TF-TblFN"/>
        <w:spacing w:before="0" w:after="200"/>
      </w:pPr>
      <w:r>
        <w:t xml:space="preserve">Sources: </w:t>
      </w:r>
      <w:r w:rsidR="00385A7A" w:rsidRPr="006E64E9">
        <w:t>Feed the Future [</w:t>
      </w:r>
      <w:r w:rsidR="00385A7A" w:rsidRPr="00D55C65">
        <w:rPr>
          <w:highlight w:val="yellow"/>
        </w:rPr>
        <w:t>Country</w:t>
      </w:r>
      <w:r w:rsidR="00385A7A" w:rsidRPr="006E64E9">
        <w:t>] ZOI Survey [</w:t>
      </w:r>
      <w:r w:rsidR="00FE1420">
        <w:rPr>
          <w:highlight w:val="yellow"/>
        </w:rPr>
        <w:t xml:space="preserve">baseline </w:t>
      </w:r>
      <w:r w:rsidR="00385A7A" w:rsidRPr="00D55C65">
        <w:rPr>
          <w:highlight w:val="yellow"/>
        </w:rPr>
        <w:t>survey year(s)</w:t>
      </w:r>
      <w:r w:rsidR="00385A7A" w:rsidRPr="006E64E9">
        <w:t>]; Feed the Future [</w:t>
      </w:r>
      <w:r w:rsidR="00385A7A" w:rsidRPr="00D55C65">
        <w:rPr>
          <w:highlight w:val="yellow"/>
        </w:rPr>
        <w:t>Country</w:t>
      </w:r>
      <w:r w:rsidR="00385A7A" w:rsidRPr="006E64E9">
        <w:t>]</w:t>
      </w:r>
      <w:r w:rsidR="00385A7A">
        <w:t xml:space="preserve"> ZOI Survey [</w:t>
      </w:r>
      <w:r w:rsidR="00A11DD1" w:rsidRPr="00A11DD1">
        <w:rPr>
          <w:szCs w:val="16"/>
          <w:highlight w:val="yellow"/>
        </w:rPr>
        <w:t xml:space="preserve">endline </w:t>
      </w:r>
      <w:r w:rsidR="00385A7A" w:rsidRPr="00D55C65">
        <w:rPr>
          <w:highlight w:val="yellow"/>
        </w:rPr>
        <w:t>survey year(s)</w:t>
      </w:r>
      <w:r w:rsidR="00385A7A">
        <w:t>]</w:t>
      </w:r>
    </w:p>
    <w:p w14:paraId="14278856" w14:textId="611E01DE" w:rsidR="00BC0F95" w:rsidRPr="00DF4DE5" w:rsidRDefault="00995F8F" w:rsidP="00314E1F">
      <w:pPr>
        <w:pStyle w:val="Heading2"/>
      </w:pPr>
      <w:bookmarkStart w:id="377" w:name="_Toc400542614"/>
      <w:bookmarkStart w:id="378" w:name="_Toc414874501"/>
      <w:bookmarkStart w:id="379" w:name="_Toc22897202"/>
      <w:bookmarkStart w:id="380" w:name="_Toc50719309"/>
      <w:r>
        <w:t>4</w:t>
      </w:r>
      <w:r w:rsidR="00BC0F95" w:rsidRPr="00DF4DE5">
        <w:t>.</w:t>
      </w:r>
      <w:r w:rsidR="007759E9">
        <w:t>2</w:t>
      </w:r>
      <w:r w:rsidR="00CB3A6A">
        <w:tab/>
      </w:r>
      <w:r w:rsidR="001A0800">
        <w:t>Prevalence and depth of p</w:t>
      </w:r>
      <w:r w:rsidR="00BC0F95" w:rsidRPr="00DF4DE5">
        <w:t>overty in the ZOI</w:t>
      </w:r>
      <w:bookmarkEnd w:id="377"/>
      <w:bookmarkEnd w:id="378"/>
      <w:bookmarkEnd w:id="379"/>
      <w:bookmarkEnd w:id="380"/>
    </w:p>
    <w:p w14:paraId="4BA5F953" w14:textId="3C3CE129" w:rsidR="00BC0F95" w:rsidRPr="00DF4DE5" w:rsidRDefault="00BC0F95" w:rsidP="001A0800">
      <w:pPr>
        <w:pStyle w:val="BodyText"/>
      </w:pPr>
      <w:r w:rsidRPr="00DF4DE5">
        <w:t>The prevalence of poverty, sometimes called the poverty headcount ratio, is measured by determining the percent</w:t>
      </w:r>
      <w:r w:rsidR="00466C57">
        <w:t>age</w:t>
      </w:r>
      <w:r w:rsidRPr="00DF4DE5">
        <w:t xml:space="preserve"> of individuals living below a poverty threshold.</w:t>
      </w:r>
      <w:r w:rsidR="00B006D1">
        <w:rPr>
          <w:rStyle w:val="FootnoteReference"/>
        </w:rPr>
        <w:footnoteReference w:id="15"/>
      </w:r>
      <w:r w:rsidR="003D3679">
        <w:t xml:space="preserve"> Estimates of poverty prevalence are sensitive to the poverty thresholds used to identify the poor. A standardized poverty threshold of USD</w:t>
      </w:r>
      <w:r w:rsidR="0094164F">
        <w:t> </w:t>
      </w:r>
      <w:r w:rsidR="003D3679">
        <w:t xml:space="preserve">$1.25 per person per day in 2005 PPP was used to track global changes in poverty across countries. </w:t>
      </w:r>
      <w:r w:rsidR="00E05E8D">
        <w:t xml:space="preserve">The </w:t>
      </w:r>
      <w:r w:rsidR="00B02841">
        <w:t xml:space="preserve">USD </w:t>
      </w:r>
      <w:r w:rsidR="00E05E8D">
        <w:t>$1.</w:t>
      </w:r>
      <w:r w:rsidR="00CA7A57">
        <w:t>25</w:t>
      </w:r>
      <w:r w:rsidR="00E05E8D">
        <w:t xml:space="preserve"> </w:t>
      </w:r>
      <w:r w:rsidR="00466C57">
        <w:t xml:space="preserve">threshold </w:t>
      </w:r>
      <w:r w:rsidR="00560899">
        <w:t xml:space="preserve">was </w:t>
      </w:r>
      <w:r w:rsidR="00C67D2B">
        <w:t xml:space="preserve">in effect the extreme </w:t>
      </w:r>
      <w:r w:rsidR="00E05E8D">
        <w:t xml:space="preserve">poverty threshold </w:t>
      </w:r>
      <w:r w:rsidR="00C67D2B">
        <w:t xml:space="preserve">and </w:t>
      </w:r>
      <w:r w:rsidR="00E05E8D" w:rsidRPr="00A92353">
        <w:t>represents the poverty line typical of the world’s poorest countries</w:t>
      </w:r>
      <w:r w:rsidR="00E05E8D">
        <w:t>.</w:t>
      </w:r>
      <w:r w:rsidR="00E05E8D" w:rsidRPr="00316320">
        <w:rPr>
          <w:rStyle w:val="FootnoteReference"/>
        </w:rPr>
        <w:footnoteReference w:id="16"/>
      </w:r>
      <w:r w:rsidRPr="00DF4DE5">
        <w:t xml:space="preserve"> </w:t>
      </w:r>
      <w:r w:rsidRPr="000D5806">
        <w:t xml:space="preserve">Poverty estimates </w:t>
      </w:r>
      <w:r w:rsidR="00313D83" w:rsidRPr="000D5806">
        <w:t xml:space="preserve">are </w:t>
      </w:r>
      <w:r w:rsidRPr="000D5806">
        <w:t xml:space="preserve">also presented for </w:t>
      </w:r>
      <w:r w:rsidR="003C1B1A" w:rsidRPr="000D5806">
        <w:t>[</w:t>
      </w:r>
      <w:r w:rsidR="00B02841">
        <w:rPr>
          <w:highlight w:val="yellow"/>
        </w:rPr>
        <w:t>C</w:t>
      </w:r>
      <w:r w:rsidRPr="00C25AF6">
        <w:rPr>
          <w:highlight w:val="yellow"/>
        </w:rPr>
        <w:t>ountry</w:t>
      </w:r>
      <w:r w:rsidR="003C1B1A" w:rsidRPr="000D5806">
        <w:t>]</w:t>
      </w:r>
      <w:r w:rsidR="00EA5FC7" w:rsidRPr="000D5806">
        <w:t>’</w:t>
      </w:r>
      <w:r w:rsidRPr="000D5806">
        <w:t>s poverty and extreme poverty thresholds.</w:t>
      </w:r>
    </w:p>
    <w:p w14:paraId="395AB3D4" w14:textId="07F46B71" w:rsidR="00BC0F95" w:rsidRPr="00DF4DE5" w:rsidRDefault="006C04BC" w:rsidP="001A0800">
      <w:pPr>
        <w:pStyle w:val="BodyText"/>
      </w:pPr>
      <w:r>
        <w:lastRenderedPageBreak/>
        <w:t>Although</w:t>
      </w:r>
      <w:r w:rsidR="00D726EA">
        <w:t xml:space="preserve"> prevalence of</w:t>
      </w:r>
      <w:r>
        <w:t xml:space="preserve"> </w:t>
      </w:r>
      <w:r w:rsidR="00BC0F95" w:rsidRPr="00DF4DE5">
        <w:t xml:space="preserve">poverty indicates how </w:t>
      </w:r>
      <w:r w:rsidR="00BC0F95" w:rsidRPr="00DF4DE5">
        <w:rPr>
          <w:i/>
        </w:rPr>
        <w:t>many</w:t>
      </w:r>
      <w:r w:rsidR="00BC0F95" w:rsidRPr="00DF4DE5">
        <w:t xml:space="preserve"> individuals are impacted by poverty, </w:t>
      </w:r>
      <w:r w:rsidR="00C67D2B">
        <w:t>it</w:t>
      </w:r>
      <w:r w:rsidR="00BC0F95" w:rsidRPr="00DF4DE5">
        <w:t xml:space="preserve"> does not speak to how </w:t>
      </w:r>
      <w:r w:rsidR="00BC0F95" w:rsidRPr="00DF4DE5">
        <w:rPr>
          <w:i/>
        </w:rPr>
        <w:t>much</w:t>
      </w:r>
      <w:r w:rsidR="00BC0F95" w:rsidRPr="00DF4DE5">
        <w:t xml:space="preserve"> people are impacted by poverty. The depth of poverty, often called the poverty gap, is a useful poverty estimate because it captures the extremity of poverty. This measure indicates </w:t>
      </w:r>
      <w:r w:rsidR="00E05E8D">
        <w:t xml:space="preserve">the average gap between consumption </w:t>
      </w:r>
      <w:r w:rsidR="00E47168">
        <w:t xml:space="preserve">expenditure </w:t>
      </w:r>
      <w:r w:rsidR="00E05E8D">
        <w:t>levels and the poverty line</w:t>
      </w:r>
      <w:r w:rsidR="00D726EA">
        <w:t xml:space="preserve"> and is </w:t>
      </w:r>
      <w:r w:rsidR="00BC0F95">
        <w:t>expressed as a proportion of the poverty line</w:t>
      </w:r>
      <w:r w:rsidR="00BC0F95" w:rsidRPr="00DF4DE5">
        <w:t xml:space="preserve">. The depth of poverty represents the entire </w:t>
      </w:r>
      <w:r w:rsidR="00160DC3">
        <w:rPr>
          <w:szCs w:val="22"/>
        </w:rPr>
        <w:t>Phase One</w:t>
      </w:r>
      <w:r w:rsidR="007F25EC">
        <w:rPr>
          <w:szCs w:val="22"/>
        </w:rPr>
        <w:t xml:space="preserve"> ZOI</w:t>
      </w:r>
      <w:r w:rsidR="00BC0F95" w:rsidRPr="00DF4DE5">
        <w:t xml:space="preserve"> population</w:t>
      </w:r>
      <w:r w:rsidR="00D726EA">
        <w:t xml:space="preserve">, with the </w:t>
      </w:r>
      <w:r w:rsidR="00D726EA" w:rsidRPr="00DF4DE5">
        <w:t xml:space="preserve">non-poor counted </w:t>
      </w:r>
      <w:r w:rsidR="00D726EA">
        <w:t xml:space="preserve">as having </w:t>
      </w:r>
      <w:r w:rsidR="00D726EA" w:rsidRPr="00DF4DE5">
        <w:t xml:space="preserve">a gap </w:t>
      </w:r>
      <w:r w:rsidR="00D726EA">
        <w:t xml:space="preserve">of </w:t>
      </w:r>
      <w:r w:rsidR="00D726EA" w:rsidRPr="00DF4DE5">
        <w:t>zero</w:t>
      </w:r>
      <w:r w:rsidR="00BC0F95" w:rsidRPr="00DF4DE5">
        <w:t xml:space="preserve">. The average consumption </w:t>
      </w:r>
      <w:r w:rsidR="00E47168">
        <w:t xml:space="preserve">expenditure </w:t>
      </w:r>
      <w:r w:rsidR="00BC0F95" w:rsidRPr="00DF4DE5">
        <w:t xml:space="preserve">shortfall of the poor, in contrast, is estimated for only those individuals living below the poverty line. </w:t>
      </w:r>
      <w:r w:rsidR="00D726EA">
        <w:t xml:space="preserve">These three indicators—prevalence and depth of poverty and the average consumption shortfall—complement each other to present </w:t>
      </w:r>
      <w:r w:rsidR="00D726EA" w:rsidRPr="00215BFB">
        <w:t xml:space="preserve">a </w:t>
      </w:r>
      <w:r w:rsidR="00D726EA">
        <w:t xml:space="preserve">more </w:t>
      </w:r>
      <w:r w:rsidR="00D726EA" w:rsidRPr="00215BFB">
        <w:t xml:space="preserve">complete picture of the poverty situation in </w:t>
      </w:r>
      <w:r w:rsidR="00D726EA">
        <w:t xml:space="preserve">the </w:t>
      </w:r>
      <w:r w:rsidR="00160DC3">
        <w:rPr>
          <w:szCs w:val="22"/>
        </w:rPr>
        <w:t>Phase One</w:t>
      </w:r>
      <w:r w:rsidR="007F25EC">
        <w:rPr>
          <w:szCs w:val="22"/>
        </w:rPr>
        <w:t xml:space="preserve"> ZOI</w:t>
      </w:r>
      <w:r w:rsidR="00D726EA">
        <w:t>.</w:t>
      </w:r>
    </w:p>
    <w:p w14:paraId="67B19B36" w14:textId="1EE59444" w:rsidR="00BC0F95" w:rsidRPr="00760926" w:rsidRDefault="006979D0" w:rsidP="00760926">
      <w:pPr>
        <w:pStyle w:val="Heading3"/>
      </w:pPr>
      <w:bookmarkStart w:id="381" w:name="_Toc22897203"/>
      <w:bookmarkStart w:id="382" w:name="_Toc50719310"/>
      <w:r w:rsidRPr="00760926">
        <w:t>4.2.1</w:t>
      </w:r>
      <w:r w:rsidR="00CB3A6A" w:rsidRPr="00760926">
        <w:tab/>
      </w:r>
      <w:r w:rsidR="00BC0F95" w:rsidRPr="00760926">
        <w:t xml:space="preserve">The </w:t>
      </w:r>
      <w:r w:rsidR="00D726EA">
        <w:t xml:space="preserve">USD </w:t>
      </w:r>
      <w:r w:rsidRPr="00760926">
        <w:t>$1.</w:t>
      </w:r>
      <w:r w:rsidR="00CA7A57" w:rsidRPr="00760926">
        <w:t>25</w:t>
      </w:r>
      <w:r w:rsidR="00760926">
        <w:t xml:space="preserve"> poverty t</w:t>
      </w:r>
      <w:r w:rsidRPr="00760926">
        <w:t>hreshold</w:t>
      </w:r>
      <w:bookmarkEnd w:id="381"/>
      <w:bookmarkEnd w:id="382"/>
      <w:r w:rsidRPr="00760926">
        <w:t xml:space="preserve"> </w:t>
      </w:r>
    </w:p>
    <w:p w14:paraId="239C6699" w14:textId="777C3193" w:rsidR="00BC0F95" w:rsidRPr="00006A73" w:rsidRDefault="00656E1B" w:rsidP="00760926">
      <w:pPr>
        <w:pStyle w:val="BodyText"/>
      </w:pPr>
      <w:r>
        <w:t xml:space="preserve">The tables in </w:t>
      </w:r>
      <w:r w:rsidR="0094164F">
        <w:t>this section</w:t>
      </w:r>
      <w:r>
        <w:t xml:space="preserve"> </w:t>
      </w:r>
      <w:r w:rsidR="000B37BD" w:rsidRPr="00757754">
        <w:t>present</w:t>
      </w:r>
      <w:r w:rsidR="000B37BD">
        <w:rPr>
          <w:b/>
        </w:rPr>
        <w:t xml:space="preserve"> </w:t>
      </w:r>
      <w:r w:rsidR="00BC0F95" w:rsidRPr="00DF4DE5">
        <w:t xml:space="preserve">poverty estimates </w:t>
      </w:r>
      <w:r w:rsidR="00B55F4A">
        <w:t xml:space="preserve">in the </w:t>
      </w:r>
      <w:r w:rsidR="00160DC3">
        <w:rPr>
          <w:szCs w:val="22"/>
        </w:rPr>
        <w:t>Phase One</w:t>
      </w:r>
      <w:r w:rsidR="007F25EC">
        <w:rPr>
          <w:szCs w:val="22"/>
        </w:rPr>
        <w:t xml:space="preserve"> ZOI</w:t>
      </w:r>
      <w:r w:rsidR="00B55F4A">
        <w:t xml:space="preserve"> </w:t>
      </w:r>
      <w:r w:rsidR="00BC0F95" w:rsidRPr="00DF4DE5">
        <w:t>at the</w:t>
      </w:r>
      <w:r w:rsidR="00D726EA">
        <w:t xml:space="preserve"> USD</w:t>
      </w:r>
      <w:r w:rsidR="00BC0F95" w:rsidRPr="00DF4DE5">
        <w:t xml:space="preserve"> $1.</w:t>
      </w:r>
      <w:r w:rsidR="00CA7A57">
        <w:t xml:space="preserve">25 per </w:t>
      </w:r>
      <w:r w:rsidR="00040CD5">
        <w:t xml:space="preserve">person per </w:t>
      </w:r>
      <w:r w:rsidR="00CA7A57">
        <w:t>day (</w:t>
      </w:r>
      <w:r w:rsidR="00BC0F95" w:rsidRPr="00DF4DE5">
        <w:t>20</w:t>
      </w:r>
      <w:r w:rsidR="00CA7A57">
        <w:t>05</w:t>
      </w:r>
      <w:r w:rsidR="00BC0F95" w:rsidRPr="00DF4DE5">
        <w:t xml:space="preserve"> PPP</w:t>
      </w:r>
      <w:r w:rsidR="00CA7A57">
        <w:t>)</w:t>
      </w:r>
      <w:r w:rsidR="00BC0F95" w:rsidRPr="00DF4DE5">
        <w:t xml:space="preserve"> threshold</w:t>
      </w:r>
      <w:r w:rsidR="000B37BD">
        <w:t xml:space="preserve">, comparing estimates at </w:t>
      </w:r>
      <w:r w:rsidR="00B55F4A">
        <w:t xml:space="preserve">baseline and </w:t>
      </w:r>
      <w:r w:rsidR="000B37BD">
        <w:t xml:space="preserve">at </w:t>
      </w:r>
      <w:r w:rsidR="00B55F4A">
        <w:t>endline</w:t>
      </w:r>
      <w:r w:rsidR="00E05E8D">
        <w:t xml:space="preserve">. </w:t>
      </w:r>
      <w:r w:rsidR="00242448">
        <w:rPr>
          <w:b/>
          <w:bCs/>
        </w:rPr>
        <w:t xml:space="preserve">Table 4.2.1 </w:t>
      </w:r>
      <w:r w:rsidR="00242448">
        <w:t>presents t</w:t>
      </w:r>
      <w:r w:rsidR="00BC0F95" w:rsidRPr="00DF4DE5">
        <w:t>he prevalence of poverty</w:t>
      </w:r>
      <w:r w:rsidR="0094164F">
        <w:t>,</w:t>
      </w:r>
      <w:r w:rsidR="00BC0F95" w:rsidRPr="00DF4DE5">
        <w:t xml:space="preserve"> </w:t>
      </w:r>
      <w:r w:rsidR="00242448">
        <w:rPr>
          <w:b/>
          <w:bCs/>
        </w:rPr>
        <w:t xml:space="preserve">Table 4.2.2 </w:t>
      </w:r>
      <w:r w:rsidR="00242448">
        <w:t>presents t</w:t>
      </w:r>
      <w:r w:rsidR="00242448" w:rsidRPr="00DF4DE5">
        <w:t xml:space="preserve">he </w:t>
      </w:r>
      <w:r w:rsidR="00242448">
        <w:t>depth</w:t>
      </w:r>
      <w:r w:rsidR="00242448" w:rsidRPr="00DF4DE5">
        <w:t xml:space="preserve"> of poverty</w:t>
      </w:r>
      <w:r w:rsidR="0094164F">
        <w:t>,</w:t>
      </w:r>
      <w:r w:rsidR="00242448">
        <w:t xml:space="preserve"> and </w:t>
      </w:r>
      <w:r w:rsidR="00242448">
        <w:rPr>
          <w:b/>
          <w:bCs/>
        </w:rPr>
        <w:t xml:space="preserve">Table 4.2.3 </w:t>
      </w:r>
      <w:r w:rsidR="00242448">
        <w:t>presents the average consumption shortfall of the poor.</w:t>
      </w:r>
      <w:r w:rsidR="005F613E">
        <w:rPr>
          <w:rStyle w:val="FootnoteReference"/>
        </w:rPr>
        <w:footnoteReference w:id="17"/>
      </w:r>
      <w:r w:rsidR="00242448">
        <w:t xml:space="preserve"> </w:t>
      </w:r>
      <w:r w:rsidR="00BC0F95" w:rsidRPr="00DF4DE5">
        <w:t xml:space="preserve">Similar to the </w:t>
      </w:r>
      <w:r w:rsidR="00565E0E">
        <w:t xml:space="preserve">daily </w:t>
      </w:r>
      <w:r w:rsidR="00BC0F95">
        <w:t>per capita</w:t>
      </w:r>
      <w:r w:rsidR="00BC0F95" w:rsidRPr="00DF4DE5">
        <w:t xml:space="preserve"> </w:t>
      </w:r>
      <w:r w:rsidR="00E47168">
        <w:t xml:space="preserve">consumption </w:t>
      </w:r>
      <w:r w:rsidR="00BC0F95" w:rsidRPr="00DF4DE5">
        <w:t xml:space="preserve">expenditures table, </w:t>
      </w:r>
      <w:r w:rsidR="00242448" w:rsidRPr="00DF4DE5">
        <w:t>th</w:t>
      </w:r>
      <w:r w:rsidR="00242448">
        <w:t>ese</w:t>
      </w:r>
      <w:r w:rsidR="00242448" w:rsidRPr="00DF4DE5">
        <w:t xml:space="preserve"> </w:t>
      </w:r>
      <w:r w:rsidR="00BC0F95" w:rsidRPr="00DF4DE5">
        <w:t>table</w:t>
      </w:r>
      <w:r w:rsidR="00242448">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household educational attainment</w:t>
      </w:r>
      <w:r w:rsidR="00B55F4A">
        <w:t>, and household hunger</w:t>
      </w:r>
      <w:r w:rsidR="00BC0F95" w:rsidRPr="00DF4DE5">
        <w:t>.</w:t>
      </w:r>
      <w:r w:rsidR="00BC0F95">
        <w:t xml:space="preserve"> </w:t>
      </w:r>
    </w:p>
    <w:p w14:paraId="4218B859" w14:textId="6D84082D" w:rsidR="00BC0F95" w:rsidRDefault="00760926" w:rsidP="003D3679">
      <w:pPr>
        <w:pStyle w:val="BodyText"/>
      </w:pPr>
      <w:r w:rsidRPr="00757754">
        <w:rPr>
          <w:b/>
          <w:color w:val="94A545"/>
        </w:rPr>
        <w:t>P</w:t>
      </w:r>
      <w:r w:rsidR="00B235BF">
        <w:rPr>
          <w:b/>
          <w:color w:val="94A545"/>
        </w:rPr>
        <w:t>revalence of p</w:t>
      </w:r>
      <w:r w:rsidRPr="00757754">
        <w:rPr>
          <w:b/>
          <w:color w:val="94A545"/>
        </w:rPr>
        <w:t>overty</w:t>
      </w:r>
      <w:r w:rsidR="00CB3A6A" w:rsidRPr="00757754">
        <w:rPr>
          <w:b/>
          <w:color w:val="94A545"/>
        </w:rPr>
        <w:t>.</w:t>
      </w:r>
      <w:r w:rsidR="00BC0F95" w:rsidRPr="00757754">
        <w:rPr>
          <w:b/>
          <w:color w:val="94A545"/>
        </w:rPr>
        <w:t xml:space="preserve"> </w:t>
      </w:r>
      <w:r w:rsidR="00BA1AA9">
        <w:t>[</w:t>
      </w:r>
      <w:r w:rsidR="00BA1AA9" w:rsidRPr="00757754">
        <w:rPr>
          <w:highlight w:val="yellow"/>
        </w:rPr>
        <w:t>Describe the results presented in Table 4.2.1</w:t>
      </w:r>
      <w:r w:rsidR="00B55F4A" w:rsidRPr="00757754">
        <w:rPr>
          <w:highlight w:val="yellow"/>
        </w:rPr>
        <w:t>.</w:t>
      </w:r>
      <w:r w:rsidR="00BA1AA9">
        <w:t>]</w:t>
      </w:r>
    </w:p>
    <w:p w14:paraId="5EBAE722" w14:textId="0BB7C7A3" w:rsidR="00565E0E" w:rsidRDefault="00565E0E" w:rsidP="00AB051C">
      <w:pPr>
        <w:pStyle w:val="Tabletitle"/>
        <w:keepLines/>
        <w:spacing w:before="240"/>
        <w:contextualSpacing/>
        <w:outlineLvl w:val="3"/>
      </w:pPr>
      <w:bookmarkStart w:id="383" w:name="_Toc499553865"/>
      <w:bookmarkStart w:id="384" w:name="_Toc499554303"/>
      <w:bookmarkStart w:id="385" w:name="_Toc499554558"/>
      <w:bookmarkStart w:id="386" w:name="_Toc531870953"/>
      <w:bookmarkStart w:id="387" w:name="_Toc50719173"/>
      <w:r>
        <w:t>Table 4.2</w:t>
      </w:r>
      <w:r w:rsidR="007C133A">
        <w:t>.1</w:t>
      </w:r>
      <w:r w:rsidR="00B42F58">
        <w:t xml:space="preserve">: </w:t>
      </w:r>
      <w:r w:rsidR="008850D4" w:rsidRPr="008850D4">
        <w:t xml:space="preserve">Comparison of Prevalence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83"/>
      <w:bookmarkEnd w:id="384"/>
      <w:bookmarkEnd w:id="385"/>
      <w:bookmarkEnd w:id="386"/>
      <w:bookmarkEnd w:id="387"/>
    </w:p>
    <w:tbl>
      <w:tblPr>
        <w:tblW w:w="5000" w:type="pct"/>
        <w:tblLayout w:type="fixed"/>
        <w:tblCellMar>
          <w:left w:w="72" w:type="dxa"/>
          <w:right w:w="72" w:type="dxa"/>
        </w:tblCellMar>
        <w:tblLook w:val="04A0" w:firstRow="1" w:lastRow="0" w:firstColumn="1" w:lastColumn="0" w:noHBand="0" w:noVBand="1"/>
      </w:tblPr>
      <w:tblGrid>
        <w:gridCol w:w="2398"/>
        <w:gridCol w:w="830"/>
        <w:gridCol w:w="938"/>
        <w:gridCol w:w="631"/>
        <w:gridCol w:w="185"/>
        <w:gridCol w:w="738"/>
        <w:gridCol w:w="1015"/>
        <w:gridCol w:w="646"/>
        <w:gridCol w:w="621"/>
        <w:gridCol w:w="799"/>
        <w:gridCol w:w="703"/>
      </w:tblGrid>
      <w:tr w:rsidR="0029056E" w:rsidRPr="003D3679" w14:paraId="67867B01" w14:textId="77777777" w:rsidTr="00F27E8A">
        <w:trPr>
          <w:tblHeader/>
        </w:trPr>
        <w:tc>
          <w:tcPr>
            <w:tcW w:w="2362" w:type="dxa"/>
            <w:tcBorders>
              <w:top w:val="single" w:sz="4" w:space="0" w:color="auto"/>
              <w:left w:val="nil"/>
              <w:bottom w:val="nil"/>
              <w:right w:val="nil"/>
            </w:tcBorders>
            <w:shd w:val="clear" w:color="000000" w:fill="387990"/>
            <w:noWrap/>
            <w:vAlign w:val="bottom"/>
            <w:hideMark/>
          </w:tcPr>
          <w:p w14:paraId="56E43658" w14:textId="77777777" w:rsidR="0029056E" w:rsidRPr="003D3679" w:rsidRDefault="0029056E" w:rsidP="003D3679">
            <w:pPr>
              <w:widowControl/>
              <w:spacing w:line="259" w:lineRule="auto"/>
              <w:rPr>
                <w:rFonts w:eastAsia="Times New Roman" w:cs="Calibri"/>
                <w:b/>
                <w:bCs/>
                <w:color w:val="FFFFFF"/>
                <w:sz w:val="20"/>
                <w:szCs w:val="20"/>
              </w:rPr>
            </w:pPr>
            <w:bookmarkStart w:id="388" w:name="_Hlk21355819"/>
            <w:r w:rsidRPr="003D3679">
              <w:rPr>
                <w:rFonts w:eastAsia="Times New Roman" w:cs="Calibri"/>
                <w:b/>
                <w:bCs/>
                <w:color w:val="FFFFFF"/>
                <w:sz w:val="20"/>
                <w:szCs w:val="20"/>
              </w:rPr>
              <w:t> </w:t>
            </w:r>
          </w:p>
        </w:tc>
        <w:tc>
          <w:tcPr>
            <w:tcW w:w="2362" w:type="dxa"/>
            <w:gridSpan w:val="3"/>
            <w:tcBorders>
              <w:top w:val="single" w:sz="4" w:space="0" w:color="auto"/>
              <w:left w:val="nil"/>
              <w:bottom w:val="single" w:sz="4" w:space="0" w:color="FFFFFF"/>
              <w:right w:val="nil"/>
            </w:tcBorders>
            <w:shd w:val="clear" w:color="000000" w:fill="387990"/>
          </w:tcPr>
          <w:p w14:paraId="50ED43CC"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0C05B8BF" w14:textId="1582AB2B"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528D24A5"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63" w:type="dxa"/>
            <w:gridSpan w:val="3"/>
            <w:tcBorders>
              <w:top w:val="single" w:sz="4" w:space="0" w:color="auto"/>
              <w:left w:val="nil"/>
              <w:bottom w:val="single" w:sz="4" w:space="0" w:color="FFFFFF"/>
              <w:right w:val="nil"/>
            </w:tcBorders>
            <w:shd w:val="clear" w:color="000000" w:fill="387990"/>
          </w:tcPr>
          <w:p w14:paraId="1DF2D1F1" w14:textId="77777777" w:rsidR="0029056E"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BC39CB2" w14:textId="394EC546"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12" w:type="dxa"/>
            <w:vMerge w:val="restart"/>
            <w:tcBorders>
              <w:top w:val="single" w:sz="4" w:space="0" w:color="auto"/>
              <w:left w:val="nil"/>
              <w:right w:val="nil"/>
            </w:tcBorders>
            <w:shd w:val="clear" w:color="000000" w:fill="387990"/>
            <w:vAlign w:val="bottom"/>
            <w:hideMark/>
          </w:tcPr>
          <w:p w14:paraId="51DEEAAF" w14:textId="7104A90B" w:rsidR="0029056E" w:rsidRPr="003D3679" w:rsidRDefault="0029056E" w:rsidP="0029056E">
            <w:pPr>
              <w:widowControl/>
              <w:spacing w:line="259" w:lineRule="auto"/>
              <w:jc w:val="center"/>
              <w:rPr>
                <w:rFonts w:eastAsia="Times New Roman" w:cs="Calibri"/>
                <w:b/>
                <w:bCs/>
                <w:color w:val="FFFFFF"/>
                <w:sz w:val="20"/>
                <w:szCs w:val="20"/>
              </w:rPr>
            </w:pPr>
          </w:p>
          <w:p w14:paraId="6A5F0877" w14:textId="6FDE1A0E" w:rsidR="0029056E" w:rsidRPr="003D3679" w:rsidRDefault="0029056E" w:rsidP="0029056E">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87" w:type="dxa"/>
            <w:vMerge w:val="restart"/>
            <w:tcBorders>
              <w:top w:val="single" w:sz="4" w:space="0" w:color="auto"/>
              <w:left w:val="nil"/>
              <w:right w:val="nil"/>
            </w:tcBorders>
            <w:shd w:val="clear" w:color="000000" w:fill="387990"/>
            <w:vAlign w:val="bottom"/>
            <w:hideMark/>
          </w:tcPr>
          <w:p w14:paraId="2DCD6480"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92" w:type="dxa"/>
            <w:vMerge w:val="restart"/>
            <w:tcBorders>
              <w:top w:val="single" w:sz="4" w:space="0" w:color="auto"/>
              <w:left w:val="nil"/>
              <w:right w:val="nil"/>
            </w:tcBorders>
            <w:shd w:val="clear" w:color="000000" w:fill="387990"/>
            <w:vAlign w:val="bottom"/>
            <w:hideMark/>
          </w:tcPr>
          <w:p w14:paraId="48E61471"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3B953E5E" w14:textId="3DAB1C07" w:rsidR="0029056E" w:rsidRPr="003D3679" w:rsidRDefault="0029056E" w:rsidP="003D367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29056E" w:rsidRPr="003D3679" w14:paraId="65E26CD7" w14:textId="77777777" w:rsidTr="00F27E8A">
        <w:trPr>
          <w:tblHeader/>
        </w:trPr>
        <w:tc>
          <w:tcPr>
            <w:tcW w:w="2362" w:type="dxa"/>
            <w:tcBorders>
              <w:top w:val="nil"/>
              <w:left w:val="nil"/>
              <w:bottom w:val="nil"/>
              <w:right w:val="nil"/>
            </w:tcBorders>
            <w:shd w:val="clear" w:color="000000" w:fill="387990"/>
            <w:noWrap/>
            <w:vAlign w:val="bottom"/>
            <w:hideMark/>
          </w:tcPr>
          <w:p w14:paraId="2D29D3EB" w14:textId="77777777" w:rsidR="0029056E" w:rsidRPr="003D3679" w:rsidRDefault="0029056E" w:rsidP="003D367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7" w:type="dxa"/>
            <w:tcBorders>
              <w:top w:val="nil"/>
              <w:left w:val="nil"/>
              <w:bottom w:val="nil"/>
              <w:right w:val="nil"/>
            </w:tcBorders>
            <w:shd w:val="clear" w:color="000000" w:fill="387990"/>
            <w:vAlign w:val="bottom"/>
            <w:hideMark/>
          </w:tcPr>
          <w:p w14:paraId="38B3B032" w14:textId="73377F39"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24" w:type="dxa"/>
            <w:tcBorders>
              <w:top w:val="nil"/>
              <w:left w:val="nil"/>
              <w:bottom w:val="nil"/>
              <w:right w:val="nil"/>
            </w:tcBorders>
            <w:shd w:val="clear" w:color="000000" w:fill="387990"/>
          </w:tcPr>
          <w:p w14:paraId="5D2E6903" w14:textId="3381ECBD"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1" w:type="dxa"/>
            <w:tcBorders>
              <w:top w:val="nil"/>
              <w:left w:val="nil"/>
              <w:bottom w:val="nil"/>
              <w:right w:val="nil"/>
            </w:tcBorders>
            <w:shd w:val="clear" w:color="000000" w:fill="387990"/>
            <w:vAlign w:val="bottom"/>
            <w:hideMark/>
          </w:tcPr>
          <w:p w14:paraId="607B2F20" w14:textId="1D04D364"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70CBCAF8" w14:textId="77777777" w:rsidR="0029056E" w:rsidRPr="003D3679" w:rsidRDefault="0029056E" w:rsidP="003D367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27" w:type="dxa"/>
            <w:tcBorders>
              <w:top w:val="nil"/>
              <w:left w:val="nil"/>
              <w:bottom w:val="nil"/>
              <w:right w:val="nil"/>
            </w:tcBorders>
            <w:shd w:val="clear" w:color="000000" w:fill="387990"/>
            <w:vAlign w:val="bottom"/>
            <w:hideMark/>
          </w:tcPr>
          <w:p w14:paraId="55367EF5" w14:textId="55085310"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1000" w:type="dxa"/>
            <w:tcBorders>
              <w:top w:val="nil"/>
              <w:left w:val="nil"/>
              <w:bottom w:val="nil"/>
              <w:right w:val="nil"/>
            </w:tcBorders>
            <w:shd w:val="clear" w:color="000000" w:fill="387990"/>
          </w:tcPr>
          <w:p w14:paraId="5779269B" w14:textId="33B076E1" w:rsidR="0029056E" w:rsidRPr="003D3679" w:rsidRDefault="0029056E" w:rsidP="003D367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6" w:type="dxa"/>
            <w:tcBorders>
              <w:top w:val="nil"/>
              <w:left w:val="nil"/>
              <w:bottom w:val="nil"/>
              <w:right w:val="nil"/>
            </w:tcBorders>
            <w:shd w:val="clear" w:color="000000" w:fill="387990"/>
            <w:vAlign w:val="bottom"/>
            <w:hideMark/>
          </w:tcPr>
          <w:p w14:paraId="26B16861" w14:textId="04309963" w:rsidR="0029056E" w:rsidRPr="003D3679" w:rsidRDefault="0029056E" w:rsidP="003D367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12" w:type="dxa"/>
            <w:vMerge/>
            <w:tcBorders>
              <w:left w:val="nil"/>
              <w:bottom w:val="single" w:sz="4" w:space="0" w:color="auto"/>
              <w:right w:val="nil"/>
            </w:tcBorders>
            <w:shd w:val="clear" w:color="000000" w:fill="387990"/>
            <w:vAlign w:val="bottom"/>
            <w:hideMark/>
          </w:tcPr>
          <w:p w14:paraId="7EFE0FE0" w14:textId="6F0C73F9" w:rsidR="0029056E" w:rsidRPr="003D3679" w:rsidRDefault="0029056E" w:rsidP="003D3679">
            <w:pPr>
              <w:widowControl/>
              <w:spacing w:line="259" w:lineRule="auto"/>
              <w:jc w:val="center"/>
              <w:rPr>
                <w:rFonts w:eastAsia="Times New Roman" w:cs="Calibri"/>
                <w:b/>
                <w:bCs/>
                <w:color w:val="FFFFFF"/>
                <w:sz w:val="20"/>
                <w:szCs w:val="20"/>
              </w:rPr>
            </w:pPr>
          </w:p>
        </w:tc>
        <w:tc>
          <w:tcPr>
            <w:tcW w:w="787" w:type="dxa"/>
            <w:vMerge/>
            <w:tcBorders>
              <w:left w:val="nil"/>
              <w:bottom w:val="single" w:sz="4" w:space="0" w:color="000000"/>
              <w:right w:val="nil"/>
            </w:tcBorders>
            <w:vAlign w:val="center"/>
            <w:hideMark/>
          </w:tcPr>
          <w:p w14:paraId="5B45FD57" w14:textId="77777777" w:rsidR="0029056E" w:rsidRPr="003D3679" w:rsidRDefault="0029056E" w:rsidP="003D3679">
            <w:pPr>
              <w:widowControl/>
              <w:spacing w:line="259" w:lineRule="auto"/>
              <w:rPr>
                <w:rFonts w:eastAsia="Times New Roman" w:cs="Calibri"/>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714D956" w14:textId="6C3D6823" w:rsidR="0029056E" w:rsidRPr="003D3679" w:rsidRDefault="0029056E" w:rsidP="003D3679">
            <w:pPr>
              <w:widowControl/>
              <w:spacing w:line="259" w:lineRule="auto"/>
              <w:jc w:val="center"/>
              <w:rPr>
                <w:rFonts w:eastAsia="Times New Roman" w:cs="Calibri"/>
                <w:b/>
                <w:bCs/>
                <w:color w:val="FFFFFF"/>
                <w:sz w:val="20"/>
                <w:szCs w:val="20"/>
              </w:rPr>
            </w:pPr>
          </w:p>
        </w:tc>
      </w:tr>
      <w:tr w:rsidR="00A22099" w:rsidRPr="003D3679" w14:paraId="076310B5" w14:textId="77777777" w:rsidTr="00D01B9C">
        <w:tc>
          <w:tcPr>
            <w:tcW w:w="2362" w:type="dxa"/>
            <w:tcBorders>
              <w:top w:val="single" w:sz="4" w:space="0" w:color="auto"/>
              <w:left w:val="nil"/>
              <w:bottom w:val="single" w:sz="4" w:space="0" w:color="auto"/>
              <w:right w:val="nil"/>
            </w:tcBorders>
            <w:shd w:val="clear" w:color="auto" w:fill="auto"/>
            <w:noWrap/>
            <w:vAlign w:val="center"/>
            <w:hideMark/>
          </w:tcPr>
          <w:p w14:paraId="3A766194" w14:textId="77777777" w:rsidR="00A22099" w:rsidRPr="003D3679" w:rsidRDefault="00A22099" w:rsidP="00A2209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7" w:type="dxa"/>
            <w:tcBorders>
              <w:top w:val="single" w:sz="4" w:space="0" w:color="auto"/>
              <w:left w:val="nil"/>
              <w:bottom w:val="single" w:sz="4" w:space="0" w:color="auto"/>
              <w:right w:val="nil"/>
            </w:tcBorders>
            <w:shd w:val="clear" w:color="auto" w:fill="auto"/>
            <w:vAlign w:val="center"/>
          </w:tcPr>
          <w:p w14:paraId="6A8A2CB3" w14:textId="42A61AF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vAlign w:val="center"/>
          </w:tcPr>
          <w:p w14:paraId="33827D8B" w14:textId="7CEA46AB"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tcPr>
          <w:p w14:paraId="51E1C93C" w14:textId="359DAC5D"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5DF1E673" w14:textId="5A46C01B" w:rsidR="00A22099" w:rsidRPr="003D3679" w:rsidRDefault="00A22099" w:rsidP="00A22099">
            <w:pPr>
              <w:widowControl/>
              <w:spacing w:line="259" w:lineRule="auto"/>
              <w:jc w:val="center"/>
              <w:rPr>
                <w:rFonts w:eastAsia="Times New Roman" w:cs="Calibri"/>
                <w:bCs/>
                <w:sz w:val="20"/>
                <w:szCs w:val="20"/>
              </w:rPr>
            </w:pPr>
          </w:p>
        </w:tc>
        <w:tc>
          <w:tcPr>
            <w:tcW w:w="727" w:type="dxa"/>
            <w:tcBorders>
              <w:top w:val="single" w:sz="4" w:space="0" w:color="auto"/>
              <w:left w:val="nil"/>
              <w:bottom w:val="single" w:sz="4" w:space="0" w:color="auto"/>
              <w:right w:val="nil"/>
            </w:tcBorders>
            <w:shd w:val="clear" w:color="auto" w:fill="auto"/>
            <w:vAlign w:val="center"/>
          </w:tcPr>
          <w:p w14:paraId="2422B9F2" w14:textId="5143EB10" w:rsidR="00A22099" w:rsidRPr="003D3679" w:rsidRDefault="00A22099" w:rsidP="00A22099">
            <w:pPr>
              <w:widowControl/>
              <w:spacing w:line="259" w:lineRule="auto"/>
              <w:jc w:val="center"/>
              <w:rPr>
                <w:rFonts w:eastAsia="Times New Roman" w:cs="Calibri"/>
                <w:bCs/>
                <w:sz w:val="20"/>
                <w:szCs w:val="20"/>
              </w:rPr>
            </w:pPr>
          </w:p>
        </w:tc>
        <w:tc>
          <w:tcPr>
            <w:tcW w:w="1000" w:type="dxa"/>
            <w:tcBorders>
              <w:top w:val="single" w:sz="4" w:space="0" w:color="auto"/>
              <w:left w:val="nil"/>
              <w:bottom w:val="single" w:sz="4" w:space="0" w:color="auto"/>
              <w:right w:val="nil"/>
            </w:tcBorders>
            <w:vAlign w:val="center"/>
          </w:tcPr>
          <w:p w14:paraId="3691532C" w14:textId="26818123" w:rsidR="00A22099" w:rsidRPr="003D3679" w:rsidRDefault="00A22099" w:rsidP="00A22099">
            <w:pPr>
              <w:widowControl/>
              <w:spacing w:line="259" w:lineRule="auto"/>
              <w:jc w:val="center"/>
              <w:rPr>
                <w:rFonts w:eastAsia="Times New Roman" w:cs="Calibri"/>
                <w:bCs/>
                <w:sz w:val="20"/>
                <w:szCs w:val="20"/>
              </w:rPr>
            </w:pPr>
          </w:p>
        </w:tc>
        <w:tc>
          <w:tcPr>
            <w:tcW w:w="636" w:type="dxa"/>
            <w:tcBorders>
              <w:top w:val="single" w:sz="4" w:space="0" w:color="auto"/>
              <w:left w:val="nil"/>
              <w:bottom w:val="single" w:sz="4" w:space="0" w:color="auto"/>
              <w:right w:val="nil"/>
            </w:tcBorders>
            <w:shd w:val="clear" w:color="auto" w:fill="auto"/>
            <w:vAlign w:val="center"/>
          </w:tcPr>
          <w:p w14:paraId="63444F88" w14:textId="16C88ACC" w:rsidR="00A22099" w:rsidRPr="003D3679" w:rsidRDefault="00A22099" w:rsidP="00A22099">
            <w:pPr>
              <w:widowControl/>
              <w:spacing w:line="259" w:lineRule="auto"/>
              <w:jc w:val="center"/>
              <w:rPr>
                <w:rFonts w:eastAsia="Times New Roman" w:cs="Calibri"/>
                <w:bCs/>
                <w:sz w:val="20"/>
                <w:szCs w:val="20"/>
              </w:rPr>
            </w:pPr>
          </w:p>
        </w:tc>
        <w:tc>
          <w:tcPr>
            <w:tcW w:w="612" w:type="dxa"/>
            <w:tcBorders>
              <w:top w:val="nil"/>
              <w:left w:val="nil"/>
              <w:bottom w:val="single" w:sz="4" w:space="0" w:color="auto"/>
              <w:right w:val="nil"/>
            </w:tcBorders>
            <w:shd w:val="clear" w:color="auto" w:fill="auto"/>
            <w:vAlign w:val="center"/>
          </w:tcPr>
          <w:p w14:paraId="4EABED58" w14:textId="64908198" w:rsidR="00A22099" w:rsidRPr="003D3679" w:rsidRDefault="00A22099" w:rsidP="00A22099">
            <w:pPr>
              <w:widowControl/>
              <w:spacing w:line="259" w:lineRule="auto"/>
              <w:jc w:val="center"/>
              <w:rPr>
                <w:rFonts w:eastAsia="Times New Roman" w:cs="Calibri"/>
                <w:bCs/>
                <w:sz w:val="20"/>
                <w:szCs w:val="20"/>
              </w:rPr>
            </w:pPr>
          </w:p>
        </w:tc>
        <w:tc>
          <w:tcPr>
            <w:tcW w:w="787" w:type="dxa"/>
            <w:tcBorders>
              <w:top w:val="nil"/>
              <w:left w:val="nil"/>
              <w:bottom w:val="single" w:sz="4" w:space="0" w:color="auto"/>
              <w:right w:val="nil"/>
            </w:tcBorders>
            <w:shd w:val="clear" w:color="auto" w:fill="auto"/>
            <w:vAlign w:val="center"/>
          </w:tcPr>
          <w:p w14:paraId="5A6B28A6" w14:textId="5927BD28" w:rsidR="00A22099" w:rsidRPr="003D3679" w:rsidRDefault="00A22099" w:rsidP="00A22099">
            <w:pPr>
              <w:widowControl/>
              <w:spacing w:line="259" w:lineRule="auto"/>
              <w:jc w:val="center"/>
              <w:rPr>
                <w:rFonts w:eastAsia="Times New Roman" w:cs="Calibri"/>
                <w:bCs/>
                <w:sz w:val="20"/>
                <w:szCs w:val="20"/>
              </w:rPr>
            </w:pPr>
          </w:p>
        </w:tc>
        <w:tc>
          <w:tcPr>
            <w:tcW w:w="692" w:type="dxa"/>
            <w:tcBorders>
              <w:top w:val="nil"/>
              <w:left w:val="nil"/>
              <w:bottom w:val="single" w:sz="4" w:space="0" w:color="auto"/>
              <w:right w:val="nil"/>
            </w:tcBorders>
            <w:shd w:val="clear" w:color="auto" w:fill="auto"/>
            <w:vAlign w:val="center"/>
          </w:tcPr>
          <w:p w14:paraId="5C035865" w14:textId="1582E213" w:rsidR="00A22099" w:rsidRPr="003D3679" w:rsidRDefault="00A22099" w:rsidP="00A22099">
            <w:pPr>
              <w:widowControl/>
              <w:spacing w:line="259" w:lineRule="auto"/>
              <w:jc w:val="center"/>
              <w:rPr>
                <w:rFonts w:eastAsia="Times New Roman" w:cs="Calibri"/>
                <w:bCs/>
                <w:sz w:val="20"/>
                <w:szCs w:val="20"/>
              </w:rPr>
            </w:pPr>
          </w:p>
        </w:tc>
      </w:tr>
      <w:tr w:rsidR="00A22099" w:rsidRPr="003D3679" w14:paraId="714C684C" w14:textId="77777777" w:rsidTr="0029056E">
        <w:tc>
          <w:tcPr>
            <w:tcW w:w="4724" w:type="dxa"/>
            <w:gridSpan w:val="4"/>
            <w:tcBorders>
              <w:top w:val="nil"/>
              <w:left w:val="nil"/>
              <w:bottom w:val="single" w:sz="4" w:space="0" w:color="auto"/>
              <w:right w:val="nil"/>
            </w:tcBorders>
            <w:shd w:val="clear" w:color="000000" w:fill="DBE7F3"/>
            <w:noWrap/>
            <w:vAlign w:val="center"/>
            <w:hideMark/>
          </w:tcPr>
          <w:p w14:paraId="0E540E93" w14:textId="49AE7DC4"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182" w:type="dxa"/>
            <w:tcBorders>
              <w:top w:val="nil"/>
              <w:left w:val="nil"/>
              <w:bottom w:val="single" w:sz="4" w:space="0" w:color="auto"/>
              <w:right w:val="nil"/>
            </w:tcBorders>
            <w:shd w:val="clear" w:color="000000" w:fill="DBE7F3"/>
            <w:vAlign w:val="center"/>
            <w:hideMark/>
          </w:tcPr>
          <w:p w14:paraId="49BFDC58"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6074E59F"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46BD27D7"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7F99F3CD" w14:textId="2E712C4C"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502B0704"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60646D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07D77FBF"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4A1DF03C" w14:textId="77777777" w:rsidTr="0029056E">
        <w:tc>
          <w:tcPr>
            <w:tcW w:w="2362" w:type="dxa"/>
            <w:tcBorders>
              <w:top w:val="nil"/>
              <w:left w:val="nil"/>
              <w:bottom w:val="single" w:sz="4" w:space="0" w:color="auto"/>
              <w:right w:val="nil"/>
            </w:tcBorders>
            <w:shd w:val="clear" w:color="auto" w:fill="auto"/>
            <w:noWrap/>
            <w:vAlign w:val="center"/>
            <w:hideMark/>
          </w:tcPr>
          <w:p w14:paraId="1B4A285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7" w:type="dxa"/>
            <w:tcBorders>
              <w:top w:val="nil"/>
              <w:left w:val="nil"/>
              <w:bottom w:val="single" w:sz="4" w:space="0" w:color="auto"/>
              <w:right w:val="nil"/>
            </w:tcBorders>
            <w:shd w:val="clear" w:color="auto" w:fill="auto"/>
            <w:vAlign w:val="center"/>
            <w:hideMark/>
          </w:tcPr>
          <w:p w14:paraId="06FB6243" w14:textId="1A2EEB85"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6C281AA"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74F55C15" w14:textId="6E1A6C88"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3DA973B" w14:textId="570A48DB"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73E860D0" w14:textId="4099CFE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1D27C6F3"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34D6F61D" w14:textId="437C9332"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35AC7567" w14:textId="17DA651A"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583DF9C" w14:textId="3A3064A1"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0F26447C" w14:textId="6D9149D4" w:rsidR="00A22099" w:rsidRPr="003D3679" w:rsidRDefault="00A22099" w:rsidP="00A22099">
            <w:pPr>
              <w:widowControl/>
              <w:spacing w:line="259" w:lineRule="auto"/>
              <w:jc w:val="center"/>
              <w:rPr>
                <w:rFonts w:eastAsia="Times New Roman" w:cs="Calibri"/>
                <w:sz w:val="20"/>
                <w:szCs w:val="20"/>
              </w:rPr>
            </w:pPr>
          </w:p>
        </w:tc>
      </w:tr>
      <w:tr w:rsidR="00A22099" w:rsidRPr="003D3679" w14:paraId="235DB27C" w14:textId="77777777" w:rsidTr="0029056E">
        <w:tc>
          <w:tcPr>
            <w:tcW w:w="2362" w:type="dxa"/>
            <w:tcBorders>
              <w:top w:val="nil"/>
              <w:left w:val="nil"/>
              <w:bottom w:val="single" w:sz="4" w:space="0" w:color="auto"/>
              <w:right w:val="nil"/>
            </w:tcBorders>
            <w:shd w:val="clear" w:color="auto" w:fill="auto"/>
            <w:noWrap/>
            <w:vAlign w:val="center"/>
            <w:hideMark/>
          </w:tcPr>
          <w:p w14:paraId="7996078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7" w:type="dxa"/>
            <w:tcBorders>
              <w:top w:val="nil"/>
              <w:left w:val="nil"/>
              <w:bottom w:val="single" w:sz="4" w:space="0" w:color="auto"/>
              <w:right w:val="nil"/>
            </w:tcBorders>
            <w:shd w:val="clear" w:color="auto" w:fill="auto"/>
            <w:vAlign w:val="center"/>
            <w:hideMark/>
          </w:tcPr>
          <w:p w14:paraId="0BACEA05" w14:textId="79CA45F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2655291"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039A790B" w14:textId="490C27F2"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8224973" w14:textId="389456E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3668B24B" w14:textId="2DD646CA"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22D9D2A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98CC833" w14:textId="4C98F41D"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58E94E60" w14:textId="47FCE41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339F44B" w14:textId="6081CE99"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215DB7B7" w14:textId="6EDFA12A" w:rsidR="00A22099" w:rsidRPr="003D3679" w:rsidRDefault="00A22099" w:rsidP="00A22099">
            <w:pPr>
              <w:widowControl/>
              <w:spacing w:line="259" w:lineRule="auto"/>
              <w:jc w:val="center"/>
              <w:rPr>
                <w:rFonts w:eastAsia="Times New Roman" w:cs="Calibri"/>
                <w:sz w:val="20"/>
                <w:szCs w:val="20"/>
              </w:rPr>
            </w:pPr>
          </w:p>
        </w:tc>
      </w:tr>
      <w:tr w:rsidR="00A22099" w:rsidRPr="003D3679" w14:paraId="6737BF46" w14:textId="77777777" w:rsidTr="0029056E">
        <w:tc>
          <w:tcPr>
            <w:tcW w:w="2362" w:type="dxa"/>
            <w:tcBorders>
              <w:top w:val="nil"/>
              <w:left w:val="nil"/>
              <w:bottom w:val="single" w:sz="4" w:space="0" w:color="auto"/>
              <w:right w:val="nil"/>
            </w:tcBorders>
            <w:shd w:val="clear" w:color="auto" w:fill="auto"/>
            <w:noWrap/>
            <w:vAlign w:val="center"/>
            <w:hideMark/>
          </w:tcPr>
          <w:p w14:paraId="5C95121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7" w:type="dxa"/>
            <w:tcBorders>
              <w:top w:val="nil"/>
              <w:left w:val="nil"/>
              <w:bottom w:val="single" w:sz="4" w:space="0" w:color="auto"/>
              <w:right w:val="nil"/>
            </w:tcBorders>
            <w:shd w:val="clear" w:color="auto" w:fill="auto"/>
            <w:vAlign w:val="center"/>
            <w:hideMark/>
          </w:tcPr>
          <w:p w14:paraId="5DE2F9E7" w14:textId="1436C371"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87EFA7F"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79A0A0D" w14:textId="662159C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B808D96" w14:textId="287358D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2DC46672" w14:textId="6C245851"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A02E29F"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29AEAAB" w14:textId="4021C156"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C29985B" w14:textId="12BAAF85"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6FB443A8" w14:textId="6630C73C"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7194741F" w14:textId="7858422D" w:rsidR="00A22099" w:rsidRPr="003D3679" w:rsidRDefault="00A22099" w:rsidP="00A22099">
            <w:pPr>
              <w:widowControl/>
              <w:spacing w:line="259" w:lineRule="auto"/>
              <w:jc w:val="center"/>
              <w:rPr>
                <w:rFonts w:eastAsia="Times New Roman" w:cs="Calibri"/>
                <w:sz w:val="20"/>
                <w:szCs w:val="20"/>
              </w:rPr>
            </w:pPr>
          </w:p>
        </w:tc>
      </w:tr>
      <w:tr w:rsidR="00A22099" w:rsidRPr="003D3679" w14:paraId="53B63680" w14:textId="77777777" w:rsidTr="0029056E">
        <w:tc>
          <w:tcPr>
            <w:tcW w:w="2362" w:type="dxa"/>
            <w:tcBorders>
              <w:top w:val="nil"/>
              <w:left w:val="nil"/>
              <w:bottom w:val="single" w:sz="4" w:space="0" w:color="auto"/>
              <w:right w:val="nil"/>
            </w:tcBorders>
            <w:shd w:val="clear" w:color="auto" w:fill="auto"/>
            <w:noWrap/>
            <w:vAlign w:val="center"/>
            <w:hideMark/>
          </w:tcPr>
          <w:p w14:paraId="60B1BD90" w14:textId="6DFC0700"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7" w:type="dxa"/>
            <w:tcBorders>
              <w:top w:val="nil"/>
              <w:left w:val="nil"/>
              <w:bottom w:val="single" w:sz="4" w:space="0" w:color="auto"/>
              <w:right w:val="nil"/>
            </w:tcBorders>
            <w:shd w:val="clear" w:color="auto" w:fill="auto"/>
            <w:vAlign w:val="center"/>
            <w:hideMark/>
          </w:tcPr>
          <w:p w14:paraId="1DC2350D" w14:textId="6CEFC27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71D7B578"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E79F13D" w14:textId="789E741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67288FDE" w14:textId="27D10619"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A242845" w14:textId="18E3A2E2"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0B26B4E9"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782992C4" w14:textId="55E69D2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DF04FC7" w14:textId="5E4F02C3"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7FF280DE" w14:textId="169E00E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1546AF0D" w14:textId="4694B77E" w:rsidR="00A22099" w:rsidRPr="003D3679" w:rsidRDefault="00A22099" w:rsidP="00A22099">
            <w:pPr>
              <w:widowControl/>
              <w:spacing w:line="259" w:lineRule="auto"/>
              <w:jc w:val="center"/>
              <w:rPr>
                <w:rFonts w:eastAsia="Times New Roman" w:cs="Calibri"/>
                <w:sz w:val="20"/>
                <w:szCs w:val="20"/>
              </w:rPr>
            </w:pPr>
          </w:p>
        </w:tc>
      </w:tr>
      <w:tr w:rsidR="00A22099" w:rsidRPr="003D3679" w14:paraId="43D0011E" w14:textId="77777777" w:rsidTr="0029056E">
        <w:tc>
          <w:tcPr>
            <w:tcW w:w="2362" w:type="dxa"/>
            <w:tcBorders>
              <w:top w:val="nil"/>
              <w:left w:val="nil"/>
              <w:bottom w:val="single" w:sz="4" w:space="0" w:color="auto"/>
              <w:right w:val="nil"/>
            </w:tcBorders>
            <w:shd w:val="clear" w:color="000000" w:fill="DBE7F3"/>
            <w:noWrap/>
            <w:vAlign w:val="center"/>
            <w:hideMark/>
          </w:tcPr>
          <w:p w14:paraId="1055AFD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7" w:type="dxa"/>
            <w:tcBorders>
              <w:top w:val="nil"/>
              <w:left w:val="nil"/>
              <w:bottom w:val="single" w:sz="4" w:space="0" w:color="auto"/>
              <w:right w:val="nil"/>
            </w:tcBorders>
            <w:shd w:val="clear" w:color="000000" w:fill="DBE7F3"/>
            <w:noWrap/>
            <w:vAlign w:val="center"/>
            <w:hideMark/>
          </w:tcPr>
          <w:p w14:paraId="424838DA"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625123F1"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noWrap/>
            <w:vAlign w:val="center"/>
            <w:hideMark/>
          </w:tcPr>
          <w:p w14:paraId="67B9EA4B" w14:textId="4BB10D1E"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625E3D0D"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noWrap/>
            <w:vAlign w:val="center"/>
            <w:hideMark/>
          </w:tcPr>
          <w:p w14:paraId="5458F49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3782F89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noWrap/>
            <w:vAlign w:val="center"/>
            <w:hideMark/>
          </w:tcPr>
          <w:p w14:paraId="73AC08AA" w14:textId="41F38D5D"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noWrap/>
            <w:vAlign w:val="center"/>
            <w:hideMark/>
          </w:tcPr>
          <w:p w14:paraId="29D54A5C"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noWrap/>
            <w:vAlign w:val="center"/>
            <w:hideMark/>
          </w:tcPr>
          <w:p w14:paraId="6B96C97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12BBA5B0" w14:textId="77777777" w:rsidR="00A22099" w:rsidRPr="003D3679" w:rsidRDefault="00A22099" w:rsidP="00A2209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1437BAB7" w14:textId="77777777" w:rsidTr="0029056E">
        <w:tc>
          <w:tcPr>
            <w:tcW w:w="2362" w:type="dxa"/>
            <w:tcBorders>
              <w:top w:val="nil"/>
              <w:left w:val="nil"/>
              <w:bottom w:val="single" w:sz="4" w:space="0" w:color="auto"/>
              <w:right w:val="nil"/>
            </w:tcBorders>
            <w:shd w:val="clear" w:color="auto" w:fill="auto"/>
            <w:noWrap/>
            <w:vAlign w:val="center"/>
            <w:hideMark/>
          </w:tcPr>
          <w:p w14:paraId="1DC7ADDF"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7" w:type="dxa"/>
            <w:tcBorders>
              <w:top w:val="nil"/>
              <w:left w:val="nil"/>
              <w:bottom w:val="single" w:sz="4" w:space="0" w:color="auto"/>
              <w:right w:val="nil"/>
            </w:tcBorders>
            <w:shd w:val="clear" w:color="auto" w:fill="auto"/>
            <w:vAlign w:val="center"/>
            <w:hideMark/>
          </w:tcPr>
          <w:p w14:paraId="106612EA" w14:textId="52502AFF" w:rsidR="00A22099" w:rsidRPr="003D3679" w:rsidRDefault="00A22099" w:rsidP="00A22099">
            <w:pPr>
              <w:widowControl/>
              <w:spacing w:line="259" w:lineRule="auto"/>
              <w:jc w:val="center"/>
              <w:rPr>
                <w:rFonts w:eastAsia="Times New Roman" w:cs="Calibri"/>
                <w:sz w:val="20"/>
                <w:szCs w:val="20"/>
              </w:rPr>
            </w:pPr>
          </w:p>
        </w:tc>
        <w:tc>
          <w:tcPr>
            <w:tcW w:w="924" w:type="dxa"/>
            <w:tcBorders>
              <w:top w:val="nil"/>
              <w:left w:val="nil"/>
              <w:bottom w:val="single" w:sz="4" w:space="0" w:color="auto"/>
              <w:right w:val="nil"/>
            </w:tcBorders>
          </w:tcPr>
          <w:p w14:paraId="1B7343BE"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36F058C0" w14:textId="33D55D91"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D898B00" w14:textId="3AA23A17"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60A66341" w14:textId="7C9B653C"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542717E1"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6A3A8FCC" w14:textId="35B74D8E"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63AB877C" w14:textId="1F854DDB"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3D964784" w14:textId="5C644813"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9426C0B" w14:textId="0E2DDC65" w:rsidR="00A22099" w:rsidRPr="003D3679" w:rsidRDefault="00A22099" w:rsidP="00A22099">
            <w:pPr>
              <w:widowControl/>
              <w:spacing w:line="259" w:lineRule="auto"/>
              <w:jc w:val="center"/>
              <w:rPr>
                <w:rFonts w:eastAsia="Times New Roman" w:cs="Calibri"/>
                <w:sz w:val="20"/>
                <w:szCs w:val="20"/>
              </w:rPr>
            </w:pPr>
          </w:p>
        </w:tc>
      </w:tr>
      <w:tr w:rsidR="00A22099" w:rsidRPr="003D3679" w14:paraId="024A837B" w14:textId="77777777" w:rsidTr="0029056E">
        <w:tc>
          <w:tcPr>
            <w:tcW w:w="2362" w:type="dxa"/>
            <w:tcBorders>
              <w:top w:val="nil"/>
              <w:left w:val="nil"/>
              <w:bottom w:val="single" w:sz="4" w:space="0" w:color="auto"/>
              <w:right w:val="nil"/>
            </w:tcBorders>
            <w:shd w:val="clear" w:color="auto" w:fill="auto"/>
            <w:noWrap/>
            <w:vAlign w:val="center"/>
            <w:hideMark/>
          </w:tcPr>
          <w:p w14:paraId="3902B45B"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7" w:type="dxa"/>
            <w:tcBorders>
              <w:top w:val="nil"/>
              <w:left w:val="nil"/>
              <w:bottom w:val="single" w:sz="4" w:space="0" w:color="auto"/>
              <w:right w:val="nil"/>
            </w:tcBorders>
            <w:shd w:val="clear" w:color="auto" w:fill="auto"/>
            <w:vAlign w:val="center"/>
            <w:hideMark/>
          </w:tcPr>
          <w:p w14:paraId="37CDD18A" w14:textId="106CB9D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5E825C87"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DEC63BC" w14:textId="55BD696D"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0BB23E0" w14:textId="6B1FD5C5"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465C1686" w14:textId="3F58D7EF"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342113D"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55D8FDD3" w14:textId="635F8A1B"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08E7E1E" w14:textId="70892811"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23AD210A" w14:textId="32C7B5BF"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43D94C22" w14:textId="32943D26" w:rsidR="00A22099" w:rsidRPr="003D3679" w:rsidRDefault="00A22099" w:rsidP="00A22099">
            <w:pPr>
              <w:widowControl/>
              <w:spacing w:line="259" w:lineRule="auto"/>
              <w:jc w:val="center"/>
              <w:rPr>
                <w:rFonts w:eastAsia="Times New Roman" w:cs="Calibri"/>
                <w:sz w:val="20"/>
                <w:szCs w:val="20"/>
              </w:rPr>
            </w:pPr>
          </w:p>
        </w:tc>
      </w:tr>
      <w:tr w:rsidR="00A22099" w:rsidRPr="003D3679" w14:paraId="07FE40CC" w14:textId="77777777" w:rsidTr="0029056E">
        <w:tc>
          <w:tcPr>
            <w:tcW w:w="2362" w:type="dxa"/>
            <w:tcBorders>
              <w:top w:val="nil"/>
              <w:left w:val="nil"/>
              <w:bottom w:val="single" w:sz="4" w:space="0" w:color="auto"/>
              <w:right w:val="nil"/>
            </w:tcBorders>
            <w:shd w:val="clear" w:color="auto" w:fill="auto"/>
            <w:noWrap/>
            <w:vAlign w:val="center"/>
            <w:hideMark/>
          </w:tcPr>
          <w:p w14:paraId="7FA2B1F6"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817" w:type="dxa"/>
            <w:tcBorders>
              <w:top w:val="nil"/>
              <w:left w:val="nil"/>
              <w:bottom w:val="single" w:sz="4" w:space="0" w:color="auto"/>
              <w:right w:val="nil"/>
            </w:tcBorders>
            <w:shd w:val="clear" w:color="auto" w:fill="auto"/>
            <w:vAlign w:val="center"/>
            <w:hideMark/>
          </w:tcPr>
          <w:p w14:paraId="1F9237FC" w14:textId="7BFAAFB2"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4A8F29FD"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477A94A4" w14:textId="3D3237B0"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4A5261A" w14:textId="56FDE6A4"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EB39B13" w14:textId="6585FD70" w:rsidR="00A22099" w:rsidRPr="003D3679" w:rsidRDefault="00A22099" w:rsidP="00A22099">
            <w:pPr>
              <w:widowControl/>
              <w:spacing w:line="259" w:lineRule="auto"/>
              <w:jc w:val="center"/>
              <w:rPr>
                <w:rFonts w:eastAsia="Times New Roman" w:cs="Calibri"/>
                <w:sz w:val="20"/>
                <w:szCs w:val="20"/>
              </w:rPr>
            </w:pPr>
          </w:p>
        </w:tc>
        <w:tc>
          <w:tcPr>
            <w:tcW w:w="1000" w:type="dxa"/>
            <w:tcBorders>
              <w:top w:val="nil"/>
              <w:left w:val="nil"/>
              <w:bottom w:val="single" w:sz="4" w:space="0" w:color="auto"/>
              <w:right w:val="nil"/>
            </w:tcBorders>
          </w:tcPr>
          <w:p w14:paraId="627EE652" w14:textId="77777777" w:rsidR="00A22099" w:rsidRPr="003D3679" w:rsidRDefault="00A22099" w:rsidP="00A22099">
            <w:pPr>
              <w:widowControl/>
              <w:spacing w:line="259" w:lineRule="auto"/>
              <w:jc w:val="center"/>
              <w:rPr>
                <w:rFonts w:eastAsia="Times New Roman" w:cs="Calibri"/>
                <w:sz w:val="20"/>
                <w:szCs w:val="20"/>
              </w:rPr>
            </w:pPr>
          </w:p>
        </w:tc>
        <w:tc>
          <w:tcPr>
            <w:tcW w:w="636" w:type="dxa"/>
            <w:tcBorders>
              <w:top w:val="nil"/>
              <w:left w:val="nil"/>
              <w:bottom w:val="single" w:sz="4" w:space="0" w:color="auto"/>
              <w:right w:val="nil"/>
            </w:tcBorders>
            <w:shd w:val="clear" w:color="auto" w:fill="auto"/>
            <w:vAlign w:val="center"/>
            <w:hideMark/>
          </w:tcPr>
          <w:p w14:paraId="1B50E366" w14:textId="186B2BE0" w:rsidR="00A22099" w:rsidRPr="003D3679" w:rsidRDefault="00A22099" w:rsidP="00A22099">
            <w:pPr>
              <w:widowControl/>
              <w:spacing w:line="259" w:lineRule="auto"/>
              <w:jc w:val="center"/>
              <w:rPr>
                <w:rFonts w:eastAsia="Times New Roman" w:cs="Calibri"/>
                <w:sz w:val="20"/>
                <w:szCs w:val="20"/>
              </w:rPr>
            </w:pPr>
          </w:p>
        </w:tc>
        <w:tc>
          <w:tcPr>
            <w:tcW w:w="612" w:type="dxa"/>
            <w:tcBorders>
              <w:top w:val="nil"/>
              <w:left w:val="nil"/>
              <w:bottom w:val="single" w:sz="4" w:space="0" w:color="auto"/>
              <w:right w:val="nil"/>
            </w:tcBorders>
            <w:shd w:val="clear" w:color="auto" w:fill="auto"/>
            <w:vAlign w:val="center"/>
            <w:hideMark/>
          </w:tcPr>
          <w:p w14:paraId="09307C13" w14:textId="43E71DEF" w:rsidR="00A22099" w:rsidRPr="003D3679" w:rsidRDefault="00A22099" w:rsidP="00A22099">
            <w:pPr>
              <w:widowControl/>
              <w:spacing w:line="259" w:lineRule="auto"/>
              <w:jc w:val="center"/>
              <w:rPr>
                <w:rFonts w:eastAsia="Times New Roman" w:cs="Calibri"/>
                <w:sz w:val="20"/>
                <w:szCs w:val="20"/>
              </w:rPr>
            </w:pPr>
          </w:p>
        </w:tc>
        <w:tc>
          <w:tcPr>
            <w:tcW w:w="787" w:type="dxa"/>
            <w:tcBorders>
              <w:top w:val="nil"/>
              <w:left w:val="nil"/>
              <w:bottom w:val="single" w:sz="4" w:space="0" w:color="auto"/>
              <w:right w:val="nil"/>
            </w:tcBorders>
            <w:shd w:val="clear" w:color="auto" w:fill="auto"/>
            <w:vAlign w:val="center"/>
            <w:hideMark/>
          </w:tcPr>
          <w:p w14:paraId="47FDD231" w14:textId="48B55504" w:rsidR="00A22099" w:rsidRPr="003D3679" w:rsidRDefault="00A22099" w:rsidP="00A22099">
            <w:pPr>
              <w:widowControl/>
              <w:spacing w:line="259" w:lineRule="auto"/>
              <w:jc w:val="center"/>
              <w:rPr>
                <w:rFonts w:eastAsia="Times New Roman" w:cs="Calibri"/>
                <w:sz w:val="20"/>
                <w:szCs w:val="20"/>
              </w:rPr>
            </w:pPr>
          </w:p>
        </w:tc>
        <w:tc>
          <w:tcPr>
            <w:tcW w:w="692" w:type="dxa"/>
            <w:tcBorders>
              <w:top w:val="nil"/>
              <w:left w:val="nil"/>
              <w:bottom w:val="single" w:sz="4" w:space="0" w:color="auto"/>
              <w:right w:val="nil"/>
            </w:tcBorders>
            <w:shd w:val="clear" w:color="auto" w:fill="auto"/>
            <w:vAlign w:val="center"/>
            <w:hideMark/>
          </w:tcPr>
          <w:p w14:paraId="6F75745F" w14:textId="6F8B5989" w:rsidR="00A22099" w:rsidRPr="003D3679" w:rsidRDefault="00A22099" w:rsidP="00A22099">
            <w:pPr>
              <w:widowControl/>
              <w:spacing w:line="259" w:lineRule="auto"/>
              <w:jc w:val="center"/>
              <w:rPr>
                <w:rFonts w:eastAsia="Times New Roman" w:cs="Calibri"/>
                <w:sz w:val="20"/>
                <w:szCs w:val="20"/>
              </w:rPr>
            </w:pPr>
          </w:p>
        </w:tc>
      </w:tr>
      <w:tr w:rsidR="00A22099" w:rsidRPr="003D3679" w14:paraId="6047FAF5" w14:textId="77777777" w:rsidTr="0029056E">
        <w:tc>
          <w:tcPr>
            <w:tcW w:w="2362" w:type="dxa"/>
            <w:tcBorders>
              <w:top w:val="nil"/>
              <w:left w:val="nil"/>
              <w:bottom w:val="single" w:sz="4" w:space="0" w:color="auto"/>
              <w:right w:val="nil"/>
            </w:tcBorders>
            <w:shd w:val="clear" w:color="auto" w:fill="auto"/>
            <w:noWrap/>
            <w:vAlign w:val="center"/>
            <w:hideMark/>
          </w:tcPr>
          <w:p w14:paraId="40089552"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7" w:type="dxa"/>
            <w:tcBorders>
              <w:top w:val="nil"/>
              <w:left w:val="nil"/>
              <w:bottom w:val="single" w:sz="4" w:space="0" w:color="auto"/>
              <w:right w:val="nil"/>
            </w:tcBorders>
            <w:shd w:val="clear" w:color="auto" w:fill="auto"/>
            <w:vAlign w:val="center"/>
            <w:hideMark/>
          </w:tcPr>
          <w:p w14:paraId="24554202" w14:textId="4FF6C9D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76430E7"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5D20AAF" w14:textId="254C9E5E"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5F0D21D" w14:textId="426F6742"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2B963CC" w14:textId="46D930C2"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4A94CCDA"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2D366AF8" w14:textId="562E558C"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BB2681D" w14:textId="7B8EBE6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8B9880C" w14:textId="3043E597"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0A4E091" w14:textId="37CBAE51"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0FF587B8" w14:textId="77777777" w:rsidTr="0029056E">
        <w:tc>
          <w:tcPr>
            <w:tcW w:w="2362" w:type="dxa"/>
            <w:tcBorders>
              <w:top w:val="nil"/>
              <w:left w:val="nil"/>
              <w:bottom w:val="single" w:sz="4" w:space="0" w:color="auto"/>
              <w:right w:val="nil"/>
            </w:tcBorders>
            <w:shd w:val="clear" w:color="auto" w:fill="auto"/>
            <w:noWrap/>
            <w:vAlign w:val="center"/>
            <w:hideMark/>
          </w:tcPr>
          <w:p w14:paraId="44737281"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7" w:type="dxa"/>
            <w:tcBorders>
              <w:top w:val="nil"/>
              <w:left w:val="nil"/>
              <w:bottom w:val="single" w:sz="4" w:space="0" w:color="auto"/>
              <w:right w:val="nil"/>
            </w:tcBorders>
            <w:shd w:val="clear" w:color="auto" w:fill="auto"/>
            <w:vAlign w:val="center"/>
            <w:hideMark/>
          </w:tcPr>
          <w:p w14:paraId="1BFC8F1D" w14:textId="1BEB38D0"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CF6DD99" w14:textId="77777777" w:rsidR="00A22099" w:rsidRPr="003D3679" w:rsidRDefault="00A22099" w:rsidP="00A22099">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30B139E" w14:textId="39487D2C" w:rsidR="00A22099" w:rsidRPr="003D3679" w:rsidRDefault="00A22099" w:rsidP="00A2209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AFC6433" w14:textId="5A6F9D2C" w:rsidR="00A22099" w:rsidRPr="003D3679" w:rsidRDefault="00A22099" w:rsidP="00A22099">
            <w:pPr>
              <w:widowControl/>
              <w:spacing w:line="259" w:lineRule="auto"/>
              <w:jc w:val="center"/>
              <w:rPr>
                <w:rFonts w:eastAsia="Times New Roman" w:cs="Times New Roman"/>
                <w:sz w:val="20"/>
                <w:szCs w:val="20"/>
              </w:rPr>
            </w:pPr>
          </w:p>
        </w:tc>
        <w:tc>
          <w:tcPr>
            <w:tcW w:w="727" w:type="dxa"/>
            <w:tcBorders>
              <w:top w:val="nil"/>
              <w:left w:val="nil"/>
              <w:bottom w:val="single" w:sz="4" w:space="0" w:color="auto"/>
              <w:right w:val="nil"/>
            </w:tcBorders>
            <w:shd w:val="clear" w:color="auto" w:fill="auto"/>
            <w:vAlign w:val="center"/>
            <w:hideMark/>
          </w:tcPr>
          <w:p w14:paraId="5F9CBD29" w14:textId="06ED8AF0"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30DB9FDB"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1B11B66C" w14:textId="1AAE6EC1"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1900FA0" w14:textId="7987B208"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3EF1CA04" w14:textId="71955A5E"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5CDFC781" w14:textId="09B8AF1B"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4B9C383" w14:textId="77777777" w:rsidTr="0029056E">
        <w:tc>
          <w:tcPr>
            <w:tcW w:w="2362" w:type="dxa"/>
            <w:tcBorders>
              <w:top w:val="nil"/>
              <w:left w:val="nil"/>
              <w:bottom w:val="single" w:sz="4" w:space="0" w:color="auto"/>
              <w:right w:val="nil"/>
            </w:tcBorders>
            <w:shd w:val="clear" w:color="000000" w:fill="DBE7F3"/>
            <w:vAlign w:val="center"/>
            <w:hideMark/>
          </w:tcPr>
          <w:p w14:paraId="596447E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7" w:type="dxa"/>
            <w:tcBorders>
              <w:top w:val="nil"/>
              <w:left w:val="nil"/>
              <w:bottom w:val="single" w:sz="4" w:space="0" w:color="auto"/>
              <w:right w:val="nil"/>
            </w:tcBorders>
            <w:shd w:val="clear" w:color="000000" w:fill="DBE7F3"/>
            <w:vAlign w:val="center"/>
            <w:hideMark/>
          </w:tcPr>
          <w:p w14:paraId="772658C1"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24" w:type="dxa"/>
            <w:tcBorders>
              <w:top w:val="nil"/>
              <w:left w:val="nil"/>
              <w:bottom w:val="single" w:sz="4" w:space="0" w:color="auto"/>
              <w:right w:val="nil"/>
            </w:tcBorders>
            <w:shd w:val="clear" w:color="000000" w:fill="DBE7F3"/>
          </w:tcPr>
          <w:p w14:paraId="2906FA9D" w14:textId="77777777" w:rsidR="00A22099" w:rsidRPr="003D3679" w:rsidRDefault="00A22099" w:rsidP="00A22099">
            <w:pPr>
              <w:widowControl/>
              <w:spacing w:line="259" w:lineRule="auto"/>
              <w:rPr>
                <w:rFonts w:eastAsia="Times New Roman" w:cs="Calibri"/>
                <w:b/>
                <w:bCs/>
                <w:color w:val="auto"/>
                <w:sz w:val="20"/>
                <w:szCs w:val="20"/>
              </w:rPr>
            </w:pPr>
          </w:p>
        </w:tc>
        <w:tc>
          <w:tcPr>
            <w:tcW w:w="621" w:type="dxa"/>
            <w:tcBorders>
              <w:top w:val="nil"/>
              <w:left w:val="nil"/>
              <w:bottom w:val="single" w:sz="4" w:space="0" w:color="auto"/>
              <w:right w:val="nil"/>
            </w:tcBorders>
            <w:shd w:val="clear" w:color="000000" w:fill="DBE7F3"/>
            <w:vAlign w:val="center"/>
            <w:hideMark/>
          </w:tcPr>
          <w:p w14:paraId="1527D209" w14:textId="4BE4F139"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33B168BB"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27" w:type="dxa"/>
            <w:tcBorders>
              <w:top w:val="nil"/>
              <w:left w:val="nil"/>
              <w:bottom w:val="single" w:sz="4" w:space="0" w:color="auto"/>
              <w:right w:val="nil"/>
            </w:tcBorders>
            <w:shd w:val="clear" w:color="000000" w:fill="DBE7F3"/>
            <w:vAlign w:val="center"/>
            <w:hideMark/>
          </w:tcPr>
          <w:p w14:paraId="380B9005"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1000" w:type="dxa"/>
            <w:tcBorders>
              <w:top w:val="nil"/>
              <w:left w:val="nil"/>
              <w:bottom w:val="single" w:sz="4" w:space="0" w:color="auto"/>
              <w:right w:val="nil"/>
            </w:tcBorders>
            <w:shd w:val="clear" w:color="000000" w:fill="DBE7F3"/>
          </w:tcPr>
          <w:p w14:paraId="0F423146" w14:textId="77777777" w:rsidR="00A22099" w:rsidRPr="003D3679" w:rsidRDefault="00A22099" w:rsidP="00A22099">
            <w:pPr>
              <w:widowControl/>
              <w:spacing w:line="259" w:lineRule="auto"/>
              <w:rPr>
                <w:rFonts w:eastAsia="Times New Roman" w:cs="Calibri"/>
                <w:b/>
                <w:bCs/>
                <w:color w:val="auto"/>
                <w:sz w:val="20"/>
                <w:szCs w:val="20"/>
              </w:rPr>
            </w:pPr>
          </w:p>
        </w:tc>
        <w:tc>
          <w:tcPr>
            <w:tcW w:w="636" w:type="dxa"/>
            <w:tcBorders>
              <w:top w:val="nil"/>
              <w:left w:val="nil"/>
              <w:bottom w:val="single" w:sz="4" w:space="0" w:color="auto"/>
              <w:right w:val="nil"/>
            </w:tcBorders>
            <w:shd w:val="clear" w:color="000000" w:fill="DBE7F3"/>
            <w:vAlign w:val="center"/>
            <w:hideMark/>
          </w:tcPr>
          <w:p w14:paraId="2EA0F199" w14:textId="7AA10B7A"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12" w:type="dxa"/>
            <w:tcBorders>
              <w:top w:val="nil"/>
              <w:left w:val="nil"/>
              <w:bottom w:val="single" w:sz="4" w:space="0" w:color="auto"/>
              <w:right w:val="nil"/>
            </w:tcBorders>
            <w:shd w:val="clear" w:color="000000" w:fill="DBE7F3"/>
            <w:vAlign w:val="center"/>
            <w:hideMark/>
          </w:tcPr>
          <w:p w14:paraId="6F6155FE"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87" w:type="dxa"/>
            <w:tcBorders>
              <w:top w:val="nil"/>
              <w:left w:val="nil"/>
              <w:bottom w:val="single" w:sz="4" w:space="0" w:color="auto"/>
              <w:right w:val="nil"/>
            </w:tcBorders>
            <w:shd w:val="clear" w:color="000000" w:fill="DBE7F3"/>
            <w:vAlign w:val="center"/>
            <w:hideMark/>
          </w:tcPr>
          <w:p w14:paraId="48EE4173"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92" w:type="dxa"/>
            <w:tcBorders>
              <w:top w:val="nil"/>
              <w:left w:val="nil"/>
              <w:bottom w:val="single" w:sz="4" w:space="0" w:color="auto"/>
              <w:right w:val="nil"/>
            </w:tcBorders>
            <w:shd w:val="clear" w:color="000000" w:fill="DBE7F3"/>
            <w:vAlign w:val="center"/>
            <w:hideMark/>
          </w:tcPr>
          <w:p w14:paraId="7751B5D6" w14:textId="77777777" w:rsidR="00A22099" w:rsidRPr="003D3679" w:rsidRDefault="00A22099" w:rsidP="00A2209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A22099" w:rsidRPr="003D3679" w14:paraId="30FB8FFA" w14:textId="77777777" w:rsidTr="0029056E">
        <w:tc>
          <w:tcPr>
            <w:tcW w:w="2362" w:type="dxa"/>
            <w:tcBorders>
              <w:top w:val="nil"/>
              <w:left w:val="nil"/>
              <w:bottom w:val="single" w:sz="4" w:space="0" w:color="auto"/>
              <w:right w:val="nil"/>
            </w:tcBorders>
            <w:shd w:val="clear" w:color="auto" w:fill="auto"/>
            <w:vAlign w:val="center"/>
            <w:hideMark/>
          </w:tcPr>
          <w:p w14:paraId="358E3A4E"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7" w:type="dxa"/>
            <w:tcBorders>
              <w:top w:val="nil"/>
              <w:left w:val="nil"/>
              <w:bottom w:val="single" w:sz="4" w:space="0" w:color="auto"/>
              <w:right w:val="nil"/>
            </w:tcBorders>
            <w:shd w:val="clear" w:color="auto" w:fill="auto"/>
            <w:vAlign w:val="center"/>
            <w:hideMark/>
          </w:tcPr>
          <w:p w14:paraId="2C5F8147" w14:textId="0D22421A"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23B4A1A5"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6EF4A72" w14:textId="457B3BDF"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507E676" w14:textId="4294B4C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1B20F7B0" w14:textId="5DE9334D"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59FC20A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5ACAE4F7" w14:textId="2ECF18EE"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34BEC341" w14:textId="092BB4B1"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077E60B5" w14:textId="0C0C6460"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1650B34F" w14:textId="52737AFC"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17FB40C8" w14:textId="77777777" w:rsidTr="0029056E">
        <w:tc>
          <w:tcPr>
            <w:tcW w:w="2362" w:type="dxa"/>
            <w:tcBorders>
              <w:top w:val="nil"/>
              <w:left w:val="nil"/>
              <w:bottom w:val="single" w:sz="4" w:space="0" w:color="auto"/>
              <w:right w:val="nil"/>
            </w:tcBorders>
            <w:shd w:val="clear" w:color="auto" w:fill="auto"/>
            <w:vAlign w:val="center"/>
            <w:hideMark/>
          </w:tcPr>
          <w:p w14:paraId="3DCF3F17"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7" w:type="dxa"/>
            <w:tcBorders>
              <w:top w:val="nil"/>
              <w:left w:val="nil"/>
              <w:bottom w:val="single" w:sz="4" w:space="0" w:color="auto"/>
              <w:right w:val="nil"/>
            </w:tcBorders>
            <w:shd w:val="clear" w:color="auto" w:fill="auto"/>
            <w:vAlign w:val="center"/>
            <w:hideMark/>
          </w:tcPr>
          <w:p w14:paraId="52B423F4" w14:textId="3341F3A8"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nil"/>
              <w:left w:val="nil"/>
              <w:bottom w:val="single" w:sz="4" w:space="0" w:color="auto"/>
              <w:right w:val="nil"/>
            </w:tcBorders>
          </w:tcPr>
          <w:p w14:paraId="08CB6B03"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nil"/>
              <w:left w:val="nil"/>
              <w:bottom w:val="single" w:sz="4" w:space="0" w:color="auto"/>
              <w:right w:val="nil"/>
            </w:tcBorders>
            <w:shd w:val="clear" w:color="auto" w:fill="auto"/>
            <w:vAlign w:val="center"/>
            <w:hideMark/>
          </w:tcPr>
          <w:p w14:paraId="63D4363C" w14:textId="0874ED97" w:rsidR="00A22099" w:rsidRPr="003D3679" w:rsidRDefault="00A22099" w:rsidP="00A22099">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5F317988" w14:textId="59E02C5F" w:rsidR="00A22099" w:rsidRPr="003D3679" w:rsidRDefault="00A22099" w:rsidP="00A22099">
            <w:pPr>
              <w:widowControl/>
              <w:spacing w:line="259" w:lineRule="auto"/>
              <w:jc w:val="center"/>
              <w:rPr>
                <w:rFonts w:eastAsia="Times New Roman" w:cs="Calibri"/>
                <w:sz w:val="20"/>
                <w:szCs w:val="20"/>
              </w:rPr>
            </w:pPr>
          </w:p>
        </w:tc>
        <w:tc>
          <w:tcPr>
            <w:tcW w:w="727" w:type="dxa"/>
            <w:tcBorders>
              <w:top w:val="nil"/>
              <w:left w:val="nil"/>
              <w:bottom w:val="single" w:sz="4" w:space="0" w:color="auto"/>
              <w:right w:val="nil"/>
            </w:tcBorders>
            <w:shd w:val="clear" w:color="auto" w:fill="auto"/>
            <w:vAlign w:val="center"/>
            <w:hideMark/>
          </w:tcPr>
          <w:p w14:paraId="0810392A" w14:textId="08131C18"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nil"/>
              <w:left w:val="nil"/>
              <w:bottom w:val="single" w:sz="4" w:space="0" w:color="auto"/>
              <w:right w:val="nil"/>
            </w:tcBorders>
          </w:tcPr>
          <w:p w14:paraId="6DCE1566"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nil"/>
              <w:left w:val="nil"/>
              <w:bottom w:val="single" w:sz="4" w:space="0" w:color="auto"/>
              <w:right w:val="nil"/>
            </w:tcBorders>
            <w:shd w:val="clear" w:color="auto" w:fill="auto"/>
            <w:vAlign w:val="center"/>
            <w:hideMark/>
          </w:tcPr>
          <w:p w14:paraId="716DC32B" w14:textId="35ADF649"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nil"/>
              <w:left w:val="nil"/>
              <w:bottom w:val="single" w:sz="4" w:space="0" w:color="auto"/>
              <w:right w:val="nil"/>
            </w:tcBorders>
            <w:shd w:val="clear" w:color="auto" w:fill="auto"/>
            <w:vAlign w:val="center"/>
            <w:hideMark/>
          </w:tcPr>
          <w:p w14:paraId="1AE52A55" w14:textId="34422D53"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nil"/>
              <w:left w:val="nil"/>
              <w:bottom w:val="single" w:sz="4" w:space="0" w:color="auto"/>
              <w:right w:val="nil"/>
            </w:tcBorders>
            <w:shd w:val="clear" w:color="auto" w:fill="auto"/>
            <w:vAlign w:val="center"/>
            <w:hideMark/>
          </w:tcPr>
          <w:p w14:paraId="5D19280A" w14:textId="2A35DE25"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nil"/>
              <w:left w:val="nil"/>
              <w:bottom w:val="single" w:sz="4" w:space="0" w:color="auto"/>
              <w:right w:val="nil"/>
            </w:tcBorders>
            <w:shd w:val="clear" w:color="auto" w:fill="auto"/>
            <w:vAlign w:val="center"/>
            <w:hideMark/>
          </w:tcPr>
          <w:p w14:paraId="2921FD32" w14:textId="6F980429" w:rsidR="00A22099" w:rsidRPr="003D3679" w:rsidRDefault="00A22099" w:rsidP="00A22099">
            <w:pPr>
              <w:widowControl/>
              <w:spacing w:line="259" w:lineRule="auto"/>
              <w:jc w:val="center"/>
              <w:rPr>
                <w:rFonts w:eastAsia="Times New Roman" w:cs="Times New Roman"/>
                <w:sz w:val="20"/>
                <w:szCs w:val="20"/>
              </w:rPr>
            </w:pPr>
          </w:p>
        </w:tc>
      </w:tr>
      <w:tr w:rsidR="00A22099" w:rsidRPr="003D3679" w14:paraId="330DCA87" w14:textId="77777777" w:rsidTr="0029056E">
        <w:tc>
          <w:tcPr>
            <w:tcW w:w="2362" w:type="dxa"/>
            <w:tcBorders>
              <w:top w:val="single" w:sz="4" w:space="0" w:color="auto"/>
              <w:left w:val="nil"/>
              <w:bottom w:val="single" w:sz="4" w:space="0" w:color="auto"/>
              <w:right w:val="nil"/>
            </w:tcBorders>
            <w:shd w:val="clear" w:color="auto" w:fill="auto"/>
            <w:vAlign w:val="center"/>
            <w:hideMark/>
          </w:tcPr>
          <w:p w14:paraId="1CF0F56D" w14:textId="77777777" w:rsidR="00A22099" w:rsidRPr="003D3679" w:rsidRDefault="00A22099" w:rsidP="00A2209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Severe hunger</w:t>
            </w:r>
          </w:p>
        </w:tc>
        <w:tc>
          <w:tcPr>
            <w:tcW w:w="817" w:type="dxa"/>
            <w:tcBorders>
              <w:top w:val="single" w:sz="4" w:space="0" w:color="auto"/>
              <w:left w:val="nil"/>
              <w:bottom w:val="single" w:sz="4" w:space="0" w:color="auto"/>
              <w:right w:val="nil"/>
            </w:tcBorders>
            <w:shd w:val="clear" w:color="auto" w:fill="auto"/>
            <w:vAlign w:val="center"/>
            <w:hideMark/>
          </w:tcPr>
          <w:p w14:paraId="630415FC" w14:textId="35E4871D" w:rsidR="00A22099" w:rsidRPr="003D3679" w:rsidRDefault="00A22099" w:rsidP="00A22099">
            <w:pPr>
              <w:widowControl/>
              <w:spacing w:line="259" w:lineRule="auto"/>
              <w:jc w:val="center"/>
              <w:rPr>
                <w:rFonts w:eastAsia="Times New Roman" w:cs="Times New Roman"/>
                <w:sz w:val="20"/>
                <w:szCs w:val="20"/>
              </w:rPr>
            </w:pPr>
          </w:p>
        </w:tc>
        <w:tc>
          <w:tcPr>
            <w:tcW w:w="924" w:type="dxa"/>
            <w:tcBorders>
              <w:top w:val="single" w:sz="4" w:space="0" w:color="auto"/>
              <w:left w:val="nil"/>
              <w:bottom w:val="single" w:sz="4" w:space="0" w:color="auto"/>
              <w:right w:val="nil"/>
            </w:tcBorders>
          </w:tcPr>
          <w:p w14:paraId="27116F66" w14:textId="77777777" w:rsidR="00A22099" w:rsidRPr="003D3679" w:rsidRDefault="00A22099" w:rsidP="00A22099">
            <w:pPr>
              <w:widowControl/>
              <w:spacing w:line="259" w:lineRule="auto"/>
              <w:jc w:val="center"/>
              <w:rPr>
                <w:rFonts w:eastAsia="Times New Roman" w:cs="Calibri"/>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ECC5803" w14:textId="22621020" w:rsidR="00A22099" w:rsidRPr="003D3679" w:rsidRDefault="00A22099" w:rsidP="00A22099">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70594168" w14:textId="3FFED09D" w:rsidR="00A22099" w:rsidRPr="003D3679" w:rsidRDefault="00A22099" w:rsidP="00A22099">
            <w:pPr>
              <w:widowControl/>
              <w:spacing w:line="259" w:lineRule="auto"/>
              <w:jc w:val="center"/>
              <w:rPr>
                <w:rFonts w:eastAsia="Times New Roman" w:cs="Calibri"/>
                <w:sz w:val="20"/>
                <w:szCs w:val="20"/>
              </w:rPr>
            </w:pPr>
          </w:p>
        </w:tc>
        <w:tc>
          <w:tcPr>
            <w:tcW w:w="727" w:type="dxa"/>
            <w:tcBorders>
              <w:top w:val="single" w:sz="4" w:space="0" w:color="auto"/>
              <w:left w:val="nil"/>
              <w:bottom w:val="single" w:sz="4" w:space="0" w:color="auto"/>
              <w:right w:val="nil"/>
            </w:tcBorders>
            <w:shd w:val="clear" w:color="auto" w:fill="auto"/>
            <w:vAlign w:val="center"/>
            <w:hideMark/>
          </w:tcPr>
          <w:p w14:paraId="2B2F1636" w14:textId="2D95FA51" w:rsidR="00A22099" w:rsidRPr="003D3679" w:rsidRDefault="00A22099" w:rsidP="00A22099">
            <w:pPr>
              <w:widowControl/>
              <w:spacing w:line="259" w:lineRule="auto"/>
              <w:jc w:val="center"/>
              <w:rPr>
                <w:rFonts w:eastAsia="Times New Roman" w:cs="Times New Roman"/>
                <w:sz w:val="20"/>
                <w:szCs w:val="20"/>
              </w:rPr>
            </w:pPr>
          </w:p>
        </w:tc>
        <w:tc>
          <w:tcPr>
            <w:tcW w:w="1000" w:type="dxa"/>
            <w:tcBorders>
              <w:top w:val="single" w:sz="4" w:space="0" w:color="auto"/>
              <w:left w:val="nil"/>
              <w:bottom w:val="single" w:sz="4" w:space="0" w:color="auto"/>
              <w:right w:val="nil"/>
            </w:tcBorders>
          </w:tcPr>
          <w:p w14:paraId="72B1D757" w14:textId="77777777" w:rsidR="00A22099" w:rsidRPr="003D3679" w:rsidRDefault="00A22099" w:rsidP="00A22099">
            <w:pPr>
              <w:widowControl/>
              <w:spacing w:line="259" w:lineRule="auto"/>
              <w:jc w:val="center"/>
              <w:rPr>
                <w:rFonts w:eastAsia="Times New Roman" w:cs="Times New Roman"/>
                <w:sz w:val="20"/>
                <w:szCs w:val="20"/>
              </w:rPr>
            </w:pPr>
          </w:p>
        </w:tc>
        <w:tc>
          <w:tcPr>
            <w:tcW w:w="636" w:type="dxa"/>
            <w:tcBorders>
              <w:top w:val="single" w:sz="4" w:space="0" w:color="auto"/>
              <w:left w:val="nil"/>
              <w:bottom w:val="single" w:sz="4" w:space="0" w:color="auto"/>
              <w:right w:val="nil"/>
            </w:tcBorders>
            <w:shd w:val="clear" w:color="auto" w:fill="auto"/>
            <w:vAlign w:val="center"/>
            <w:hideMark/>
          </w:tcPr>
          <w:p w14:paraId="4873F0F4" w14:textId="5C2781F7" w:rsidR="00A22099" w:rsidRPr="003D3679" w:rsidRDefault="00A22099" w:rsidP="00A22099">
            <w:pPr>
              <w:widowControl/>
              <w:spacing w:line="259" w:lineRule="auto"/>
              <w:jc w:val="center"/>
              <w:rPr>
                <w:rFonts w:eastAsia="Times New Roman" w:cs="Times New Roman"/>
                <w:sz w:val="20"/>
                <w:szCs w:val="20"/>
              </w:rPr>
            </w:pPr>
          </w:p>
        </w:tc>
        <w:tc>
          <w:tcPr>
            <w:tcW w:w="612" w:type="dxa"/>
            <w:tcBorders>
              <w:top w:val="single" w:sz="4" w:space="0" w:color="auto"/>
              <w:left w:val="nil"/>
              <w:bottom w:val="single" w:sz="4" w:space="0" w:color="auto"/>
              <w:right w:val="nil"/>
            </w:tcBorders>
            <w:shd w:val="clear" w:color="auto" w:fill="auto"/>
            <w:vAlign w:val="center"/>
            <w:hideMark/>
          </w:tcPr>
          <w:p w14:paraId="22EFAA97" w14:textId="312C2AF9" w:rsidR="00A22099" w:rsidRPr="003D3679" w:rsidRDefault="00A22099" w:rsidP="00A22099">
            <w:pPr>
              <w:widowControl/>
              <w:spacing w:line="259" w:lineRule="auto"/>
              <w:jc w:val="center"/>
              <w:rPr>
                <w:rFonts w:eastAsia="Times New Roman" w:cs="Times New Roman"/>
                <w:sz w:val="20"/>
                <w:szCs w:val="20"/>
              </w:rPr>
            </w:pPr>
          </w:p>
        </w:tc>
        <w:tc>
          <w:tcPr>
            <w:tcW w:w="787" w:type="dxa"/>
            <w:tcBorders>
              <w:top w:val="single" w:sz="4" w:space="0" w:color="auto"/>
              <w:left w:val="nil"/>
              <w:bottom w:val="single" w:sz="4" w:space="0" w:color="auto"/>
              <w:right w:val="nil"/>
            </w:tcBorders>
            <w:shd w:val="clear" w:color="auto" w:fill="auto"/>
            <w:vAlign w:val="center"/>
            <w:hideMark/>
          </w:tcPr>
          <w:p w14:paraId="6EE994F0" w14:textId="7AD4F5EF" w:rsidR="00A22099" w:rsidRPr="003D3679" w:rsidRDefault="00A22099" w:rsidP="00A22099">
            <w:pPr>
              <w:widowControl/>
              <w:spacing w:line="259" w:lineRule="auto"/>
              <w:jc w:val="center"/>
              <w:rPr>
                <w:rFonts w:eastAsia="Times New Roman" w:cs="Times New Roman"/>
                <w:sz w:val="20"/>
                <w:szCs w:val="20"/>
              </w:rPr>
            </w:pPr>
          </w:p>
        </w:tc>
        <w:tc>
          <w:tcPr>
            <w:tcW w:w="692" w:type="dxa"/>
            <w:tcBorders>
              <w:top w:val="single" w:sz="4" w:space="0" w:color="auto"/>
              <w:left w:val="nil"/>
              <w:bottom w:val="single" w:sz="4" w:space="0" w:color="auto"/>
              <w:right w:val="nil"/>
            </w:tcBorders>
            <w:shd w:val="clear" w:color="auto" w:fill="auto"/>
            <w:vAlign w:val="center"/>
            <w:hideMark/>
          </w:tcPr>
          <w:p w14:paraId="1203B39A" w14:textId="56EBCC7B" w:rsidR="00A22099" w:rsidRPr="003D3679" w:rsidRDefault="00A22099" w:rsidP="00A22099">
            <w:pPr>
              <w:widowControl/>
              <w:spacing w:line="259" w:lineRule="auto"/>
              <w:jc w:val="center"/>
              <w:rPr>
                <w:rFonts w:eastAsia="Times New Roman" w:cs="Times New Roman"/>
                <w:sz w:val="20"/>
                <w:szCs w:val="20"/>
              </w:rPr>
            </w:pPr>
          </w:p>
        </w:tc>
      </w:tr>
    </w:tbl>
    <w:bookmarkEnd w:id="388"/>
    <w:p w14:paraId="1F72419C" w14:textId="7631ED79" w:rsidR="008850D4" w:rsidRDefault="008850D4" w:rsidP="008850D4">
      <w:pPr>
        <w:pStyle w:val="TF-TblFN"/>
        <w:spacing w:before="0"/>
      </w:pPr>
      <w:commentRangeStart w:id="389"/>
      <w:r>
        <w:t>^ Results not statistically reliable, n&lt;30</w:t>
      </w:r>
      <w:commentRangeEnd w:id="389"/>
      <w:r w:rsidR="004E33EB">
        <w:rPr>
          <w:rStyle w:val="CommentReference"/>
          <w:rFonts w:eastAsia="Arial" w:cs="Arial"/>
          <w:color w:val="000000"/>
        </w:rPr>
        <w:commentReference w:id="389"/>
      </w:r>
    </w:p>
    <w:p w14:paraId="7D4BD363" w14:textId="274C5689" w:rsidR="008850D4" w:rsidRDefault="008850D4" w:rsidP="008850D4">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F556B4">
        <w:t>“</w:t>
      </w:r>
      <w:r>
        <w:t>n</w:t>
      </w:r>
      <w:r w:rsidR="00F556B4">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 to the aggr</w:t>
      </w:r>
      <w:r w:rsidR="008824BD">
        <w:t>egated sample size.</w:t>
      </w:r>
    </w:p>
    <w:p w14:paraId="60F9755F" w14:textId="39B42DFB" w:rsidR="008850D4" w:rsidRDefault="008850D4" w:rsidP="008850D4">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5D18B9D1" w14:textId="5CA03EB8" w:rsidR="008850D4" w:rsidRDefault="008850D4" w:rsidP="008850D4">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189D6DE1" w14:textId="5ED0932E" w:rsidR="008850D4" w:rsidRDefault="008850D4" w:rsidP="008850D4">
      <w:pPr>
        <w:pStyle w:val="TF-TblFN"/>
        <w:spacing w:before="0"/>
        <w:ind w:left="90" w:hanging="90"/>
      </w:pPr>
      <w:r>
        <w:t xml:space="preserve">Notes: </w:t>
      </w:r>
    </w:p>
    <w:p w14:paraId="6A8D1A3E" w14:textId="77777777" w:rsidR="008850D4" w:rsidRDefault="008850D4" w:rsidP="003D3679">
      <w:pPr>
        <w:pStyle w:val="TF-TblFN"/>
        <w:spacing w:before="0"/>
        <w:ind w:left="0" w:firstLine="0"/>
      </w:pPr>
      <w:r>
        <w:t xml:space="preserve">Estimates are sample-weighted; numbers of observations are unweighted. </w:t>
      </w:r>
    </w:p>
    <w:p w14:paraId="21FA160C" w14:textId="05DC81E7" w:rsidR="0004059A" w:rsidRDefault="0004059A" w:rsidP="003D3679">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79012E9" w14:textId="4A5B0C77" w:rsidR="008850D4" w:rsidRDefault="008850D4" w:rsidP="003D3679">
      <w:pPr>
        <w:pStyle w:val="TF-TblFN"/>
        <w:spacing w:before="0"/>
        <w:ind w:left="0" w:firstLine="0"/>
      </w:pPr>
      <w:r>
        <w:t xml:space="preserve">The prevalence of poverty, sometimes referred to as the poverty incidence or poverty headcount ratio, is the percentage of individuals living below the $1.25 (2005 PPP) per person per day threshold. </w:t>
      </w:r>
    </w:p>
    <w:p w14:paraId="78AD8CE9" w14:textId="723D8FB2" w:rsidR="00B235BF" w:rsidRDefault="00B235BF" w:rsidP="003D3679">
      <w:pPr>
        <w:pStyle w:val="TF-TblFN"/>
        <w:spacing w:before="0"/>
        <w:ind w:left="0" w:firstLine="0"/>
      </w:pPr>
      <w:r w:rsidRPr="00B235BF">
        <w:t>The prevalence of poverty was calculated by first converting the USD $1.25 per day (2005 PPP) poverty line into local currency units (LCU) by multiplying the USD $1.25 per day (2005 PPP) poverty line by the 2005 PPP conversion rate of the ZOI Survey country, where LCU 2005 PPP=</w:t>
      </w:r>
      <w:r w:rsidR="00E37887">
        <w:t>[</w:t>
      </w:r>
      <w:r w:rsidRPr="00757754">
        <w:rPr>
          <w:highlight w:val="yellow"/>
        </w:rPr>
        <w:t>XX</w:t>
      </w:r>
      <w:r w:rsidR="00E37887">
        <w:t>]</w:t>
      </w:r>
      <w:r w:rsidRPr="00B235BF">
        <w:t xml:space="preserve">. The resulting figure was then adjusted for the cumulative price inflation between 2005 and the ZOI Survey year by multiplying by the ratio of the ZOI Survey country’s </w:t>
      </w:r>
      <w:r w:rsidR="009C2687">
        <w:t>Consumer Price Index (</w:t>
      </w:r>
      <w:r w:rsidRPr="00B235BF">
        <w:t>CPI</w:t>
      </w:r>
      <w:r w:rsidR="009C2687">
        <w:t>)</w:t>
      </w:r>
      <w:r w:rsidRPr="00B235BF">
        <w:t xml:space="preserve"> for the survey year and month to the 2005 CPI, where survey month and year CPI LCU=</w:t>
      </w:r>
      <w:r w:rsidR="00E37887">
        <w:t>[</w:t>
      </w:r>
      <w:r w:rsidR="00E37887" w:rsidRPr="00D55C65">
        <w:rPr>
          <w:highlight w:val="yellow"/>
        </w:rPr>
        <w:t>XX</w:t>
      </w:r>
      <w:r w:rsidR="00E37887">
        <w:t>]</w:t>
      </w:r>
      <w:r w:rsidRPr="00B235BF">
        <w:t xml:space="preserve"> and 2005 CPI LCU=</w:t>
      </w:r>
      <w:r w:rsidR="00E37887">
        <w:t>[</w:t>
      </w:r>
      <w:r w:rsidR="00E37887" w:rsidRPr="00D55C65">
        <w:rPr>
          <w:highlight w:val="yellow"/>
        </w:rPr>
        <w:t>XX</w:t>
      </w:r>
      <w:r w:rsidR="00E37887">
        <w:t>]</w:t>
      </w:r>
      <w:r w:rsidRPr="00B235B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B235BF" w:rsidDel="00B235BF">
        <w:t xml:space="preserve"> </w:t>
      </w:r>
    </w:p>
    <w:p w14:paraId="0DC892CC" w14:textId="63EDB471" w:rsidR="008850D4" w:rsidRDefault="008850D4" w:rsidP="008824BD">
      <w:pPr>
        <w:pStyle w:val="TF-TblFN"/>
        <w:spacing w:before="0" w:after="200"/>
        <w:ind w:left="86" w:hanging="86"/>
      </w:pPr>
      <w:r>
        <w:t>Sources: Feed the Future [</w:t>
      </w:r>
      <w:r w:rsidRPr="00757754">
        <w:rPr>
          <w:highlight w:val="yellow"/>
        </w:rPr>
        <w:t>Country</w:t>
      </w:r>
      <w:r>
        <w:t>] ZOI Survey [</w:t>
      </w:r>
      <w:r w:rsidR="00FE1420">
        <w:rPr>
          <w:highlight w:val="yellow"/>
        </w:rPr>
        <w:t xml:space="preserve">baseline </w:t>
      </w:r>
      <w:r w:rsidRPr="00757754">
        <w:rPr>
          <w:highlight w:val="yellow"/>
        </w:rPr>
        <w:t>survey year(s)</w:t>
      </w:r>
      <w:r>
        <w:t>]; Feed the Future [</w:t>
      </w:r>
      <w:r w:rsidRPr="00757754">
        <w:rPr>
          <w:highlight w:val="yellow"/>
        </w:rPr>
        <w:t>Country</w:t>
      </w:r>
      <w:r>
        <w:t>] ZOI Survey [</w:t>
      </w:r>
      <w:r w:rsidR="00A11DD1" w:rsidRPr="00A11DD1">
        <w:rPr>
          <w:szCs w:val="16"/>
          <w:highlight w:val="yellow"/>
        </w:rPr>
        <w:t xml:space="preserve">endline </w:t>
      </w:r>
      <w:r w:rsidRPr="00757754">
        <w:rPr>
          <w:highlight w:val="yellow"/>
        </w:rPr>
        <w:t>survey year(s)</w:t>
      </w:r>
      <w:r>
        <w:t>]</w:t>
      </w:r>
      <w:r>
        <w:tab/>
      </w:r>
    </w:p>
    <w:p w14:paraId="2DA35C42" w14:textId="04114BFF" w:rsidR="00B235BF" w:rsidRDefault="00B235BF" w:rsidP="008824BD">
      <w:pPr>
        <w:pStyle w:val="BodyText"/>
        <w:rPr>
          <w:szCs w:val="22"/>
        </w:rPr>
      </w:pPr>
      <w:r>
        <w:rPr>
          <w:b/>
          <w:color w:val="94A545"/>
        </w:rPr>
        <w:t>Depth of p</w:t>
      </w:r>
      <w:r w:rsidRPr="00D55C65">
        <w:rPr>
          <w:b/>
          <w:color w:val="94A545"/>
        </w:rPr>
        <w:t xml:space="preserve">overty. </w:t>
      </w:r>
      <w:r>
        <w:rPr>
          <w:szCs w:val="22"/>
        </w:rPr>
        <w:t>[</w:t>
      </w:r>
      <w:r w:rsidRPr="00D55C65">
        <w:rPr>
          <w:szCs w:val="22"/>
          <w:highlight w:val="yellow"/>
        </w:rPr>
        <w:t>Describe the results presented in Table 4.2.</w:t>
      </w:r>
      <w:r>
        <w:rPr>
          <w:szCs w:val="22"/>
          <w:highlight w:val="yellow"/>
        </w:rPr>
        <w:t>2</w:t>
      </w:r>
      <w:r w:rsidRPr="00D55C65">
        <w:rPr>
          <w:highlight w:val="yellow"/>
        </w:rPr>
        <w:t>.</w:t>
      </w:r>
      <w:r>
        <w:t>]</w:t>
      </w:r>
    </w:p>
    <w:p w14:paraId="6F40FA70" w14:textId="7C7B9072" w:rsidR="002074D8" w:rsidRPr="00F25309" w:rsidRDefault="002074D8" w:rsidP="002074D8">
      <w:pPr>
        <w:pStyle w:val="Tabletitle"/>
        <w:keepLines/>
        <w:spacing w:before="240"/>
        <w:contextualSpacing/>
        <w:outlineLvl w:val="3"/>
      </w:pPr>
      <w:bookmarkStart w:id="390" w:name="_Toc50719174"/>
      <w:bookmarkStart w:id="391" w:name="_Toc415131205"/>
      <w:r>
        <w:t>Table 4.2.2</w:t>
      </w:r>
      <w:r w:rsidRPr="00D07E80">
        <w:t xml:space="preserve">: </w:t>
      </w:r>
      <w:r w:rsidR="008850D4" w:rsidRPr="008850D4">
        <w:t xml:space="preserve">Comparison of Depth of Poverty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0"/>
    </w:p>
    <w:tbl>
      <w:tblPr>
        <w:tblW w:w="5000" w:type="pct"/>
        <w:tblLayout w:type="fixed"/>
        <w:tblCellMar>
          <w:left w:w="72" w:type="dxa"/>
          <w:right w:w="72" w:type="dxa"/>
        </w:tblCellMar>
        <w:tblLook w:val="04A0" w:firstRow="1" w:lastRow="0" w:firstColumn="1" w:lastColumn="0" w:noHBand="0" w:noVBand="1"/>
      </w:tblPr>
      <w:tblGrid>
        <w:gridCol w:w="2221"/>
        <w:gridCol w:w="934"/>
        <w:gridCol w:w="964"/>
        <w:gridCol w:w="609"/>
        <w:gridCol w:w="181"/>
        <w:gridCol w:w="1082"/>
        <w:gridCol w:w="920"/>
        <w:gridCol w:w="637"/>
        <w:gridCol w:w="637"/>
        <w:gridCol w:w="728"/>
        <w:gridCol w:w="591"/>
      </w:tblGrid>
      <w:tr w:rsidR="001475F5" w:rsidRPr="00670B3A" w14:paraId="0248D3B9" w14:textId="77777777" w:rsidTr="00DB018A">
        <w:tc>
          <w:tcPr>
            <w:tcW w:w="2199" w:type="dxa"/>
            <w:tcBorders>
              <w:top w:val="single" w:sz="4" w:space="0" w:color="auto"/>
              <w:left w:val="nil"/>
              <w:bottom w:val="nil"/>
              <w:right w:val="nil"/>
            </w:tcBorders>
            <w:shd w:val="clear" w:color="000000" w:fill="387990"/>
            <w:noWrap/>
            <w:vAlign w:val="bottom"/>
            <w:hideMark/>
          </w:tcPr>
          <w:p w14:paraId="2AD49499"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81" w:type="dxa"/>
            <w:gridSpan w:val="3"/>
            <w:tcBorders>
              <w:top w:val="single" w:sz="4" w:space="0" w:color="auto"/>
              <w:left w:val="nil"/>
              <w:bottom w:val="single" w:sz="4" w:space="0" w:color="FFFFFF"/>
              <w:right w:val="nil"/>
            </w:tcBorders>
            <w:shd w:val="clear" w:color="000000" w:fill="387990"/>
          </w:tcPr>
          <w:p w14:paraId="015FCD2E"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38557970" w14:textId="7F768882"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42209EF2"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611" w:type="dxa"/>
            <w:gridSpan w:val="3"/>
            <w:tcBorders>
              <w:top w:val="single" w:sz="4" w:space="0" w:color="auto"/>
              <w:left w:val="nil"/>
              <w:bottom w:val="single" w:sz="4" w:space="0" w:color="FFFFFF"/>
              <w:right w:val="nil"/>
            </w:tcBorders>
            <w:shd w:val="clear" w:color="000000" w:fill="387990"/>
          </w:tcPr>
          <w:p w14:paraId="0F12EF3A" w14:textId="77777777" w:rsidR="001475F5"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87E7AE9" w14:textId="4BF4F2C9"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30" w:type="dxa"/>
            <w:vMerge w:val="restart"/>
            <w:tcBorders>
              <w:top w:val="single" w:sz="4" w:space="0" w:color="auto"/>
              <w:left w:val="nil"/>
              <w:right w:val="nil"/>
            </w:tcBorders>
            <w:shd w:val="clear" w:color="000000" w:fill="387990"/>
            <w:vAlign w:val="bottom"/>
            <w:hideMark/>
          </w:tcPr>
          <w:p w14:paraId="54F87A6A"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73E240C" w14:textId="5B7D0C53"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1BB1D830"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67A9E72" w14:textId="10BF6EC0" w:rsidR="001475F5" w:rsidRPr="00670B3A" w:rsidRDefault="001475F5" w:rsidP="00CF49E1">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585" w:type="dxa"/>
            <w:vMerge w:val="restart"/>
            <w:tcBorders>
              <w:top w:val="single" w:sz="4" w:space="0" w:color="auto"/>
              <w:left w:val="nil"/>
              <w:right w:val="nil"/>
            </w:tcBorders>
            <w:shd w:val="clear" w:color="000000" w:fill="387990"/>
            <w:vAlign w:val="bottom"/>
            <w:hideMark/>
          </w:tcPr>
          <w:p w14:paraId="47ACAF88" w14:textId="77777777" w:rsidR="001475F5" w:rsidRPr="00670B3A" w:rsidRDefault="001475F5" w:rsidP="00670B3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91D40B9" w14:textId="46D6BEA9" w:rsidR="001475F5" w:rsidRPr="00670B3A" w:rsidRDefault="001475F5" w:rsidP="00CF49E1">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1475F5" w:rsidRPr="00670B3A" w14:paraId="300427F3" w14:textId="77777777" w:rsidTr="00DB018A">
        <w:tc>
          <w:tcPr>
            <w:tcW w:w="2199" w:type="dxa"/>
            <w:tcBorders>
              <w:top w:val="nil"/>
              <w:left w:val="nil"/>
              <w:bottom w:val="nil"/>
              <w:right w:val="nil"/>
            </w:tcBorders>
            <w:shd w:val="clear" w:color="000000" w:fill="387990"/>
            <w:noWrap/>
            <w:vAlign w:val="bottom"/>
            <w:hideMark/>
          </w:tcPr>
          <w:p w14:paraId="3EEF23DE" w14:textId="77777777" w:rsidR="001475F5" w:rsidRPr="00670B3A" w:rsidRDefault="001475F5" w:rsidP="00670B3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24" w:type="dxa"/>
            <w:tcBorders>
              <w:top w:val="nil"/>
              <w:left w:val="nil"/>
              <w:bottom w:val="nil"/>
              <w:right w:val="nil"/>
            </w:tcBorders>
            <w:shd w:val="clear" w:color="000000" w:fill="387990"/>
            <w:vAlign w:val="bottom"/>
            <w:hideMark/>
          </w:tcPr>
          <w:p w14:paraId="773FD650" w14:textId="0AB12DC8"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54" w:type="dxa"/>
            <w:tcBorders>
              <w:top w:val="nil"/>
              <w:left w:val="nil"/>
              <w:bottom w:val="nil"/>
              <w:right w:val="nil"/>
            </w:tcBorders>
            <w:shd w:val="clear" w:color="000000" w:fill="387990"/>
            <w:vAlign w:val="bottom"/>
          </w:tcPr>
          <w:p w14:paraId="31D2090A" w14:textId="7DA9C936"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03" w:type="dxa"/>
            <w:tcBorders>
              <w:top w:val="nil"/>
              <w:left w:val="nil"/>
              <w:bottom w:val="nil"/>
              <w:right w:val="nil"/>
            </w:tcBorders>
            <w:shd w:val="clear" w:color="000000" w:fill="387990"/>
            <w:vAlign w:val="bottom"/>
            <w:hideMark/>
          </w:tcPr>
          <w:p w14:paraId="670DA3A9" w14:textId="5947C80A"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14C7A1E" w14:textId="72B1116B" w:rsidR="001475F5" w:rsidRPr="00670B3A" w:rsidRDefault="001475F5" w:rsidP="00CF49E1">
            <w:pPr>
              <w:widowControl/>
              <w:spacing w:line="259" w:lineRule="auto"/>
              <w:jc w:val="center"/>
              <w:rPr>
                <w:rFonts w:eastAsia="Times New Roman" w:cs="Calibri"/>
                <w:b/>
                <w:bCs/>
                <w:color w:val="FFFFFF"/>
                <w:sz w:val="20"/>
                <w:szCs w:val="20"/>
              </w:rPr>
            </w:pPr>
          </w:p>
        </w:tc>
        <w:tc>
          <w:tcPr>
            <w:tcW w:w="1071" w:type="dxa"/>
            <w:tcBorders>
              <w:top w:val="nil"/>
              <w:left w:val="nil"/>
              <w:bottom w:val="nil"/>
              <w:right w:val="nil"/>
            </w:tcBorders>
            <w:shd w:val="clear" w:color="000000" w:fill="387990"/>
            <w:vAlign w:val="bottom"/>
            <w:hideMark/>
          </w:tcPr>
          <w:p w14:paraId="3DF57DB5" w14:textId="17E25ED5"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0" w:type="dxa"/>
            <w:tcBorders>
              <w:top w:val="nil"/>
              <w:left w:val="nil"/>
              <w:bottom w:val="nil"/>
              <w:right w:val="nil"/>
            </w:tcBorders>
            <w:shd w:val="clear" w:color="000000" w:fill="387990"/>
            <w:vAlign w:val="bottom"/>
          </w:tcPr>
          <w:p w14:paraId="71878E45" w14:textId="4A4C42D1" w:rsidR="001475F5" w:rsidRPr="00670B3A" w:rsidRDefault="001475F5" w:rsidP="00CF49E1">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0DE4540F" w14:textId="2505FB54" w:rsidR="001475F5" w:rsidRPr="00670B3A" w:rsidRDefault="001475F5" w:rsidP="00CF49E1">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30" w:type="dxa"/>
            <w:vMerge/>
            <w:tcBorders>
              <w:left w:val="nil"/>
              <w:bottom w:val="single" w:sz="4" w:space="0" w:color="auto"/>
              <w:right w:val="nil"/>
            </w:tcBorders>
            <w:shd w:val="clear" w:color="000000" w:fill="387990"/>
            <w:vAlign w:val="bottom"/>
            <w:hideMark/>
          </w:tcPr>
          <w:p w14:paraId="0B798BFC" w14:textId="0A6B3AF3" w:rsidR="001475F5" w:rsidRPr="00670B3A" w:rsidRDefault="001475F5" w:rsidP="00CF49E1">
            <w:pPr>
              <w:widowControl/>
              <w:spacing w:line="259" w:lineRule="auto"/>
              <w:jc w:val="center"/>
              <w:rPr>
                <w:rFonts w:eastAsia="Times New Roman" w:cs="Calibri"/>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6C1D213B" w14:textId="0F2B3010" w:rsidR="001475F5" w:rsidRPr="00670B3A" w:rsidRDefault="001475F5" w:rsidP="00CF49E1">
            <w:pPr>
              <w:widowControl/>
              <w:spacing w:line="259" w:lineRule="auto"/>
              <w:jc w:val="center"/>
              <w:rPr>
                <w:rFonts w:eastAsia="Times New Roman" w:cs="Calibri"/>
                <w:b/>
                <w:bCs/>
                <w:color w:val="FFFFFF"/>
                <w:sz w:val="20"/>
                <w:szCs w:val="20"/>
              </w:rPr>
            </w:pPr>
          </w:p>
        </w:tc>
        <w:tc>
          <w:tcPr>
            <w:tcW w:w="585" w:type="dxa"/>
            <w:vMerge/>
            <w:tcBorders>
              <w:left w:val="nil"/>
              <w:bottom w:val="single" w:sz="4" w:space="0" w:color="auto"/>
              <w:right w:val="nil"/>
            </w:tcBorders>
            <w:shd w:val="clear" w:color="000000" w:fill="387990"/>
            <w:vAlign w:val="bottom"/>
            <w:hideMark/>
          </w:tcPr>
          <w:p w14:paraId="3490BF35" w14:textId="18A57BE6" w:rsidR="001475F5" w:rsidRPr="00670B3A" w:rsidRDefault="001475F5" w:rsidP="00CF49E1">
            <w:pPr>
              <w:widowControl/>
              <w:spacing w:line="259" w:lineRule="auto"/>
              <w:jc w:val="center"/>
              <w:rPr>
                <w:rFonts w:eastAsia="Times New Roman" w:cs="Calibri"/>
                <w:b/>
                <w:bCs/>
                <w:color w:val="FFFFFF"/>
                <w:sz w:val="20"/>
                <w:szCs w:val="20"/>
              </w:rPr>
            </w:pPr>
          </w:p>
        </w:tc>
      </w:tr>
      <w:tr w:rsidR="001475F5" w:rsidRPr="00670B3A" w14:paraId="489DA2B2" w14:textId="77777777" w:rsidTr="00D01B9C">
        <w:tc>
          <w:tcPr>
            <w:tcW w:w="2199" w:type="dxa"/>
            <w:tcBorders>
              <w:top w:val="single" w:sz="4" w:space="0" w:color="auto"/>
              <w:left w:val="nil"/>
              <w:bottom w:val="single" w:sz="4" w:space="0" w:color="auto"/>
              <w:right w:val="nil"/>
            </w:tcBorders>
            <w:shd w:val="clear" w:color="auto" w:fill="auto"/>
            <w:noWrap/>
            <w:vAlign w:val="center"/>
            <w:hideMark/>
          </w:tcPr>
          <w:p w14:paraId="2A7D6AFF" w14:textId="77777777" w:rsidR="00A22099" w:rsidRPr="00670B3A" w:rsidRDefault="00A22099" w:rsidP="00A22099">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24" w:type="dxa"/>
            <w:tcBorders>
              <w:top w:val="single" w:sz="4" w:space="0" w:color="auto"/>
              <w:left w:val="nil"/>
              <w:bottom w:val="single" w:sz="4" w:space="0" w:color="auto"/>
              <w:right w:val="nil"/>
            </w:tcBorders>
            <w:shd w:val="clear" w:color="auto" w:fill="auto"/>
            <w:vAlign w:val="center"/>
          </w:tcPr>
          <w:p w14:paraId="287E8AAF" w14:textId="3C5EB1D2"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vAlign w:val="center"/>
          </w:tcPr>
          <w:p w14:paraId="2C7429D4" w14:textId="10D4521C"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199B3172" w14:textId="1F18ADE8"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71C49C08" w14:textId="40C966AD" w:rsidR="00A22099" w:rsidRPr="00670B3A" w:rsidRDefault="00A22099" w:rsidP="00A22099">
            <w:pPr>
              <w:widowControl/>
              <w:spacing w:line="259" w:lineRule="auto"/>
              <w:jc w:val="center"/>
              <w:rPr>
                <w:rFonts w:eastAsia="Times New Roman" w:cs="Calibri"/>
                <w:bCs/>
                <w:sz w:val="20"/>
                <w:szCs w:val="20"/>
              </w:rPr>
            </w:pPr>
          </w:p>
        </w:tc>
        <w:tc>
          <w:tcPr>
            <w:tcW w:w="1071" w:type="dxa"/>
            <w:tcBorders>
              <w:top w:val="single" w:sz="4" w:space="0" w:color="auto"/>
              <w:left w:val="nil"/>
              <w:bottom w:val="single" w:sz="4" w:space="0" w:color="auto"/>
              <w:right w:val="nil"/>
            </w:tcBorders>
            <w:shd w:val="clear" w:color="auto" w:fill="auto"/>
            <w:vAlign w:val="center"/>
          </w:tcPr>
          <w:p w14:paraId="1EA2D2E6" w14:textId="761858EF" w:rsidR="00A22099" w:rsidRPr="00670B3A" w:rsidRDefault="00A22099" w:rsidP="00A22099">
            <w:pPr>
              <w:widowControl/>
              <w:spacing w:line="259" w:lineRule="auto"/>
              <w:jc w:val="center"/>
              <w:rPr>
                <w:rFonts w:eastAsia="Times New Roman" w:cs="Calibri"/>
                <w:bCs/>
                <w:sz w:val="20"/>
                <w:szCs w:val="20"/>
              </w:rPr>
            </w:pPr>
          </w:p>
        </w:tc>
        <w:tc>
          <w:tcPr>
            <w:tcW w:w="910" w:type="dxa"/>
            <w:tcBorders>
              <w:top w:val="single" w:sz="4" w:space="0" w:color="auto"/>
              <w:left w:val="nil"/>
              <w:bottom w:val="single" w:sz="4" w:space="0" w:color="auto"/>
              <w:right w:val="nil"/>
            </w:tcBorders>
            <w:vAlign w:val="center"/>
          </w:tcPr>
          <w:p w14:paraId="775AE882" w14:textId="7B152AD0"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67817BEC" w14:textId="75BD528F" w:rsidR="00A22099" w:rsidRPr="00670B3A" w:rsidRDefault="00A22099" w:rsidP="00A22099">
            <w:pPr>
              <w:widowControl/>
              <w:spacing w:line="259" w:lineRule="auto"/>
              <w:jc w:val="center"/>
              <w:rPr>
                <w:rFonts w:eastAsia="Times New Roman" w:cs="Calibri"/>
                <w:bCs/>
                <w:sz w:val="20"/>
                <w:szCs w:val="20"/>
              </w:rPr>
            </w:pPr>
          </w:p>
        </w:tc>
        <w:tc>
          <w:tcPr>
            <w:tcW w:w="630" w:type="dxa"/>
            <w:tcBorders>
              <w:top w:val="nil"/>
              <w:left w:val="nil"/>
              <w:bottom w:val="single" w:sz="4" w:space="0" w:color="auto"/>
              <w:right w:val="nil"/>
            </w:tcBorders>
            <w:shd w:val="clear" w:color="auto" w:fill="auto"/>
            <w:vAlign w:val="center"/>
          </w:tcPr>
          <w:p w14:paraId="6D7BF9AD" w14:textId="3E664DA4" w:rsidR="00A22099" w:rsidRPr="00670B3A" w:rsidRDefault="00A22099" w:rsidP="00A22099">
            <w:pPr>
              <w:widowControl/>
              <w:spacing w:line="259" w:lineRule="auto"/>
              <w:jc w:val="center"/>
              <w:rPr>
                <w:rFonts w:eastAsia="Times New Roman" w:cs="Calibri"/>
                <w:bCs/>
                <w:sz w:val="20"/>
                <w:szCs w:val="20"/>
              </w:rPr>
            </w:pPr>
          </w:p>
        </w:tc>
        <w:tc>
          <w:tcPr>
            <w:tcW w:w="720" w:type="dxa"/>
            <w:tcBorders>
              <w:top w:val="nil"/>
              <w:left w:val="nil"/>
              <w:bottom w:val="single" w:sz="4" w:space="0" w:color="auto"/>
              <w:right w:val="nil"/>
            </w:tcBorders>
            <w:shd w:val="clear" w:color="auto" w:fill="auto"/>
            <w:vAlign w:val="center"/>
          </w:tcPr>
          <w:p w14:paraId="0427977D" w14:textId="5E31FA90" w:rsidR="00A22099" w:rsidRPr="00670B3A" w:rsidRDefault="00A22099" w:rsidP="00A22099">
            <w:pPr>
              <w:widowControl/>
              <w:spacing w:line="259" w:lineRule="auto"/>
              <w:jc w:val="center"/>
              <w:rPr>
                <w:rFonts w:eastAsia="Times New Roman" w:cs="Calibri"/>
                <w:bCs/>
                <w:sz w:val="20"/>
                <w:szCs w:val="20"/>
              </w:rPr>
            </w:pPr>
          </w:p>
        </w:tc>
        <w:tc>
          <w:tcPr>
            <w:tcW w:w="585" w:type="dxa"/>
            <w:tcBorders>
              <w:top w:val="nil"/>
              <w:left w:val="nil"/>
              <w:bottom w:val="single" w:sz="4" w:space="0" w:color="auto"/>
              <w:right w:val="nil"/>
            </w:tcBorders>
            <w:shd w:val="clear" w:color="auto" w:fill="auto"/>
            <w:vAlign w:val="center"/>
          </w:tcPr>
          <w:p w14:paraId="7DEB580B" w14:textId="796621F7" w:rsidR="00A22099" w:rsidRPr="00670B3A" w:rsidRDefault="00A22099" w:rsidP="00A22099">
            <w:pPr>
              <w:widowControl/>
              <w:spacing w:line="259" w:lineRule="auto"/>
              <w:jc w:val="center"/>
              <w:rPr>
                <w:rFonts w:eastAsia="Times New Roman" w:cs="Calibri"/>
                <w:bCs/>
                <w:sz w:val="20"/>
                <w:szCs w:val="20"/>
              </w:rPr>
            </w:pPr>
          </w:p>
        </w:tc>
      </w:tr>
      <w:tr w:rsidR="000D3EC0" w:rsidRPr="00670B3A" w14:paraId="79A03F98"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62775483"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54" w:type="dxa"/>
            <w:tcBorders>
              <w:top w:val="nil"/>
              <w:left w:val="nil"/>
              <w:bottom w:val="single" w:sz="4" w:space="0" w:color="auto"/>
              <w:right w:val="nil"/>
            </w:tcBorders>
            <w:shd w:val="clear" w:color="000000" w:fill="DBE7F3"/>
          </w:tcPr>
          <w:p w14:paraId="41B72A58"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16F21B3B" w14:textId="7C9A2CD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610B60A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0C87C5AE"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288A27BA"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4FB763F9" w14:textId="02378F89"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9833766"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4436D34B"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654ADE8"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92B53F3" w14:textId="77777777" w:rsidTr="00DB018A">
        <w:tc>
          <w:tcPr>
            <w:tcW w:w="2199" w:type="dxa"/>
            <w:tcBorders>
              <w:top w:val="nil"/>
              <w:left w:val="nil"/>
              <w:bottom w:val="single" w:sz="4" w:space="0" w:color="auto"/>
              <w:right w:val="nil"/>
            </w:tcBorders>
            <w:shd w:val="clear" w:color="auto" w:fill="auto"/>
            <w:noWrap/>
            <w:vAlign w:val="center"/>
            <w:hideMark/>
          </w:tcPr>
          <w:p w14:paraId="13B4B1C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24" w:type="dxa"/>
            <w:tcBorders>
              <w:top w:val="nil"/>
              <w:left w:val="nil"/>
              <w:bottom w:val="single" w:sz="4" w:space="0" w:color="auto"/>
              <w:right w:val="nil"/>
            </w:tcBorders>
            <w:shd w:val="clear" w:color="auto" w:fill="auto"/>
            <w:vAlign w:val="center"/>
            <w:hideMark/>
          </w:tcPr>
          <w:p w14:paraId="1614764F" w14:textId="2B833901"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2B5A889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2A0B80D4" w14:textId="36A321F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A0D79" w14:textId="6A4CF2B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17C3A73D" w14:textId="250835A4"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EE73477"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F37F30" w14:textId="0B71917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3633ED5" w14:textId="31A4657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4A0B775" w14:textId="61507AD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AAD7F3" w14:textId="67857746" w:rsidR="00A22099" w:rsidRPr="00670B3A" w:rsidRDefault="00A22099" w:rsidP="00A22099">
            <w:pPr>
              <w:widowControl/>
              <w:spacing w:line="259" w:lineRule="auto"/>
              <w:jc w:val="center"/>
              <w:rPr>
                <w:rFonts w:eastAsia="Times New Roman" w:cs="Calibri"/>
                <w:sz w:val="20"/>
                <w:szCs w:val="20"/>
              </w:rPr>
            </w:pPr>
          </w:p>
        </w:tc>
      </w:tr>
      <w:tr w:rsidR="001475F5" w:rsidRPr="00670B3A" w14:paraId="3100353F" w14:textId="77777777" w:rsidTr="00DB018A">
        <w:tc>
          <w:tcPr>
            <w:tcW w:w="2199" w:type="dxa"/>
            <w:tcBorders>
              <w:top w:val="nil"/>
              <w:left w:val="nil"/>
              <w:bottom w:val="single" w:sz="4" w:space="0" w:color="auto"/>
              <w:right w:val="nil"/>
            </w:tcBorders>
            <w:shd w:val="clear" w:color="auto" w:fill="auto"/>
            <w:noWrap/>
            <w:vAlign w:val="center"/>
            <w:hideMark/>
          </w:tcPr>
          <w:p w14:paraId="0E4086D8"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24" w:type="dxa"/>
            <w:tcBorders>
              <w:top w:val="nil"/>
              <w:left w:val="nil"/>
              <w:bottom w:val="single" w:sz="4" w:space="0" w:color="auto"/>
              <w:right w:val="nil"/>
            </w:tcBorders>
            <w:shd w:val="clear" w:color="auto" w:fill="auto"/>
            <w:vAlign w:val="center"/>
            <w:hideMark/>
          </w:tcPr>
          <w:p w14:paraId="5C81BFCB" w14:textId="063DAB39"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0B592037"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78A7B8D7" w14:textId="0FECD2A1"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56B1819" w14:textId="1D3C13A5"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8886B00" w14:textId="24CA5279"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0B2E590E"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7D9266" w14:textId="5859E18A"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664420" w14:textId="78B212BA"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654F7A7" w14:textId="30047300"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24AD8CD3" w14:textId="35BC9095" w:rsidR="00A22099" w:rsidRPr="00670B3A" w:rsidRDefault="00A22099" w:rsidP="00A22099">
            <w:pPr>
              <w:widowControl/>
              <w:spacing w:line="259" w:lineRule="auto"/>
              <w:jc w:val="center"/>
              <w:rPr>
                <w:rFonts w:eastAsia="Times New Roman" w:cs="Calibri"/>
                <w:sz w:val="20"/>
                <w:szCs w:val="20"/>
              </w:rPr>
            </w:pPr>
          </w:p>
        </w:tc>
      </w:tr>
      <w:tr w:rsidR="001475F5" w:rsidRPr="00670B3A" w14:paraId="1933A2C2" w14:textId="77777777" w:rsidTr="00DB018A">
        <w:tc>
          <w:tcPr>
            <w:tcW w:w="2199" w:type="dxa"/>
            <w:tcBorders>
              <w:top w:val="nil"/>
              <w:left w:val="nil"/>
              <w:bottom w:val="single" w:sz="4" w:space="0" w:color="auto"/>
              <w:right w:val="nil"/>
            </w:tcBorders>
            <w:shd w:val="clear" w:color="auto" w:fill="auto"/>
            <w:noWrap/>
            <w:vAlign w:val="center"/>
            <w:hideMark/>
          </w:tcPr>
          <w:p w14:paraId="70078D5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24" w:type="dxa"/>
            <w:tcBorders>
              <w:top w:val="nil"/>
              <w:left w:val="nil"/>
              <w:bottom w:val="single" w:sz="4" w:space="0" w:color="auto"/>
              <w:right w:val="nil"/>
            </w:tcBorders>
            <w:shd w:val="clear" w:color="auto" w:fill="auto"/>
            <w:vAlign w:val="center"/>
            <w:hideMark/>
          </w:tcPr>
          <w:p w14:paraId="6CC76D65" w14:textId="1E0365D8"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6860434A"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9BCAD82" w14:textId="57DA2F95"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16592AC6" w14:textId="1A095BCD"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75CA9989" w14:textId="74139026"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42DC43E0"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8711207" w14:textId="2D1612C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4CDA116" w14:textId="3D098BCD"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903E09F" w14:textId="1CA7F367"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4CD0B35" w14:textId="723182B1" w:rsidR="00A22099" w:rsidRPr="00670B3A" w:rsidRDefault="00A22099" w:rsidP="00A22099">
            <w:pPr>
              <w:widowControl/>
              <w:spacing w:line="259" w:lineRule="auto"/>
              <w:jc w:val="center"/>
              <w:rPr>
                <w:rFonts w:eastAsia="Times New Roman" w:cs="Calibri"/>
                <w:sz w:val="20"/>
                <w:szCs w:val="20"/>
              </w:rPr>
            </w:pPr>
          </w:p>
        </w:tc>
      </w:tr>
      <w:tr w:rsidR="001475F5" w:rsidRPr="00670B3A" w14:paraId="647CF537" w14:textId="77777777" w:rsidTr="00DB018A">
        <w:tc>
          <w:tcPr>
            <w:tcW w:w="2199" w:type="dxa"/>
            <w:tcBorders>
              <w:top w:val="nil"/>
              <w:left w:val="nil"/>
              <w:bottom w:val="single" w:sz="4" w:space="0" w:color="auto"/>
              <w:right w:val="nil"/>
            </w:tcBorders>
            <w:shd w:val="clear" w:color="auto" w:fill="auto"/>
            <w:noWrap/>
            <w:vAlign w:val="center"/>
            <w:hideMark/>
          </w:tcPr>
          <w:p w14:paraId="6CF7B049" w14:textId="2B86DF4B"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24" w:type="dxa"/>
            <w:tcBorders>
              <w:top w:val="nil"/>
              <w:left w:val="nil"/>
              <w:bottom w:val="single" w:sz="4" w:space="0" w:color="auto"/>
              <w:right w:val="nil"/>
            </w:tcBorders>
            <w:shd w:val="clear" w:color="auto" w:fill="auto"/>
            <w:vAlign w:val="center"/>
            <w:hideMark/>
          </w:tcPr>
          <w:p w14:paraId="7532C91E" w14:textId="706FBD0E"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987359B"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385A739E" w14:textId="2575F6B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11247A6" w14:textId="734CC822"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535737" w14:textId="63A6A68D"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2327CED8"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9459D64" w14:textId="7DEDB438"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EB3E473" w14:textId="266B0A4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33493DFE" w14:textId="3FACB796"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1BDC10CB" w14:textId="600BCFEE" w:rsidR="00A22099" w:rsidRPr="00670B3A" w:rsidRDefault="00A22099" w:rsidP="00A22099">
            <w:pPr>
              <w:widowControl/>
              <w:spacing w:line="259" w:lineRule="auto"/>
              <w:jc w:val="center"/>
              <w:rPr>
                <w:rFonts w:eastAsia="Times New Roman" w:cs="Calibri"/>
                <w:sz w:val="20"/>
                <w:szCs w:val="20"/>
              </w:rPr>
            </w:pPr>
          </w:p>
        </w:tc>
      </w:tr>
      <w:tr w:rsidR="000D3EC0" w:rsidRPr="00670B3A" w14:paraId="33D854B5" w14:textId="77777777" w:rsidTr="00DB018A">
        <w:tc>
          <w:tcPr>
            <w:tcW w:w="3123" w:type="dxa"/>
            <w:gridSpan w:val="2"/>
            <w:tcBorders>
              <w:top w:val="single" w:sz="4" w:space="0" w:color="auto"/>
              <w:left w:val="nil"/>
              <w:bottom w:val="single" w:sz="4" w:space="0" w:color="auto"/>
              <w:right w:val="nil"/>
            </w:tcBorders>
            <w:shd w:val="clear" w:color="000000" w:fill="DBE7F3"/>
            <w:noWrap/>
            <w:vAlign w:val="center"/>
            <w:hideMark/>
          </w:tcPr>
          <w:p w14:paraId="28D8250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54" w:type="dxa"/>
            <w:tcBorders>
              <w:top w:val="nil"/>
              <w:left w:val="nil"/>
              <w:bottom w:val="single" w:sz="4" w:space="0" w:color="auto"/>
              <w:right w:val="nil"/>
            </w:tcBorders>
            <w:shd w:val="clear" w:color="000000" w:fill="DBE7F3"/>
          </w:tcPr>
          <w:p w14:paraId="5ADCB420"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7118CE2" w14:textId="68C7FA5D"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7567FE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noWrap/>
            <w:vAlign w:val="center"/>
            <w:hideMark/>
          </w:tcPr>
          <w:p w14:paraId="5C76D8C0"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7D125831"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666314A" w14:textId="7956414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297DC12C"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394E1F19"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050BE18B" w14:textId="77777777" w:rsidR="00A22099" w:rsidRPr="00670B3A" w:rsidRDefault="00A22099" w:rsidP="00A22099">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758E44CF" w14:textId="77777777" w:rsidTr="00DB018A">
        <w:tc>
          <w:tcPr>
            <w:tcW w:w="2199" w:type="dxa"/>
            <w:tcBorders>
              <w:top w:val="nil"/>
              <w:left w:val="nil"/>
              <w:bottom w:val="single" w:sz="4" w:space="0" w:color="auto"/>
              <w:right w:val="nil"/>
            </w:tcBorders>
            <w:shd w:val="clear" w:color="auto" w:fill="auto"/>
            <w:noWrap/>
            <w:vAlign w:val="center"/>
            <w:hideMark/>
          </w:tcPr>
          <w:p w14:paraId="0D367AF9"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24" w:type="dxa"/>
            <w:tcBorders>
              <w:top w:val="nil"/>
              <w:left w:val="nil"/>
              <w:bottom w:val="single" w:sz="4" w:space="0" w:color="auto"/>
              <w:right w:val="nil"/>
            </w:tcBorders>
            <w:shd w:val="clear" w:color="auto" w:fill="auto"/>
            <w:vAlign w:val="center"/>
            <w:hideMark/>
          </w:tcPr>
          <w:p w14:paraId="7E18666A" w14:textId="4034C084" w:rsidR="00A22099" w:rsidRPr="00670B3A" w:rsidRDefault="00A22099" w:rsidP="00A22099">
            <w:pPr>
              <w:widowControl/>
              <w:spacing w:line="259" w:lineRule="auto"/>
              <w:jc w:val="center"/>
              <w:rPr>
                <w:rFonts w:eastAsia="Times New Roman" w:cs="Calibri"/>
                <w:sz w:val="20"/>
                <w:szCs w:val="20"/>
              </w:rPr>
            </w:pPr>
          </w:p>
        </w:tc>
        <w:tc>
          <w:tcPr>
            <w:tcW w:w="954" w:type="dxa"/>
            <w:tcBorders>
              <w:top w:val="nil"/>
              <w:left w:val="nil"/>
              <w:bottom w:val="single" w:sz="4" w:space="0" w:color="auto"/>
              <w:right w:val="nil"/>
            </w:tcBorders>
          </w:tcPr>
          <w:p w14:paraId="4C7FD5FC"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91DE70C" w14:textId="716BB807"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35789F" w14:textId="69D431E1"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2D614D9F" w14:textId="0C8A810C"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FC3824D"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8EB88C8" w14:textId="51533275"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EB2717" w14:textId="713E58C8"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05391BE9" w14:textId="6EDC0F43"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7AF07390" w14:textId="0B426D10" w:rsidR="00A22099" w:rsidRPr="00670B3A" w:rsidRDefault="00A22099" w:rsidP="00A22099">
            <w:pPr>
              <w:widowControl/>
              <w:spacing w:line="259" w:lineRule="auto"/>
              <w:jc w:val="center"/>
              <w:rPr>
                <w:rFonts w:eastAsia="Times New Roman" w:cs="Calibri"/>
                <w:sz w:val="20"/>
                <w:szCs w:val="20"/>
              </w:rPr>
            </w:pPr>
          </w:p>
        </w:tc>
      </w:tr>
      <w:tr w:rsidR="001475F5" w:rsidRPr="00670B3A" w14:paraId="33E24C92" w14:textId="77777777" w:rsidTr="00DB018A">
        <w:tc>
          <w:tcPr>
            <w:tcW w:w="2199" w:type="dxa"/>
            <w:tcBorders>
              <w:top w:val="nil"/>
              <w:left w:val="nil"/>
              <w:bottom w:val="single" w:sz="4" w:space="0" w:color="auto"/>
              <w:right w:val="nil"/>
            </w:tcBorders>
            <w:shd w:val="clear" w:color="auto" w:fill="auto"/>
            <w:noWrap/>
            <w:vAlign w:val="center"/>
            <w:hideMark/>
          </w:tcPr>
          <w:p w14:paraId="6DF2AFCF"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24" w:type="dxa"/>
            <w:tcBorders>
              <w:top w:val="nil"/>
              <w:left w:val="nil"/>
              <w:bottom w:val="single" w:sz="4" w:space="0" w:color="auto"/>
              <w:right w:val="nil"/>
            </w:tcBorders>
            <w:shd w:val="clear" w:color="auto" w:fill="auto"/>
            <w:vAlign w:val="center"/>
            <w:hideMark/>
          </w:tcPr>
          <w:p w14:paraId="124F86B9" w14:textId="0E5EABB3"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55F9CC5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FF017B0" w14:textId="0FA2072C"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08C9826C" w14:textId="16D0C49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359D27A7" w14:textId="6212F533"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1B408F19"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06F0E8" w14:textId="2D39BE26"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A54D9CF" w14:textId="4B1A5BBF"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65A0CD28" w14:textId="7256323E"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64EB59D6" w14:textId="6FD256C0" w:rsidR="00A22099" w:rsidRPr="00670B3A" w:rsidRDefault="00A22099" w:rsidP="00A22099">
            <w:pPr>
              <w:widowControl/>
              <w:spacing w:line="259" w:lineRule="auto"/>
              <w:jc w:val="center"/>
              <w:rPr>
                <w:rFonts w:eastAsia="Times New Roman" w:cs="Calibri"/>
                <w:sz w:val="20"/>
                <w:szCs w:val="20"/>
              </w:rPr>
            </w:pPr>
          </w:p>
        </w:tc>
      </w:tr>
      <w:tr w:rsidR="001475F5" w:rsidRPr="00670B3A" w14:paraId="7517AA59" w14:textId="77777777" w:rsidTr="00DB018A">
        <w:tc>
          <w:tcPr>
            <w:tcW w:w="2199" w:type="dxa"/>
            <w:tcBorders>
              <w:top w:val="nil"/>
              <w:left w:val="nil"/>
              <w:bottom w:val="single" w:sz="4" w:space="0" w:color="auto"/>
              <w:right w:val="nil"/>
            </w:tcBorders>
            <w:shd w:val="clear" w:color="auto" w:fill="auto"/>
            <w:noWrap/>
            <w:vAlign w:val="center"/>
            <w:hideMark/>
          </w:tcPr>
          <w:p w14:paraId="0BA0511D"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24" w:type="dxa"/>
            <w:tcBorders>
              <w:top w:val="nil"/>
              <w:left w:val="nil"/>
              <w:bottom w:val="single" w:sz="4" w:space="0" w:color="auto"/>
              <w:right w:val="nil"/>
            </w:tcBorders>
            <w:shd w:val="clear" w:color="auto" w:fill="auto"/>
            <w:vAlign w:val="center"/>
            <w:hideMark/>
          </w:tcPr>
          <w:p w14:paraId="2054715F" w14:textId="7357090B"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718A0C08"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628E06F3" w14:textId="419E50AE"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7DAD9661" w14:textId="24D4CBF7"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076EFBFB" w14:textId="12A186FE" w:rsidR="00A22099" w:rsidRPr="00670B3A" w:rsidRDefault="00A22099" w:rsidP="00A22099">
            <w:pPr>
              <w:widowControl/>
              <w:spacing w:line="259" w:lineRule="auto"/>
              <w:jc w:val="center"/>
              <w:rPr>
                <w:rFonts w:eastAsia="Times New Roman" w:cs="Calibri"/>
                <w:sz w:val="20"/>
                <w:szCs w:val="20"/>
              </w:rPr>
            </w:pPr>
          </w:p>
        </w:tc>
        <w:tc>
          <w:tcPr>
            <w:tcW w:w="910" w:type="dxa"/>
            <w:tcBorders>
              <w:top w:val="nil"/>
              <w:left w:val="nil"/>
              <w:bottom w:val="single" w:sz="4" w:space="0" w:color="auto"/>
              <w:right w:val="nil"/>
            </w:tcBorders>
          </w:tcPr>
          <w:p w14:paraId="7867FEDB" w14:textId="77777777"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7C57FA9" w14:textId="271554EE" w:rsidR="00A22099" w:rsidRPr="00670B3A" w:rsidRDefault="00A22099" w:rsidP="00A2209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BF4810" w14:textId="630724FE" w:rsidR="00A22099" w:rsidRPr="00670B3A" w:rsidRDefault="00A22099" w:rsidP="00A22099">
            <w:pPr>
              <w:widowControl/>
              <w:spacing w:line="259" w:lineRule="auto"/>
              <w:jc w:val="center"/>
              <w:rPr>
                <w:rFonts w:eastAsia="Times New Roman" w:cs="Calibri"/>
                <w:sz w:val="20"/>
                <w:szCs w:val="20"/>
              </w:rPr>
            </w:pPr>
          </w:p>
        </w:tc>
        <w:tc>
          <w:tcPr>
            <w:tcW w:w="720" w:type="dxa"/>
            <w:tcBorders>
              <w:top w:val="nil"/>
              <w:left w:val="nil"/>
              <w:bottom w:val="single" w:sz="4" w:space="0" w:color="auto"/>
              <w:right w:val="nil"/>
            </w:tcBorders>
            <w:shd w:val="clear" w:color="auto" w:fill="auto"/>
            <w:vAlign w:val="center"/>
            <w:hideMark/>
          </w:tcPr>
          <w:p w14:paraId="2D0FC1FA" w14:textId="7291959F" w:rsidR="00A22099" w:rsidRPr="00670B3A" w:rsidRDefault="00A22099" w:rsidP="00A22099">
            <w:pPr>
              <w:widowControl/>
              <w:spacing w:line="259" w:lineRule="auto"/>
              <w:jc w:val="center"/>
              <w:rPr>
                <w:rFonts w:eastAsia="Times New Roman" w:cs="Calibri"/>
                <w:sz w:val="20"/>
                <w:szCs w:val="20"/>
              </w:rPr>
            </w:pPr>
          </w:p>
        </w:tc>
        <w:tc>
          <w:tcPr>
            <w:tcW w:w="585" w:type="dxa"/>
            <w:tcBorders>
              <w:top w:val="nil"/>
              <w:left w:val="nil"/>
              <w:bottom w:val="single" w:sz="4" w:space="0" w:color="auto"/>
              <w:right w:val="nil"/>
            </w:tcBorders>
            <w:shd w:val="clear" w:color="auto" w:fill="auto"/>
            <w:vAlign w:val="center"/>
            <w:hideMark/>
          </w:tcPr>
          <w:p w14:paraId="5091668A" w14:textId="5625DB1D" w:rsidR="00A22099" w:rsidRPr="00670B3A" w:rsidRDefault="00A22099" w:rsidP="00A22099">
            <w:pPr>
              <w:widowControl/>
              <w:spacing w:line="259" w:lineRule="auto"/>
              <w:jc w:val="center"/>
              <w:rPr>
                <w:rFonts w:eastAsia="Times New Roman" w:cs="Calibri"/>
                <w:sz w:val="20"/>
                <w:szCs w:val="20"/>
              </w:rPr>
            </w:pPr>
          </w:p>
        </w:tc>
      </w:tr>
      <w:tr w:rsidR="001475F5" w:rsidRPr="00670B3A" w14:paraId="17C874E3" w14:textId="77777777" w:rsidTr="00DB018A">
        <w:tc>
          <w:tcPr>
            <w:tcW w:w="2199" w:type="dxa"/>
            <w:tcBorders>
              <w:top w:val="nil"/>
              <w:left w:val="nil"/>
              <w:bottom w:val="single" w:sz="4" w:space="0" w:color="auto"/>
              <w:right w:val="nil"/>
            </w:tcBorders>
            <w:shd w:val="clear" w:color="auto" w:fill="auto"/>
            <w:noWrap/>
            <w:vAlign w:val="center"/>
            <w:hideMark/>
          </w:tcPr>
          <w:p w14:paraId="27EF1FF4"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24" w:type="dxa"/>
            <w:tcBorders>
              <w:top w:val="nil"/>
              <w:left w:val="nil"/>
              <w:bottom w:val="single" w:sz="4" w:space="0" w:color="auto"/>
              <w:right w:val="nil"/>
            </w:tcBorders>
            <w:shd w:val="clear" w:color="auto" w:fill="auto"/>
            <w:vAlign w:val="center"/>
            <w:hideMark/>
          </w:tcPr>
          <w:p w14:paraId="1BA9A4CA" w14:textId="0553C62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12136E4"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23A85B" w14:textId="1CECBD27"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0FE9622" w14:textId="1295BA41"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31D25F7C" w14:textId="15170F8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901011"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EA5D64F" w14:textId="4A99138E"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B1B92BA" w14:textId="24FF9EC9"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8CFC23B" w14:textId="7D07BCB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55B39E3" w14:textId="2CE017D8"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4DCB4220" w14:textId="77777777" w:rsidTr="00DB018A">
        <w:tc>
          <w:tcPr>
            <w:tcW w:w="2199" w:type="dxa"/>
            <w:tcBorders>
              <w:top w:val="nil"/>
              <w:left w:val="nil"/>
              <w:bottom w:val="single" w:sz="4" w:space="0" w:color="auto"/>
              <w:right w:val="nil"/>
            </w:tcBorders>
            <w:shd w:val="clear" w:color="auto" w:fill="auto"/>
            <w:noWrap/>
            <w:vAlign w:val="center"/>
            <w:hideMark/>
          </w:tcPr>
          <w:p w14:paraId="0038DD8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24" w:type="dxa"/>
            <w:tcBorders>
              <w:top w:val="nil"/>
              <w:left w:val="nil"/>
              <w:bottom w:val="single" w:sz="4" w:space="0" w:color="auto"/>
              <w:right w:val="nil"/>
            </w:tcBorders>
            <w:shd w:val="clear" w:color="auto" w:fill="auto"/>
            <w:vAlign w:val="center"/>
            <w:hideMark/>
          </w:tcPr>
          <w:p w14:paraId="2096DB82" w14:textId="2BFF7F14"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97E979" w14:textId="77777777" w:rsidR="00A22099" w:rsidRPr="00670B3A" w:rsidRDefault="00A22099" w:rsidP="00A2209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6FD9CD" w14:textId="0FE490E9" w:rsidR="00A22099" w:rsidRPr="00670B3A" w:rsidRDefault="00A22099" w:rsidP="00A2209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C0371F4" w14:textId="35EDDA6C" w:rsidR="00A22099" w:rsidRPr="00670B3A" w:rsidRDefault="00A22099" w:rsidP="00A22099">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shd w:val="clear" w:color="auto" w:fill="auto"/>
            <w:vAlign w:val="center"/>
            <w:hideMark/>
          </w:tcPr>
          <w:p w14:paraId="4B37675F" w14:textId="00E13D66"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684DA53"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85772A" w14:textId="5ED18269"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6393CF5" w14:textId="1BFCC868"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7D7A76C7" w14:textId="7A0C0EDC"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5E2BB4FD" w14:textId="3BA2FCF7" w:rsidR="00A22099" w:rsidRPr="00670B3A" w:rsidRDefault="00A22099" w:rsidP="00A22099">
            <w:pPr>
              <w:widowControl/>
              <w:spacing w:line="259" w:lineRule="auto"/>
              <w:jc w:val="center"/>
              <w:rPr>
                <w:rFonts w:eastAsia="Times New Roman" w:cs="Times New Roman"/>
                <w:sz w:val="20"/>
                <w:szCs w:val="20"/>
              </w:rPr>
            </w:pPr>
          </w:p>
        </w:tc>
      </w:tr>
      <w:tr w:rsidR="000D3EC0" w:rsidRPr="00670B3A" w14:paraId="7376A1C7" w14:textId="77777777" w:rsidTr="00DB018A">
        <w:tc>
          <w:tcPr>
            <w:tcW w:w="2199" w:type="dxa"/>
            <w:tcBorders>
              <w:top w:val="nil"/>
              <w:left w:val="nil"/>
              <w:bottom w:val="single" w:sz="4" w:space="0" w:color="auto"/>
              <w:right w:val="nil"/>
            </w:tcBorders>
            <w:shd w:val="clear" w:color="000000" w:fill="DBE7F3"/>
            <w:vAlign w:val="center"/>
            <w:hideMark/>
          </w:tcPr>
          <w:p w14:paraId="09B494E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24" w:type="dxa"/>
            <w:tcBorders>
              <w:top w:val="nil"/>
              <w:left w:val="nil"/>
              <w:bottom w:val="single" w:sz="4" w:space="0" w:color="auto"/>
              <w:right w:val="nil"/>
            </w:tcBorders>
            <w:shd w:val="clear" w:color="000000" w:fill="DBE7F3"/>
            <w:vAlign w:val="center"/>
            <w:hideMark/>
          </w:tcPr>
          <w:p w14:paraId="6FC11C2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54" w:type="dxa"/>
            <w:tcBorders>
              <w:top w:val="nil"/>
              <w:left w:val="nil"/>
              <w:bottom w:val="single" w:sz="4" w:space="0" w:color="auto"/>
              <w:right w:val="nil"/>
            </w:tcBorders>
            <w:shd w:val="clear" w:color="000000" w:fill="DBE7F3"/>
          </w:tcPr>
          <w:p w14:paraId="0B980622" w14:textId="77777777" w:rsidR="00A22099" w:rsidRPr="00670B3A" w:rsidRDefault="00A22099" w:rsidP="00A22099">
            <w:pPr>
              <w:widowControl/>
              <w:spacing w:line="259" w:lineRule="auto"/>
              <w:rPr>
                <w:rFonts w:eastAsia="Times New Roman" w:cs="Calibri"/>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E6149B9" w14:textId="7C3EADA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556245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071" w:type="dxa"/>
            <w:tcBorders>
              <w:top w:val="nil"/>
              <w:left w:val="nil"/>
              <w:bottom w:val="single" w:sz="4" w:space="0" w:color="auto"/>
              <w:right w:val="nil"/>
            </w:tcBorders>
            <w:shd w:val="clear" w:color="000000" w:fill="DBE7F3"/>
            <w:vAlign w:val="center"/>
            <w:hideMark/>
          </w:tcPr>
          <w:p w14:paraId="64BCC0D2"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0" w:type="dxa"/>
            <w:tcBorders>
              <w:top w:val="nil"/>
              <w:left w:val="nil"/>
              <w:bottom w:val="single" w:sz="4" w:space="0" w:color="auto"/>
              <w:right w:val="nil"/>
            </w:tcBorders>
            <w:shd w:val="clear" w:color="000000" w:fill="DBE7F3"/>
          </w:tcPr>
          <w:p w14:paraId="32A4985B" w14:textId="77777777" w:rsidR="00A22099" w:rsidRPr="00670B3A" w:rsidRDefault="00A22099" w:rsidP="00A2209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83E205E" w14:textId="5D196781"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0" w:type="dxa"/>
            <w:tcBorders>
              <w:top w:val="nil"/>
              <w:left w:val="nil"/>
              <w:bottom w:val="single" w:sz="4" w:space="0" w:color="auto"/>
              <w:right w:val="nil"/>
            </w:tcBorders>
            <w:shd w:val="clear" w:color="000000" w:fill="DBE7F3"/>
            <w:vAlign w:val="center"/>
            <w:hideMark/>
          </w:tcPr>
          <w:p w14:paraId="426C7517"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5D63E4C5"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85" w:type="dxa"/>
            <w:tcBorders>
              <w:top w:val="nil"/>
              <w:left w:val="nil"/>
              <w:bottom w:val="single" w:sz="4" w:space="0" w:color="auto"/>
              <w:right w:val="nil"/>
            </w:tcBorders>
            <w:shd w:val="clear" w:color="000000" w:fill="DBE7F3"/>
            <w:vAlign w:val="center"/>
            <w:hideMark/>
          </w:tcPr>
          <w:p w14:paraId="5C4C3ABF" w14:textId="77777777" w:rsidR="00A22099" w:rsidRPr="00670B3A" w:rsidRDefault="00A22099" w:rsidP="00A22099">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1475F5" w:rsidRPr="00670B3A" w14:paraId="51F249B5" w14:textId="77777777" w:rsidTr="00DB018A">
        <w:tc>
          <w:tcPr>
            <w:tcW w:w="2199" w:type="dxa"/>
            <w:tcBorders>
              <w:top w:val="nil"/>
              <w:left w:val="nil"/>
              <w:bottom w:val="single" w:sz="4" w:space="0" w:color="auto"/>
              <w:right w:val="nil"/>
            </w:tcBorders>
            <w:shd w:val="clear" w:color="auto" w:fill="auto"/>
            <w:vAlign w:val="center"/>
            <w:hideMark/>
          </w:tcPr>
          <w:p w14:paraId="29293AD1"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924" w:type="dxa"/>
            <w:tcBorders>
              <w:top w:val="nil"/>
              <w:left w:val="nil"/>
              <w:bottom w:val="single" w:sz="4" w:space="0" w:color="auto"/>
              <w:right w:val="nil"/>
            </w:tcBorders>
            <w:shd w:val="clear" w:color="auto" w:fill="auto"/>
            <w:vAlign w:val="center"/>
            <w:hideMark/>
          </w:tcPr>
          <w:p w14:paraId="2DC23094" w14:textId="76CF710F"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331556A9"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0DCE70A4" w14:textId="75DCCF9B"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43C3F302" w14:textId="710E97B8"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4F4E6CBE" w14:textId="57DF6F78"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0F1E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EAE86C6" w14:textId="4F77388A"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87513EC" w14:textId="4EB46BF6"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727D805" w14:textId="2F0C96EA"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0E970047" w14:textId="11064C14"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0E6654AF" w14:textId="77777777" w:rsidTr="00DB018A">
        <w:tc>
          <w:tcPr>
            <w:tcW w:w="2199" w:type="dxa"/>
            <w:tcBorders>
              <w:top w:val="nil"/>
              <w:left w:val="nil"/>
              <w:bottom w:val="single" w:sz="4" w:space="0" w:color="auto"/>
              <w:right w:val="nil"/>
            </w:tcBorders>
            <w:shd w:val="clear" w:color="auto" w:fill="auto"/>
            <w:vAlign w:val="center"/>
            <w:hideMark/>
          </w:tcPr>
          <w:p w14:paraId="57027B25"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24" w:type="dxa"/>
            <w:tcBorders>
              <w:top w:val="nil"/>
              <w:left w:val="nil"/>
              <w:bottom w:val="single" w:sz="4" w:space="0" w:color="auto"/>
              <w:right w:val="nil"/>
            </w:tcBorders>
            <w:shd w:val="clear" w:color="auto" w:fill="auto"/>
            <w:vAlign w:val="center"/>
            <w:hideMark/>
          </w:tcPr>
          <w:p w14:paraId="153B24D8" w14:textId="39A1502A"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nil"/>
              <w:left w:val="nil"/>
              <w:bottom w:val="single" w:sz="4" w:space="0" w:color="auto"/>
              <w:right w:val="nil"/>
            </w:tcBorders>
          </w:tcPr>
          <w:p w14:paraId="4EBA748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nil"/>
              <w:left w:val="nil"/>
              <w:bottom w:val="single" w:sz="4" w:space="0" w:color="auto"/>
              <w:right w:val="nil"/>
            </w:tcBorders>
            <w:shd w:val="clear" w:color="auto" w:fill="auto"/>
            <w:vAlign w:val="center"/>
            <w:hideMark/>
          </w:tcPr>
          <w:p w14:paraId="19012340" w14:textId="68C0FD18" w:rsidR="00A22099" w:rsidRPr="00670B3A" w:rsidRDefault="00A22099" w:rsidP="00A22099">
            <w:pPr>
              <w:widowControl/>
              <w:spacing w:line="259" w:lineRule="auto"/>
              <w:jc w:val="center"/>
              <w:rPr>
                <w:rFonts w:eastAsia="Times New Roman" w:cs="Calibri"/>
                <w:sz w:val="20"/>
                <w:szCs w:val="20"/>
              </w:rPr>
            </w:pPr>
          </w:p>
        </w:tc>
        <w:tc>
          <w:tcPr>
            <w:tcW w:w="179" w:type="dxa"/>
            <w:tcBorders>
              <w:top w:val="nil"/>
              <w:left w:val="nil"/>
              <w:bottom w:val="single" w:sz="4" w:space="0" w:color="auto"/>
              <w:right w:val="nil"/>
            </w:tcBorders>
            <w:shd w:val="clear" w:color="auto" w:fill="auto"/>
            <w:vAlign w:val="center"/>
            <w:hideMark/>
          </w:tcPr>
          <w:p w14:paraId="5BB20B3E" w14:textId="519981FA" w:rsidR="00A22099" w:rsidRPr="00670B3A" w:rsidRDefault="00A22099" w:rsidP="00A22099">
            <w:pPr>
              <w:widowControl/>
              <w:spacing w:line="259" w:lineRule="auto"/>
              <w:jc w:val="center"/>
              <w:rPr>
                <w:rFonts w:eastAsia="Times New Roman" w:cs="Calibri"/>
                <w:sz w:val="20"/>
                <w:szCs w:val="20"/>
              </w:rPr>
            </w:pPr>
          </w:p>
        </w:tc>
        <w:tc>
          <w:tcPr>
            <w:tcW w:w="1071" w:type="dxa"/>
            <w:tcBorders>
              <w:top w:val="nil"/>
              <w:left w:val="nil"/>
              <w:bottom w:val="single" w:sz="4" w:space="0" w:color="auto"/>
              <w:right w:val="nil"/>
            </w:tcBorders>
            <w:shd w:val="clear" w:color="auto" w:fill="auto"/>
            <w:vAlign w:val="center"/>
            <w:hideMark/>
          </w:tcPr>
          <w:p w14:paraId="58661DD1" w14:textId="091C292B"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B1692C"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92C207" w14:textId="3A6603ED"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92A5DFB" w14:textId="50405A20"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B935778" w14:textId="3AA21A8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nil"/>
              <w:left w:val="nil"/>
              <w:bottom w:val="single" w:sz="4" w:space="0" w:color="auto"/>
              <w:right w:val="nil"/>
            </w:tcBorders>
            <w:shd w:val="clear" w:color="auto" w:fill="auto"/>
            <w:vAlign w:val="center"/>
            <w:hideMark/>
          </w:tcPr>
          <w:p w14:paraId="6E8F66C4" w14:textId="77E0A812" w:rsidR="00A22099" w:rsidRPr="00670B3A" w:rsidRDefault="00A22099" w:rsidP="00A22099">
            <w:pPr>
              <w:widowControl/>
              <w:spacing w:line="259" w:lineRule="auto"/>
              <w:jc w:val="center"/>
              <w:rPr>
                <w:rFonts w:eastAsia="Times New Roman" w:cs="Times New Roman"/>
                <w:sz w:val="20"/>
                <w:szCs w:val="20"/>
              </w:rPr>
            </w:pPr>
          </w:p>
        </w:tc>
      </w:tr>
      <w:tr w:rsidR="001475F5" w:rsidRPr="00670B3A" w14:paraId="3B79C190" w14:textId="77777777" w:rsidTr="00DB018A">
        <w:tc>
          <w:tcPr>
            <w:tcW w:w="2199" w:type="dxa"/>
            <w:tcBorders>
              <w:top w:val="single" w:sz="4" w:space="0" w:color="auto"/>
              <w:left w:val="nil"/>
              <w:bottom w:val="single" w:sz="4" w:space="0" w:color="auto"/>
              <w:right w:val="nil"/>
            </w:tcBorders>
            <w:shd w:val="clear" w:color="auto" w:fill="auto"/>
            <w:vAlign w:val="center"/>
            <w:hideMark/>
          </w:tcPr>
          <w:p w14:paraId="06CB6B36" w14:textId="77777777" w:rsidR="00A22099" w:rsidRPr="00670B3A" w:rsidRDefault="00A22099" w:rsidP="00A22099">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24" w:type="dxa"/>
            <w:tcBorders>
              <w:top w:val="single" w:sz="4" w:space="0" w:color="auto"/>
              <w:left w:val="nil"/>
              <w:bottom w:val="single" w:sz="4" w:space="0" w:color="auto"/>
              <w:right w:val="nil"/>
            </w:tcBorders>
            <w:shd w:val="clear" w:color="auto" w:fill="auto"/>
            <w:vAlign w:val="center"/>
            <w:hideMark/>
          </w:tcPr>
          <w:p w14:paraId="44DC9B7B" w14:textId="009CC47C" w:rsidR="00A22099" w:rsidRPr="00670B3A" w:rsidRDefault="00A22099" w:rsidP="00A22099">
            <w:pPr>
              <w:widowControl/>
              <w:spacing w:line="259" w:lineRule="auto"/>
              <w:jc w:val="center"/>
              <w:rPr>
                <w:rFonts w:eastAsia="Times New Roman" w:cs="Times New Roman"/>
                <w:sz w:val="20"/>
                <w:szCs w:val="20"/>
              </w:rPr>
            </w:pPr>
          </w:p>
        </w:tc>
        <w:tc>
          <w:tcPr>
            <w:tcW w:w="954" w:type="dxa"/>
            <w:tcBorders>
              <w:top w:val="single" w:sz="4" w:space="0" w:color="auto"/>
              <w:left w:val="nil"/>
              <w:bottom w:val="single" w:sz="4" w:space="0" w:color="auto"/>
              <w:right w:val="nil"/>
            </w:tcBorders>
          </w:tcPr>
          <w:p w14:paraId="21E7BD52" w14:textId="77777777" w:rsidR="00A22099" w:rsidRPr="00670B3A" w:rsidRDefault="00A22099" w:rsidP="00A22099">
            <w:pPr>
              <w:widowControl/>
              <w:spacing w:line="259" w:lineRule="auto"/>
              <w:jc w:val="center"/>
              <w:rPr>
                <w:rFonts w:eastAsia="Times New Roman" w:cs="Calibri"/>
                <w:sz w:val="20"/>
                <w:szCs w:val="20"/>
              </w:rPr>
            </w:pPr>
          </w:p>
        </w:tc>
        <w:tc>
          <w:tcPr>
            <w:tcW w:w="603" w:type="dxa"/>
            <w:tcBorders>
              <w:top w:val="single" w:sz="4" w:space="0" w:color="auto"/>
              <w:left w:val="nil"/>
              <w:bottom w:val="single" w:sz="4" w:space="0" w:color="auto"/>
              <w:right w:val="nil"/>
            </w:tcBorders>
            <w:shd w:val="clear" w:color="auto" w:fill="auto"/>
            <w:vAlign w:val="center"/>
            <w:hideMark/>
          </w:tcPr>
          <w:p w14:paraId="5E45A59C" w14:textId="6C7A10E9" w:rsidR="00A22099" w:rsidRPr="00670B3A" w:rsidRDefault="00A22099" w:rsidP="00A22099">
            <w:pPr>
              <w:widowControl/>
              <w:spacing w:line="259" w:lineRule="auto"/>
              <w:jc w:val="center"/>
              <w:rPr>
                <w:rFonts w:eastAsia="Times New Roman" w:cs="Calibri"/>
                <w:sz w:val="20"/>
                <w:szCs w:val="20"/>
              </w:rPr>
            </w:pPr>
          </w:p>
        </w:tc>
        <w:tc>
          <w:tcPr>
            <w:tcW w:w="179" w:type="dxa"/>
            <w:tcBorders>
              <w:top w:val="single" w:sz="4" w:space="0" w:color="auto"/>
              <w:left w:val="nil"/>
              <w:bottom w:val="single" w:sz="4" w:space="0" w:color="auto"/>
              <w:right w:val="nil"/>
            </w:tcBorders>
            <w:shd w:val="clear" w:color="auto" w:fill="auto"/>
            <w:vAlign w:val="center"/>
            <w:hideMark/>
          </w:tcPr>
          <w:p w14:paraId="30EF290A" w14:textId="104817B7" w:rsidR="00A22099" w:rsidRPr="00670B3A" w:rsidRDefault="00A22099" w:rsidP="00A22099">
            <w:pPr>
              <w:widowControl/>
              <w:spacing w:line="259" w:lineRule="auto"/>
              <w:jc w:val="center"/>
              <w:rPr>
                <w:rFonts w:eastAsia="Times New Roman" w:cs="Calibri"/>
                <w:sz w:val="20"/>
                <w:szCs w:val="20"/>
              </w:rPr>
            </w:pPr>
          </w:p>
        </w:tc>
        <w:tc>
          <w:tcPr>
            <w:tcW w:w="1071" w:type="dxa"/>
            <w:tcBorders>
              <w:top w:val="single" w:sz="4" w:space="0" w:color="auto"/>
              <w:left w:val="nil"/>
              <w:bottom w:val="single" w:sz="4" w:space="0" w:color="auto"/>
              <w:right w:val="nil"/>
            </w:tcBorders>
            <w:shd w:val="clear" w:color="auto" w:fill="auto"/>
            <w:vAlign w:val="center"/>
            <w:hideMark/>
          </w:tcPr>
          <w:p w14:paraId="62063687" w14:textId="38C28110" w:rsidR="00A22099" w:rsidRPr="00670B3A" w:rsidRDefault="00A22099" w:rsidP="00A22099">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C60482" w14:textId="777777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366C757" w14:textId="4F1DDD77" w:rsidR="00A22099" w:rsidRPr="00670B3A" w:rsidRDefault="00A22099" w:rsidP="00A2209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8FA1678" w14:textId="1C83AE4B" w:rsidR="00A22099" w:rsidRPr="00670B3A" w:rsidRDefault="00A22099" w:rsidP="00A22099">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hideMark/>
          </w:tcPr>
          <w:p w14:paraId="4F96D15E" w14:textId="6CC49F58" w:rsidR="00A22099" w:rsidRPr="00670B3A" w:rsidRDefault="00A22099" w:rsidP="00A22099">
            <w:pPr>
              <w:widowControl/>
              <w:spacing w:line="259" w:lineRule="auto"/>
              <w:jc w:val="center"/>
              <w:rPr>
                <w:rFonts w:eastAsia="Times New Roman" w:cs="Times New Roman"/>
                <w:sz w:val="20"/>
                <w:szCs w:val="20"/>
              </w:rPr>
            </w:pPr>
          </w:p>
        </w:tc>
        <w:tc>
          <w:tcPr>
            <w:tcW w:w="585" w:type="dxa"/>
            <w:tcBorders>
              <w:top w:val="single" w:sz="4" w:space="0" w:color="auto"/>
              <w:left w:val="nil"/>
              <w:bottom w:val="single" w:sz="4" w:space="0" w:color="auto"/>
              <w:right w:val="nil"/>
            </w:tcBorders>
            <w:shd w:val="clear" w:color="auto" w:fill="auto"/>
            <w:vAlign w:val="center"/>
            <w:hideMark/>
          </w:tcPr>
          <w:p w14:paraId="67EAF304" w14:textId="4E21DA99" w:rsidR="00A22099" w:rsidRPr="00670B3A" w:rsidRDefault="00A22099" w:rsidP="00A22099">
            <w:pPr>
              <w:widowControl/>
              <w:spacing w:line="259" w:lineRule="auto"/>
              <w:jc w:val="center"/>
              <w:rPr>
                <w:rFonts w:eastAsia="Times New Roman" w:cs="Times New Roman"/>
                <w:sz w:val="20"/>
                <w:szCs w:val="20"/>
              </w:rPr>
            </w:pPr>
          </w:p>
        </w:tc>
      </w:tr>
    </w:tbl>
    <w:p w14:paraId="49037460" w14:textId="1E746618" w:rsidR="002074D8" w:rsidRPr="00E0263F" w:rsidRDefault="002074D8" w:rsidP="008850D4">
      <w:pPr>
        <w:widowControl/>
        <w:spacing w:line="240" w:lineRule="auto"/>
        <w:ind w:left="90" w:hanging="90"/>
        <w:rPr>
          <w:rFonts w:eastAsia="Times New Roman" w:cs="Calibri"/>
          <w:sz w:val="16"/>
          <w:szCs w:val="16"/>
        </w:rPr>
      </w:pPr>
      <w:commentRangeStart w:id="392"/>
      <w:r w:rsidRPr="00E0263F">
        <w:rPr>
          <w:rFonts w:eastAsia="Times New Roman" w:cs="Calibri"/>
          <w:sz w:val="16"/>
          <w:szCs w:val="16"/>
        </w:rPr>
        <w:t>^ Results not statistically reliable, n&lt;30  </w:t>
      </w:r>
      <w:commentRangeEnd w:id="392"/>
      <w:r w:rsidR="004E33EB">
        <w:rPr>
          <w:rStyle w:val="CommentReference"/>
        </w:rPr>
        <w:commentReference w:id="392"/>
      </w:r>
    </w:p>
    <w:p w14:paraId="5FDBDB9C" w14:textId="4FA36EB2" w:rsidR="008850D4" w:rsidRPr="008850D4" w:rsidRDefault="002074D8" w:rsidP="008850D4">
      <w:pPr>
        <w:widowControl/>
        <w:spacing w:line="240" w:lineRule="auto"/>
        <w:ind w:left="90" w:hanging="90"/>
        <w:rPr>
          <w:rFonts w:eastAsia="Times New Roman" w:cs="Calibri"/>
          <w:sz w:val="16"/>
          <w:szCs w:val="16"/>
        </w:rPr>
      </w:pPr>
      <w:proofErr w:type="spellStart"/>
      <w:r w:rsidRPr="008850D4">
        <w:rPr>
          <w:rFonts w:eastAsia="Times New Roman" w:cs="Calibri"/>
          <w:sz w:val="16"/>
          <w:szCs w:val="16"/>
          <w:vertAlign w:val="superscript"/>
        </w:rPr>
        <w:t>a</w:t>
      </w:r>
      <w:proofErr w:type="spellEnd"/>
      <w:r w:rsidRPr="008850D4">
        <w:rPr>
          <w:rFonts w:eastAsia="Times New Roman" w:cs="Calibri"/>
          <w:sz w:val="16"/>
          <w:szCs w:val="16"/>
          <w:vertAlign w:val="superscript"/>
        </w:rPr>
        <w:t xml:space="preserve"> </w:t>
      </w:r>
      <w:proofErr w:type="gramStart"/>
      <w:r w:rsidR="008850D4" w:rsidRPr="008850D4">
        <w:rPr>
          <w:rFonts w:eastAsia="Times New Roman" w:cs="Calibri"/>
          <w:sz w:val="16"/>
          <w:szCs w:val="16"/>
        </w:rPr>
        <w:t>The</w:t>
      </w:r>
      <w:proofErr w:type="gramEnd"/>
      <w:r w:rsidR="008850D4" w:rsidRPr="008850D4">
        <w:rPr>
          <w:rFonts w:eastAsia="Times New Roman" w:cs="Calibri"/>
          <w:sz w:val="16"/>
          <w:szCs w:val="16"/>
        </w:rPr>
        <w:t xml:space="preserve"> </w:t>
      </w:r>
      <w:r w:rsidR="000D3DA0">
        <w:rPr>
          <w:rFonts w:eastAsia="Times New Roman" w:cs="Calibri"/>
          <w:sz w:val="16"/>
          <w:szCs w:val="16"/>
        </w:rPr>
        <w:t>“</w:t>
      </w:r>
      <w:r w:rsidR="008850D4" w:rsidRPr="008850D4">
        <w:rPr>
          <w:rFonts w:eastAsia="Times New Roman" w:cs="Calibri"/>
          <w:sz w:val="16"/>
          <w:szCs w:val="16"/>
        </w:rPr>
        <w:t>n</w:t>
      </w:r>
      <w:r w:rsidR="000D3DA0">
        <w:rPr>
          <w:rFonts w:eastAsia="Times New Roman" w:cs="Calibri"/>
          <w:sz w:val="16"/>
          <w:szCs w:val="16"/>
        </w:rPr>
        <w:t>”</w:t>
      </w:r>
      <w:r w:rsidR="008850D4" w:rsidRPr="008850D4">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w:t>
      </w:r>
      <w:r w:rsidR="008850D4" w:rsidRPr="008850D4">
        <w:rPr>
          <w:rFonts w:eastAsia="Times New Roman" w:cs="Calibri"/>
          <w:sz w:val="16"/>
          <w:szCs w:val="16"/>
        </w:rPr>
        <w:lastRenderedPageBreak/>
        <w:t>variables have been excluded from the disaggregated estimates. The unweighted sample size reflects this loss in observations; therefore, disaggregate sample sizes may not total to the aggregated sample size.</w:t>
      </w:r>
    </w:p>
    <w:p w14:paraId="01B54B33" w14:textId="77777777" w:rsidR="008850D4" w:rsidRPr="008850D4" w:rsidRDefault="008850D4" w:rsidP="008850D4">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b</w:t>
      </w:r>
      <w:r w:rsidRPr="008850D4">
        <w:rPr>
          <w:rFonts w:eastAsia="Times New Roman" w:cs="Calibri"/>
          <w:sz w:val="16"/>
          <w:szCs w:val="16"/>
        </w:rPr>
        <w:t xml:space="preserve"> Significance tests were performed to determine whether a difference exists between the baseline and endline estimates. </w:t>
      </w:r>
    </w:p>
    <w:p w14:paraId="227B2DB9" w14:textId="16F9A17F" w:rsidR="002074D8" w:rsidRPr="008850D4" w:rsidRDefault="002074D8" w:rsidP="00B235BF">
      <w:pPr>
        <w:widowControl/>
        <w:spacing w:line="240" w:lineRule="auto"/>
        <w:ind w:left="90" w:hanging="90"/>
        <w:rPr>
          <w:rFonts w:eastAsia="Times New Roman" w:cs="Calibri"/>
          <w:sz w:val="16"/>
          <w:szCs w:val="16"/>
        </w:rPr>
      </w:pPr>
      <w:r w:rsidRPr="008850D4">
        <w:rPr>
          <w:rFonts w:eastAsia="Times New Roman" w:cs="Calibri"/>
          <w:sz w:val="16"/>
          <w:szCs w:val="16"/>
          <w:vertAlign w:val="superscript"/>
        </w:rPr>
        <w:t>c</w:t>
      </w:r>
      <w:r w:rsidRPr="008850D4">
        <w:rPr>
          <w:rFonts w:eastAsia="Times New Roman" w:cs="Calibri"/>
          <w:sz w:val="16"/>
          <w:szCs w:val="16"/>
        </w:rPr>
        <w:t xml:space="preserve"> Differences found to be statistically significant are indicated by level: * p&lt;0.05, ** p&lt;0.01, *** p&lt;0.001.</w:t>
      </w:r>
    </w:p>
    <w:p w14:paraId="79C9C65A" w14:textId="77777777" w:rsidR="003A37E0" w:rsidRDefault="003A37E0" w:rsidP="00B235BF">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41300697" w14:textId="546D224D"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 xml:space="preserve">Estimates are sample-weighted; numbers of observations are unweighted. </w:t>
      </w:r>
    </w:p>
    <w:p w14:paraId="12B45A3F" w14:textId="77702673" w:rsidR="003A37E0" w:rsidRDefault="0004059A" w:rsidP="002B19D5">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56863AA4" w14:textId="77777777" w:rsidR="008850D4" w:rsidRPr="008850D4" w:rsidRDefault="008850D4" w:rsidP="00B235BF">
      <w:pPr>
        <w:widowControl/>
        <w:spacing w:line="240" w:lineRule="auto"/>
        <w:ind w:left="90" w:hanging="90"/>
        <w:rPr>
          <w:rFonts w:eastAsia="Times New Roman" w:cs="Calibri"/>
          <w:sz w:val="16"/>
          <w:szCs w:val="16"/>
        </w:rPr>
      </w:pPr>
      <w:r w:rsidRPr="008850D4">
        <w:rPr>
          <w:rFonts w:eastAsia="Times New Roman" w:cs="Calibri"/>
          <w:sz w:val="16"/>
          <w:szCs w:val="16"/>
        </w:rPr>
        <w:t>The depth of poverty, or poverty gap, is the average consumption shortfall multiplied by the prevalence of poverty.</w:t>
      </w:r>
    </w:p>
    <w:p w14:paraId="7292EAA4" w14:textId="77777777" w:rsidR="00B235BF" w:rsidRDefault="00B235BF" w:rsidP="000D3DA0">
      <w:pPr>
        <w:tabs>
          <w:tab w:val="left" w:pos="8520"/>
        </w:tabs>
        <w:rPr>
          <w:rFonts w:eastAsia="Times New Roman" w:cs="Calibri"/>
          <w:sz w:val="16"/>
          <w:szCs w:val="16"/>
        </w:rPr>
      </w:pPr>
      <w:r w:rsidRPr="00B235BF">
        <w:rPr>
          <w:rFonts w:eastAsia="Times New Roman" w:cs="Calibri"/>
          <w:sz w:val="16"/>
          <w:szCs w:val="16"/>
        </w:rPr>
        <w:t>The depth of poverty was calculated by first subtracting the per capita daily consumption expenditure in local currency units (LCU) for the year and month of the ZOI Survey of each household in the sample from the USD $1.25 per day poverty line in LCU for the year and month of the ZOI Survey, with the resulting difference set to zero for all non-poor households. The figure was then divided by the USD $1.25 per day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B235BF" w:rsidDel="00B235BF">
        <w:rPr>
          <w:rFonts w:eastAsia="Times New Roman" w:cs="Calibri"/>
          <w:sz w:val="16"/>
          <w:szCs w:val="16"/>
        </w:rPr>
        <w:t xml:space="preserve"> </w:t>
      </w:r>
    </w:p>
    <w:p w14:paraId="2E6AE648" w14:textId="21F48475" w:rsidR="00170862" w:rsidRDefault="008850D4" w:rsidP="00670B3A">
      <w:pPr>
        <w:tabs>
          <w:tab w:val="left" w:pos="8520"/>
        </w:tabs>
        <w:spacing w:after="200"/>
        <w:ind w:left="86" w:hanging="86"/>
        <w:rPr>
          <w:rFonts w:eastAsia="Times New Roman" w:cs="Calibri"/>
          <w:sz w:val="16"/>
          <w:szCs w:val="16"/>
        </w:rPr>
      </w:pPr>
      <w:r w:rsidRPr="008850D4">
        <w:rPr>
          <w:rFonts w:eastAsia="Times New Roman" w:cs="Calibri"/>
          <w:sz w:val="16"/>
          <w:szCs w:val="16"/>
        </w:rPr>
        <w:t>Sources: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850D4">
        <w:rPr>
          <w:rFonts w:eastAsia="Times New Roman" w:cs="Calibri"/>
          <w:sz w:val="16"/>
          <w:szCs w:val="16"/>
        </w:rPr>
        <w:t>]; Feed the Future [</w:t>
      </w:r>
      <w:r w:rsidRPr="00757754">
        <w:rPr>
          <w:rFonts w:eastAsia="Times New Roman" w:cs="Calibri"/>
          <w:sz w:val="16"/>
          <w:szCs w:val="16"/>
          <w:highlight w:val="yellow"/>
        </w:rPr>
        <w:t>Country</w:t>
      </w:r>
      <w:r w:rsidRPr="008850D4">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850D4">
        <w:rPr>
          <w:rFonts w:eastAsia="Times New Roman" w:cs="Calibri"/>
          <w:sz w:val="16"/>
          <w:szCs w:val="16"/>
        </w:rPr>
        <w:t>]</w:t>
      </w:r>
      <w:r w:rsidR="00170862">
        <w:rPr>
          <w:rFonts w:eastAsia="Times New Roman" w:cs="Calibri"/>
          <w:sz w:val="16"/>
          <w:szCs w:val="16"/>
        </w:rPr>
        <w:tab/>
      </w:r>
    </w:p>
    <w:p w14:paraId="195EB2E8" w14:textId="2CA05380" w:rsidR="00B235BF" w:rsidRDefault="00B235BF" w:rsidP="00670B3A">
      <w:pPr>
        <w:pStyle w:val="BodyText"/>
      </w:pPr>
      <w:r>
        <w:rPr>
          <w:b/>
          <w:color w:val="94A545"/>
        </w:rPr>
        <w:t>Average consumption shortfall</w:t>
      </w:r>
      <w:r w:rsidR="002149AF">
        <w:rPr>
          <w:b/>
          <w:color w:val="94A545"/>
        </w:rPr>
        <w:t xml:space="preserve"> of the poor</w:t>
      </w:r>
      <w:r w:rsidRPr="00D55C65">
        <w:rPr>
          <w:b/>
          <w:color w:val="94A545"/>
        </w:rPr>
        <w:t xml:space="preserve">. </w:t>
      </w:r>
      <w:r>
        <w:t>[</w:t>
      </w:r>
      <w:r w:rsidRPr="00D55C65">
        <w:rPr>
          <w:highlight w:val="yellow"/>
        </w:rPr>
        <w:t xml:space="preserve">Describe the </w:t>
      </w:r>
      <w:r>
        <w:rPr>
          <w:highlight w:val="yellow"/>
        </w:rPr>
        <w:t>results presented in Table 4.2.3</w:t>
      </w:r>
      <w:r w:rsidRPr="00D55C65">
        <w:rPr>
          <w:highlight w:val="yellow"/>
        </w:rPr>
        <w:t>.</w:t>
      </w:r>
      <w:r>
        <w:t>]</w:t>
      </w:r>
    </w:p>
    <w:p w14:paraId="46CE32C6" w14:textId="3BBC7FBC" w:rsidR="002074D8" w:rsidRPr="00F25309" w:rsidRDefault="002074D8" w:rsidP="002074D8">
      <w:pPr>
        <w:pStyle w:val="Tabletitle"/>
        <w:keepLines/>
        <w:spacing w:before="240"/>
        <w:contextualSpacing/>
        <w:outlineLvl w:val="3"/>
      </w:pPr>
      <w:bookmarkStart w:id="393" w:name="_Toc50719175"/>
      <w:r>
        <w:t>Table 4.2.</w:t>
      </w:r>
      <w:r w:rsidR="0077251B" w:rsidRPr="0077251B">
        <w:t xml:space="preserve">3: </w:t>
      </w:r>
      <w:r w:rsidR="008850D4" w:rsidRPr="008850D4">
        <w:t xml:space="preserve">Comparison of Average Consumption Shortfall of the Poor at the </w:t>
      </w:r>
      <w:r w:rsidR="00B235BF">
        <w:t xml:space="preserve">USD </w:t>
      </w:r>
      <w:r w:rsidR="008850D4" w:rsidRPr="008850D4">
        <w:t>$1.25 (2005 PPP) Per Person Per Day Threshold</w:t>
      </w:r>
      <w:r w:rsidR="000B37BD">
        <w:t xml:space="preserve"> in the </w:t>
      </w:r>
      <w:r w:rsidR="00160DC3">
        <w:t>Phase One</w:t>
      </w:r>
      <w:r w:rsidR="007F25EC">
        <w:t xml:space="preserve"> ZOI</w:t>
      </w:r>
      <w:r w:rsidR="008850D4" w:rsidRPr="008850D4">
        <w:t xml:space="preserve">, in Total and by Selected Household Characteristics, Feed the Future </w:t>
      </w:r>
      <w:r w:rsidR="00160DC3">
        <w:t>Phase One</w:t>
      </w:r>
      <w:r w:rsidR="008850D4" w:rsidRPr="008850D4">
        <w:t xml:space="preserve"> Baseline and Endline ZOI Surveys</w:t>
      </w:r>
      <w:bookmarkEnd w:id="393"/>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F842DC" w14:paraId="4B2B675C" w14:textId="77777777" w:rsidTr="00F842DC">
        <w:tc>
          <w:tcPr>
            <w:tcW w:w="1380" w:type="pct"/>
            <w:tcBorders>
              <w:top w:val="single" w:sz="4" w:space="0" w:color="auto"/>
              <w:left w:val="nil"/>
              <w:bottom w:val="nil"/>
              <w:right w:val="nil"/>
            </w:tcBorders>
            <w:shd w:val="clear" w:color="000000" w:fill="387990"/>
            <w:noWrap/>
            <w:vAlign w:val="bottom"/>
            <w:hideMark/>
          </w:tcPr>
          <w:p w14:paraId="7EFFF038"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7548D46F"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Baseline </w:t>
            </w:r>
          </w:p>
          <w:p w14:paraId="3BAF92C0" w14:textId="07E19CCB"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99D93B5"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1764" w:type="pct"/>
            <w:gridSpan w:val="3"/>
            <w:tcBorders>
              <w:top w:val="single" w:sz="4" w:space="0" w:color="auto"/>
              <w:left w:val="nil"/>
              <w:bottom w:val="single" w:sz="4" w:space="0" w:color="FFFFFF"/>
              <w:right w:val="nil"/>
            </w:tcBorders>
            <w:shd w:val="clear" w:color="000000" w:fill="387990"/>
            <w:vAlign w:val="bottom"/>
            <w:hideMark/>
          </w:tcPr>
          <w:p w14:paraId="62611241" w14:textId="77777777" w:rsidR="00842D33"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Endline </w:t>
            </w:r>
          </w:p>
          <w:p w14:paraId="0D387D4B" w14:textId="060AAB7A"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([Year(s)])</w:t>
            </w:r>
          </w:p>
        </w:tc>
      </w:tr>
      <w:tr w:rsidR="00521306" w:rsidRPr="00F842DC" w14:paraId="74855A88" w14:textId="77777777" w:rsidTr="00F842DC">
        <w:tc>
          <w:tcPr>
            <w:tcW w:w="1380" w:type="pct"/>
            <w:tcBorders>
              <w:top w:val="nil"/>
              <w:left w:val="nil"/>
              <w:bottom w:val="nil"/>
              <w:right w:val="nil"/>
            </w:tcBorders>
            <w:shd w:val="clear" w:color="000000" w:fill="387990"/>
            <w:noWrap/>
            <w:vAlign w:val="bottom"/>
            <w:hideMark/>
          </w:tcPr>
          <w:p w14:paraId="5B290857" w14:textId="77777777" w:rsidR="00521306" w:rsidRPr="00F842DC" w:rsidRDefault="00521306" w:rsidP="00F842DC">
            <w:pPr>
              <w:widowControl/>
              <w:spacing w:line="259" w:lineRule="auto"/>
              <w:rPr>
                <w:rFonts w:eastAsia="Times New Roman" w:cs="Times New Roman"/>
                <w:b/>
                <w:bCs/>
                <w:color w:val="FFFFFF"/>
                <w:sz w:val="20"/>
                <w:szCs w:val="20"/>
              </w:rPr>
            </w:pPr>
            <w:r w:rsidRPr="00F842DC">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5031DC3A"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27" w:type="pct"/>
            <w:tcBorders>
              <w:top w:val="nil"/>
              <w:left w:val="nil"/>
              <w:bottom w:val="nil"/>
              <w:right w:val="nil"/>
            </w:tcBorders>
            <w:shd w:val="clear" w:color="000000" w:fill="387990"/>
            <w:vAlign w:val="bottom"/>
            <w:hideMark/>
          </w:tcPr>
          <w:p w14:paraId="23DA891E" w14:textId="05E23172"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w:t>
            </w:r>
            <w:proofErr w:type="gramStart"/>
            <w:r w:rsidR="00521306" w:rsidRPr="00F842DC">
              <w:rPr>
                <w:rFonts w:eastAsia="Times New Roman" w:cs="Times New Roman"/>
                <w:b/>
                <w:bCs/>
                <w:color w:val="FFFFFF"/>
                <w:sz w:val="20"/>
                <w:szCs w:val="20"/>
              </w:rPr>
              <w:t>of</w:t>
            </w:r>
            <w:proofErr w:type="gramEnd"/>
            <w:r w:rsidR="00521306" w:rsidRPr="00F842DC">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11CB1AE5"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37D3723F"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45D2B76C" w14:textId="77777777" w:rsidR="00521306" w:rsidRPr="00F842DC" w:rsidRDefault="00521306" w:rsidP="00F842DC">
            <w:pPr>
              <w:widowControl/>
              <w:spacing w:line="259" w:lineRule="auto"/>
              <w:jc w:val="center"/>
              <w:rPr>
                <w:rFonts w:eastAsia="Times New Roman" w:cs="Times New Roman"/>
                <w:b/>
                <w:bCs/>
                <w:color w:val="FFFFFF"/>
                <w:sz w:val="20"/>
                <w:szCs w:val="20"/>
              </w:rPr>
            </w:pPr>
            <w:r w:rsidRPr="00F842DC">
              <w:rPr>
                <w:rFonts w:eastAsia="Times New Roman" w:cs="Times New Roman"/>
                <w:b/>
                <w:bCs/>
                <w:color w:val="FFFFFF"/>
                <w:sz w:val="20"/>
                <w:szCs w:val="20"/>
              </w:rPr>
              <w:t xml:space="preserve">USD </w:t>
            </w:r>
            <w:r w:rsidRPr="00F842DC">
              <w:rPr>
                <w:rFonts w:eastAsia="Times New Roman" w:cs="Times New Roman"/>
                <w:b/>
                <w:bCs/>
                <w:color w:val="FFFFFF"/>
                <w:sz w:val="20"/>
                <w:szCs w:val="20"/>
              </w:rPr>
              <w:br/>
              <w:t>(2005 PPP)</w:t>
            </w:r>
          </w:p>
        </w:tc>
        <w:tc>
          <w:tcPr>
            <w:tcW w:w="667" w:type="pct"/>
            <w:tcBorders>
              <w:top w:val="nil"/>
              <w:left w:val="nil"/>
              <w:bottom w:val="nil"/>
              <w:right w:val="nil"/>
            </w:tcBorders>
            <w:shd w:val="clear" w:color="000000" w:fill="387990"/>
            <w:vAlign w:val="bottom"/>
            <w:hideMark/>
          </w:tcPr>
          <w:p w14:paraId="3FD39096" w14:textId="0A14B8EC" w:rsidR="00521306" w:rsidRPr="00F842DC" w:rsidRDefault="003A49B7" w:rsidP="00F842D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F842DC">
              <w:rPr>
                <w:rFonts w:eastAsia="Times New Roman" w:cs="Times New Roman"/>
                <w:b/>
                <w:bCs/>
                <w:color w:val="FFFFFF"/>
                <w:sz w:val="20"/>
                <w:szCs w:val="20"/>
              </w:rPr>
              <w:t xml:space="preserve"> </w:t>
            </w:r>
            <w:proofErr w:type="gramStart"/>
            <w:r w:rsidR="00521306" w:rsidRPr="00F842DC">
              <w:rPr>
                <w:rFonts w:eastAsia="Times New Roman" w:cs="Times New Roman"/>
                <w:b/>
                <w:bCs/>
                <w:color w:val="FFFFFF"/>
                <w:sz w:val="20"/>
                <w:szCs w:val="20"/>
              </w:rPr>
              <w:t>of</w:t>
            </w:r>
            <w:proofErr w:type="gramEnd"/>
            <w:r w:rsidR="00521306" w:rsidRPr="00F842DC">
              <w:rPr>
                <w:rFonts w:eastAsia="Times New Roman" w:cs="Times New Roman"/>
                <w:b/>
                <w:bCs/>
                <w:color w:val="FFFFFF"/>
                <w:sz w:val="20"/>
                <w:szCs w:val="20"/>
              </w:rPr>
              <w:t xml:space="preserve"> poverty line</w:t>
            </w:r>
          </w:p>
        </w:tc>
        <w:tc>
          <w:tcPr>
            <w:tcW w:w="309" w:type="pct"/>
            <w:tcBorders>
              <w:top w:val="nil"/>
              <w:left w:val="nil"/>
              <w:bottom w:val="nil"/>
              <w:right w:val="nil"/>
            </w:tcBorders>
            <w:shd w:val="clear" w:color="000000" w:fill="387990"/>
            <w:vAlign w:val="bottom"/>
            <w:hideMark/>
          </w:tcPr>
          <w:p w14:paraId="325EA8FA" w14:textId="77777777" w:rsidR="00521306" w:rsidRPr="00F842DC" w:rsidRDefault="00521306" w:rsidP="00F842DC">
            <w:pPr>
              <w:widowControl/>
              <w:spacing w:line="259" w:lineRule="auto"/>
              <w:jc w:val="center"/>
              <w:rPr>
                <w:rFonts w:eastAsia="Times New Roman" w:cs="Times New Roman"/>
                <w:b/>
                <w:bCs/>
                <w:color w:val="FFFFFF"/>
                <w:sz w:val="20"/>
                <w:szCs w:val="20"/>
              </w:rPr>
            </w:pPr>
            <w:proofErr w:type="spellStart"/>
            <w:r w:rsidRPr="00F842DC">
              <w:rPr>
                <w:rFonts w:eastAsia="Times New Roman" w:cs="Times New Roman"/>
                <w:b/>
                <w:bCs/>
                <w:color w:val="FFFFFF"/>
                <w:sz w:val="20"/>
                <w:szCs w:val="20"/>
              </w:rPr>
              <w:t>n</w:t>
            </w:r>
            <w:r w:rsidRPr="00F842DC">
              <w:rPr>
                <w:rFonts w:eastAsia="Times New Roman" w:cs="Times New Roman"/>
                <w:b/>
                <w:bCs/>
                <w:color w:val="FFFFFF"/>
                <w:sz w:val="20"/>
                <w:szCs w:val="20"/>
                <w:vertAlign w:val="superscript"/>
              </w:rPr>
              <w:t>a</w:t>
            </w:r>
            <w:proofErr w:type="spellEnd"/>
          </w:p>
        </w:tc>
      </w:tr>
      <w:tr w:rsidR="00521306" w:rsidRPr="00F842DC" w14:paraId="797B8BB4" w14:textId="77777777" w:rsidTr="00F842DC">
        <w:tc>
          <w:tcPr>
            <w:tcW w:w="1380" w:type="pct"/>
            <w:tcBorders>
              <w:top w:val="single" w:sz="4" w:space="0" w:color="auto"/>
              <w:left w:val="nil"/>
              <w:bottom w:val="single" w:sz="4" w:space="0" w:color="auto"/>
              <w:right w:val="nil"/>
            </w:tcBorders>
            <w:shd w:val="clear" w:color="auto" w:fill="auto"/>
            <w:noWrap/>
            <w:vAlign w:val="center"/>
            <w:hideMark/>
          </w:tcPr>
          <w:p w14:paraId="3AEEF9D5" w14:textId="77777777" w:rsidR="00521306" w:rsidRPr="00F842DC" w:rsidRDefault="00521306" w:rsidP="00F842DC">
            <w:pPr>
              <w:widowControl/>
              <w:spacing w:line="259" w:lineRule="auto"/>
              <w:rPr>
                <w:rFonts w:eastAsia="Times New Roman" w:cs="Times New Roman"/>
                <w:b/>
                <w:bCs/>
                <w:sz w:val="20"/>
                <w:szCs w:val="20"/>
              </w:rPr>
            </w:pPr>
            <w:r w:rsidRPr="00F842DC">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7CF345E7" w14:textId="744089A8" w:rsidR="00521306" w:rsidRPr="00F842DC" w:rsidRDefault="00521306" w:rsidP="00F842DC">
            <w:pPr>
              <w:widowControl/>
              <w:spacing w:line="259" w:lineRule="auto"/>
              <w:jc w:val="center"/>
              <w:rPr>
                <w:rFonts w:eastAsia="Times New Roman" w:cs="Times New Roman"/>
                <w:bCs/>
                <w:sz w:val="20"/>
                <w:szCs w:val="20"/>
              </w:rPr>
            </w:pPr>
          </w:p>
        </w:tc>
        <w:tc>
          <w:tcPr>
            <w:tcW w:w="627" w:type="pct"/>
            <w:tcBorders>
              <w:top w:val="single" w:sz="4" w:space="0" w:color="auto"/>
              <w:left w:val="nil"/>
              <w:bottom w:val="single" w:sz="4" w:space="0" w:color="auto"/>
              <w:right w:val="nil"/>
            </w:tcBorders>
            <w:shd w:val="clear" w:color="auto" w:fill="auto"/>
            <w:vAlign w:val="center"/>
            <w:hideMark/>
          </w:tcPr>
          <w:p w14:paraId="1BCDB3D8" w14:textId="6AEDF022"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D7921F0" w14:textId="45223D2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B17BE11" w14:textId="4D9154FD" w:rsidR="00521306" w:rsidRPr="00F842DC" w:rsidRDefault="00521306" w:rsidP="00F842DC">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8E36FC4" w14:textId="5B765ADB" w:rsidR="00521306" w:rsidRPr="00F842DC" w:rsidRDefault="00521306" w:rsidP="00F842DC">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84360BD" w14:textId="66886171" w:rsidR="00521306" w:rsidRPr="00F842DC" w:rsidRDefault="00521306" w:rsidP="00F842DC">
            <w:pPr>
              <w:widowControl/>
              <w:spacing w:line="259" w:lineRule="auto"/>
              <w:jc w:val="center"/>
              <w:rPr>
                <w:rFonts w:eastAsia="Times New Roman" w:cs="Times New Roman"/>
                <w:bCs/>
                <w:sz w:val="20"/>
                <w:szCs w:val="20"/>
              </w:rPr>
            </w:pPr>
          </w:p>
        </w:tc>
        <w:tc>
          <w:tcPr>
            <w:tcW w:w="309" w:type="pct"/>
            <w:tcBorders>
              <w:top w:val="single" w:sz="4" w:space="0" w:color="auto"/>
              <w:left w:val="nil"/>
              <w:bottom w:val="single" w:sz="4" w:space="0" w:color="auto"/>
              <w:right w:val="nil"/>
            </w:tcBorders>
            <w:shd w:val="clear" w:color="auto" w:fill="auto"/>
            <w:vAlign w:val="center"/>
            <w:hideMark/>
          </w:tcPr>
          <w:p w14:paraId="6BE2DE6A" w14:textId="190F1CBF" w:rsidR="00521306" w:rsidRPr="00F842DC" w:rsidRDefault="00521306" w:rsidP="00F842DC">
            <w:pPr>
              <w:widowControl/>
              <w:spacing w:line="259" w:lineRule="auto"/>
              <w:jc w:val="center"/>
              <w:rPr>
                <w:rFonts w:eastAsia="Times New Roman" w:cs="Times New Roman"/>
                <w:bCs/>
                <w:sz w:val="20"/>
                <w:szCs w:val="20"/>
              </w:rPr>
            </w:pPr>
          </w:p>
        </w:tc>
      </w:tr>
      <w:tr w:rsidR="00521306" w:rsidRPr="00F842DC" w14:paraId="3603A3E1" w14:textId="77777777" w:rsidTr="00F842DC">
        <w:tc>
          <w:tcPr>
            <w:tcW w:w="2151" w:type="pct"/>
            <w:gridSpan w:val="2"/>
            <w:tcBorders>
              <w:top w:val="single" w:sz="4" w:space="0" w:color="auto"/>
              <w:left w:val="nil"/>
              <w:bottom w:val="single" w:sz="4" w:space="0" w:color="auto"/>
              <w:right w:val="nil"/>
            </w:tcBorders>
            <w:shd w:val="clear" w:color="000000" w:fill="DBE7F3"/>
            <w:noWrap/>
            <w:vAlign w:val="center"/>
            <w:hideMark/>
          </w:tcPr>
          <w:p w14:paraId="13AB7AB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Gendered household type</w:t>
            </w:r>
          </w:p>
        </w:tc>
        <w:tc>
          <w:tcPr>
            <w:tcW w:w="627" w:type="pct"/>
            <w:tcBorders>
              <w:top w:val="nil"/>
              <w:left w:val="nil"/>
              <w:bottom w:val="single" w:sz="4" w:space="0" w:color="auto"/>
              <w:right w:val="nil"/>
            </w:tcBorders>
            <w:shd w:val="clear" w:color="000000" w:fill="DBE7F3"/>
            <w:vAlign w:val="center"/>
            <w:hideMark/>
          </w:tcPr>
          <w:p w14:paraId="348EAD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609CE90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7EA48622"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08BAC95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0CA62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6F309651"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D8AD116" w14:textId="77777777" w:rsidTr="00F842DC">
        <w:tc>
          <w:tcPr>
            <w:tcW w:w="1380" w:type="pct"/>
            <w:tcBorders>
              <w:top w:val="nil"/>
              <w:left w:val="nil"/>
              <w:bottom w:val="single" w:sz="4" w:space="0" w:color="auto"/>
              <w:right w:val="nil"/>
            </w:tcBorders>
            <w:shd w:val="clear" w:color="auto" w:fill="auto"/>
            <w:vAlign w:val="center"/>
            <w:hideMark/>
          </w:tcPr>
          <w:p w14:paraId="44B2B6E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71F45F6" w14:textId="73CE860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5CBAEE2" w14:textId="54F9A98A"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200D6A4" w14:textId="08EA070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371071" w14:textId="151D312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C7EA819" w14:textId="1BF2635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03BA3F" w14:textId="3CD96B0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40CE3C4" w14:textId="7BEBB96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79B55FD" w14:textId="77777777" w:rsidTr="00F842DC">
        <w:tc>
          <w:tcPr>
            <w:tcW w:w="1380" w:type="pct"/>
            <w:tcBorders>
              <w:top w:val="nil"/>
              <w:left w:val="nil"/>
              <w:bottom w:val="single" w:sz="4" w:space="0" w:color="auto"/>
              <w:right w:val="nil"/>
            </w:tcBorders>
            <w:shd w:val="clear" w:color="auto" w:fill="auto"/>
            <w:vAlign w:val="center"/>
            <w:hideMark/>
          </w:tcPr>
          <w:p w14:paraId="41840EA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02324E4C" w14:textId="1D3426F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5EF26D3C" w14:textId="74C7B276"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5557669" w14:textId="2C1645D1"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AAC5BEF" w14:textId="6D811A98"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14FA5BC" w14:textId="0CE637DA"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795E2D5" w14:textId="76F958C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C2BCE70" w14:textId="56CF6EB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7226FA2" w14:textId="77777777" w:rsidTr="00F842DC">
        <w:tc>
          <w:tcPr>
            <w:tcW w:w="1380" w:type="pct"/>
            <w:tcBorders>
              <w:top w:val="nil"/>
              <w:left w:val="nil"/>
              <w:bottom w:val="single" w:sz="4" w:space="0" w:color="auto"/>
              <w:right w:val="nil"/>
            </w:tcBorders>
            <w:shd w:val="clear" w:color="auto" w:fill="auto"/>
            <w:vAlign w:val="center"/>
            <w:hideMark/>
          </w:tcPr>
          <w:p w14:paraId="6D3E805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11CE2A47" w14:textId="6ED6FA61"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D38A0C3" w14:textId="48505944"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07C30CE" w14:textId="4D7D739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769321D" w14:textId="60C9868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9B4764D" w14:textId="2E3A0AB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2B33CD" w14:textId="03B9A7A9"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336F126B" w14:textId="0461B31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B47A016" w14:textId="77777777" w:rsidTr="00F842DC">
        <w:tc>
          <w:tcPr>
            <w:tcW w:w="1380" w:type="pct"/>
            <w:tcBorders>
              <w:top w:val="nil"/>
              <w:left w:val="nil"/>
              <w:bottom w:val="single" w:sz="4" w:space="0" w:color="auto"/>
              <w:right w:val="nil"/>
            </w:tcBorders>
            <w:shd w:val="clear" w:color="auto" w:fill="auto"/>
            <w:vAlign w:val="center"/>
            <w:hideMark/>
          </w:tcPr>
          <w:p w14:paraId="0F216EC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10A26783" w14:textId="331F879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169C310" w14:textId="5BA27637"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16D18AE" w14:textId="029DF034"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15872DA" w14:textId="0014B4AA"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93ACC0B" w14:textId="356392F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B29A56" w14:textId="4809B07E"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1D7B500" w14:textId="36C4A578"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46FA2311" w14:textId="77777777" w:rsidTr="00F842DC">
        <w:tc>
          <w:tcPr>
            <w:tcW w:w="2778" w:type="pct"/>
            <w:gridSpan w:val="3"/>
            <w:tcBorders>
              <w:top w:val="single" w:sz="4" w:space="0" w:color="auto"/>
              <w:left w:val="nil"/>
              <w:bottom w:val="single" w:sz="4" w:space="0" w:color="auto"/>
              <w:right w:val="nil"/>
            </w:tcBorders>
            <w:shd w:val="clear" w:color="000000" w:fill="DBE7F3"/>
            <w:noWrap/>
            <w:vAlign w:val="center"/>
            <w:hideMark/>
          </w:tcPr>
          <w:p w14:paraId="55D532B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F07CF0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99E27FF"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63711D34"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057A3D3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noWrap/>
            <w:vAlign w:val="center"/>
            <w:hideMark/>
          </w:tcPr>
          <w:p w14:paraId="3D8C35D6"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214D995A" w14:textId="77777777" w:rsidTr="00F842DC">
        <w:tc>
          <w:tcPr>
            <w:tcW w:w="1380" w:type="pct"/>
            <w:tcBorders>
              <w:top w:val="nil"/>
              <w:left w:val="nil"/>
              <w:bottom w:val="single" w:sz="4" w:space="0" w:color="auto"/>
              <w:right w:val="nil"/>
            </w:tcBorders>
            <w:shd w:val="clear" w:color="auto" w:fill="auto"/>
            <w:noWrap/>
            <w:vAlign w:val="center"/>
            <w:hideMark/>
          </w:tcPr>
          <w:p w14:paraId="0520123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3A6806C0" w14:textId="310CC250"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3D7B8C2" w14:textId="5187491C"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D7CF7B" w14:textId="4E0C8D0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3F75D5" w14:textId="528B989D"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4981F2E" w14:textId="506AB306"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F10765" w14:textId="2862CDEA"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BB59CD0" w14:textId="71825096"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FDAFA44" w14:textId="77777777" w:rsidTr="00F842DC">
        <w:tc>
          <w:tcPr>
            <w:tcW w:w="1380" w:type="pct"/>
            <w:tcBorders>
              <w:top w:val="nil"/>
              <w:left w:val="nil"/>
              <w:bottom w:val="single" w:sz="4" w:space="0" w:color="auto"/>
              <w:right w:val="nil"/>
            </w:tcBorders>
            <w:shd w:val="clear" w:color="auto" w:fill="auto"/>
            <w:noWrap/>
            <w:vAlign w:val="center"/>
            <w:hideMark/>
          </w:tcPr>
          <w:p w14:paraId="3900D79B"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705C1AD7" w14:textId="2F5A8EB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87E9987" w14:textId="4022D96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BD4876A" w14:textId="13FC129A"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35BD044" w14:textId="486255EB"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451839D" w14:textId="7F86E625"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632FFBE" w14:textId="7538081C"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0D89F079" w14:textId="019BFEF4"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0185D73D" w14:textId="77777777" w:rsidTr="00F842DC">
        <w:tc>
          <w:tcPr>
            <w:tcW w:w="1380" w:type="pct"/>
            <w:tcBorders>
              <w:top w:val="nil"/>
              <w:left w:val="nil"/>
              <w:bottom w:val="single" w:sz="4" w:space="0" w:color="auto"/>
              <w:right w:val="nil"/>
            </w:tcBorders>
            <w:shd w:val="clear" w:color="auto" w:fill="auto"/>
            <w:noWrap/>
            <w:vAlign w:val="center"/>
            <w:hideMark/>
          </w:tcPr>
          <w:p w14:paraId="0EBFF845"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75A42264" w14:textId="589095F4"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4C8406D" w14:textId="3DD59E2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15C773C" w14:textId="47208A9E"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356DFE9" w14:textId="4672AA70"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6D8C071" w14:textId="380158C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45B8958" w14:textId="26B71505"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6B0A3B9" w14:textId="58AE3509"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227835EF" w14:textId="77777777" w:rsidTr="00F842DC">
        <w:tc>
          <w:tcPr>
            <w:tcW w:w="1380" w:type="pct"/>
            <w:tcBorders>
              <w:top w:val="nil"/>
              <w:left w:val="nil"/>
              <w:bottom w:val="single" w:sz="4" w:space="0" w:color="auto"/>
              <w:right w:val="nil"/>
            </w:tcBorders>
            <w:shd w:val="clear" w:color="auto" w:fill="auto"/>
            <w:noWrap/>
            <w:vAlign w:val="center"/>
            <w:hideMark/>
          </w:tcPr>
          <w:p w14:paraId="069EE94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1967D90E" w14:textId="2E357A67"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3FFEBD05" w14:textId="54A59CFB"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AA6359A" w14:textId="708421AC"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5631742" w14:textId="180CB12F"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5800F4E" w14:textId="39F6088E"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CD7CC06" w14:textId="2EB2F71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1DBACDDC" w14:textId="22BD2BF5"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3090A229" w14:textId="77777777" w:rsidTr="00F842DC">
        <w:tc>
          <w:tcPr>
            <w:tcW w:w="1380" w:type="pct"/>
            <w:tcBorders>
              <w:top w:val="nil"/>
              <w:left w:val="nil"/>
              <w:bottom w:val="single" w:sz="4" w:space="0" w:color="auto"/>
              <w:right w:val="nil"/>
            </w:tcBorders>
            <w:shd w:val="clear" w:color="auto" w:fill="auto"/>
            <w:noWrap/>
            <w:vAlign w:val="center"/>
            <w:hideMark/>
          </w:tcPr>
          <w:p w14:paraId="78B9D076"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0B7F3961" w14:textId="4E4C153E"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2AC8F11E" w14:textId="57D7D10D"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9D6CC2F" w14:textId="0D7BBE49"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064216F" w14:textId="5F3FB2D6"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C636AA0" w14:textId="29BC9E0D"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CFE6B04" w14:textId="44081830"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775C720F" w14:textId="0594BD83"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66A597A" w14:textId="77777777" w:rsidTr="00F842DC">
        <w:tc>
          <w:tcPr>
            <w:tcW w:w="1380" w:type="pct"/>
            <w:tcBorders>
              <w:top w:val="nil"/>
              <w:left w:val="nil"/>
              <w:bottom w:val="single" w:sz="4" w:space="0" w:color="auto"/>
              <w:right w:val="nil"/>
            </w:tcBorders>
            <w:shd w:val="clear" w:color="000000" w:fill="DBE7F3"/>
            <w:vAlign w:val="center"/>
            <w:hideMark/>
          </w:tcPr>
          <w:p w14:paraId="37A9CA5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07C48ECE"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27" w:type="pct"/>
            <w:tcBorders>
              <w:top w:val="nil"/>
              <w:left w:val="nil"/>
              <w:bottom w:val="single" w:sz="4" w:space="0" w:color="auto"/>
              <w:right w:val="nil"/>
            </w:tcBorders>
            <w:shd w:val="clear" w:color="000000" w:fill="DBE7F3"/>
            <w:vAlign w:val="center"/>
            <w:hideMark/>
          </w:tcPr>
          <w:p w14:paraId="1AA7197A"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7893058"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05105D57"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D97D0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59DD4F3"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c>
          <w:tcPr>
            <w:tcW w:w="309" w:type="pct"/>
            <w:tcBorders>
              <w:top w:val="nil"/>
              <w:left w:val="nil"/>
              <w:bottom w:val="single" w:sz="4" w:space="0" w:color="auto"/>
              <w:right w:val="nil"/>
            </w:tcBorders>
            <w:shd w:val="clear" w:color="000000" w:fill="DBE7F3"/>
            <w:vAlign w:val="center"/>
            <w:hideMark/>
          </w:tcPr>
          <w:p w14:paraId="02FF4799" w14:textId="77777777" w:rsidR="00521306" w:rsidRPr="00F842DC" w:rsidRDefault="00521306" w:rsidP="00F842DC">
            <w:pPr>
              <w:widowControl/>
              <w:spacing w:line="259" w:lineRule="auto"/>
              <w:rPr>
                <w:rFonts w:eastAsia="Times New Roman" w:cs="Times New Roman"/>
                <w:b/>
                <w:bCs/>
                <w:color w:val="auto"/>
                <w:sz w:val="20"/>
                <w:szCs w:val="20"/>
              </w:rPr>
            </w:pPr>
            <w:r w:rsidRPr="00F842DC">
              <w:rPr>
                <w:rFonts w:eastAsia="Times New Roman" w:cs="Times New Roman"/>
                <w:b/>
                <w:bCs/>
                <w:color w:val="auto"/>
                <w:sz w:val="20"/>
                <w:szCs w:val="20"/>
              </w:rPr>
              <w:t> </w:t>
            </w:r>
          </w:p>
        </w:tc>
      </w:tr>
      <w:tr w:rsidR="00521306" w:rsidRPr="00F842DC" w14:paraId="50F59920" w14:textId="77777777" w:rsidTr="00F842DC">
        <w:tc>
          <w:tcPr>
            <w:tcW w:w="1380" w:type="pct"/>
            <w:tcBorders>
              <w:top w:val="nil"/>
              <w:left w:val="nil"/>
              <w:bottom w:val="single" w:sz="4" w:space="0" w:color="auto"/>
              <w:right w:val="nil"/>
            </w:tcBorders>
            <w:shd w:val="clear" w:color="auto" w:fill="auto"/>
            <w:vAlign w:val="center"/>
            <w:hideMark/>
          </w:tcPr>
          <w:p w14:paraId="08F76D33"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1724F9C6" w14:textId="3636F66C"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008ED5E8" w14:textId="75987109"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2B0E8DF" w14:textId="7435645F"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7E26058" w14:textId="3F588553"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2296F130" w14:textId="41FFA1E3"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3AF882C" w14:textId="06F2480D"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007A945" w14:textId="17C2D23F"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13ED9F8D" w14:textId="77777777" w:rsidTr="00F842DC">
        <w:tc>
          <w:tcPr>
            <w:tcW w:w="1380" w:type="pct"/>
            <w:tcBorders>
              <w:top w:val="nil"/>
              <w:left w:val="nil"/>
              <w:bottom w:val="single" w:sz="4" w:space="0" w:color="auto"/>
              <w:right w:val="nil"/>
            </w:tcBorders>
            <w:shd w:val="clear" w:color="auto" w:fill="auto"/>
            <w:vAlign w:val="center"/>
            <w:hideMark/>
          </w:tcPr>
          <w:p w14:paraId="79005164"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1C3F5155" w14:textId="28088538"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441FE1DA" w14:textId="69EB7003"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62835F9" w14:textId="0835058D"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FAB59C4" w14:textId="75229942"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9F728C" w14:textId="4B5E6B2B"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FA1D21" w14:textId="00422392"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5C3C64A3" w14:textId="045B4E71" w:rsidR="00521306" w:rsidRPr="00F842DC" w:rsidRDefault="00521306" w:rsidP="00F842DC">
            <w:pPr>
              <w:widowControl/>
              <w:spacing w:line="259" w:lineRule="auto"/>
              <w:jc w:val="center"/>
              <w:rPr>
                <w:rFonts w:eastAsia="Times New Roman" w:cs="Times New Roman"/>
                <w:sz w:val="20"/>
                <w:szCs w:val="20"/>
              </w:rPr>
            </w:pPr>
          </w:p>
        </w:tc>
      </w:tr>
      <w:tr w:rsidR="00521306" w:rsidRPr="00F842DC" w14:paraId="76D14709" w14:textId="77777777" w:rsidTr="00F842DC">
        <w:tc>
          <w:tcPr>
            <w:tcW w:w="1380" w:type="pct"/>
            <w:tcBorders>
              <w:top w:val="nil"/>
              <w:left w:val="nil"/>
              <w:bottom w:val="single" w:sz="4" w:space="0" w:color="auto"/>
              <w:right w:val="nil"/>
            </w:tcBorders>
            <w:shd w:val="clear" w:color="auto" w:fill="auto"/>
            <w:vAlign w:val="center"/>
            <w:hideMark/>
          </w:tcPr>
          <w:p w14:paraId="1E0EB200" w14:textId="77777777" w:rsidR="00521306" w:rsidRPr="00F842DC" w:rsidRDefault="00521306" w:rsidP="00F842DC">
            <w:pPr>
              <w:widowControl/>
              <w:spacing w:line="259" w:lineRule="auto"/>
              <w:ind w:firstLineChars="100" w:firstLine="200"/>
              <w:rPr>
                <w:rFonts w:eastAsia="Times New Roman" w:cs="Times New Roman"/>
                <w:sz w:val="20"/>
                <w:szCs w:val="20"/>
              </w:rPr>
            </w:pPr>
            <w:r w:rsidRPr="00F842DC">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34CF724F" w14:textId="3DDCF395" w:rsidR="00521306" w:rsidRPr="00F842DC" w:rsidRDefault="00521306" w:rsidP="00F842DC">
            <w:pPr>
              <w:widowControl/>
              <w:spacing w:line="259" w:lineRule="auto"/>
              <w:jc w:val="center"/>
              <w:rPr>
                <w:rFonts w:eastAsia="Times New Roman" w:cs="Times New Roman"/>
                <w:sz w:val="20"/>
                <w:szCs w:val="20"/>
              </w:rPr>
            </w:pPr>
          </w:p>
        </w:tc>
        <w:tc>
          <w:tcPr>
            <w:tcW w:w="627" w:type="pct"/>
            <w:tcBorders>
              <w:top w:val="nil"/>
              <w:left w:val="nil"/>
              <w:bottom w:val="single" w:sz="4" w:space="0" w:color="auto"/>
              <w:right w:val="nil"/>
            </w:tcBorders>
            <w:shd w:val="clear" w:color="auto" w:fill="auto"/>
            <w:vAlign w:val="center"/>
            <w:hideMark/>
          </w:tcPr>
          <w:p w14:paraId="1560FF0B" w14:textId="60797B9F" w:rsidR="00521306" w:rsidRPr="00F842DC" w:rsidRDefault="00521306" w:rsidP="00F842DC">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5250144" w14:textId="2F886A50" w:rsidR="00521306" w:rsidRPr="00F842DC" w:rsidRDefault="00521306" w:rsidP="00F842DC">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37AE775A" w14:textId="1F6359F4" w:rsidR="00521306" w:rsidRPr="00F842DC" w:rsidRDefault="00521306" w:rsidP="00F842DC">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2595E1" w14:textId="417EA5C8" w:rsidR="00521306" w:rsidRPr="00F842DC" w:rsidRDefault="00521306" w:rsidP="00F842DC">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BF3BEF1" w14:textId="32AAAFB7" w:rsidR="00521306" w:rsidRPr="00F842DC" w:rsidRDefault="00521306" w:rsidP="00F842DC">
            <w:pPr>
              <w:widowControl/>
              <w:spacing w:line="259" w:lineRule="auto"/>
              <w:jc w:val="center"/>
              <w:rPr>
                <w:rFonts w:eastAsia="Times New Roman" w:cs="Times New Roman"/>
                <w:sz w:val="20"/>
                <w:szCs w:val="20"/>
              </w:rPr>
            </w:pPr>
          </w:p>
        </w:tc>
        <w:tc>
          <w:tcPr>
            <w:tcW w:w="309" w:type="pct"/>
            <w:tcBorders>
              <w:top w:val="nil"/>
              <w:left w:val="nil"/>
              <w:bottom w:val="single" w:sz="4" w:space="0" w:color="auto"/>
              <w:right w:val="nil"/>
            </w:tcBorders>
            <w:shd w:val="clear" w:color="auto" w:fill="auto"/>
            <w:vAlign w:val="center"/>
            <w:hideMark/>
          </w:tcPr>
          <w:p w14:paraId="40F0F419" w14:textId="5923D2F3" w:rsidR="00521306" w:rsidRPr="00F842DC" w:rsidRDefault="00521306" w:rsidP="00F842DC">
            <w:pPr>
              <w:widowControl/>
              <w:spacing w:line="259" w:lineRule="auto"/>
              <w:jc w:val="center"/>
              <w:rPr>
                <w:rFonts w:eastAsia="Times New Roman" w:cs="Times New Roman"/>
                <w:sz w:val="20"/>
                <w:szCs w:val="20"/>
              </w:rPr>
            </w:pPr>
          </w:p>
        </w:tc>
      </w:tr>
    </w:tbl>
    <w:p w14:paraId="6362A5E7" w14:textId="34D9224E" w:rsidR="00521306" w:rsidRPr="00521306" w:rsidRDefault="00521306" w:rsidP="00BE5C3C">
      <w:pPr>
        <w:pStyle w:val="tablenotes"/>
      </w:pPr>
      <w:commentRangeStart w:id="394"/>
      <w:r w:rsidRPr="00521306">
        <w:t xml:space="preserve">^ Results not statistically reliable, n&lt;30 </w:t>
      </w:r>
      <w:commentRangeEnd w:id="394"/>
      <w:r w:rsidR="004E33EB" w:rsidRPr="00BE5C3C">
        <w:commentReference w:id="394"/>
      </w:r>
    </w:p>
    <w:p w14:paraId="6EB8F37F" w14:textId="40DF6BCA" w:rsidR="00521306" w:rsidRDefault="00521306" w:rsidP="00BE5C3C">
      <w:pPr>
        <w:pStyle w:val="tablenotes"/>
      </w:pPr>
      <w:proofErr w:type="spellStart"/>
      <w:r w:rsidRPr="00521306">
        <w:rPr>
          <w:vertAlign w:val="superscript"/>
        </w:rPr>
        <w:t>a</w:t>
      </w:r>
      <w:proofErr w:type="spellEnd"/>
      <w:r w:rsidRPr="00521306">
        <w:t xml:space="preserve"> </w:t>
      </w:r>
      <w:proofErr w:type="gramStart"/>
      <w:r w:rsidRPr="00521306">
        <w:t>The</w:t>
      </w:r>
      <w:proofErr w:type="gramEnd"/>
      <w:r w:rsidRPr="00521306">
        <w:t xml:space="preserve"> </w:t>
      </w:r>
      <w:r w:rsidR="000D3DA0">
        <w:t>“</w:t>
      </w:r>
      <w:r w:rsidRPr="00521306">
        <w:t>n</w:t>
      </w:r>
      <w:r w:rsidR="000D3DA0">
        <w:t>”</w:t>
      </w:r>
      <w:r w:rsidRPr="00521306">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004DB585" w14:textId="2711BE29" w:rsidR="00521306" w:rsidRPr="00521306" w:rsidRDefault="00521306" w:rsidP="00BE5C3C">
      <w:pPr>
        <w:pStyle w:val="tablenotes"/>
      </w:pPr>
      <w:r w:rsidRPr="00521306">
        <w:t xml:space="preserve">Notes: </w:t>
      </w:r>
    </w:p>
    <w:p w14:paraId="40396A0F" w14:textId="77777777" w:rsidR="00521306" w:rsidRPr="00521306" w:rsidRDefault="00521306" w:rsidP="00BE5C3C">
      <w:pPr>
        <w:pStyle w:val="tablenotes"/>
      </w:pPr>
      <w:r w:rsidRPr="00521306">
        <w:t xml:space="preserve">Estimates are sample-weighted; numbers of observations are unweighted. </w:t>
      </w:r>
    </w:p>
    <w:p w14:paraId="162C48C1" w14:textId="247FF813" w:rsidR="002B19D5" w:rsidRDefault="002B19D5" w:rsidP="00BE5C3C">
      <w:pPr>
        <w:pStyle w:val="tablenotes"/>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15F62B0B" w14:textId="7BFC3939" w:rsidR="00521306" w:rsidRPr="00521306" w:rsidRDefault="00521306" w:rsidP="00BE5C3C">
      <w:pPr>
        <w:pStyle w:val="tablenotes"/>
      </w:pPr>
      <w:r w:rsidRPr="00521306">
        <w:t>Significance tests were performed to determine whether a difference exists between the baseline and endline estimates. Differences found to be statistically significant are indicated by level: * p&lt;0.05, ** p&lt;0.01, *** p&lt;0.001.</w:t>
      </w:r>
    </w:p>
    <w:p w14:paraId="1FDE0C8E" w14:textId="77777777" w:rsidR="00521306" w:rsidRPr="00521306" w:rsidRDefault="00521306" w:rsidP="00BE5C3C">
      <w:pPr>
        <w:pStyle w:val="tablenotes"/>
      </w:pPr>
      <w:r w:rsidRPr="00521306">
        <w:t xml:space="preserve">The average consumption shortfall of the poor is the average amount below the poverty threshold of a person in poverty. This value is estimated only among individuals living in households that fall below the poverty threshold. </w:t>
      </w:r>
    </w:p>
    <w:p w14:paraId="249468F9" w14:textId="04A00DE4" w:rsidR="00521306" w:rsidRPr="00521306" w:rsidRDefault="00521306" w:rsidP="00BE5C3C">
      <w:pPr>
        <w:pStyle w:val="tablenotes"/>
      </w:pPr>
      <w:r w:rsidRPr="00521306">
        <w:lastRenderedPageBreak/>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w:t>
      </w:r>
      <w:r w:rsidR="000D3DA0">
        <w:t xml:space="preserve">USD </w:t>
      </w:r>
      <w:r w:rsidRPr="00521306">
        <w:t xml:space="preserve">$1.25 per day poverty line in LCU for the year and month of the ZOI Survey. The figure was then converted to 2005 prices by multiplying by the ratio of the 2005 </w:t>
      </w:r>
      <w:r w:rsidR="009C2687">
        <w:t>Consumer Price Index (</w:t>
      </w:r>
      <w:r w:rsidRPr="00521306">
        <w:t>CPI</w:t>
      </w:r>
      <w:r w:rsidR="009C2687">
        <w:t>)</w:t>
      </w:r>
      <w:r w:rsidRPr="00521306">
        <w:t xml:space="preserve"> LCU and the CPI for the year and month of the ZOI Survey LCU, where survey month and year CPI LCU=[</w:t>
      </w:r>
      <w:r w:rsidRPr="00A65542">
        <w:rPr>
          <w:highlight w:val="yellow"/>
        </w:rPr>
        <w:t>XX</w:t>
      </w:r>
      <w:r w:rsidRPr="00521306">
        <w:t>] and 2005 CPI LCU=[</w:t>
      </w:r>
      <w:r w:rsidR="00054F8E" w:rsidRPr="00A65542">
        <w:rPr>
          <w:highlight w:val="yellow"/>
        </w:rPr>
        <w:t>XX</w:t>
      </w:r>
      <w:r w:rsidRPr="00521306">
        <w:t>]. The resulting figure was converted to 2005 USD by dividing by the 2005 PPP conversion rate of the ZOI Survey country (</w:t>
      </w:r>
      <w:r w:rsidRPr="00A65542">
        <w:rPr>
          <w:highlight w:val="yellow"/>
        </w:rPr>
        <w:t>[XX</w:t>
      </w:r>
      <w:r w:rsidRPr="00521306">
        <w:t>]). Finally, after applying the household member sampling weight, the value for each poor household was summed across all poor households and then divided by the sum of the number of all poor sampled households with consumption data.</w:t>
      </w:r>
    </w:p>
    <w:p w14:paraId="6C8BD393" w14:textId="68AA20C3" w:rsidR="00521306" w:rsidRPr="00521306" w:rsidRDefault="00521306" w:rsidP="00BE5C3C">
      <w:pPr>
        <w:pStyle w:val="tablenotes"/>
      </w:pPr>
      <w:r w:rsidRPr="00521306">
        <w:t xml:space="preserve">The average consumption shortfall of the poor, expressed as a percentage of the poverty line, was calculated by first subtracting the per capita daily consumption expenditure in LCU for the year and month of the ZOI Survey of each poor household in the sample from the </w:t>
      </w:r>
      <w:r w:rsidR="00BC01B1">
        <w:t xml:space="preserve">USD </w:t>
      </w:r>
      <w:r w:rsidRPr="00521306">
        <w:t xml:space="preserve">$1.25 per day poverty line in LCU for the year and month of the ZOI Survey. The figure was then divided by the </w:t>
      </w:r>
      <w:r w:rsidR="00BC01B1">
        <w:t xml:space="preserve">USD </w:t>
      </w:r>
      <w:r w:rsidRPr="00521306">
        <w:t>$1.25 per day poverty line in LCU for the year and month of the ZOI Survey. Finally, after applying the household member sampling weight, the value for each poor household was summed across all poor households and then divided by the sum of the number of all poor sampled ho</w:t>
      </w:r>
      <w:r>
        <w:t>useholds with consumption data.</w:t>
      </w:r>
    </w:p>
    <w:p w14:paraId="4737E435" w14:textId="1E50CB7C" w:rsidR="00F51340" w:rsidRDefault="00521306" w:rsidP="00BE5C3C">
      <w:pPr>
        <w:pStyle w:val="tablenotes"/>
      </w:pPr>
      <w:r w:rsidRPr="00521306">
        <w:t>Sources: Feed the Future [</w:t>
      </w:r>
      <w:r w:rsidRPr="00A65542">
        <w:rPr>
          <w:highlight w:val="yellow"/>
        </w:rPr>
        <w:t>Country</w:t>
      </w:r>
      <w:r w:rsidRPr="00521306">
        <w:t>] ZOI Survey [</w:t>
      </w:r>
      <w:r w:rsidR="00FE1420">
        <w:rPr>
          <w:highlight w:val="yellow"/>
        </w:rPr>
        <w:t xml:space="preserve">baseline </w:t>
      </w:r>
      <w:r w:rsidRPr="00A65542">
        <w:rPr>
          <w:highlight w:val="yellow"/>
        </w:rPr>
        <w:t>survey year(s)</w:t>
      </w:r>
      <w:r w:rsidRPr="00521306">
        <w:t>]; Feed the Future [</w:t>
      </w:r>
      <w:r w:rsidRPr="00A65542">
        <w:rPr>
          <w:highlight w:val="yellow"/>
        </w:rPr>
        <w:t>Country</w:t>
      </w:r>
      <w:r w:rsidRPr="00521306">
        <w:t>] ZOI Survey [</w:t>
      </w:r>
      <w:r w:rsidR="00A11DD1" w:rsidRPr="00A11DD1">
        <w:rPr>
          <w:szCs w:val="16"/>
          <w:highlight w:val="yellow"/>
        </w:rPr>
        <w:t xml:space="preserve">endline </w:t>
      </w:r>
      <w:r w:rsidRPr="00A65542">
        <w:rPr>
          <w:highlight w:val="yellow"/>
        </w:rPr>
        <w:t>survey year(s)</w:t>
      </w:r>
      <w:r w:rsidRPr="00521306">
        <w:t>]</w:t>
      </w:r>
    </w:p>
    <w:p w14:paraId="396B44FB" w14:textId="3ED46C19" w:rsidR="00BC0F95" w:rsidRPr="002E0A0C" w:rsidRDefault="006979D0" w:rsidP="00F842DC">
      <w:pPr>
        <w:pStyle w:val="Heading3"/>
        <w:ind w:left="2160" w:hanging="706"/>
      </w:pPr>
      <w:bookmarkStart w:id="395" w:name="_Toc22897204"/>
      <w:bookmarkStart w:id="396" w:name="_Toc50719311"/>
      <w:bookmarkEnd w:id="391"/>
      <w:r w:rsidRPr="002E0A0C">
        <w:t>4.</w:t>
      </w:r>
      <w:r w:rsidR="000852B7">
        <w:t>2.2</w:t>
      </w:r>
      <w:r w:rsidR="00CB3A6A" w:rsidRPr="002E0A0C">
        <w:tab/>
      </w:r>
      <w:r w:rsidR="00BC0F95" w:rsidRPr="002E0A0C">
        <w:t xml:space="preserve">The </w:t>
      </w:r>
      <w:r w:rsidR="002E0A0C">
        <w:t xml:space="preserve">national </w:t>
      </w:r>
      <w:r w:rsidR="0096107F">
        <w:t xml:space="preserve">extreme </w:t>
      </w:r>
      <w:r w:rsidR="002E0A0C">
        <w:t>poverty t</w:t>
      </w:r>
      <w:r w:rsidRPr="002E0A0C">
        <w:t>hreshold</w:t>
      </w:r>
      <w:bookmarkEnd w:id="395"/>
      <w:bookmarkEnd w:id="396"/>
    </w:p>
    <w:p w14:paraId="63422613" w14:textId="4E9D273E" w:rsidR="00BC0F95" w:rsidRDefault="00B235BF" w:rsidP="002E0A0C">
      <w:pPr>
        <w:pStyle w:val="BodyText"/>
      </w:pPr>
      <w:r>
        <w:t xml:space="preserve">The tables in </w:t>
      </w:r>
      <w:r w:rsidR="008F251A">
        <w:t xml:space="preserve">this section </w:t>
      </w:r>
      <w:r w:rsidR="000B37BD">
        <w:t xml:space="preserve">present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extreme poverty </w:t>
      </w:r>
      <w:r w:rsidRPr="00DF4DE5">
        <w:t>threshold</w:t>
      </w:r>
      <w:r>
        <w:t xml:space="preserve"> </w:t>
      </w:r>
      <w:r w:rsidR="002149AF">
        <w:t>([</w:t>
      </w:r>
      <w:r w:rsidR="002149AF" w:rsidRPr="00DF4DE5">
        <w:rPr>
          <w:highlight w:val="yellow"/>
        </w:rPr>
        <w:t xml:space="preserve">national </w:t>
      </w:r>
      <w:r w:rsidR="002149AF">
        <w:rPr>
          <w:highlight w:val="yellow"/>
        </w:rPr>
        <w:t>extreme poverty threshold</w:t>
      </w:r>
      <w:r w:rsidR="002149AF">
        <w:t>])</w:t>
      </w:r>
      <w:r w:rsidR="000B37BD">
        <w:t xml:space="preserve">, comparing estimates at </w:t>
      </w:r>
      <w:r>
        <w:t xml:space="preserve">baseline and </w:t>
      </w:r>
      <w:r w:rsidR="000B37BD">
        <w:t xml:space="preserve">at </w:t>
      </w:r>
      <w:r>
        <w:t xml:space="preserve">endline. </w:t>
      </w:r>
      <w:r>
        <w:rPr>
          <w:b/>
          <w:bCs/>
        </w:rPr>
        <w:t>Table</w:t>
      </w:r>
      <w:r w:rsidR="00726BE5">
        <w:rPr>
          <w:b/>
          <w:bCs/>
        </w:rPr>
        <w:t> </w:t>
      </w:r>
      <w:r>
        <w:rPr>
          <w:b/>
          <w:bCs/>
        </w:rPr>
        <w:t>4.</w:t>
      </w:r>
      <w:r w:rsidR="000852B7">
        <w:rPr>
          <w:b/>
          <w:bCs/>
        </w:rPr>
        <w:t>2.4</w:t>
      </w:r>
      <w:r>
        <w:rPr>
          <w:b/>
          <w:bCs/>
        </w:rPr>
        <w:t xml:space="preserve"> </w:t>
      </w:r>
      <w:r>
        <w:t>presents t</w:t>
      </w:r>
      <w:r w:rsidRPr="00DF4DE5">
        <w:t>he prevalence of poverty</w:t>
      </w:r>
      <w:r w:rsidR="00726BE5">
        <w:t>,</w:t>
      </w:r>
      <w:r w:rsidRPr="00DF4DE5">
        <w:t xml:space="preserve"> </w:t>
      </w:r>
      <w:r>
        <w:rPr>
          <w:b/>
          <w:bCs/>
        </w:rPr>
        <w:t>Table 4.2</w:t>
      </w:r>
      <w:r w:rsidR="000852B7">
        <w:rPr>
          <w:b/>
          <w:bCs/>
        </w:rPr>
        <w:t>.5</w:t>
      </w:r>
      <w:r>
        <w:rPr>
          <w:b/>
          <w:bCs/>
        </w:rPr>
        <w:t xml:space="preserve"> </w:t>
      </w:r>
      <w:r>
        <w:t>presents t</w:t>
      </w:r>
      <w:r w:rsidRPr="00DF4DE5">
        <w:t xml:space="preserve">he </w:t>
      </w:r>
      <w:r>
        <w:t>depth</w:t>
      </w:r>
      <w:r w:rsidRPr="00DF4DE5">
        <w:t xml:space="preserve"> of poverty</w:t>
      </w:r>
      <w:r w:rsidR="00726BE5">
        <w:t>,</w:t>
      </w:r>
      <w:r>
        <w:t xml:space="preserve"> and </w:t>
      </w:r>
      <w:r>
        <w:rPr>
          <w:b/>
          <w:bCs/>
        </w:rPr>
        <w:t>Table</w:t>
      </w:r>
      <w:r w:rsidR="00726BE5">
        <w:rPr>
          <w:b/>
          <w:bCs/>
        </w:rPr>
        <w:t> </w:t>
      </w:r>
      <w:r>
        <w:rPr>
          <w:b/>
          <w:bCs/>
        </w:rPr>
        <w:t>4.</w:t>
      </w:r>
      <w:r w:rsidR="000852B7">
        <w:rPr>
          <w:b/>
          <w:bCs/>
        </w:rPr>
        <w:t>2.6</w:t>
      </w:r>
      <w:r>
        <w:rPr>
          <w:b/>
          <w:bCs/>
        </w:rPr>
        <w:t xml:space="preserve"> </w:t>
      </w:r>
      <w:r>
        <w:t>presents the average consumption shortfall of the poor.</w:t>
      </w:r>
      <w:r w:rsidR="005F613E">
        <w:rPr>
          <w:rStyle w:val="FootnoteReference"/>
        </w:rPr>
        <w:footnoteReference w:id="18"/>
      </w:r>
      <w:r>
        <w:t xml:space="preserve"> </w:t>
      </w:r>
      <w:r w:rsidR="00BC0F95" w:rsidRPr="00DF4DE5">
        <w:t>Similar to the table</w:t>
      </w:r>
      <w:r>
        <w:t>s in Section</w:t>
      </w:r>
      <w:r w:rsidR="00726BE5">
        <w:t> </w:t>
      </w:r>
      <w:r>
        <w:t>4.2.1</w:t>
      </w:r>
      <w:r w:rsidR="00BC0F95" w:rsidRPr="00DF4DE5">
        <w:t>, th</w:t>
      </w:r>
      <w:r>
        <w:t>e</w:t>
      </w:r>
      <w:r w:rsidR="00BC0F95" w:rsidRPr="00DF4DE5">
        <w:t>s</w:t>
      </w:r>
      <w:r>
        <w:t>e</w:t>
      </w:r>
      <w:r w:rsidR="00BC0F95" w:rsidRPr="00DF4DE5">
        <w:t xml:space="preserve"> table</w:t>
      </w:r>
      <w:r>
        <w:t>s</w:t>
      </w:r>
      <w:r w:rsidR="00BC0F95" w:rsidRPr="00DF4DE5">
        <w:t xml:space="preserve"> present poverty estimates for all households in the </w:t>
      </w:r>
      <w:r w:rsidR="00160DC3">
        <w:rPr>
          <w:szCs w:val="22"/>
        </w:rPr>
        <w:t>Phase One</w:t>
      </w:r>
      <w:r w:rsidR="007F25EC">
        <w:rPr>
          <w:szCs w:val="22"/>
        </w:rPr>
        <w:t xml:space="preserve"> ZOI</w:t>
      </w:r>
      <w:r w:rsidR="00BC0F95" w:rsidRPr="00DF4DE5">
        <w:t>, as well as disaggregated by gendered household type, house</w:t>
      </w:r>
      <w:r w:rsidR="00BC0F95">
        <w:t>hold educational attainment</w:t>
      </w:r>
      <w:r w:rsidR="002149AF">
        <w:t>, and household hunger</w:t>
      </w:r>
      <w:r w:rsidR="00BC0F95" w:rsidRPr="00DF4DE5">
        <w:t>.</w:t>
      </w:r>
    </w:p>
    <w:p w14:paraId="06F4321E" w14:textId="11148891" w:rsidR="00B95C7A" w:rsidRDefault="002E0A0C" w:rsidP="002E0A0C">
      <w:pPr>
        <w:pStyle w:val="BodyText"/>
      </w:pPr>
      <w:r>
        <w:rPr>
          <w:b/>
          <w:color w:val="94A545"/>
        </w:rPr>
        <w:t>P</w:t>
      </w:r>
      <w:r w:rsidR="00B444D1">
        <w:rPr>
          <w:b/>
          <w:color w:val="94A545"/>
        </w:rPr>
        <w:t>revalence of p</w:t>
      </w:r>
      <w:r>
        <w:rPr>
          <w:b/>
          <w:color w:val="94A545"/>
        </w:rPr>
        <w:t>overty</w:t>
      </w:r>
      <w:r w:rsidR="00B95C7A" w:rsidRPr="00CB3A6A">
        <w:rPr>
          <w:b/>
          <w:color w:val="94A545"/>
        </w:rPr>
        <w:t xml:space="preserve">. </w:t>
      </w:r>
      <w:r w:rsidR="00B95C7A">
        <w:rPr>
          <w:highlight w:val="yellow"/>
        </w:rPr>
        <w:t xml:space="preserve">[Describe </w:t>
      </w:r>
      <w:r w:rsidR="002149AF">
        <w:rPr>
          <w:highlight w:val="yellow"/>
        </w:rPr>
        <w:t xml:space="preserve">the </w:t>
      </w:r>
      <w:r w:rsidR="00B95C7A">
        <w:rPr>
          <w:highlight w:val="yellow"/>
        </w:rPr>
        <w:t xml:space="preserve">results </w:t>
      </w:r>
      <w:r w:rsidR="002149AF">
        <w:rPr>
          <w:highlight w:val="yellow"/>
        </w:rPr>
        <w:t>presented in Table 4.</w:t>
      </w:r>
      <w:r w:rsidR="000852B7">
        <w:rPr>
          <w:highlight w:val="yellow"/>
        </w:rPr>
        <w:t>2.4</w:t>
      </w:r>
      <w:r w:rsidR="002149AF">
        <w:rPr>
          <w:highlight w:val="yellow"/>
        </w:rPr>
        <w:t>. Interpret the results in relation to the results presented in Table 4.2.1.</w:t>
      </w:r>
      <w:r w:rsidR="00B95C7A">
        <w:rPr>
          <w:highlight w:val="yellow"/>
        </w:rPr>
        <w:t>]</w:t>
      </w:r>
      <w:r w:rsidR="002149AF" w:rsidDel="002149AF">
        <w:rPr>
          <w:highlight w:val="yellow"/>
        </w:rPr>
        <w:t xml:space="preserve"> </w:t>
      </w:r>
    </w:p>
    <w:p w14:paraId="0F3AD158" w14:textId="31142336" w:rsidR="00BC0F95" w:rsidRDefault="00143B1A" w:rsidP="00385A7A">
      <w:pPr>
        <w:pStyle w:val="Tabletitle"/>
        <w:keepLines/>
        <w:spacing w:before="240"/>
        <w:contextualSpacing/>
        <w:outlineLvl w:val="3"/>
      </w:pPr>
      <w:bookmarkStart w:id="397" w:name="_Toc415131206"/>
      <w:bookmarkStart w:id="398" w:name="_Toc499553866"/>
      <w:bookmarkStart w:id="399" w:name="_Toc499554304"/>
      <w:bookmarkStart w:id="400" w:name="_Toc499554559"/>
      <w:bookmarkStart w:id="401" w:name="_Toc531870955"/>
      <w:bookmarkStart w:id="402" w:name="_Toc50719176"/>
      <w:r>
        <w:t>Table 4.</w:t>
      </w:r>
      <w:r w:rsidR="000852B7">
        <w:t>2.4</w:t>
      </w:r>
      <w:r w:rsidR="00044AFF" w:rsidRPr="00044AFF">
        <w:t>: Comparison of Prevalence of Poverty at the National Extreme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397"/>
      <w:bookmarkEnd w:id="398"/>
      <w:bookmarkEnd w:id="399"/>
      <w:bookmarkEnd w:id="400"/>
      <w:bookmarkEnd w:id="401"/>
      <w:bookmarkEnd w:id="402"/>
    </w:p>
    <w:tbl>
      <w:tblPr>
        <w:tblW w:w="5000" w:type="pct"/>
        <w:tblLayout w:type="fixed"/>
        <w:tblCellMar>
          <w:left w:w="72" w:type="dxa"/>
          <w:right w:w="72" w:type="dxa"/>
        </w:tblCellMar>
        <w:tblLook w:val="04A0" w:firstRow="1" w:lastRow="0" w:firstColumn="1" w:lastColumn="0" w:noHBand="0" w:noVBand="1"/>
      </w:tblPr>
      <w:tblGrid>
        <w:gridCol w:w="2424"/>
        <w:gridCol w:w="745"/>
        <w:gridCol w:w="947"/>
        <w:gridCol w:w="637"/>
        <w:gridCol w:w="281"/>
        <w:gridCol w:w="651"/>
        <w:gridCol w:w="1025"/>
        <w:gridCol w:w="652"/>
        <w:gridCol w:w="627"/>
        <w:gridCol w:w="806"/>
        <w:gridCol w:w="709"/>
      </w:tblGrid>
      <w:tr w:rsidR="00FC66A4" w:rsidRPr="003D3679" w14:paraId="75621E80" w14:textId="77777777" w:rsidTr="00FC66A4">
        <w:trPr>
          <w:tblHeader/>
        </w:trPr>
        <w:tc>
          <w:tcPr>
            <w:tcW w:w="2340" w:type="dxa"/>
            <w:tcBorders>
              <w:top w:val="single" w:sz="4" w:space="0" w:color="auto"/>
              <w:left w:val="nil"/>
              <w:bottom w:val="nil"/>
              <w:right w:val="nil"/>
            </w:tcBorders>
            <w:shd w:val="clear" w:color="000000" w:fill="387990"/>
            <w:noWrap/>
            <w:vAlign w:val="bottom"/>
            <w:hideMark/>
          </w:tcPr>
          <w:p w14:paraId="1D9CD3E7"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2479FB65"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76AE0730"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0D56B0CE"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249" w:type="dxa"/>
            <w:gridSpan w:val="3"/>
            <w:tcBorders>
              <w:top w:val="single" w:sz="4" w:space="0" w:color="auto"/>
              <w:left w:val="nil"/>
              <w:bottom w:val="single" w:sz="4" w:space="0" w:color="FFFFFF"/>
              <w:right w:val="nil"/>
            </w:tcBorders>
            <w:shd w:val="clear" w:color="000000" w:fill="387990"/>
          </w:tcPr>
          <w:p w14:paraId="51C985C2" w14:textId="77777777" w:rsidR="00FC66A4"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3B1D42C9"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F53D6B2" w14:textId="0F4484BB" w:rsidR="00FC66A4" w:rsidRPr="003D3679" w:rsidRDefault="00FC66A4" w:rsidP="00FC66A4">
            <w:pPr>
              <w:widowControl/>
              <w:spacing w:line="259" w:lineRule="auto"/>
              <w:jc w:val="center"/>
              <w:rPr>
                <w:rFonts w:eastAsia="Times New Roman" w:cs="Calibri"/>
                <w:b/>
                <w:bCs/>
                <w:color w:val="FFFFFF"/>
                <w:sz w:val="20"/>
                <w:szCs w:val="20"/>
              </w:rPr>
            </w:pPr>
          </w:p>
          <w:p w14:paraId="6C97F4A8" w14:textId="5E604819" w:rsidR="00FC66A4" w:rsidRPr="003D3679" w:rsidRDefault="00FC66A4" w:rsidP="00FC66A4">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1C91B07E"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7EFE437" w14:textId="2BFDE2F5" w:rsidR="00FC66A4" w:rsidRPr="003D3679" w:rsidRDefault="00FC66A4" w:rsidP="00FC66A4">
            <w:pPr>
              <w:widowControl/>
              <w:spacing w:line="259" w:lineRule="auto"/>
              <w:jc w:val="center"/>
              <w:rPr>
                <w:rFonts w:eastAsia="Times New Roman" w:cs="Calibri"/>
                <w:b/>
                <w:bCs/>
                <w:color w:val="FFFFFF"/>
                <w:sz w:val="20"/>
                <w:szCs w:val="20"/>
              </w:rPr>
            </w:pPr>
          </w:p>
          <w:p w14:paraId="1C2C9523" w14:textId="79130A3D" w:rsidR="00FC66A4" w:rsidRPr="003D3679" w:rsidRDefault="00FC66A4" w:rsidP="00FC66A4">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FC66A4" w:rsidRPr="003D3679" w14:paraId="4B158B0E" w14:textId="77777777" w:rsidTr="00FC66A4">
        <w:trPr>
          <w:tblHeader/>
        </w:trPr>
        <w:tc>
          <w:tcPr>
            <w:tcW w:w="2340" w:type="dxa"/>
            <w:tcBorders>
              <w:top w:val="nil"/>
              <w:left w:val="nil"/>
              <w:bottom w:val="nil"/>
              <w:right w:val="nil"/>
            </w:tcBorders>
            <w:shd w:val="clear" w:color="000000" w:fill="387990"/>
            <w:noWrap/>
            <w:vAlign w:val="bottom"/>
            <w:hideMark/>
          </w:tcPr>
          <w:p w14:paraId="50391CF2" w14:textId="77777777" w:rsidR="00FC66A4" w:rsidRPr="003D3679" w:rsidRDefault="00FC66A4" w:rsidP="00FC66A4">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720" w:type="dxa"/>
            <w:tcBorders>
              <w:top w:val="nil"/>
              <w:left w:val="nil"/>
              <w:bottom w:val="nil"/>
              <w:right w:val="nil"/>
            </w:tcBorders>
            <w:shd w:val="clear" w:color="000000" w:fill="387990"/>
            <w:vAlign w:val="bottom"/>
            <w:hideMark/>
          </w:tcPr>
          <w:p w14:paraId="3A1840EA" w14:textId="640131B2"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4F7F120C"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58E4234F"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432B7C72" w14:textId="77777777" w:rsidR="00FC66A4" w:rsidRPr="003D3679" w:rsidRDefault="00FC66A4" w:rsidP="00FC66A4">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629" w:type="dxa"/>
            <w:tcBorders>
              <w:top w:val="nil"/>
              <w:left w:val="nil"/>
              <w:bottom w:val="nil"/>
              <w:right w:val="nil"/>
            </w:tcBorders>
            <w:shd w:val="clear" w:color="000000" w:fill="387990"/>
            <w:vAlign w:val="bottom"/>
            <w:hideMark/>
          </w:tcPr>
          <w:p w14:paraId="7651E6B8" w14:textId="4F871EFA"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3F0D21B9" w14:textId="77777777" w:rsidR="00FC66A4" w:rsidRPr="003D3679" w:rsidRDefault="00FC66A4" w:rsidP="00FC66A4">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75D379DD" w14:textId="77777777" w:rsidR="00FC66A4" w:rsidRPr="003D3679" w:rsidRDefault="00FC66A4" w:rsidP="00FC66A4">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4CF71450" w14:textId="2D58C20C" w:rsidR="00FC66A4" w:rsidRPr="003D3679" w:rsidRDefault="00FC66A4" w:rsidP="00FC66A4">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3DD312CF" w14:textId="77777777" w:rsidR="00FC66A4" w:rsidRPr="003D3679" w:rsidRDefault="00FC66A4" w:rsidP="00FC66A4">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65856F8E" w14:textId="305E870B" w:rsidR="00FC66A4" w:rsidRPr="003D3679" w:rsidRDefault="00FC66A4" w:rsidP="00FC66A4">
            <w:pPr>
              <w:widowControl/>
              <w:spacing w:line="259" w:lineRule="auto"/>
              <w:jc w:val="center"/>
              <w:rPr>
                <w:rFonts w:eastAsia="Times New Roman" w:cs="Calibri"/>
                <w:b/>
                <w:bCs/>
                <w:color w:val="FFFFFF"/>
                <w:sz w:val="20"/>
                <w:szCs w:val="20"/>
              </w:rPr>
            </w:pPr>
          </w:p>
        </w:tc>
      </w:tr>
      <w:tr w:rsidR="008E036F" w:rsidRPr="003D3679" w14:paraId="53A0BF27" w14:textId="77777777" w:rsidTr="00D01B9C">
        <w:tc>
          <w:tcPr>
            <w:tcW w:w="2340" w:type="dxa"/>
            <w:tcBorders>
              <w:top w:val="single" w:sz="4" w:space="0" w:color="auto"/>
              <w:left w:val="nil"/>
              <w:bottom w:val="single" w:sz="4" w:space="0" w:color="auto"/>
              <w:right w:val="nil"/>
            </w:tcBorders>
            <w:shd w:val="clear" w:color="auto" w:fill="auto"/>
            <w:noWrap/>
            <w:vAlign w:val="center"/>
            <w:hideMark/>
          </w:tcPr>
          <w:p w14:paraId="14846437" w14:textId="77777777" w:rsidR="008E036F" w:rsidRPr="003D3679" w:rsidRDefault="008E036F" w:rsidP="00FC66A4">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720" w:type="dxa"/>
            <w:tcBorders>
              <w:top w:val="single" w:sz="4" w:space="0" w:color="auto"/>
              <w:left w:val="nil"/>
              <w:bottom w:val="single" w:sz="4" w:space="0" w:color="auto"/>
              <w:right w:val="nil"/>
            </w:tcBorders>
            <w:shd w:val="clear" w:color="auto" w:fill="auto"/>
            <w:vAlign w:val="center"/>
          </w:tcPr>
          <w:p w14:paraId="36055A70" w14:textId="7793157F"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066B46F8" w14:textId="3DA82B54"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C8E481F" w14:textId="72FBB6FE"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5971B7A9" w14:textId="77777777" w:rsidR="008E036F" w:rsidRPr="003D3679" w:rsidRDefault="008E036F" w:rsidP="00FC66A4">
            <w:pPr>
              <w:widowControl/>
              <w:spacing w:line="259" w:lineRule="auto"/>
              <w:jc w:val="center"/>
              <w:rPr>
                <w:rFonts w:eastAsia="Times New Roman" w:cs="Calibri"/>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A9FA588" w14:textId="68A73DD3" w:rsidR="008E036F" w:rsidRPr="003D3679" w:rsidRDefault="008E036F" w:rsidP="00FC66A4">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599E5C20" w14:textId="066EEDD8" w:rsidR="008E036F" w:rsidRPr="003D3679" w:rsidRDefault="008E036F" w:rsidP="00FC66A4">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410C12" w14:textId="1A45E500" w:rsidR="008E036F" w:rsidRPr="003D3679" w:rsidRDefault="008E036F" w:rsidP="00FC66A4">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7978DD36" w14:textId="6AB76FB8" w:rsidR="008E036F" w:rsidRPr="003D3679" w:rsidRDefault="008E036F" w:rsidP="00FC66A4">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2CCB562E" w14:textId="6CAE0309" w:rsidR="008E036F" w:rsidRPr="003D3679" w:rsidRDefault="008E036F" w:rsidP="00FC66A4">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0FB5FC67" w14:textId="17D8A13B" w:rsidR="008E036F" w:rsidRPr="003D3679" w:rsidRDefault="008E036F" w:rsidP="00FC66A4">
            <w:pPr>
              <w:widowControl/>
              <w:spacing w:line="259" w:lineRule="auto"/>
              <w:jc w:val="center"/>
              <w:rPr>
                <w:rFonts w:eastAsia="Times New Roman" w:cs="Calibri"/>
                <w:bCs/>
                <w:sz w:val="20"/>
                <w:szCs w:val="20"/>
              </w:rPr>
            </w:pPr>
          </w:p>
        </w:tc>
      </w:tr>
      <w:tr w:rsidR="008E036F" w:rsidRPr="003D3679" w14:paraId="7BADAF76" w14:textId="77777777" w:rsidTr="00FC66A4">
        <w:tc>
          <w:tcPr>
            <w:tcW w:w="4590" w:type="dxa"/>
            <w:gridSpan w:val="4"/>
            <w:tcBorders>
              <w:top w:val="nil"/>
              <w:left w:val="nil"/>
              <w:bottom w:val="single" w:sz="4" w:space="0" w:color="auto"/>
              <w:right w:val="nil"/>
            </w:tcBorders>
            <w:shd w:val="clear" w:color="000000" w:fill="DBE7F3"/>
            <w:noWrap/>
            <w:vAlign w:val="center"/>
            <w:hideMark/>
          </w:tcPr>
          <w:p w14:paraId="0FA7B1F4" w14:textId="6B261BAC"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2F628A1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7257C9B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CE2C1B5"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22E0E3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0BE3A56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74C2E7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009F55DD"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8EDA0DC" w14:textId="77777777" w:rsidTr="00FC66A4">
        <w:tc>
          <w:tcPr>
            <w:tcW w:w="2340" w:type="dxa"/>
            <w:tcBorders>
              <w:top w:val="nil"/>
              <w:left w:val="nil"/>
              <w:bottom w:val="single" w:sz="4" w:space="0" w:color="auto"/>
              <w:right w:val="nil"/>
            </w:tcBorders>
            <w:shd w:val="clear" w:color="auto" w:fill="auto"/>
            <w:noWrap/>
            <w:vAlign w:val="center"/>
            <w:hideMark/>
          </w:tcPr>
          <w:p w14:paraId="51313A3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720" w:type="dxa"/>
            <w:tcBorders>
              <w:top w:val="nil"/>
              <w:left w:val="nil"/>
              <w:bottom w:val="single" w:sz="4" w:space="0" w:color="auto"/>
              <w:right w:val="nil"/>
            </w:tcBorders>
            <w:shd w:val="clear" w:color="auto" w:fill="auto"/>
            <w:vAlign w:val="center"/>
            <w:hideMark/>
          </w:tcPr>
          <w:p w14:paraId="6892B754"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F8FF492"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0A663D3"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A5066DF"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79877551"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5CAC8B73"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26EB1B0"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BA390E4"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CFA6081"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C55215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2BCD8C7C" w14:textId="77777777" w:rsidTr="00FC66A4">
        <w:tc>
          <w:tcPr>
            <w:tcW w:w="2340" w:type="dxa"/>
            <w:tcBorders>
              <w:top w:val="nil"/>
              <w:left w:val="nil"/>
              <w:bottom w:val="single" w:sz="4" w:space="0" w:color="auto"/>
              <w:right w:val="nil"/>
            </w:tcBorders>
            <w:shd w:val="clear" w:color="auto" w:fill="auto"/>
            <w:noWrap/>
            <w:vAlign w:val="center"/>
            <w:hideMark/>
          </w:tcPr>
          <w:p w14:paraId="0F40FAFB"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720" w:type="dxa"/>
            <w:tcBorders>
              <w:top w:val="nil"/>
              <w:left w:val="nil"/>
              <w:bottom w:val="single" w:sz="4" w:space="0" w:color="auto"/>
              <w:right w:val="nil"/>
            </w:tcBorders>
            <w:shd w:val="clear" w:color="auto" w:fill="auto"/>
            <w:vAlign w:val="center"/>
            <w:hideMark/>
          </w:tcPr>
          <w:p w14:paraId="4AE9279B"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DA13687"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CB5D559"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46C69E5C"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4CB5FFE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D26D12D"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5339525"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6ED9890"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02AA46"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54B10BB"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15171113" w14:textId="77777777" w:rsidTr="00FC66A4">
        <w:tc>
          <w:tcPr>
            <w:tcW w:w="2340" w:type="dxa"/>
            <w:tcBorders>
              <w:top w:val="nil"/>
              <w:left w:val="nil"/>
              <w:bottom w:val="single" w:sz="4" w:space="0" w:color="auto"/>
              <w:right w:val="nil"/>
            </w:tcBorders>
            <w:shd w:val="clear" w:color="auto" w:fill="auto"/>
            <w:noWrap/>
            <w:vAlign w:val="center"/>
            <w:hideMark/>
          </w:tcPr>
          <w:p w14:paraId="07932D85"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720" w:type="dxa"/>
            <w:tcBorders>
              <w:top w:val="nil"/>
              <w:left w:val="nil"/>
              <w:bottom w:val="single" w:sz="4" w:space="0" w:color="auto"/>
              <w:right w:val="nil"/>
            </w:tcBorders>
            <w:shd w:val="clear" w:color="auto" w:fill="auto"/>
            <w:vAlign w:val="center"/>
            <w:hideMark/>
          </w:tcPr>
          <w:p w14:paraId="3445EAD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94ECAF6"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5ECD3A8C"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024BFE6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86A89D5"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A368BDE"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9A0AC2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9FCB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618F97"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1CE5EC8"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57E38C3" w14:textId="77777777" w:rsidTr="00FC66A4">
        <w:tc>
          <w:tcPr>
            <w:tcW w:w="2340" w:type="dxa"/>
            <w:tcBorders>
              <w:top w:val="nil"/>
              <w:left w:val="nil"/>
              <w:bottom w:val="single" w:sz="4" w:space="0" w:color="auto"/>
              <w:right w:val="nil"/>
            </w:tcBorders>
            <w:shd w:val="clear" w:color="auto" w:fill="auto"/>
            <w:noWrap/>
            <w:vAlign w:val="center"/>
            <w:hideMark/>
          </w:tcPr>
          <w:p w14:paraId="30F6C77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720" w:type="dxa"/>
            <w:tcBorders>
              <w:top w:val="nil"/>
              <w:left w:val="nil"/>
              <w:bottom w:val="single" w:sz="4" w:space="0" w:color="auto"/>
              <w:right w:val="nil"/>
            </w:tcBorders>
            <w:shd w:val="clear" w:color="auto" w:fill="auto"/>
            <w:vAlign w:val="center"/>
            <w:hideMark/>
          </w:tcPr>
          <w:p w14:paraId="064EF79A"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E7D7A7B"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ED0889D"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115D743"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DEFF23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92C0FC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654EE8"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7B90F46B"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2FD9A6C"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5619C3ED"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8FDC3B6" w14:textId="77777777" w:rsidTr="00FC66A4">
        <w:tc>
          <w:tcPr>
            <w:tcW w:w="2340" w:type="dxa"/>
            <w:tcBorders>
              <w:top w:val="nil"/>
              <w:left w:val="nil"/>
              <w:bottom w:val="single" w:sz="4" w:space="0" w:color="auto"/>
              <w:right w:val="nil"/>
            </w:tcBorders>
            <w:shd w:val="clear" w:color="000000" w:fill="DBE7F3"/>
            <w:noWrap/>
            <w:vAlign w:val="center"/>
            <w:hideMark/>
          </w:tcPr>
          <w:p w14:paraId="46545D4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720" w:type="dxa"/>
            <w:tcBorders>
              <w:top w:val="nil"/>
              <w:left w:val="nil"/>
              <w:bottom w:val="single" w:sz="4" w:space="0" w:color="auto"/>
              <w:right w:val="nil"/>
            </w:tcBorders>
            <w:shd w:val="clear" w:color="000000" w:fill="DBE7F3"/>
            <w:noWrap/>
            <w:vAlign w:val="center"/>
            <w:hideMark/>
          </w:tcPr>
          <w:p w14:paraId="2D8ADE0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4374BB10"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70392C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5C74D1B3"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89DB7D7"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25A27798"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64D2B6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2ADFE0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67F7C289"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EEFA1C" w14:textId="77777777" w:rsidR="008E036F" w:rsidRPr="003D3679" w:rsidRDefault="008E036F" w:rsidP="00FC66A4">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77C7712D" w14:textId="77777777" w:rsidTr="00FC66A4">
        <w:tc>
          <w:tcPr>
            <w:tcW w:w="2340" w:type="dxa"/>
            <w:tcBorders>
              <w:top w:val="nil"/>
              <w:left w:val="nil"/>
              <w:bottom w:val="single" w:sz="4" w:space="0" w:color="auto"/>
              <w:right w:val="nil"/>
            </w:tcBorders>
            <w:shd w:val="clear" w:color="auto" w:fill="auto"/>
            <w:noWrap/>
            <w:vAlign w:val="center"/>
            <w:hideMark/>
          </w:tcPr>
          <w:p w14:paraId="7A49F82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720" w:type="dxa"/>
            <w:tcBorders>
              <w:top w:val="nil"/>
              <w:left w:val="nil"/>
              <w:bottom w:val="single" w:sz="4" w:space="0" w:color="auto"/>
              <w:right w:val="nil"/>
            </w:tcBorders>
            <w:shd w:val="clear" w:color="auto" w:fill="auto"/>
            <w:vAlign w:val="center"/>
            <w:hideMark/>
          </w:tcPr>
          <w:p w14:paraId="02C1E49C" w14:textId="77777777" w:rsidR="008E036F" w:rsidRPr="003D3679" w:rsidRDefault="008E036F" w:rsidP="00FC66A4">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36BF2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F48396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50CDE06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526C908"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3BFAE3D1"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3028D56"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33F4EFDD"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6A2C009"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CADEF70"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3F621E10" w14:textId="77777777" w:rsidTr="00FC66A4">
        <w:tc>
          <w:tcPr>
            <w:tcW w:w="2340" w:type="dxa"/>
            <w:tcBorders>
              <w:top w:val="nil"/>
              <w:left w:val="nil"/>
              <w:bottom w:val="single" w:sz="4" w:space="0" w:color="auto"/>
              <w:right w:val="nil"/>
            </w:tcBorders>
            <w:shd w:val="clear" w:color="auto" w:fill="auto"/>
            <w:noWrap/>
            <w:vAlign w:val="center"/>
            <w:hideMark/>
          </w:tcPr>
          <w:p w14:paraId="394DD53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720" w:type="dxa"/>
            <w:tcBorders>
              <w:top w:val="nil"/>
              <w:left w:val="nil"/>
              <w:bottom w:val="single" w:sz="4" w:space="0" w:color="auto"/>
              <w:right w:val="nil"/>
            </w:tcBorders>
            <w:shd w:val="clear" w:color="auto" w:fill="auto"/>
            <w:vAlign w:val="center"/>
            <w:hideMark/>
          </w:tcPr>
          <w:p w14:paraId="79F9813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3DED379"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663C7A9" w14:textId="00D21613"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CEF7E3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ACA5D20"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0635764"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E1C44BC"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D85BCFC"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EAFDD7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BD0413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077FE7BB" w14:textId="77777777" w:rsidTr="00FC66A4">
        <w:tc>
          <w:tcPr>
            <w:tcW w:w="2340" w:type="dxa"/>
            <w:tcBorders>
              <w:top w:val="nil"/>
              <w:left w:val="nil"/>
              <w:bottom w:val="single" w:sz="4" w:space="0" w:color="auto"/>
              <w:right w:val="nil"/>
            </w:tcBorders>
            <w:shd w:val="clear" w:color="auto" w:fill="auto"/>
            <w:noWrap/>
            <w:vAlign w:val="center"/>
            <w:hideMark/>
          </w:tcPr>
          <w:p w14:paraId="3228322A"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primary</w:t>
            </w:r>
          </w:p>
        </w:tc>
        <w:tc>
          <w:tcPr>
            <w:tcW w:w="720" w:type="dxa"/>
            <w:tcBorders>
              <w:top w:val="nil"/>
              <w:left w:val="nil"/>
              <w:bottom w:val="single" w:sz="4" w:space="0" w:color="auto"/>
              <w:right w:val="nil"/>
            </w:tcBorders>
            <w:shd w:val="clear" w:color="auto" w:fill="auto"/>
            <w:vAlign w:val="center"/>
            <w:hideMark/>
          </w:tcPr>
          <w:p w14:paraId="4B1953BE"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5AE7BBD"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31CDC1B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D8DBBA9"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016519FD" w14:textId="77777777" w:rsidR="008E036F" w:rsidRPr="003D3679" w:rsidRDefault="008E036F" w:rsidP="00FC66A4">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EA2BF5A" w14:textId="77777777" w:rsidR="008E036F" w:rsidRPr="003D3679" w:rsidRDefault="008E036F" w:rsidP="00FC66A4">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4939B43" w14:textId="77777777" w:rsidR="008E036F" w:rsidRPr="003D3679" w:rsidRDefault="008E036F" w:rsidP="00FC66A4">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DB84E32" w14:textId="77777777" w:rsidR="008E036F" w:rsidRPr="003D3679" w:rsidRDefault="008E036F" w:rsidP="00FC66A4">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729C7EB8" w14:textId="77777777" w:rsidR="008E036F" w:rsidRPr="003D3679" w:rsidRDefault="008E036F" w:rsidP="00FC66A4">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78B65FA3" w14:textId="77777777" w:rsidR="008E036F" w:rsidRPr="003D3679" w:rsidRDefault="008E036F" w:rsidP="00FC66A4">
            <w:pPr>
              <w:widowControl/>
              <w:spacing w:line="259" w:lineRule="auto"/>
              <w:jc w:val="center"/>
              <w:rPr>
                <w:rFonts w:eastAsia="Times New Roman" w:cs="Calibri"/>
                <w:sz w:val="20"/>
                <w:szCs w:val="20"/>
              </w:rPr>
            </w:pPr>
          </w:p>
        </w:tc>
      </w:tr>
      <w:tr w:rsidR="008E036F" w:rsidRPr="003D3679" w14:paraId="588D13EA" w14:textId="77777777" w:rsidTr="00FC66A4">
        <w:tc>
          <w:tcPr>
            <w:tcW w:w="2340" w:type="dxa"/>
            <w:tcBorders>
              <w:top w:val="nil"/>
              <w:left w:val="nil"/>
              <w:bottom w:val="single" w:sz="4" w:space="0" w:color="auto"/>
              <w:right w:val="nil"/>
            </w:tcBorders>
            <w:shd w:val="clear" w:color="auto" w:fill="auto"/>
            <w:noWrap/>
            <w:vAlign w:val="center"/>
            <w:hideMark/>
          </w:tcPr>
          <w:p w14:paraId="50E9999E"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720" w:type="dxa"/>
            <w:tcBorders>
              <w:top w:val="nil"/>
              <w:left w:val="nil"/>
              <w:bottom w:val="single" w:sz="4" w:space="0" w:color="auto"/>
              <w:right w:val="nil"/>
            </w:tcBorders>
            <w:shd w:val="clear" w:color="auto" w:fill="auto"/>
            <w:vAlign w:val="center"/>
            <w:hideMark/>
          </w:tcPr>
          <w:p w14:paraId="2CB73471"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639810"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6CD5C75"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F60A24A"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93EA3B0"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31A5042"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85CC17"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EF37F93"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7E71EF7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3FD5404"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5E97AF10" w14:textId="77777777" w:rsidTr="00FC66A4">
        <w:tc>
          <w:tcPr>
            <w:tcW w:w="2340" w:type="dxa"/>
            <w:tcBorders>
              <w:top w:val="nil"/>
              <w:left w:val="nil"/>
              <w:bottom w:val="single" w:sz="4" w:space="0" w:color="auto"/>
              <w:right w:val="nil"/>
            </w:tcBorders>
            <w:shd w:val="clear" w:color="auto" w:fill="auto"/>
            <w:noWrap/>
            <w:vAlign w:val="center"/>
            <w:hideMark/>
          </w:tcPr>
          <w:p w14:paraId="3741D897"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720" w:type="dxa"/>
            <w:tcBorders>
              <w:top w:val="nil"/>
              <w:left w:val="nil"/>
              <w:bottom w:val="single" w:sz="4" w:space="0" w:color="auto"/>
              <w:right w:val="nil"/>
            </w:tcBorders>
            <w:shd w:val="clear" w:color="auto" w:fill="auto"/>
            <w:vAlign w:val="center"/>
            <w:hideMark/>
          </w:tcPr>
          <w:p w14:paraId="741EF7DD"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17BF69" w14:textId="77777777" w:rsidR="008E036F" w:rsidRPr="003D3679" w:rsidRDefault="008E036F" w:rsidP="00FC66A4">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1170F2A" w14:textId="77777777" w:rsidR="008E036F" w:rsidRPr="003D3679" w:rsidRDefault="008E036F" w:rsidP="00FC66A4">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0CAD86F1" w14:textId="77777777" w:rsidR="008E036F" w:rsidRPr="003D3679" w:rsidRDefault="008E036F" w:rsidP="00FC66A4">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1E865E"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615B48A"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BBFDA8"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BFEE29C"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C484694"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BC84F51"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6F134553" w14:textId="77777777" w:rsidTr="00FC66A4">
        <w:tc>
          <w:tcPr>
            <w:tcW w:w="2340" w:type="dxa"/>
            <w:tcBorders>
              <w:top w:val="nil"/>
              <w:left w:val="nil"/>
              <w:bottom w:val="single" w:sz="4" w:space="0" w:color="auto"/>
              <w:right w:val="nil"/>
            </w:tcBorders>
            <w:shd w:val="clear" w:color="000000" w:fill="DBE7F3"/>
            <w:vAlign w:val="center"/>
            <w:hideMark/>
          </w:tcPr>
          <w:p w14:paraId="7C23F47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lastRenderedPageBreak/>
              <w:t>Household hunger</w:t>
            </w:r>
          </w:p>
        </w:tc>
        <w:tc>
          <w:tcPr>
            <w:tcW w:w="720" w:type="dxa"/>
            <w:tcBorders>
              <w:top w:val="nil"/>
              <w:left w:val="nil"/>
              <w:bottom w:val="single" w:sz="4" w:space="0" w:color="auto"/>
              <w:right w:val="nil"/>
            </w:tcBorders>
            <w:shd w:val="clear" w:color="000000" w:fill="DBE7F3"/>
            <w:vAlign w:val="center"/>
            <w:hideMark/>
          </w:tcPr>
          <w:p w14:paraId="0A658804"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741FC9C2" w14:textId="77777777" w:rsidR="008E036F" w:rsidRPr="003D3679" w:rsidRDefault="008E036F" w:rsidP="00FC66A4">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028BFC2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4F564F58"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3D2ECC9F"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476CBE96" w14:textId="77777777" w:rsidR="008E036F" w:rsidRPr="003D3679" w:rsidRDefault="008E036F" w:rsidP="00FC66A4">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31D85DA1"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48CBADC"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35E96DCD"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5726302E" w14:textId="77777777" w:rsidR="008E036F" w:rsidRPr="003D3679" w:rsidRDefault="008E036F" w:rsidP="00FC66A4">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63364CAB" w14:textId="77777777" w:rsidTr="00FC66A4">
        <w:tc>
          <w:tcPr>
            <w:tcW w:w="2340" w:type="dxa"/>
            <w:tcBorders>
              <w:top w:val="nil"/>
              <w:left w:val="nil"/>
              <w:bottom w:val="single" w:sz="4" w:space="0" w:color="auto"/>
              <w:right w:val="nil"/>
            </w:tcBorders>
            <w:shd w:val="clear" w:color="auto" w:fill="auto"/>
            <w:vAlign w:val="center"/>
            <w:hideMark/>
          </w:tcPr>
          <w:p w14:paraId="51578194"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720" w:type="dxa"/>
            <w:tcBorders>
              <w:top w:val="nil"/>
              <w:left w:val="nil"/>
              <w:bottom w:val="single" w:sz="4" w:space="0" w:color="auto"/>
              <w:right w:val="nil"/>
            </w:tcBorders>
            <w:shd w:val="clear" w:color="auto" w:fill="auto"/>
            <w:vAlign w:val="center"/>
            <w:hideMark/>
          </w:tcPr>
          <w:p w14:paraId="2512F17F"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2C749BC"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2649EC5"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92BAD81"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BAC01B5"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0CA6068"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E165F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810F1F8"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D1F9700"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FF0C80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1FF3CB3A" w14:textId="77777777" w:rsidTr="00FC66A4">
        <w:tc>
          <w:tcPr>
            <w:tcW w:w="2340" w:type="dxa"/>
            <w:tcBorders>
              <w:top w:val="nil"/>
              <w:left w:val="nil"/>
              <w:bottom w:val="single" w:sz="4" w:space="0" w:color="auto"/>
              <w:right w:val="nil"/>
            </w:tcBorders>
            <w:shd w:val="clear" w:color="auto" w:fill="auto"/>
            <w:vAlign w:val="center"/>
            <w:hideMark/>
          </w:tcPr>
          <w:p w14:paraId="352828B1"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720" w:type="dxa"/>
            <w:tcBorders>
              <w:top w:val="nil"/>
              <w:left w:val="nil"/>
              <w:bottom w:val="single" w:sz="4" w:space="0" w:color="auto"/>
              <w:right w:val="nil"/>
            </w:tcBorders>
            <w:shd w:val="clear" w:color="auto" w:fill="auto"/>
            <w:vAlign w:val="center"/>
            <w:hideMark/>
          </w:tcPr>
          <w:p w14:paraId="60ADEFB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BD1D1B1"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B662C1A"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9B688C8"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1AAA485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A6B3E3"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34FC35D"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6068D97"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472CCA6"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321BA45" w14:textId="77777777" w:rsidR="008E036F" w:rsidRPr="003D3679" w:rsidRDefault="008E036F" w:rsidP="00FC66A4">
            <w:pPr>
              <w:widowControl/>
              <w:spacing w:line="259" w:lineRule="auto"/>
              <w:jc w:val="center"/>
              <w:rPr>
                <w:rFonts w:eastAsia="Times New Roman" w:cs="Times New Roman"/>
                <w:sz w:val="20"/>
                <w:szCs w:val="20"/>
              </w:rPr>
            </w:pPr>
          </w:p>
        </w:tc>
      </w:tr>
      <w:tr w:rsidR="008E036F" w:rsidRPr="003D3679" w14:paraId="43A9D856" w14:textId="77777777" w:rsidTr="00FC66A4">
        <w:tc>
          <w:tcPr>
            <w:tcW w:w="2340" w:type="dxa"/>
            <w:tcBorders>
              <w:top w:val="single" w:sz="4" w:space="0" w:color="auto"/>
              <w:left w:val="nil"/>
              <w:bottom w:val="single" w:sz="4" w:space="0" w:color="auto"/>
              <w:right w:val="nil"/>
            </w:tcBorders>
            <w:shd w:val="clear" w:color="auto" w:fill="auto"/>
            <w:vAlign w:val="center"/>
            <w:hideMark/>
          </w:tcPr>
          <w:p w14:paraId="66C82199" w14:textId="77777777" w:rsidR="008E036F" w:rsidRPr="003D3679" w:rsidRDefault="008E036F" w:rsidP="00FC66A4">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720" w:type="dxa"/>
            <w:tcBorders>
              <w:top w:val="single" w:sz="4" w:space="0" w:color="auto"/>
              <w:left w:val="nil"/>
              <w:bottom w:val="single" w:sz="4" w:space="0" w:color="auto"/>
              <w:right w:val="nil"/>
            </w:tcBorders>
            <w:shd w:val="clear" w:color="auto" w:fill="auto"/>
            <w:vAlign w:val="center"/>
            <w:hideMark/>
          </w:tcPr>
          <w:p w14:paraId="26BDC6E5" w14:textId="77777777" w:rsidR="008E036F" w:rsidRPr="003D3679" w:rsidRDefault="008E036F" w:rsidP="00FC66A4">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598410A3" w14:textId="77777777" w:rsidR="008E036F" w:rsidRPr="003D3679" w:rsidRDefault="008E036F" w:rsidP="00FC66A4">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A7F2810" w14:textId="77777777" w:rsidR="008E036F" w:rsidRPr="003D3679" w:rsidRDefault="008E036F" w:rsidP="00FC66A4">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3B30C867" w14:textId="77777777" w:rsidR="008E036F" w:rsidRPr="003D3679" w:rsidRDefault="008E036F" w:rsidP="00FC66A4">
            <w:pPr>
              <w:widowControl/>
              <w:spacing w:line="259" w:lineRule="auto"/>
              <w:jc w:val="center"/>
              <w:rPr>
                <w:rFonts w:eastAsia="Times New Roman" w:cs="Calibri"/>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5984E20C" w14:textId="77777777" w:rsidR="008E036F" w:rsidRPr="003D3679" w:rsidRDefault="008E036F" w:rsidP="00FC66A4">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9E0BCE6" w14:textId="77777777" w:rsidR="008E036F" w:rsidRPr="003D3679" w:rsidRDefault="008E036F" w:rsidP="00FC66A4">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1DBBBBE4" w14:textId="77777777" w:rsidR="008E036F" w:rsidRPr="003D3679" w:rsidRDefault="008E036F" w:rsidP="00FC66A4">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4623E8BA" w14:textId="77777777" w:rsidR="008E036F" w:rsidRPr="003D3679" w:rsidRDefault="008E036F" w:rsidP="00FC66A4">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6AA40BAC" w14:textId="77777777" w:rsidR="008E036F" w:rsidRPr="003D3679" w:rsidRDefault="008E036F" w:rsidP="00FC66A4">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3260B91A" w14:textId="77777777" w:rsidR="008E036F" w:rsidRPr="003D3679" w:rsidRDefault="008E036F" w:rsidP="00FC66A4">
            <w:pPr>
              <w:widowControl/>
              <w:spacing w:line="259" w:lineRule="auto"/>
              <w:jc w:val="center"/>
              <w:rPr>
                <w:rFonts w:eastAsia="Times New Roman" w:cs="Times New Roman"/>
                <w:sz w:val="20"/>
                <w:szCs w:val="20"/>
              </w:rPr>
            </w:pPr>
          </w:p>
        </w:tc>
      </w:tr>
    </w:tbl>
    <w:p w14:paraId="6272869E" w14:textId="77777777" w:rsidR="00044AFF" w:rsidRDefault="00044AFF" w:rsidP="002149AF">
      <w:pPr>
        <w:pStyle w:val="TF-TblFN"/>
        <w:spacing w:before="0"/>
        <w:ind w:left="90" w:hanging="90"/>
      </w:pPr>
      <w:commentRangeStart w:id="403"/>
      <w:r>
        <w:t>^ Results not statistically reliable, n&lt;30</w:t>
      </w:r>
      <w:commentRangeEnd w:id="403"/>
      <w:r w:rsidR="004E33EB">
        <w:rPr>
          <w:rStyle w:val="CommentReference"/>
          <w:rFonts w:eastAsia="Arial" w:cs="Arial"/>
          <w:color w:val="000000"/>
        </w:rPr>
        <w:commentReference w:id="403"/>
      </w:r>
    </w:p>
    <w:p w14:paraId="5EA34D10" w14:textId="2D351470" w:rsidR="00044AFF" w:rsidRDefault="00044AFF" w:rsidP="002149A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90390B">
        <w:t>“</w:t>
      </w:r>
      <w:r>
        <w:t>n</w:t>
      </w:r>
      <w:r w:rsidR="0090390B">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E05C87">
        <w:t xml:space="preserve"> to the aggregated sample size.</w:t>
      </w:r>
    </w:p>
    <w:p w14:paraId="39D04DB5" w14:textId="77777777" w:rsidR="00044AFF" w:rsidRDefault="00044AFF" w:rsidP="002149A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0741EC01" w14:textId="77777777" w:rsidR="00044AFF" w:rsidRDefault="00044AFF" w:rsidP="002149A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7078E46" w14:textId="77777777" w:rsidR="00044AFF" w:rsidRDefault="00044AFF" w:rsidP="002149AF">
      <w:pPr>
        <w:pStyle w:val="TF-TblFN"/>
        <w:spacing w:before="0"/>
        <w:ind w:left="90" w:hanging="90"/>
      </w:pPr>
      <w:r>
        <w:t xml:space="preserve">Notes: </w:t>
      </w:r>
    </w:p>
    <w:p w14:paraId="47E9D7D7" w14:textId="77777777" w:rsidR="00044AFF" w:rsidRDefault="00044AFF" w:rsidP="002149AF">
      <w:pPr>
        <w:pStyle w:val="TF-TblFN"/>
        <w:spacing w:before="0"/>
        <w:ind w:left="90" w:hanging="90"/>
      </w:pPr>
      <w:r>
        <w:t xml:space="preserve">Estimates are sample-weighted; numbers of observations are unweighted. </w:t>
      </w:r>
    </w:p>
    <w:p w14:paraId="6266C9E9" w14:textId="5C5CB2C3" w:rsidR="002B19D5" w:rsidRDefault="002B19D5" w:rsidP="0090390B">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2D7C7C52" w14:textId="633AD0BD" w:rsidR="00044AFF" w:rsidRDefault="00044AFF" w:rsidP="0090390B">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extreme poverty threshold ([</w:t>
      </w:r>
      <w:r w:rsidRPr="00757754">
        <w:rPr>
          <w:highlight w:val="yellow"/>
        </w:rPr>
        <w:t>threshold</w:t>
      </w:r>
      <w:r w:rsidRPr="00044AFF">
        <w:t>]). [</w:t>
      </w:r>
      <w:r w:rsidRPr="00757754">
        <w:rPr>
          <w:highlight w:val="yellow"/>
        </w:rPr>
        <w:t>Insert description of the national extreme poverty threshold</w:t>
      </w:r>
      <w:r w:rsidRPr="00044AFF">
        <w:t>.]</w:t>
      </w:r>
    </w:p>
    <w:p w14:paraId="43BBF923" w14:textId="7A1DB405" w:rsidR="002149AF" w:rsidRDefault="002149AF" w:rsidP="0090390B">
      <w:pPr>
        <w:pStyle w:val="TF-TblFN"/>
        <w:spacing w:before="0"/>
        <w:ind w:left="0" w:firstLine="0"/>
      </w:pPr>
      <w:r w:rsidRPr="002149AF">
        <w:t>The prevalence of poverty was calculated by [</w:t>
      </w:r>
      <w:r w:rsidRPr="00757754">
        <w:rPr>
          <w:highlight w:val="yellow"/>
        </w:rPr>
        <w:t>insert calculatio</w:t>
      </w:r>
      <w:r w:rsidR="003B191E">
        <w:rPr>
          <w:highlight w:val="yellow"/>
        </w:rPr>
        <w:t>ns used</w:t>
      </w:r>
      <w:r w:rsidRPr="002149AF">
        <w:t>]. Finally, after applying the household member sampling weight, the sum of the number of households in which the per capita daily consumption in LCU for the year and month of the ZOI Survey was less than the poverty line in LCU for the year and month of the ZOI Survey was divided by the sum of the number of households with consumption data.</w:t>
      </w:r>
      <w:r w:rsidRPr="002149AF" w:rsidDel="002149AF">
        <w:t xml:space="preserve"> </w:t>
      </w:r>
    </w:p>
    <w:p w14:paraId="3D6C292D" w14:textId="04CF7696" w:rsidR="002149AF" w:rsidRDefault="002149AF" w:rsidP="0090390B">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465D0893" w14:textId="50BA3B54" w:rsidR="002149AF" w:rsidRDefault="002149AF" w:rsidP="002149AF">
      <w:pPr>
        <w:pStyle w:val="BodyText"/>
      </w:pPr>
      <w:r>
        <w:rPr>
          <w:b/>
          <w:color w:val="94A545"/>
        </w:rPr>
        <w:t>Depth of p</w:t>
      </w:r>
      <w:r w:rsidRPr="00CB3A6A">
        <w:rPr>
          <w:b/>
          <w:color w:val="94A545"/>
        </w:rPr>
        <w:t>overty.</w:t>
      </w:r>
      <w:r w:rsidRPr="00DF4DE5">
        <w:t xml:space="preserve"> </w:t>
      </w:r>
      <w:r>
        <w:rPr>
          <w:highlight w:val="yellow"/>
        </w:rPr>
        <w:t>[Describe the results presented in Table 4.2</w:t>
      </w:r>
      <w:r w:rsidR="000852B7">
        <w:rPr>
          <w:highlight w:val="yellow"/>
        </w:rPr>
        <w:t>.5</w:t>
      </w:r>
      <w:r>
        <w:rPr>
          <w:highlight w:val="yellow"/>
        </w:rPr>
        <w:t>. Interpret the results in relation to the results presented in Table 4.2.</w:t>
      </w:r>
      <w:r w:rsidR="000852B7">
        <w:rPr>
          <w:highlight w:val="yellow"/>
        </w:rPr>
        <w:t>5</w:t>
      </w:r>
      <w:r>
        <w:rPr>
          <w:highlight w:val="yellow"/>
        </w:rPr>
        <w:t>.]</w:t>
      </w:r>
      <w:r w:rsidDel="002149AF">
        <w:rPr>
          <w:highlight w:val="yellow"/>
        </w:rPr>
        <w:t xml:space="preserve"> </w:t>
      </w:r>
    </w:p>
    <w:p w14:paraId="19AFE81A" w14:textId="5B6B227A" w:rsidR="001F7231" w:rsidRDefault="001F7231" w:rsidP="001F7231">
      <w:pPr>
        <w:pStyle w:val="Tabletitle"/>
        <w:keepLines/>
        <w:spacing w:before="240"/>
        <w:contextualSpacing/>
        <w:outlineLvl w:val="3"/>
      </w:pPr>
      <w:bookmarkStart w:id="404" w:name="_Toc50719177"/>
      <w:r>
        <w:t>Table 4.2</w:t>
      </w:r>
      <w:r w:rsidR="000852B7">
        <w:t>.5</w:t>
      </w:r>
      <w:r w:rsidRPr="00D80B8B">
        <w:t>: Comparison of Depth of Poverty at the National Extreme Threshold of [</w:t>
      </w:r>
      <w:r w:rsidRPr="00A65542">
        <w:rPr>
          <w:highlight w:val="yellow"/>
        </w:rPr>
        <w:t>Threshold</w:t>
      </w:r>
      <w:r w:rsidRPr="00D80B8B">
        <w:t>]</w:t>
      </w:r>
      <w:r w:rsidR="000B37BD">
        <w:t xml:space="preserve"> in the </w:t>
      </w:r>
      <w:r w:rsidR="00160DC3">
        <w:t>Phase One</w:t>
      </w:r>
      <w:r w:rsidR="007F25EC">
        <w:t xml:space="preserve"> ZOI</w:t>
      </w:r>
      <w:r w:rsidRPr="00D80B8B">
        <w:t xml:space="preserve">, in Total and by Selected Household Characteristics, Feed the Future </w:t>
      </w:r>
      <w:r w:rsidR="00160DC3">
        <w:t>Phase One</w:t>
      </w:r>
      <w:r w:rsidRPr="00D80B8B">
        <w:t xml:space="preserve"> Baseline and Endline ZOI Surveys</w:t>
      </w:r>
      <w:bookmarkEnd w:id="404"/>
    </w:p>
    <w:tbl>
      <w:tblPr>
        <w:tblW w:w="5000" w:type="pct"/>
        <w:tblLayout w:type="fixed"/>
        <w:tblCellMar>
          <w:left w:w="72" w:type="dxa"/>
          <w:right w:w="72" w:type="dxa"/>
        </w:tblCellMar>
        <w:tblLook w:val="04A0" w:firstRow="1" w:lastRow="0" w:firstColumn="1" w:lastColumn="0" w:noHBand="0" w:noVBand="1"/>
      </w:tblPr>
      <w:tblGrid>
        <w:gridCol w:w="2255"/>
        <w:gridCol w:w="905"/>
        <w:gridCol w:w="978"/>
        <w:gridCol w:w="634"/>
        <w:gridCol w:w="185"/>
        <w:gridCol w:w="912"/>
        <w:gridCol w:w="939"/>
        <w:gridCol w:w="638"/>
        <w:gridCol w:w="639"/>
        <w:gridCol w:w="772"/>
        <w:gridCol w:w="647"/>
      </w:tblGrid>
      <w:tr w:rsidR="005D6653" w:rsidRPr="00670B3A" w14:paraId="2CFB8BDE" w14:textId="77777777" w:rsidTr="00F27E8A">
        <w:tc>
          <w:tcPr>
            <w:tcW w:w="2222" w:type="dxa"/>
            <w:tcBorders>
              <w:top w:val="single" w:sz="4" w:space="0" w:color="auto"/>
              <w:left w:val="nil"/>
              <w:bottom w:val="nil"/>
              <w:right w:val="nil"/>
            </w:tcBorders>
            <w:shd w:val="clear" w:color="000000" w:fill="387990"/>
            <w:noWrap/>
            <w:vAlign w:val="bottom"/>
            <w:hideMark/>
          </w:tcPr>
          <w:p w14:paraId="2A9C459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9" w:type="dxa"/>
            <w:gridSpan w:val="3"/>
            <w:tcBorders>
              <w:top w:val="single" w:sz="4" w:space="0" w:color="auto"/>
              <w:left w:val="nil"/>
              <w:bottom w:val="single" w:sz="4" w:space="0" w:color="FFFFFF"/>
              <w:right w:val="nil"/>
            </w:tcBorders>
            <w:shd w:val="clear" w:color="000000" w:fill="387990"/>
          </w:tcPr>
          <w:p w14:paraId="48258226"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61FEC7AA"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063EB920"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51" w:type="dxa"/>
            <w:gridSpan w:val="3"/>
            <w:tcBorders>
              <w:top w:val="single" w:sz="4" w:space="0" w:color="auto"/>
              <w:left w:val="nil"/>
              <w:bottom w:val="single" w:sz="4" w:space="0" w:color="FFFFFF"/>
              <w:right w:val="nil"/>
            </w:tcBorders>
            <w:shd w:val="clear" w:color="000000" w:fill="387990"/>
          </w:tcPr>
          <w:p w14:paraId="2F50B779" w14:textId="77777777" w:rsidR="005D6653"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469B754C"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629" w:type="dxa"/>
            <w:vMerge w:val="restart"/>
            <w:tcBorders>
              <w:top w:val="single" w:sz="4" w:space="0" w:color="auto"/>
              <w:left w:val="nil"/>
              <w:right w:val="nil"/>
            </w:tcBorders>
            <w:shd w:val="clear" w:color="000000" w:fill="387990"/>
            <w:vAlign w:val="bottom"/>
            <w:hideMark/>
          </w:tcPr>
          <w:p w14:paraId="1E5BA3EB"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54EFC45E" w14:textId="3CAC2718"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60" w:type="dxa"/>
            <w:vMerge w:val="restart"/>
            <w:tcBorders>
              <w:top w:val="single" w:sz="4" w:space="0" w:color="auto"/>
              <w:left w:val="nil"/>
              <w:right w:val="nil"/>
            </w:tcBorders>
            <w:shd w:val="clear" w:color="000000" w:fill="387990"/>
            <w:vAlign w:val="bottom"/>
            <w:hideMark/>
          </w:tcPr>
          <w:p w14:paraId="6CA83309"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0D4D293C" w14:textId="0BBAD922" w:rsidR="005D6653" w:rsidRPr="00670B3A" w:rsidRDefault="005D6653"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37" w:type="dxa"/>
            <w:vMerge w:val="restart"/>
            <w:tcBorders>
              <w:top w:val="single" w:sz="4" w:space="0" w:color="auto"/>
              <w:left w:val="nil"/>
              <w:right w:val="nil"/>
            </w:tcBorders>
            <w:shd w:val="clear" w:color="000000" w:fill="387990"/>
            <w:vAlign w:val="bottom"/>
            <w:hideMark/>
          </w:tcPr>
          <w:p w14:paraId="623409D5" w14:textId="77777777" w:rsidR="005D6653" w:rsidRPr="00670B3A" w:rsidRDefault="005D6653"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6433A987" w14:textId="016A09C6" w:rsidR="005D6653" w:rsidRPr="00670B3A" w:rsidRDefault="005D6653"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5D6653" w:rsidRPr="00670B3A" w14:paraId="5598EFA0" w14:textId="77777777" w:rsidTr="00F27E8A">
        <w:tc>
          <w:tcPr>
            <w:tcW w:w="2222" w:type="dxa"/>
            <w:tcBorders>
              <w:top w:val="nil"/>
              <w:left w:val="nil"/>
              <w:bottom w:val="nil"/>
              <w:right w:val="nil"/>
            </w:tcBorders>
            <w:shd w:val="clear" w:color="000000" w:fill="387990"/>
            <w:noWrap/>
            <w:vAlign w:val="bottom"/>
            <w:hideMark/>
          </w:tcPr>
          <w:p w14:paraId="493185BC" w14:textId="77777777" w:rsidR="005D6653" w:rsidRPr="00670B3A" w:rsidRDefault="005D6653"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892" w:type="dxa"/>
            <w:tcBorders>
              <w:top w:val="nil"/>
              <w:left w:val="nil"/>
              <w:bottom w:val="nil"/>
              <w:right w:val="nil"/>
            </w:tcBorders>
            <w:shd w:val="clear" w:color="000000" w:fill="387990"/>
            <w:vAlign w:val="bottom"/>
            <w:hideMark/>
          </w:tcPr>
          <w:p w14:paraId="0BE45F15" w14:textId="38064ED4"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63" w:type="dxa"/>
            <w:tcBorders>
              <w:top w:val="nil"/>
              <w:left w:val="nil"/>
              <w:bottom w:val="nil"/>
              <w:right w:val="nil"/>
            </w:tcBorders>
            <w:shd w:val="clear" w:color="000000" w:fill="387990"/>
            <w:vAlign w:val="bottom"/>
          </w:tcPr>
          <w:p w14:paraId="53205DAD"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4" w:type="dxa"/>
            <w:tcBorders>
              <w:top w:val="nil"/>
              <w:left w:val="nil"/>
              <w:bottom w:val="nil"/>
              <w:right w:val="nil"/>
            </w:tcBorders>
            <w:shd w:val="clear" w:color="000000" w:fill="387990"/>
            <w:vAlign w:val="bottom"/>
            <w:hideMark/>
          </w:tcPr>
          <w:p w14:paraId="1BB6A6C4"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2" w:type="dxa"/>
            <w:tcBorders>
              <w:top w:val="nil"/>
              <w:left w:val="nil"/>
              <w:bottom w:val="nil"/>
              <w:right w:val="nil"/>
            </w:tcBorders>
            <w:shd w:val="clear" w:color="000000" w:fill="387990"/>
            <w:vAlign w:val="bottom"/>
            <w:hideMark/>
          </w:tcPr>
          <w:p w14:paraId="49287CC7" w14:textId="77777777" w:rsidR="005D6653" w:rsidRPr="00670B3A" w:rsidRDefault="005D6653" w:rsidP="00F27E8A">
            <w:pPr>
              <w:widowControl/>
              <w:spacing w:line="259" w:lineRule="auto"/>
              <w:jc w:val="center"/>
              <w:rPr>
                <w:rFonts w:eastAsia="Times New Roman" w:cs="Calibri"/>
                <w:b/>
                <w:bCs/>
                <w:color w:val="FFFFFF"/>
                <w:sz w:val="20"/>
                <w:szCs w:val="20"/>
              </w:rPr>
            </w:pPr>
          </w:p>
        </w:tc>
        <w:tc>
          <w:tcPr>
            <w:tcW w:w="898" w:type="dxa"/>
            <w:tcBorders>
              <w:top w:val="nil"/>
              <w:left w:val="nil"/>
              <w:bottom w:val="nil"/>
              <w:right w:val="nil"/>
            </w:tcBorders>
            <w:shd w:val="clear" w:color="000000" w:fill="387990"/>
            <w:vAlign w:val="bottom"/>
            <w:hideMark/>
          </w:tcPr>
          <w:p w14:paraId="3147B463" w14:textId="6C5295EA"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25" w:type="dxa"/>
            <w:tcBorders>
              <w:top w:val="nil"/>
              <w:left w:val="nil"/>
              <w:bottom w:val="nil"/>
              <w:right w:val="nil"/>
            </w:tcBorders>
            <w:shd w:val="clear" w:color="000000" w:fill="387990"/>
            <w:vAlign w:val="bottom"/>
          </w:tcPr>
          <w:p w14:paraId="26E0087E" w14:textId="77777777" w:rsidR="005D6653" w:rsidRPr="00670B3A" w:rsidRDefault="005D6653"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28" w:type="dxa"/>
            <w:tcBorders>
              <w:top w:val="nil"/>
              <w:left w:val="nil"/>
              <w:bottom w:val="nil"/>
              <w:right w:val="nil"/>
            </w:tcBorders>
            <w:shd w:val="clear" w:color="000000" w:fill="387990"/>
            <w:vAlign w:val="bottom"/>
            <w:hideMark/>
          </w:tcPr>
          <w:p w14:paraId="7BB28B08" w14:textId="77777777" w:rsidR="005D6653" w:rsidRPr="00670B3A" w:rsidRDefault="005D6653"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629" w:type="dxa"/>
            <w:vMerge/>
            <w:tcBorders>
              <w:left w:val="nil"/>
              <w:bottom w:val="single" w:sz="4" w:space="0" w:color="auto"/>
              <w:right w:val="nil"/>
            </w:tcBorders>
            <w:shd w:val="clear" w:color="000000" w:fill="387990"/>
            <w:vAlign w:val="bottom"/>
            <w:hideMark/>
          </w:tcPr>
          <w:p w14:paraId="0B8CBA21" w14:textId="7B53EC3A" w:rsidR="005D6653" w:rsidRPr="00670B3A" w:rsidRDefault="005D6653" w:rsidP="00F27E8A">
            <w:pPr>
              <w:widowControl/>
              <w:spacing w:line="259" w:lineRule="auto"/>
              <w:jc w:val="center"/>
              <w:rPr>
                <w:rFonts w:eastAsia="Times New Roman" w:cs="Calibri"/>
                <w:b/>
                <w:bCs/>
                <w:color w:val="FFFFFF"/>
                <w:sz w:val="20"/>
                <w:szCs w:val="20"/>
              </w:rPr>
            </w:pPr>
          </w:p>
        </w:tc>
        <w:tc>
          <w:tcPr>
            <w:tcW w:w="760" w:type="dxa"/>
            <w:vMerge/>
            <w:tcBorders>
              <w:left w:val="nil"/>
              <w:bottom w:val="single" w:sz="4" w:space="0" w:color="auto"/>
              <w:right w:val="nil"/>
            </w:tcBorders>
            <w:shd w:val="clear" w:color="000000" w:fill="387990"/>
            <w:vAlign w:val="bottom"/>
            <w:hideMark/>
          </w:tcPr>
          <w:p w14:paraId="30CD4028" w14:textId="7F117447" w:rsidR="005D6653" w:rsidRPr="00670B3A" w:rsidRDefault="005D6653" w:rsidP="00F27E8A">
            <w:pPr>
              <w:widowControl/>
              <w:spacing w:line="259" w:lineRule="auto"/>
              <w:jc w:val="center"/>
              <w:rPr>
                <w:rFonts w:eastAsia="Times New Roman" w:cs="Calibri"/>
                <w:b/>
                <w:bCs/>
                <w:color w:val="FFFFFF"/>
                <w:sz w:val="20"/>
                <w:szCs w:val="20"/>
              </w:rPr>
            </w:pPr>
          </w:p>
        </w:tc>
        <w:tc>
          <w:tcPr>
            <w:tcW w:w="637" w:type="dxa"/>
            <w:vMerge/>
            <w:tcBorders>
              <w:left w:val="nil"/>
              <w:bottom w:val="single" w:sz="4" w:space="0" w:color="auto"/>
              <w:right w:val="nil"/>
            </w:tcBorders>
            <w:shd w:val="clear" w:color="000000" w:fill="387990"/>
            <w:vAlign w:val="bottom"/>
            <w:hideMark/>
          </w:tcPr>
          <w:p w14:paraId="4D2312E6" w14:textId="594D03DB" w:rsidR="005D6653" w:rsidRPr="00670B3A" w:rsidRDefault="005D6653" w:rsidP="00F27E8A">
            <w:pPr>
              <w:widowControl/>
              <w:spacing w:line="259" w:lineRule="auto"/>
              <w:jc w:val="center"/>
              <w:rPr>
                <w:rFonts w:eastAsia="Times New Roman" w:cs="Calibri"/>
                <w:b/>
                <w:bCs/>
                <w:color w:val="FFFFFF"/>
                <w:sz w:val="20"/>
                <w:szCs w:val="20"/>
              </w:rPr>
            </w:pPr>
          </w:p>
        </w:tc>
      </w:tr>
      <w:tr w:rsidR="005A06FD" w:rsidRPr="00670B3A" w14:paraId="1253E178" w14:textId="77777777" w:rsidTr="00D01B9C">
        <w:tc>
          <w:tcPr>
            <w:tcW w:w="2222" w:type="dxa"/>
            <w:tcBorders>
              <w:top w:val="single" w:sz="4" w:space="0" w:color="auto"/>
              <w:left w:val="nil"/>
              <w:bottom w:val="single" w:sz="4" w:space="0" w:color="auto"/>
              <w:right w:val="nil"/>
            </w:tcBorders>
            <w:shd w:val="clear" w:color="auto" w:fill="auto"/>
            <w:noWrap/>
            <w:vAlign w:val="center"/>
            <w:hideMark/>
          </w:tcPr>
          <w:p w14:paraId="672DA071"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892" w:type="dxa"/>
            <w:tcBorders>
              <w:top w:val="single" w:sz="4" w:space="0" w:color="auto"/>
              <w:left w:val="nil"/>
              <w:bottom w:val="single" w:sz="4" w:space="0" w:color="auto"/>
              <w:right w:val="nil"/>
            </w:tcBorders>
            <w:shd w:val="clear" w:color="auto" w:fill="auto"/>
            <w:vAlign w:val="center"/>
          </w:tcPr>
          <w:p w14:paraId="5C710EA7" w14:textId="4E9B5B18"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vAlign w:val="center"/>
          </w:tcPr>
          <w:p w14:paraId="784C0351" w14:textId="5FE0D013"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single" w:sz="4" w:space="0" w:color="auto"/>
              <w:left w:val="nil"/>
              <w:bottom w:val="single" w:sz="4" w:space="0" w:color="auto"/>
              <w:right w:val="nil"/>
            </w:tcBorders>
            <w:shd w:val="clear" w:color="auto" w:fill="auto"/>
            <w:vAlign w:val="center"/>
          </w:tcPr>
          <w:p w14:paraId="172834C9" w14:textId="5642E890"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single" w:sz="4" w:space="0" w:color="auto"/>
              <w:left w:val="nil"/>
              <w:bottom w:val="single" w:sz="4" w:space="0" w:color="auto"/>
              <w:right w:val="nil"/>
            </w:tcBorders>
            <w:shd w:val="clear" w:color="auto" w:fill="auto"/>
            <w:vAlign w:val="center"/>
          </w:tcPr>
          <w:p w14:paraId="7C7DCE52" w14:textId="77777777" w:rsidR="008E036F" w:rsidRPr="00670B3A" w:rsidRDefault="008E036F" w:rsidP="008E036F">
            <w:pPr>
              <w:widowControl/>
              <w:spacing w:line="259" w:lineRule="auto"/>
              <w:jc w:val="center"/>
              <w:rPr>
                <w:rFonts w:eastAsia="Times New Roman" w:cs="Calibri"/>
                <w:bCs/>
                <w:sz w:val="20"/>
                <w:szCs w:val="20"/>
              </w:rPr>
            </w:pPr>
          </w:p>
        </w:tc>
        <w:tc>
          <w:tcPr>
            <w:tcW w:w="898" w:type="dxa"/>
            <w:tcBorders>
              <w:top w:val="single" w:sz="4" w:space="0" w:color="auto"/>
              <w:left w:val="nil"/>
              <w:bottom w:val="single" w:sz="4" w:space="0" w:color="auto"/>
              <w:right w:val="nil"/>
            </w:tcBorders>
            <w:shd w:val="clear" w:color="auto" w:fill="auto"/>
            <w:vAlign w:val="center"/>
          </w:tcPr>
          <w:p w14:paraId="01610EB0" w14:textId="409604CC" w:rsidR="008E036F" w:rsidRPr="00670B3A" w:rsidRDefault="008E036F" w:rsidP="008E036F">
            <w:pPr>
              <w:widowControl/>
              <w:spacing w:line="259" w:lineRule="auto"/>
              <w:jc w:val="center"/>
              <w:rPr>
                <w:rFonts w:eastAsia="Times New Roman" w:cs="Calibri"/>
                <w:bCs/>
                <w:sz w:val="20"/>
                <w:szCs w:val="20"/>
              </w:rPr>
            </w:pPr>
          </w:p>
        </w:tc>
        <w:tc>
          <w:tcPr>
            <w:tcW w:w="925" w:type="dxa"/>
            <w:tcBorders>
              <w:top w:val="single" w:sz="4" w:space="0" w:color="auto"/>
              <w:left w:val="nil"/>
              <w:bottom w:val="single" w:sz="4" w:space="0" w:color="auto"/>
              <w:right w:val="nil"/>
            </w:tcBorders>
            <w:vAlign w:val="center"/>
          </w:tcPr>
          <w:p w14:paraId="037D22D3" w14:textId="4B636E94" w:rsidR="008E036F" w:rsidRPr="00670B3A" w:rsidRDefault="008E036F" w:rsidP="008E036F">
            <w:pPr>
              <w:widowControl/>
              <w:spacing w:line="259" w:lineRule="auto"/>
              <w:jc w:val="center"/>
              <w:rPr>
                <w:rFonts w:eastAsia="Times New Roman" w:cs="Calibri"/>
                <w:bCs/>
                <w:sz w:val="20"/>
                <w:szCs w:val="20"/>
              </w:rPr>
            </w:pPr>
          </w:p>
        </w:tc>
        <w:tc>
          <w:tcPr>
            <w:tcW w:w="628" w:type="dxa"/>
            <w:tcBorders>
              <w:top w:val="single" w:sz="4" w:space="0" w:color="auto"/>
              <w:left w:val="nil"/>
              <w:bottom w:val="single" w:sz="4" w:space="0" w:color="auto"/>
              <w:right w:val="nil"/>
            </w:tcBorders>
            <w:shd w:val="clear" w:color="auto" w:fill="auto"/>
            <w:vAlign w:val="center"/>
          </w:tcPr>
          <w:p w14:paraId="72ADA48F" w14:textId="2AF67140" w:rsidR="008E036F" w:rsidRPr="00670B3A" w:rsidRDefault="008E036F" w:rsidP="008E036F">
            <w:pPr>
              <w:widowControl/>
              <w:spacing w:line="259" w:lineRule="auto"/>
              <w:jc w:val="center"/>
              <w:rPr>
                <w:rFonts w:eastAsia="Times New Roman" w:cs="Calibri"/>
                <w:bCs/>
                <w:sz w:val="20"/>
                <w:szCs w:val="20"/>
              </w:rPr>
            </w:pPr>
          </w:p>
        </w:tc>
        <w:tc>
          <w:tcPr>
            <w:tcW w:w="629" w:type="dxa"/>
            <w:tcBorders>
              <w:top w:val="nil"/>
              <w:left w:val="nil"/>
              <w:bottom w:val="single" w:sz="4" w:space="0" w:color="auto"/>
              <w:right w:val="nil"/>
            </w:tcBorders>
            <w:shd w:val="clear" w:color="auto" w:fill="auto"/>
            <w:vAlign w:val="center"/>
          </w:tcPr>
          <w:p w14:paraId="0A8EF839" w14:textId="0A7E5102" w:rsidR="008E036F" w:rsidRPr="00670B3A" w:rsidRDefault="008E036F" w:rsidP="008E036F">
            <w:pPr>
              <w:widowControl/>
              <w:spacing w:line="259" w:lineRule="auto"/>
              <w:jc w:val="center"/>
              <w:rPr>
                <w:rFonts w:eastAsia="Times New Roman" w:cs="Calibri"/>
                <w:bCs/>
                <w:sz w:val="20"/>
                <w:szCs w:val="20"/>
              </w:rPr>
            </w:pPr>
          </w:p>
        </w:tc>
        <w:tc>
          <w:tcPr>
            <w:tcW w:w="760" w:type="dxa"/>
            <w:tcBorders>
              <w:top w:val="nil"/>
              <w:left w:val="nil"/>
              <w:bottom w:val="single" w:sz="4" w:space="0" w:color="auto"/>
              <w:right w:val="nil"/>
            </w:tcBorders>
            <w:shd w:val="clear" w:color="auto" w:fill="auto"/>
            <w:vAlign w:val="center"/>
          </w:tcPr>
          <w:p w14:paraId="29D55715" w14:textId="5914B55B" w:rsidR="008E036F" w:rsidRPr="00670B3A" w:rsidRDefault="008E036F" w:rsidP="008E036F">
            <w:pPr>
              <w:widowControl/>
              <w:spacing w:line="259" w:lineRule="auto"/>
              <w:jc w:val="center"/>
              <w:rPr>
                <w:rFonts w:eastAsia="Times New Roman" w:cs="Calibri"/>
                <w:bCs/>
                <w:sz w:val="20"/>
                <w:szCs w:val="20"/>
              </w:rPr>
            </w:pPr>
          </w:p>
        </w:tc>
        <w:tc>
          <w:tcPr>
            <w:tcW w:w="637" w:type="dxa"/>
            <w:tcBorders>
              <w:top w:val="nil"/>
              <w:left w:val="nil"/>
              <w:bottom w:val="single" w:sz="4" w:space="0" w:color="auto"/>
              <w:right w:val="nil"/>
            </w:tcBorders>
            <w:shd w:val="clear" w:color="auto" w:fill="auto"/>
            <w:vAlign w:val="center"/>
          </w:tcPr>
          <w:p w14:paraId="787A9931" w14:textId="60AC9D20" w:rsidR="008E036F" w:rsidRPr="00670B3A" w:rsidRDefault="008E036F" w:rsidP="008E036F">
            <w:pPr>
              <w:widowControl/>
              <w:spacing w:line="259" w:lineRule="auto"/>
              <w:jc w:val="center"/>
              <w:rPr>
                <w:rFonts w:eastAsia="Times New Roman" w:cs="Calibri"/>
                <w:bCs/>
                <w:sz w:val="20"/>
                <w:szCs w:val="20"/>
              </w:rPr>
            </w:pPr>
          </w:p>
        </w:tc>
      </w:tr>
      <w:tr w:rsidR="005A06FD" w:rsidRPr="00670B3A" w14:paraId="1C01E584"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36FD650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63" w:type="dxa"/>
            <w:tcBorders>
              <w:top w:val="nil"/>
              <w:left w:val="nil"/>
              <w:bottom w:val="single" w:sz="4" w:space="0" w:color="auto"/>
              <w:right w:val="nil"/>
            </w:tcBorders>
            <w:shd w:val="clear" w:color="000000" w:fill="DBE7F3"/>
          </w:tcPr>
          <w:p w14:paraId="32198C5E"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192ACF4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A5EF4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47E5B2B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205A876"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3E1CA77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6C521A1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24C08AC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0997B4DB"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5BA3B1DC" w14:textId="77777777" w:rsidTr="005D6653">
        <w:tc>
          <w:tcPr>
            <w:tcW w:w="2222" w:type="dxa"/>
            <w:tcBorders>
              <w:top w:val="nil"/>
              <w:left w:val="nil"/>
              <w:bottom w:val="single" w:sz="4" w:space="0" w:color="auto"/>
              <w:right w:val="nil"/>
            </w:tcBorders>
            <w:shd w:val="clear" w:color="auto" w:fill="auto"/>
            <w:noWrap/>
            <w:vAlign w:val="center"/>
            <w:hideMark/>
          </w:tcPr>
          <w:p w14:paraId="0FCEB60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892" w:type="dxa"/>
            <w:tcBorders>
              <w:top w:val="nil"/>
              <w:left w:val="nil"/>
              <w:bottom w:val="single" w:sz="4" w:space="0" w:color="auto"/>
              <w:right w:val="nil"/>
            </w:tcBorders>
            <w:shd w:val="clear" w:color="auto" w:fill="auto"/>
            <w:vAlign w:val="center"/>
            <w:hideMark/>
          </w:tcPr>
          <w:p w14:paraId="0829B91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AE173F"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8BEA3B5"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149B05BD"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1A37D2DE"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6AA152C2"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49F0BA96"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332EBBA"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38A133D"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310EEBE"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67CB5E57" w14:textId="77777777" w:rsidTr="005D6653">
        <w:tc>
          <w:tcPr>
            <w:tcW w:w="2222" w:type="dxa"/>
            <w:tcBorders>
              <w:top w:val="nil"/>
              <w:left w:val="nil"/>
              <w:bottom w:val="single" w:sz="4" w:space="0" w:color="auto"/>
              <w:right w:val="nil"/>
            </w:tcBorders>
            <w:shd w:val="clear" w:color="auto" w:fill="auto"/>
            <w:noWrap/>
            <w:vAlign w:val="center"/>
            <w:hideMark/>
          </w:tcPr>
          <w:p w14:paraId="31EB1FA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892" w:type="dxa"/>
            <w:tcBorders>
              <w:top w:val="nil"/>
              <w:left w:val="nil"/>
              <w:bottom w:val="single" w:sz="4" w:space="0" w:color="auto"/>
              <w:right w:val="nil"/>
            </w:tcBorders>
            <w:shd w:val="clear" w:color="auto" w:fill="auto"/>
            <w:vAlign w:val="center"/>
            <w:hideMark/>
          </w:tcPr>
          <w:p w14:paraId="242A6EF6"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0AEFA1AC"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619EFD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C12F953"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EF3C66A"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390F7B25"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21F3FB7B"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28036AA3"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261EB799"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03762DE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1B3503E" w14:textId="77777777" w:rsidTr="005D6653">
        <w:tc>
          <w:tcPr>
            <w:tcW w:w="2222" w:type="dxa"/>
            <w:tcBorders>
              <w:top w:val="nil"/>
              <w:left w:val="nil"/>
              <w:bottom w:val="single" w:sz="4" w:space="0" w:color="auto"/>
              <w:right w:val="nil"/>
            </w:tcBorders>
            <w:shd w:val="clear" w:color="auto" w:fill="auto"/>
            <w:noWrap/>
            <w:vAlign w:val="center"/>
            <w:hideMark/>
          </w:tcPr>
          <w:p w14:paraId="7FEF19A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892" w:type="dxa"/>
            <w:tcBorders>
              <w:top w:val="nil"/>
              <w:left w:val="nil"/>
              <w:bottom w:val="single" w:sz="4" w:space="0" w:color="auto"/>
              <w:right w:val="nil"/>
            </w:tcBorders>
            <w:shd w:val="clear" w:color="auto" w:fill="auto"/>
            <w:vAlign w:val="center"/>
            <w:hideMark/>
          </w:tcPr>
          <w:p w14:paraId="12B7102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13F379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7E98E65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4ACA6E41"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2F47FD1"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8D8445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BC2F8D9"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31D199F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510C596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1CE482A"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3195E8AA" w14:textId="77777777" w:rsidTr="005D6653">
        <w:tc>
          <w:tcPr>
            <w:tcW w:w="2222" w:type="dxa"/>
            <w:tcBorders>
              <w:top w:val="nil"/>
              <w:left w:val="nil"/>
              <w:bottom w:val="single" w:sz="4" w:space="0" w:color="auto"/>
              <w:right w:val="nil"/>
            </w:tcBorders>
            <w:shd w:val="clear" w:color="auto" w:fill="auto"/>
            <w:noWrap/>
            <w:vAlign w:val="center"/>
            <w:hideMark/>
          </w:tcPr>
          <w:p w14:paraId="171A4453"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892" w:type="dxa"/>
            <w:tcBorders>
              <w:top w:val="nil"/>
              <w:left w:val="nil"/>
              <w:bottom w:val="single" w:sz="4" w:space="0" w:color="auto"/>
              <w:right w:val="nil"/>
            </w:tcBorders>
            <w:shd w:val="clear" w:color="auto" w:fill="auto"/>
            <w:vAlign w:val="center"/>
            <w:hideMark/>
          </w:tcPr>
          <w:p w14:paraId="65BBE9E9"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75096D9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05BEA49C"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DBDAB4B"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061460B"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5EC9001E"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0165CE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4F81517"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4C4DEC25"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64692AA5"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15871A" w14:textId="77777777" w:rsidTr="005D6653">
        <w:tc>
          <w:tcPr>
            <w:tcW w:w="3114" w:type="dxa"/>
            <w:gridSpan w:val="2"/>
            <w:tcBorders>
              <w:top w:val="single" w:sz="4" w:space="0" w:color="auto"/>
              <w:left w:val="nil"/>
              <w:bottom w:val="single" w:sz="4" w:space="0" w:color="auto"/>
              <w:right w:val="nil"/>
            </w:tcBorders>
            <w:shd w:val="clear" w:color="000000" w:fill="DBE7F3"/>
            <w:noWrap/>
            <w:vAlign w:val="center"/>
            <w:hideMark/>
          </w:tcPr>
          <w:p w14:paraId="5F0B8AB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63" w:type="dxa"/>
            <w:tcBorders>
              <w:top w:val="nil"/>
              <w:left w:val="nil"/>
              <w:bottom w:val="single" w:sz="4" w:space="0" w:color="auto"/>
              <w:right w:val="nil"/>
            </w:tcBorders>
            <w:shd w:val="clear" w:color="000000" w:fill="DBE7F3"/>
          </w:tcPr>
          <w:p w14:paraId="58D64B5A"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noWrap/>
            <w:vAlign w:val="center"/>
            <w:hideMark/>
          </w:tcPr>
          <w:p w14:paraId="30159B9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noWrap/>
            <w:vAlign w:val="center"/>
            <w:hideMark/>
          </w:tcPr>
          <w:p w14:paraId="47FF4FF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noWrap/>
            <w:vAlign w:val="center"/>
            <w:hideMark/>
          </w:tcPr>
          <w:p w14:paraId="28AB9B9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5A7C8FB3"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noWrap/>
            <w:vAlign w:val="center"/>
            <w:hideMark/>
          </w:tcPr>
          <w:p w14:paraId="77A1A76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noWrap/>
            <w:vAlign w:val="center"/>
            <w:hideMark/>
          </w:tcPr>
          <w:p w14:paraId="0FA12C4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noWrap/>
            <w:vAlign w:val="center"/>
            <w:hideMark/>
          </w:tcPr>
          <w:p w14:paraId="352BBF3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6A534F49"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03D170A1" w14:textId="77777777" w:rsidTr="005D6653">
        <w:tc>
          <w:tcPr>
            <w:tcW w:w="2222" w:type="dxa"/>
            <w:tcBorders>
              <w:top w:val="nil"/>
              <w:left w:val="nil"/>
              <w:bottom w:val="single" w:sz="4" w:space="0" w:color="auto"/>
              <w:right w:val="nil"/>
            </w:tcBorders>
            <w:shd w:val="clear" w:color="auto" w:fill="auto"/>
            <w:noWrap/>
            <w:vAlign w:val="center"/>
            <w:hideMark/>
          </w:tcPr>
          <w:p w14:paraId="69ECB347"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892" w:type="dxa"/>
            <w:tcBorders>
              <w:top w:val="nil"/>
              <w:left w:val="nil"/>
              <w:bottom w:val="single" w:sz="4" w:space="0" w:color="auto"/>
              <w:right w:val="nil"/>
            </w:tcBorders>
            <w:shd w:val="clear" w:color="auto" w:fill="auto"/>
            <w:vAlign w:val="center"/>
            <w:hideMark/>
          </w:tcPr>
          <w:p w14:paraId="38A6ABE5" w14:textId="77777777" w:rsidR="008E036F" w:rsidRPr="00670B3A" w:rsidRDefault="008E036F" w:rsidP="008E036F">
            <w:pPr>
              <w:widowControl/>
              <w:spacing w:line="259" w:lineRule="auto"/>
              <w:jc w:val="center"/>
              <w:rPr>
                <w:rFonts w:eastAsia="Times New Roman" w:cs="Calibri"/>
                <w:sz w:val="20"/>
                <w:szCs w:val="20"/>
              </w:rPr>
            </w:pPr>
          </w:p>
        </w:tc>
        <w:tc>
          <w:tcPr>
            <w:tcW w:w="963" w:type="dxa"/>
            <w:tcBorders>
              <w:top w:val="nil"/>
              <w:left w:val="nil"/>
              <w:bottom w:val="single" w:sz="4" w:space="0" w:color="auto"/>
              <w:right w:val="nil"/>
            </w:tcBorders>
          </w:tcPr>
          <w:p w14:paraId="6D1D48C1"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177D08C8"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C68D17"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061F7A2F"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009F13DA"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71C93D34"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03DD7C5"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6F8B8AE3"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575C1D00"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575BCAE7" w14:textId="77777777" w:rsidTr="005D6653">
        <w:tc>
          <w:tcPr>
            <w:tcW w:w="2222" w:type="dxa"/>
            <w:tcBorders>
              <w:top w:val="nil"/>
              <w:left w:val="nil"/>
              <w:bottom w:val="single" w:sz="4" w:space="0" w:color="auto"/>
              <w:right w:val="nil"/>
            </w:tcBorders>
            <w:shd w:val="clear" w:color="auto" w:fill="auto"/>
            <w:noWrap/>
            <w:vAlign w:val="center"/>
            <w:hideMark/>
          </w:tcPr>
          <w:p w14:paraId="14DA8BFC"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892" w:type="dxa"/>
            <w:tcBorders>
              <w:top w:val="nil"/>
              <w:left w:val="nil"/>
              <w:bottom w:val="single" w:sz="4" w:space="0" w:color="auto"/>
              <w:right w:val="nil"/>
            </w:tcBorders>
            <w:shd w:val="clear" w:color="auto" w:fill="auto"/>
            <w:vAlign w:val="center"/>
            <w:hideMark/>
          </w:tcPr>
          <w:p w14:paraId="1F38FE91"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88AC71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F054D1F"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796C70D4"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0317BA9"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1561EBF9"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68A6604F"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C9A10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3F33335A"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2A45EB2C"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197E79FC" w14:textId="77777777" w:rsidTr="005D6653">
        <w:tc>
          <w:tcPr>
            <w:tcW w:w="2222" w:type="dxa"/>
            <w:tcBorders>
              <w:top w:val="nil"/>
              <w:left w:val="nil"/>
              <w:bottom w:val="single" w:sz="4" w:space="0" w:color="auto"/>
              <w:right w:val="nil"/>
            </w:tcBorders>
            <w:shd w:val="clear" w:color="auto" w:fill="auto"/>
            <w:noWrap/>
            <w:vAlign w:val="center"/>
            <w:hideMark/>
          </w:tcPr>
          <w:p w14:paraId="7783EA8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892" w:type="dxa"/>
            <w:tcBorders>
              <w:top w:val="nil"/>
              <w:left w:val="nil"/>
              <w:bottom w:val="single" w:sz="4" w:space="0" w:color="auto"/>
              <w:right w:val="nil"/>
            </w:tcBorders>
            <w:shd w:val="clear" w:color="auto" w:fill="auto"/>
            <w:vAlign w:val="center"/>
            <w:hideMark/>
          </w:tcPr>
          <w:p w14:paraId="1AC99C2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37967D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2391F98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321F6A85"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7A46310D" w14:textId="77777777" w:rsidR="008E036F" w:rsidRPr="00670B3A" w:rsidRDefault="008E036F" w:rsidP="008E036F">
            <w:pPr>
              <w:widowControl/>
              <w:spacing w:line="259" w:lineRule="auto"/>
              <w:jc w:val="center"/>
              <w:rPr>
                <w:rFonts w:eastAsia="Times New Roman" w:cs="Calibri"/>
                <w:sz w:val="20"/>
                <w:szCs w:val="20"/>
              </w:rPr>
            </w:pPr>
          </w:p>
        </w:tc>
        <w:tc>
          <w:tcPr>
            <w:tcW w:w="925" w:type="dxa"/>
            <w:tcBorders>
              <w:top w:val="nil"/>
              <w:left w:val="nil"/>
              <w:bottom w:val="single" w:sz="4" w:space="0" w:color="auto"/>
              <w:right w:val="nil"/>
            </w:tcBorders>
          </w:tcPr>
          <w:p w14:paraId="71D4BD86" w14:textId="77777777" w:rsidR="008E036F" w:rsidRPr="00670B3A" w:rsidRDefault="008E036F" w:rsidP="008E036F">
            <w:pPr>
              <w:widowControl/>
              <w:spacing w:line="259" w:lineRule="auto"/>
              <w:jc w:val="center"/>
              <w:rPr>
                <w:rFonts w:eastAsia="Times New Roman" w:cs="Calibri"/>
                <w:sz w:val="20"/>
                <w:szCs w:val="20"/>
              </w:rPr>
            </w:pPr>
          </w:p>
        </w:tc>
        <w:tc>
          <w:tcPr>
            <w:tcW w:w="628" w:type="dxa"/>
            <w:tcBorders>
              <w:top w:val="nil"/>
              <w:left w:val="nil"/>
              <w:bottom w:val="single" w:sz="4" w:space="0" w:color="auto"/>
              <w:right w:val="nil"/>
            </w:tcBorders>
            <w:shd w:val="clear" w:color="auto" w:fill="auto"/>
            <w:vAlign w:val="center"/>
            <w:hideMark/>
          </w:tcPr>
          <w:p w14:paraId="0977BCFD" w14:textId="77777777" w:rsidR="008E036F" w:rsidRPr="00670B3A" w:rsidRDefault="008E036F" w:rsidP="008E036F">
            <w:pPr>
              <w:widowControl/>
              <w:spacing w:line="259" w:lineRule="auto"/>
              <w:jc w:val="center"/>
              <w:rPr>
                <w:rFonts w:eastAsia="Times New Roman" w:cs="Calibri"/>
                <w:sz w:val="20"/>
                <w:szCs w:val="20"/>
              </w:rPr>
            </w:pPr>
          </w:p>
        </w:tc>
        <w:tc>
          <w:tcPr>
            <w:tcW w:w="629" w:type="dxa"/>
            <w:tcBorders>
              <w:top w:val="nil"/>
              <w:left w:val="nil"/>
              <w:bottom w:val="single" w:sz="4" w:space="0" w:color="auto"/>
              <w:right w:val="nil"/>
            </w:tcBorders>
            <w:shd w:val="clear" w:color="auto" w:fill="auto"/>
            <w:vAlign w:val="center"/>
            <w:hideMark/>
          </w:tcPr>
          <w:p w14:paraId="5199DA66" w14:textId="77777777" w:rsidR="008E036F" w:rsidRPr="00670B3A" w:rsidRDefault="008E036F" w:rsidP="008E036F">
            <w:pPr>
              <w:widowControl/>
              <w:spacing w:line="259" w:lineRule="auto"/>
              <w:jc w:val="center"/>
              <w:rPr>
                <w:rFonts w:eastAsia="Times New Roman" w:cs="Calibri"/>
                <w:sz w:val="20"/>
                <w:szCs w:val="20"/>
              </w:rPr>
            </w:pPr>
          </w:p>
        </w:tc>
        <w:tc>
          <w:tcPr>
            <w:tcW w:w="760" w:type="dxa"/>
            <w:tcBorders>
              <w:top w:val="nil"/>
              <w:left w:val="nil"/>
              <w:bottom w:val="single" w:sz="4" w:space="0" w:color="auto"/>
              <w:right w:val="nil"/>
            </w:tcBorders>
            <w:shd w:val="clear" w:color="auto" w:fill="auto"/>
            <w:vAlign w:val="center"/>
            <w:hideMark/>
          </w:tcPr>
          <w:p w14:paraId="165C6681" w14:textId="77777777" w:rsidR="008E036F" w:rsidRPr="00670B3A" w:rsidRDefault="008E036F" w:rsidP="008E036F">
            <w:pPr>
              <w:widowControl/>
              <w:spacing w:line="259" w:lineRule="auto"/>
              <w:jc w:val="center"/>
              <w:rPr>
                <w:rFonts w:eastAsia="Times New Roman" w:cs="Calibri"/>
                <w:sz w:val="20"/>
                <w:szCs w:val="20"/>
              </w:rPr>
            </w:pPr>
          </w:p>
        </w:tc>
        <w:tc>
          <w:tcPr>
            <w:tcW w:w="637" w:type="dxa"/>
            <w:tcBorders>
              <w:top w:val="nil"/>
              <w:left w:val="nil"/>
              <w:bottom w:val="single" w:sz="4" w:space="0" w:color="auto"/>
              <w:right w:val="nil"/>
            </w:tcBorders>
            <w:shd w:val="clear" w:color="auto" w:fill="auto"/>
            <w:vAlign w:val="center"/>
            <w:hideMark/>
          </w:tcPr>
          <w:p w14:paraId="71D52878" w14:textId="77777777" w:rsidR="008E036F" w:rsidRPr="00670B3A" w:rsidRDefault="008E036F" w:rsidP="008E036F">
            <w:pPr>
              <w:widowControl/>
              <w:spacing w:line="259" w:lineRule="auto"/>
              <w:jc w:val="center"/>
              <w:rPr>
                <w:rFonts w:eastAsia="Times New Roman" w:cs="Calibri"/>
                <w:sz w:val="20"/>
                <w:szCs w:val="20"/>
              </w:rPr>
            </w:pPr>
          </w:p>
        </w:tc>
      </w:tr>
      <w:tr w:rsidR="005A06FD" w:rsidRPr="00670B3A" w14:paraId="489E842A" w14:textId="77777777" w:rsidTr="005D6653">
        <w:tc>
          <w:tcPr>
            <w:tcW w:w="2222" w:type="dxa"/>
            <w:tcBorders>
              <w:top w:val="nil"/>
              <w:left w:val="nil"/>
              <w:bottom w:val="single" w:sz="4" w:space="0" w:color="auto"/>
              <w:right w:val="nil"/>
            </w:tcBorders>
            <w:shd w:val="clear" w:color="auto" w:fill="auto"/>
            <w:noWrap/>
            <w:vAlign w:val="center"/>
            <w:hideMark/>
          </w:tcPr>
          <w:p w14:paraId="241A6B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892" w:type="dxa"/>
            <w:tcBorders>
              <w:top w:val="nil"/>
              <w:left w:val="nil"/>
              <w:bottom w:val="single" w:sz="4" w:space="0" w:color="auto"/>
              <w:right w:val="nil"/>
            </w:tcBorders>
            <w:shd w:val="clear" w:color="auto" w:fill="auto"/>
            <w:vAlign w:val="center"/>
            <w:hideMark/>
          </w:tcPr>
          <w:p w14:paraId="24A3745F"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2DB42406"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2D6C6E7"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4998C1F"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01A15303"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24FA5416"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2789A1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7BC88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76D5853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64A86E"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22B85F13" w14:textId="77777777" w:rsidTr="005D6653">
        <w:tc>
          <w:tcPr>
            <w:tcW w:w="2222" w:type="dxa"/>
            <w:tcBorders>
              <w:top w:val="nil"/>
              <w:left w:val="nil"/>
              <w:bottom w:val="single" w:sz="4" w:space="0" w:color="auto"/>
              <w:right w:val="nil"/>
            </w:tcBorders>
            <w:shd w:val="clear" w:color="auto" w:fill="auto"/>
            <w:noWrap/>
            <w:vAlign w:val="center"/>
            <w:hideMark/>
          </w:tcPr>
          <w:p w14:paraId="04411102"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892" w:type="dxa"/>
            <w:tcBorders>
              <w:top w:val="nil"/>
              <w:left w:val="nil"/>
              <w:bottom w:val="single" w:sz="4" w:space="0" w:color="auto"/>
              <w:right w:val="nil"/>
            </w:tcBorders>
            <w:shd w:val="clear" w:color="auto" w:fill="auto"/>
            <w:vAlign w:val="center"/>
            <w:hideMark/>
          </w:tcPr>
          <w:p w14:paraId="4F3633B8"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6D6B0A4F" w14:textId="77777777" w:rsidR="008E036F" w:rsidRPr="00670B3A" w:rsidRDefault="008E036F" w:rsidP="008E036F">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3E776B31" w14:textId="77777777" w:rsidR="008E036F" w:rsidRPr="00670B3A"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657FF43" w14:textId="77777777" w:rsidR="008E036F" w:rsidRPr="00670B3A" w:rsidRDefault="008E036F" w:rsidP="008E036F">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shd w:val="clear" w:color="auto" w:fill="auto"/>
            <w:vAlign w:val="center"/>
            <w:hideMark/>
          </w:tcPr>
          <w:p w14:paraId="78E85340"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03CEBB02"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CE8FFD6"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1AB92DB"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2E2D946E"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5A414A2"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4B633741" w14:textId="77777777" w:rsidTr="005D6653">
        <w:tc>
          <w:tcPr>
            <w:tcW w:w="2222" w:type="dxa"/>
            <w:tcBorders>
              <w:top w:val="nil"/>
              <w:left w:val="nil"/>
              <w:bottom w:val="single" w:sz="4" w:space="0" w:color="auto"/>
              <w:right w:val="nil"/>
            </w:tcBorders>
            <w:shd w:val="clear" w:color="000000" w:fill="DBE7F3"/>
            <w:vAlign w:val="center"/>
            <w:hideMark/>
          </w:tcPr>
          <w:p w14:paraId="162415A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892" w:type="dxa"/>
            <w:tcBorders>
              <w:top w:val="nil"/>
              <w:left w:val="nil"/>
              <w:bottom w:val="single" w:sz="4" w:space="0" w:color="auto"/>
              <w:right w:val="nil"/>
            </w:tcBorders>
            <w:shd w:val="clear" w:color="000000" w:fill="DBE7F3"/>
            <w:vAlign w:val="center"/>
            <w:hideMark/>
          </w:tcPr>
          <w:p w14:paraId="0160430D"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63" w:type="dxa"/>
            <w:tcBorders>
              <w:top w:val="nil"/>
              <w:left w:val="nil"/>
              <w:bottom w:val="single" w:sz="4" w:space="0" w:color="auto"/>
              <w:right w:val="nil"/>
            </w:tcBorders>
            <w:shd w:val="clear" w:color="000000" w:fill="DBE7F3"/>
          </w:tcPr>
          <w:p w14:paraId="64F8FBD9" w14:textId="77777777" w:rsidR="008E036F" w:rsidRPr="00670B3A" w:rsidRDefault="008E036F" w:rsidP="008E036F">
            <w:pPr>
              <w:widowControl/>
              <w:spacing w:line="259" w:lineRule="auto"/>
              <w:rPr>
                <w:rFonts w:eastAsia="Times New Roman" w:cs="Calibri"/>
                <w:b/>
                <w:bCs/>
                <w:color w:val="auto"/>
                <w:sz w:val="20"/>
                <w:szCs w:val="20"/>
              </w:rPr>
            </w:pPr>
          </w:p>
        </w:tc>
        <w:tc>
          <w:tcPr>
            <w:tcW w:w="624" w:type="dxa"/>
            <w:tcBorders>
              <w:top w:val="nil"/>
              <w:left w:val="nil"/>
              <w:bottom w:val="single" w:sz="4" w:space="0" w:color="auto"/>
              <w:right w:val="nil"/>
            </w:tcBorders>
            <w:shd w:val="clear" w:color="000000" w:fill="DBE7F3"/>
            <w:vAlign w:val="center"/>
            <w:hideMark/>
          </w:tcPr>
          <w:p w14:paraId="3EE2A18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2" w:type="dxa"/>
            <w:tcBorders>
              <w:top w:val="nil"/>
              <w:left w:val="nil"/>
              <w:bottom w:val="single" w:sz="4" w:space="0" w:color="auto"/>
              <w:right w:val="nil"/>
            </w:tcBorders>
            <w:shd w:val="clear" w:color="000000" w:fill="DBE7F3"/>
            <w:vAlign w:val="center"/>
            <w:hideMark/>
          </w:tcPr>
          <w:p w14:paraId="175B9A5A"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898" w:type="dxa"/>
            <w:tcBorders>
              <w:top w:val="nil"/>
              <w:left w:val="nil"/>
              <w:bottom w:val="single" w:sz="4" w:space="0" w:color="auto"/>
              <w:right w:val="nil"/>
            </w:tcBorders>
            <w:shd w:val="clear" w:color="000000" w:fill="DBE7F3"/>
            <w:vAlign w:val="center"/>
            <w:hideMark/>
          </w:tcPr>
          <w:p w14:paraId="303D2E2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25" w:type="dxa"/>
            <w:tcBorders>
              <w:top w:val="nil"/>
              <w:left w:val="nil"/>
              <w:bottom w:val="single" w:sz="4" w:space="0" w:color="auto"/>
              <w:right w:val="nil"/>
            </w:tcBorders>
            <w:shd w:val="clear" w:color="000000" w:fill="DBE7F3"/>
          </w:tcPr>
          <w:p w14:paraId="3620AEF7" w14:textId="77777777" w:rsidR="008E036F" w:rsidRPr="00670B3A" w:rsidRDefault="008E036F" w:rsidP="008E036F">
            <w:pPr>
              <w:widowControl/>
              <w:spacing w:line="259" w:lineRule="auto"/>
              <w:rPr>
                <w:rFonts w:eastAsia="Times New Roman" w:cs="Calibri"/>
                <w:b/>
                <w:bCs/>
                <w:color w:val="auto"/>
                <w:sz w:val="20"/>
                <w:szCs w:val="20"/>
              </w:rPr>
            </w:pPr>
          </w:p>
        </w:tc>
        <w:tc>
          <w:tcPr>
            <w:tcW w:w="628" w:type="dxa"/>
            <w:tcBorders>
              <w:top w:val="nil"/>
              <w:left w:val="nil"/>
              <w:bottom w:val="single" w:sz="4" w:space="0" w:color="auto"/>
              <w:right w:val="nil"/>
            </w:tcBorders>
            <w:shd w:val="clear" w:color="000000" w:fill="DBE7F3"/>
            <w:vAlign w:val="center"/>
            <w:hideMark/>
          </w:tcPr>
          <w:p w14:paraId="1EE50BEE"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29" w:type="dxa"/>
            <w:tcBorders>
              <w:top w:val="nil"/>
              <w:left w:val="nil"/>
              <w:bottom w:val="single" w:sz="4" w:space="0" w:color="auto"/>
              <w:right w:val="nil"/>
            </w:tcBorders>
            <w:shd w:val="clear" w:color="000000" w:fill="DBE7F3"/>
            <w:vAlign w:val="center"/>
            <w:hideMark/>
          </w:tcPr>
          <w:p w14:paraId="540766E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60" w:type="dxa"/>
            <w:tcBorders>
              <w:top w:val="nil"/>
              <w:left w:val="nil"/>
              <w:bottom w:val="single" w:sz="4" w:space="0" w:color="auto"/>
              <w:right w:val="nil"/>
            </w:tcBorders>
            <w:shd w:val="clear" w:color="000000" w:fill="DBE7F3"/>
            <w:vAlign w:val="center"/>
            <w:hideMark/>
          </w:tcPr>
          <w:p w14:paraId="3B0383A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37" w:type="dxa"/>
            <w:tcBorders>
              <w:top w:val="nil"/>
              <w:left w:val="nil"/>
              <w:bottom w:val="single" w:sz="4" w:space="0" w:color="auto"/>
              <w:right w:val="nil"/>
            </w:tcBorders>
            <w:shd w:val="clear" w:color="000000" w:fill="DBE7F3"/>
            <w:vAlign w:val="center"/>
            <w:hideMark/>
          </w:tcPr>
          <w:p w14:paraId="10DEB8C6"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5A06FD" w:rsidRPr="00670B3A" w14:paraId="4CE2D82A" w14:textId="77777777" w:rsidTr="005D6653">
        <w:tc>
          <w:tcPr>
            <w:tcW w:w="2222" w:type="dxa"/>
            <w:tcBorders>
              <w:top w:val="nil"/>
              <w:left w:val="nil"/>
              <w:bottom w:val="single" w:sz="4" w:space="0" w:color="auto"/>
              <w:right w:val="nil"/>
            </w:tcBorders>
            <w:shd w:val="clear" w:color="auto" w:fill="auto"/>
            <w:vAlign w:val="center"/>
            <w:hideMark/>
          </w:tcPr>
          <w:p w14:paraId="384BA2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Little to no hunger</w:t>
            </w:r>
          </w:p>
        </w:tc>
        <w:tc>
          <w:tcPr>
            <w:tcW w:w="892" w:type="dxa"/>
            <w:tcBorders>
              <w:top w:val="nil"/>
              <w:left w:val="nil"/>
              <w:bottom w:val="single" w:sz="4" w:space="0" w:color="auto"/>
              <w:right w:val="nil"/>
            </w:tcBorders>
            <w:shd w:val="clear" w:color="auto" w:fill="auto"/>
            <w:vAlign w:val="center"/>
            <w:hideMark/>
          </w:tcPr>
          <w:p w14:paraId="48AE01C0"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5685F03A"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B5DB3DD"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04CA1A7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58667117"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6D0D771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89E913C"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6368995"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6548EA59"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354A4"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3756B63E" w14:textId="77777777" w:rsidTr="005D6653">
        <w:tc>
          <w:tcPr>
            <w:tcW w:w="2222" w:type="dxa"/>
            <w:tcBorders>
              <w:top w:val="nil"/>
              <w:left w:val="nil"/>
              <w:bottom w:val="single" w:sz="4" w:space="0" w:color="auto"/>
              <w:right w:val="nil"/>
            </w:tcBorders>
            <w:shd w:val="clear" w:color="auto" w:fill="auto"/>
            <w:vAlign w:val="center"/>
            <w:hideMark/>
          </w:tcPr>
          <w:p w14:paraId="358BB320"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892" w:type="dxa"/>
            <w:tcBorders>
              <w:top w:val="nil"/>
              <w:left w:val="nil"/>
              <w:bottom w:val="single" w:sz="4" w:space="0" w:color="auto"/>
              <w:right w:val="nil"/>
            </w:tcBorders>
            <w:shd w:val="clear" w:color="auto" w:fill="auto"/>
            <w:vAlign w:val="center"/>
            <w:hideMark/>
          </w:tcPr>
          <w:p w14:paraId="4B63B3BB"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nil"/>
              <w:left w:val="nil"/>
              <w:bottom w:val="single" w:sz="4" w:space="0" w:color="auto"/>
              <w:right w:val="nil"/>
            </w:tcBorders>
          </w:tcPr>
          <w:p w14:paraId="4AF2F65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hideMark/>
          </w:tcPr>
          <w:p w14:paraId="65E1F0B3"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nil"/>
              <w:left w:val="nil"/>
              <w:bottom w:val="single" w:sz="4" w:space="0" w:color="auto"/>
              <w:right w:val="nil"/>
            </w:tcBorders>
            <w:shd w:val="clear" w:color="auto" w:fill="auto"/>
            <w:vAlign w:val="center"/>
            <w:hideMark/>
          </w:tcPr>
          <w:p w14:paraId="27DBF598"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nil"/>
              <w:left w:val="nil"/>
              <w:bottom w:val="single" w:sz="4" w:space="0" w:color="auto"/>
              <w:right w:val="nil"/>
            </w:tcBorders>
            <w:shd w:val="clear" w:color="auto" w:fill="auto"/>
            <w:vAlign w:val="center"/>
            <w:hideMark/>
          </w:tcPr>
          <w:p w14:paraId="3C6997A5"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nil"/>
              <w:left w:val="nil"/>
              <w:bottom w:val="single" w:sz="4" w:space="0" w:color="auto"/>
              <w:right w:val="nil"/>
            </w:tcBorders>
          </w:tcPr>
          <w:p w14:paraId="39EB5D19"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55F5EDA"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6C691B6"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nil"/>
              <w:left w:val="nil"/>
              <w:bottom w:val="single" w:sz="4" w:space="0" w:color="auto"/>
              <w:right w:val="nil"/>
            </w:tcBorders>
            <w:shd w:val="clear" w:color="auto" w:fill="auto"/>
            <w:vAlign w:val="center"/>
            <w:hideMark/>
          </w:tcPr>
          <w:p w14:paraId="0AD0B5A8"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3D5ACE6" w14:textId="77777777" w:rsidR="008E036F" w:rsidRPr="00670B3A" w:rsidRDefault="008E036F" w:rsidP="008E036F">
            <w:pPr>
              <w:widowControl/>
              <w:spacing w:line="259" w:lineRule="auto"/>
              <w:jc w:val="center"/>
              <w:rPr>
                <w:rFonts w:eastAsia="Times New Roman" w:cs="Times New Roman"/>
                <w:sz w:val="20"/>
                <w:szCs w:val="20"/>
              </w:rPr>
            </w:pPr>
          </w:p>
        </w:tc>
      </w:tr>
      <w:tr w:rsidR="005A06FD" w:rsidRPr="00670B3A" w14:paraId="7847F296" w14:textId="77777777" w:rsidTr="005D6653">
        <w:tc>
          <w:tcPr>
            <w:tcW w:w="2222" w:type="dxa"/>
            <w:tcBorders>
              <w:top w:val="single" w:sz="4" w:space="0" w:color="auto"/>
              <w:left w:val="nil"/>
              <w:bottom w:val="single" w:sz="4" w:space="0" w:color="auto"/>
              <w:right w:val="nil"/>
            </w:tcBorders>
            <w:shd w:val="clear" w:color="auto" w:fill="auto"/>
            <w:vAlign w:val="center"/>
            <w:hideMark/>
          </w:tcPr>
          <w:p w14:paraId="149A3554"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892" w:type="dxa"/>
            <w:tcBorders>
              <w:top w:val="single" w:sz="4" w:space="0" w:color="auto"/>
              <w:left w:val="nil"/>
              <w:bottom w:val="single" w:sz="4" w:space="0" w:color="auto"/>
              <w:right w:val="nil"/>
            </w:tcBorders>
            <w:shd w:val="clear" w:color="auto" w:fill="auto"/>
            <w:vAlign w:val="center"/>
            <w:hideMark/>
          </w:tcPr>
          <w:p w14:paraId="7AFC91F5" w14:textId="77777777" w:rsidR="008E036F" w:rsidRPr="00670B3A" w:rsidRDefault="008E036F" w:rsidP="008E036F">
            <w:pPr>
              <w:widowControl/>
              <w:spacing w:line="259" w:lineRule="auto"/>
              <w:jc w:val="center"/>
              <w:rPr>
                <w:rFonts w:eastAsia="Times New Roman" w:cs="Times New Roman"/>
                <w:sz w:val="20"/>
                <w:szCs w:val="20"/>
              </w:rPr>
            </w:pPr>
          </w:p>
        </w:tc>
        <w:tc>
          <w:tcPr>
            <w:tcW w:w="963" w:type="dxa"/>
            <w:tcBorders>
              <w:top w:val="single" w:sz="4" w:space="0" w:color="auto"/>
              <w:left w:val="nil"/>
              <w:bottom w:val="single" w:sz="4" w:space="0" w:color="auto"/>
              <w:right w:val="nil"/>
            </w:tcBorders>
          </w:tcPr>
          <w:p w14:paraId="467857EB" w14:textId="77777777" w:rsidR="008E036F" w:rsidRPr="00670B3A" w:rsidRDefault="008E036F" w:rsidP="008E036F">
            <w:pPr>
              <w:widowControl/>
              <w:spacing w:line="259" w:lineRule="auto"/>
              <w:jc w:val="center"/>
              <w:rPr>
                <w:rFonts w:eastAsia="Times New Roman" w:cs="Calibri"/>
                <w:sz w:val="20"/>
                <w:szCs w:val="20"/>
              </w:rPr>
            </w:pPr>
          </w:p>
        </w:tc>
        <w:tc>
          <w:tcPr>
            <w:tcW w:w="624" w:type="dxa"/>
            <w:tcBorders>
              <w:top w:val="single" w:sz="4" w:space="0" w:color="auto"/>
              <w:left w:val="nil"/>
              <w:bottom w:val="single" w:sz="4" w:space="0" w:color="auto"/>
              <w:right w:val="nil"/>
            </w:tcBorders>
            <w:shd w:val="clear" w:color="auto" w:fill="auto"/>
            <w:vAlign w:val="center"/>
            <w:hideMark/>
          </w:tcPr>
          <w:p w14:paraId="11D1AC37" w14:textId="77777777" w:rsidR="008E036F" w:rsidRPr="00670B3A" w:rsidRDefault="008E036F" w:rsidP="008E036F">
            <w:pPr>
              <w:widowControl/>
              <w:spacing w:line="259" w:lineRule="auto"/>
              <w:jc w:val="center"/>
              <w:rPr>
                <w:rFonts w:eastAsia="Times New Roman" w:cs="Calibri"/>
                <w:sz w:val="20"/>
                <w:szCs w:val="20"/>
              </w:rPr>
            </w:pPr>
          </w:p>
        </w:tc>
        <w:tc>
          <w:tcPr>
            <w:tcW w:w="182" w:type="dxa"/>
            <w:tcBorders>
              <w:top w:val="single" w:sz="4" w:space="0" w:color="auto"/>
              <w:left w:val="nil"/>
              <w:bottom w:val="single" w:sz="4" w:space="0" w:color="auto"/>
              <w:right w:val="nil"/>
            </w:tcBorders>
            <w:shd w:val="clear" w:color="auto" w:fill="auto"/>
            <w:vAlign w:val="center"/>
            <w:hideMark/>
          </w:tcPr>
          <w:p w14:paraId="33C8654A" w14:textId="77777777" w:rsidR="008E036F" w:rsidRPr="00670B3A" w:rsidRDefault="008E036F" w:rsidP="008E036F">
            <w:pPr>
              <w:widowControl/>
              <w:spacing w:line="259" w:lineRule="auto"/>
              <w:jc w:val="center"/>
              <w:rPr>
                <w:rFonts w:eastAsia="Times New Roman" w:cs="Calibri"/>
                <w:sz w:val="20"/>
                <w:szCs w:val="20"/>
              </w:rPr>
            </w:pPr>
          </w:p>
        </w:tc>
        <w:tc>
          <w:tcPr>
            <w:tcW w:w="898" w:type="dxa"/>
            <w:tcBorders>
              <w:top w:val="single" w:sz="4" w:space="0" w:color="auto"/>
              <w:left w:val="nil"/>
              <w:bottom w:val="single" w:sz="4" w:space="0" w:color="auto"/>
              <w:right w:val="nil"/>
            </w:tcBorders>
            <w:shd w:val="clear" w:color="auto" w:fill="auto"/>
            <w:vAlign w:val="center"/>
            <w:hideMark/>
          </w:tcPr>
          <w:p w14:paraId="29E2A146" w14:textId="77777777" w:rsidR="008E036F" w:rsidRPr="00670B3A" w:rsidRDefault="008E036F" w:rsidP="008E036F">
            <w:pPr>
              <w:widowControl/>
              <w:spacing w:line="259" w:lineRule="auto"/>
              <w:jc w:val="center"/>
              <w:rPr>
                <w:rFonts w:eastAsia="Times New Roman" w:cs="Times New Roman"/>
                <w:sz w:val="20"/>
                <w:szCs w:val="20"/>
              </w:rPr>
            </w:pPr>
          </w:p>
        </w:tc>
        <w:tc>
          <w:tcPr>
            <w:tcW w:w="925" w:type="dxa"/>
            <w:tcBorders>
              <w:top w:val="single" w:sz="4" w:space="0" w:color="auto"/>
              <w:left w:val="nil"/>
              <w:bottom w:val="single" w:sz="4" w:space="0" w:color="auto"/>
              <w:right w:val="nil"/>
            </w:tcBorders>
          </w:tcPr>
          <w:p w14:paraId="7651C8A7" w14:textId="77777777" w:rsidR="008E036F" w:rsidRPr="00670B3A" w:rsidRDefault="008E036F" w:rsidP="008E036F">
            <w:pPr>
              <w:widowControl/>
              <w:spacing w:line="259" w:lineRule="auto"/>
              <w:jc w:val="center"/>
              <w:rPr>
                <w:rFonts w:eastAsia="Times New Roman" w:cs="Times New Roman"/>
                <w:sz w:val="20"/>
                <w:szCs w:val="20"/>
              </w:rPr>
            </w:pPr>
          </w:p>
        </w:tc>
        <w:tc>
          <w:tcPr>
            <w:tcW w:w="628" w:type="dxa"/>
            <w:tcBorders>
              <w:top w:val="single" w:sz="4" w:space="0" w:color="auto"/>
              <w:left w:val="nil"/>
              <w:bottom w:val="single" w:sz="4" w:space="0" w:color="auto"/>
              <w:right w:val="nil"/>
            </w:tcBorders>
            <w:shd w:val="clear" w:color="auto" w:fill="auto"/>
            <w:vAlign w:val="center"/>
            <w:hideMark/>
          </w:tcPr>
          <w:p w14:paraId="3A8BA0C9" w14:textId="77777777" w:rsidR="008E036F" w:rsidRPr="00670B3A" w:rsidRDefault="008E036F" w:rsidP="008E036F">
            <w:pPr>
              <w:widowControl/>
              <w:spacing w:line="259" w:lineRule="auto"/>
              <w:jc w:val="center"/>
              <w:rPr>
                <w:rFonts w:eastAsia="Times New Roman" w:cs="Times New Roman"/>
                <w:sz w:val="20"/>
                <w:szCs w:val="20"/>
              </w:rPr>
            </w:pPr>
          </w:p>
        </w:tc>
        <w:tc>
          <w:tcPr>
            <w:tcW w:w="629" w:type="dxa"/>
            <w:tcBorders>
              <w:top w:val="single" w:sz="4" w:space="0" w:color="auto"/>
              <w:left w:val="nil"/>
              <w:bottom w:val="single" w:sz="4" w:space="0" w:color="auto"/>
              <w:right w:val="nil"/>
            </w:tcBorders>
            <w:shd w:val="clear" w:color="auto" w:fill="auto"/>
            <w:vAlign w:val="center"/>
            <w:hideMark/>
          </w:tcPr>
          <w:p w14:paraId="19A40B13" w14:textId="77777777" w:rsidR="008E036F" w:rsidRPr="00670B3A" w:rsidRDefault="008E036F" w:rsidP="008E036F">
            <w:pPr>
              <w:widowControl/>
              <w:spacing w:line="259" w:lineRule="auto"/>
              <w:jc w:val="center"/>
              <w:rPr>
                <w:rFonts w:eastAsia="Times New Roman" w:cs="Times New Roman"/>
                <w:sz w:val="20"/>
                <w:szCs w:val="20"/>
              </w:rPr>
            </w:pPr>
          </w:p>
        </w:tc>
        <w:tc>
          <w:tcPr>
            <w:tcW w:w="760" w:type="dxa"/>
            <w:tcBorders>
              <w:top w:val="single" w:sz="4" w:space="0" w:color="auto"/>
              <w:left w:val="nil"/>
              <w:bottom w:val="single" w:sz="4" w:space="0" w:color="auto"/>
              <w:right w:val="nil"/>
            </w:tcBorders>
            <w:shd w:val="clear" w:color="auto" w:fill="auto"/>
            <w:vAlign w:val="center"/>
            <w:hideMark/>
          </w:tcPr>
          <w:p w14:paraId="45499964" w14:textId="77777777" w:rsidR="008E036F" w:rsidRPr="00670B3A" w:rsidRDefault="008E036F" w:rsidP="008E036F">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38E61BA" w14:textId="77777777" w:rsidR="008E036F" w:rsidRPr="00670B3A" w:rsidRDefault="008E036F" w:rsidP="008E036F">
            <w:pPr>
              <w:widowControl/>
              <w:spacing w:line="259" w:lineRule="auto"/>
              <w:jc w:val="center"/>
              <w:rPr>
                <w:rFonts w:eastAsia="Times New Roman" w:cs="Times New Roman"/>
                <w:sz w:val="20"/>
                <w:szCs w:val="20"/>
              </w:rPr>
            </w:pPr>
          </w:p>
        </w:tc>
      </w:tr>
    </w:tbl>
    <w:p w14:paraId="53855428" w14:textId="226620CF" w:rsidR="001F7231" w:rsidRPr="006D57C7" w:rsidRDefault="001F7231" w:rsidP="002149AF">
      <w:pPr>
        <w:widowControl/>
        <w:spacing w:line="240" w:lineRule="auto"/>
        <w:ind w:left="90" w:hanging="90"/>
        <w:rPr>
          <w:rFonts w:eastAsia="Times New Roman" w:cs="Calibri"/>
          <w:sz w:val="16"/>
          <w:szCs w:val="16"/>
        </w:rPr>
      </w:pPr>
      <w:commentRangeStart w:id="405"/>
      <w:r w:rsidRPr="006D57C7">
        <w:rPr>
          <w:rFonts w:eastAsia="Times New Roman" w:cs="Calibri"/>
          <w:sz w:val="16"/>
          <w:szCs w:val="16"/>
        </w:rPr>
        <w:t>^ Results not statistically reliable, n&lt;30 </w:t>
      </w:r>
      <w:commentRangeEnd w:id="405"/>
      <w:r w:rsidR="004E33EB">
        <w:rPr>
          <w:rStyle w:val="CommentReference"/>
        </w:rPr>
        <w:commentReference w:id="405"/>
      </w:r>
    </w:p>
    <w:p w14:paraId="3CFA5793" w14:textId="405B48AF" w:rsidR="001F7231" w:rsidRPr="006D57C7" w:rsidRDefault="001F7231" w:rsidP="002149AF">
      <w:pPr>
        <w:widowControl/>
        <w:spacing w:line="240" w:lineRule="auto"/>
        <w:ind w:left="90" w:hanging="90"/>
        <w:rPr>
          <w:rFonts w:eastAsia="Times New Roman" w:cs="Calibri"/>
          <w:sz w:val="16"/>
          <w:szCs w:val="16"/>
        </w:rPr>
      </w:pPr>
      <w:proofErr w:type="spellStart"/>
      <w:r w:rsidRPr="006D57C7">
        <w:rPr>
          <w:rFonts w:eastAsia="Times New Roman" w:cs="Calibri"/>
          <w:sz w:val="16"/>
          <w:szCs w:val="16"/>
          <w:vertAlign w:val="superscript"/>
        </w:rPr>
        <w:lastRenderedPageBreak/>
        <w:t>a</w:t>
      </w:r>
      <w:proofErr w:type="spellEnd"/>
      <w:r w:rsidRPr="006D57C7">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6AFE8275" w14:textId="6A509F32"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b</w:t>
      </w:r>
      <w:r w:rsidRPr="006D57C7">
        <w:rPr>
          <w:rFonts w:eastAsia="Times New Roman" w:cs="Calibri"/>
          <w:sz w:val="16"/>
          <w:szCs w:val="16"/>
        </w:rPr>
        <w:t xml:space="preserve"> Significance tests were performed to determi</w:t>
      </w:r>
      <w:r w:rsidR="00044AFF">
        <w:rPr>
          <w:rFonts w:eastAsia="Times New Roman" w:cs="Calibri"/>
          <w:sz w:val="16"/>
          <w:szCs w:val="16"/>
        </w:rPr>
        <w:t>ne whether</w:t>
      </w:r>
      <w:r w:rsidRPr="006D57C7">
        <w:rPr>
          <w:rFonts w:eastAsia="Times New Roman" w:cs="Calibri"/>
          <w:sz w:val="16"/>
          <w:szCs w:val="16"/>
        </w:rPr>
        <w:t xml:space="preserve"> a difference exists between the baseline and endline estimates. </w:t>
      </w:r>
    </w:p>
    <w:p w14:paraId="40DFBD76" w14:textId="77777777" w:rsidR="001F7231" w:rsidRPr="006D57C7" w:rsidRDefault="001F7231" w:rsidP="002149AF">
      <w:pPr>
        <w:widowControl/>
        <w:spacing w:line="240" w:lineRule="auto"/>
        <w:ind w:left="90" w:hanging="90"/>
        <w:rPr>
          <w:rFonts w:eastAsia="Times New Roman" w:cs="Calibri"/>
          <w:sz w:val="16"/>
          <w:szCs w:val="16"/>
        </w:rPr>
      </w:pPr>
      <w:r w:rsidRPr="006D57C7">
        <w:rPr>
          <w:rFonts w:eastAsia="Times New Roman" w:cs="Calibri"/>
          <w:sz w:val="16"/>
          <w:szCs w:val="16"/>
          <w:vertAlign w:val="superscript"/>
        </w:rPr>
        <w:t>c</w:t>
      </w:r>
      <w:r w:rsidRPr="006D57C7">
        <w:rPr>
          <w:rFonts w:eastAsia="Times New Roman" w:cs="Calibri"/>
          <w:sz w:val="16"/>
          <w:szCs w:val="16"/>
        </w:rPr>
        <w:t xml:space="preserve"> Differences found to be statistically significant are indicated by level: * p&lt;0.05, ** p&lt;0.01, *** p&lt;0.001.</w:t>
      </w:r>
    </w:p>
    <w:p w14:paraId="1A8E3F83" w14:textId="77777777" w:rsidR="00044AFF" w:rsidRDefault="001F7231" w:rsidP="00E05C87">
      <w:pPr>
        <w:widowControl/>
        <w:spacing w:line="240" w:lineRule="auto"/>
        <w:rPr>
          <w:rFonts w:eastAsia="Times New Roman" w:cs="Calibri"/>
          <w:sz w:val="16"/>
          <w:szCs w:val="16"/>
        </w:rPr>
      </w:pPr>
      <w:r w:rsidRPr="006D57C7">
        <w:rPr>
          <w:rFonts w:eastAsia="Times New Roman" w:cs="Calibri"/>
          <w:sz w:val="16"/>
          <w:szCs w:val="16"/>
        </w:rPr>
        <w:t xml:space="preserve">Notes: </w:t>
      </w:r>
      <w:r w:rsidRPr="006D57C7">
        <w:rPr>
          <w:rFonts w:eastAsia="Times New Roman" w:cs="Calibri"/>
          <w:sz w:val="16"/>
          <w:szCs w:val="16"/>
        </w:rPr>
        <w:br/>
      </w:r>
      <w:r w:rsidR="00044AFF" w:rsidRPr="00044AFF">
        <w:rPr>
          <w:rFonts w:eastAsia="Times New Roman" w:cs="Calibri"/>
          <w:sz w:val="16"/>
          <w:szCs w:val="16"/>
        </w:rPr>
        <w:t xml:space="preserve">Estimates are sample-weighted; numbers of observations are unweighted. </w:t>
      </w:r>
    </w:p>
    <w:p w14:paraId="6649BF4C" w14:textId="6B42D614"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6EFCAC42" w14:textId="77777777" w:rsidR="003A37E0" w:rsidRDefault="001F7231" w:rsidP="00E05C87">
      <w:pPr>
        <w:pStyle w:val="TF-TblFN"/>
        <w:spacing w:before="0"/>
        <w:ind w:left="0" w:firstLine="0"/>
        <w:rPr>
          <w:rFonts w:cs="Calibri"/>
          <w:szCs w:val="16"/>
        </w:rPr>
      </w:pPr>
      <w:r w:rsidRPr="006D57C7">
        <w:rPr>
          <w:rFonts w:cs="Calibri"/>
          <w:szCs w:val="16"/>
        </w:rPr>
        <w:t>The depth of poverty, or poverty gap, is the average consumption shortfall multiplied by the prevalence of poverty using the national extreme poverty threshold.</w:t>
      </w:r>
    </w:p>
    <w:p w14:paraId="4ADA017C" w14:textId="24FBE7E9" w:rsidR="002149AF" w:rsidRPr="003A37E0" w:rsidRDefault="002149AF" w:rsidP="00E05C87">
      <w:pPr>
        <w:pStyle w:val="TF-TblFN"/>
        <w:spacing w:before="0"/>
        <w:ind w:left="0" w:firstLine="0"/>
      </w:pPr>
      <w:r w:rsidRPr="002149AF">
        <w:rPr>
          <w:rFonts w:cs="Calibri"/>
          <w:szCs w:val="16"/>
        </w:rPr>
        <w:t>The depth of poverty was calculated by first subtracting the per capita daily consumption expenditure in local currency units (LCU) for the year and month of the ZOI Survey of each household in the sam</w:t>
      </w:r>
      <w:r w:rsidR="00E37887">
        <w:rPr>
          <w:rFonts w:cs="Calibri"/>
          <w:szCs w:val="16"/>
        </w:rPr>
        <w:t>ple from the national extreme p</w:t>
      </w:r>
      <w:r w:rsidRPr="002149AF">
        <w:rPr>
          <w:rFonts w:cs="Calibri"/>
          <w:szCs w:val="16"/>
        </w:rPr>
        <w:t>overty line in LCU for the year and month of the ZOI Survey, with the resulting difference set to zero for all non-poor households. The figure was then divided by the national extreme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p>
    <w:p w14:paraId="2528B067" w14:textId="293BEB31" w:rsidR="007C5859" w:rsidRDefault="001F7231"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1F7231">
        <w:rPr>
          <w:rFonts w:eastAsia="Times New Roman" w:cs="Calibri"/>
          <w:sz w:val="16"/>
          <w:szCs w:val="16"/>
        </w:rPr>
        <w:t>]; Feed the Future [</w:t>
      </w:r>
      <w:r w:rsidRPr="00757754">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1F7231">
        <w:rPr>
          <w:rFonts w:eastAsia="Times New Roman" w:cs="Calibri"/>
          <w:sz w:val="16"/>
          <w:szCs w:val="16"/>
        </w:rPr>
        <w:t>]; [</w:t>
      </w:r>
      <w:r w:rsidRPr="00757754">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52FCAEFC" w14:textId="1565C38B" w:rsidR="002149AF" w:rsidRPr="00757754" w:rsidRDefault="002149AF" w:rsidP="00E05C87">
      <w:pPr>
        <w:pStyle w:val="BodyText"/>
      </w:pPr>
      <w:r w:rsidRPr="00757754">
        <w:rPr>
          <w:b/>
          <w:color w:val="94A545"/>
        </w:rPr>
        <w:t xml:space="preserve">Average consumption shortfall of the poor. </w:t>
      </w:r>
      <w:r w:rsidRPr="00757754">
        <w:rPr>
          <w:highlight w:val="yellow"/>
        </w:rPr>
        <w:t>[Describe the results presented in Table 4.</w:t>
      </w:r>
      <w:r w:rsidR="000852B7">
        <w:rPr>
          <w:highlight w:val="yellow"/>
        </w:rPr>
        <w:t>2.5</w:t>
      </w:r>
      <w:r w:rsidRPr="00757754">
        <w:rPr>
          <w:highlight w:val="yellow"/>
        </w:rPr>
        <w:t>. Interpret the results in relation to the results presented in Table 4.2.3.]</w:t>
      </w:r>
    </w:p>
    <w:p w14:paraId="708BE2EB" w14:textId="56AB7B3E" w:rsidR="000133B3" w:rsidRDefault="000133B3" w:rsidP="000133B3">
      <w:pPr>
        <w:pStyle w:val="Tabletitle"/>
        <w:keepLines/>
        <w:spacing w:before="240"/>
        <w:contextualSpacing/>
        <w:outlineLvl w:val="3"/>
      </w:pPr>
      <w:bookmarkStart w:id="406" w:name="_Toc50719178"/>
      <w:r>
        <w:t>Table 4.</w:t>
      </w:r>
      <w:r w:rsidR="000852B7">
        <w:t>2.6</w:t>
      </w:r>
      <w:r w:rsidRPr="0043156F">
        <w:t>: Comparison of Average Consumption Shortfall of the Poor at the National Extreme Threshold of [</w:t>
      </w:r>
      <w:r w:rsidRPr="00A65542">
        <w:rPr>
          <w:highlight w:val="yellow"/>
        </w:rPr>
        <w:t>Threshold</w:t>
      </w:r>
      <w:r w:rsidRPr="0043156F">
        <w:t>]</w:t>
      </w:r>
      <w:r w:rsidR="000B37BD">
        <w:t xml:space="preserve"> in the </w:t>
      </w:r>
      <w:r w:rsidR="00160DC3">
        <w:t>Phase One</w:t>
      </w:r>
      <w:r w:rsidR="007F25EC">
        <w:t xml:space="preserve"> ZOI</w:t>
      </w:r>
      <w:r w:rsidRPr="0043156F">
        <w:t xml:space="preserve">, in Total and by Selected Household Characteristics, Feed the Future </w:t>
      </w:r>
      <w:r w:rsidR="00160DC3">
        <w:t>Phase One</w:t>
      </w:r>
      <w:r w:rsidRPr="0043156F">
        <w:t xml:space="preserve"> Baseline and Endline ZOI Surveys</w:t>
      </w:r>
      <w:bookmarkEnd w:id="406"/>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E05C87" w14:paraId="03CC9E60" w14:textId="77777777" w:rsidTr="00E05C87">
        <w:tc>
          <w:tcPr>
            <w:tcW w:w="1380" w:type="pct"/>
            <w:tcBorders>
              <w:top w:val="single" w:sz="4" w:space="0" w:color="auto"/>
              <w:left w:val="nil"/>
              <w:bottom w:val="nil"/>
              <w:right w:val="nil"/>
            </w:tcBorders>
            <w:shd w:val="clear" w:color="000000" w:fill="387990"/>
            <w:noWrap/>
            <w:vAlign w:val="bottom"/>
            <w:hideMark/>
          </w:tcPr>
          <w:p w14:paraId="004CE85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23B40B83"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Baseline </w:t>
            </w:r>
          </w:p>
          <w:p w14:paraId="2179D98D" w14:textId="41062486"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5A9BB370"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F435B2D" w14:textId="77777777" w:rsidR="00842D33"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xml:space="preserve">Endline </w:t>
            </w:r>
          </w:p>
          <w:p w14:paraId="223FC746" w14:textId="4D2A6A78"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([Year(s)])</w:t>
            </w:r>
          </w:p>
        </w:tc>
      </w:tr>
      <w:tr w:rsidR="00521306" w:rsidRPr="00E05C87" w14:paraId="4A73FFA5" w14:textId="77777777" w:rsidTr="00E05C87">
        <w:tc>
          <w:tcPr>
            <w:tcW w:w="1380" w:type="pct"/>
            <w:tcBorders>
              <w:top w:val="nil"/>
              <w:left w:val="nil"/>
              <w:bottom w:val="nil"/>
              <w:right w:val="nil"/>
            </w:tcBorders>
            <w:shd w:val="clear" w:color="000000" w:fill="387990"/>
            <w:noWrap/>
            <w:vAlign w:val="bottom"/>
            <w:hideMark/>
          </w:tcPr>
          <w:p w14:paraId="5BE48976" w14:textId="77777777" w:rsidR="00521306" w:rsidRPr="00E05C87" w:rsidRDefault="00521306" w:rsidP="00E05C87">
            <w:pPr>
              <w:widowControl/>
              <w:spacing w:line="259" w:lineRule="auto"/>
              <w:rPr>
                <w:rFonts w:eastAsia="Times New Roman" w:cs="Times New Roman"/>
                <w:b/>
                <w:bCs/>
                <w:color w:val="FFFFFF"/>
                <w:sz w:val="20"/>
                <w:szCs w:val="20"/>
              </w:rPr>
            </w:pPr>
            <w:r w:rsidRPr="00E05C87">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697A63BC" w14:textId="2FEA0E24" w:rsidR="00521306" w:rsidRPr="00E05C87" w:rsidRDefault="00124F67"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FA0F69">
              <w:rPr>
                <w:rFonts w:eastAsia="Times New Roman" w:cs="Times New Roman"/>
                <w:b/>
                <w:bCs/>
                <w:color w:val="FFFFFF"/>
                <w:sz w:val="20"/>
                <w:szCs w:val="20"/>
              </w:rPr>
              <w:t xml:space="preserve">Year </w:t>
            </w:r>
            <w:r>
              <w:rPr>
                <w:rFonts w:eastAsia="Times New Roman" w:cs="Times New Roman"/>
                <w:b/>
                <w:bCs/>
                <w:color w:val="FFFFFF"/>
                <w:sz w:val="20"/>
                <w:szCs w:val="20"/>
              </w:rPr>
              <w:t>LCU</w:t>
            </w:r>
            <w:r w:rsidR="00FA0F69">
              <w:rPr>
                <w:rFonts w:eastAsia="Times New Roman" w:cs="Times New Roman"/>
                <w:b/>
                <w:bCs/>
                <w:color w:val="FFFFFF"/>
                <w:sz w:val="20"/>
                <w:szCs w:val="20"/>
              </w:rPr>
              <w:t>]</w:t>
            </w:r>
          </w:p>
        </w:tc>
        <w:tc>
          <w:tcPr>
            <w:tcW w:w="626" w:type="pct"/>
            <w:tcBorders>
              <w:top w:val="nil"/>
              <w:left w:val="nil"/>
              <w:bottom w:val="nil"/>
              <w:right w:val="nil"/>
            </w:tcBorders>
            <w:shd w:val="clear" w:color="000000" w:fill="387990"/>
            <w:vAlign w:val="bottom"/>
            <w:hideMark/>
          </w:tcPr>
          <w:p w14:paraId="17510468" w14:textId="3DA5BDD4"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w:t>
            </w:r>
            <w:proofErr w:type="gramStart"/>
            <w:r w:rsidR="00521306" w:rsidRPr="00E05C87">
              <w:rPr>
                <w:rFonts w:eastAsia="Times New Roman" w:cs="Times New Roman"/>
                <w:b/>
                <w:bCs/>
                <w:color w:val="FFFFFF"/>
                <w:sz w:val="20"/>
                <w:szCs w:val="20"/>
              </w:rPr>
              <w:t>of</w:t>
            </w:r>
            <w:proofErr w:type="gramEnd"/>
            <w:r w:rsidR="00521306" w:rsidRPr="00E05C87">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1A22CCD8"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441943C0" w14:textId="77777777" w:rsidR="00521306" w:rsidRPr="00E05C87" w:rsidRDefault="00521306" w:rsidP="00E05C87">
            <w:pPr>
              <w:widowControl/>
              <w:spacing w:line="259" w:lineRule="auto"/>
              <w:jc w:val="center"/>
              <w:rPr>
                <w:rFonts w:eastAsia="Times New Roman" w:cs="Times New Roman"/>
                <w:b/>
                <w:bCs/>
                <w:color w:val="FFFFFF"/>
                <w:sz w:val="20"/>
                <w:szCs w:val="20"/>
              </w:rPr>
            </w:pPr>
            <w:r w:rsidRPr="00E05C87">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1848E8F4" w14:textId="57E2A626" w:rsidR="00521306" w:rsidRPr="00E05C87" w:rsidRDefault="00FA0F6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401DA811" w14:textId="5E062ACF" w:rsidR="00521306" w:rsidRPr="00E05C87" w:rsidRDefault="00757FC9" w:rsidP="00E05C87">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E05C87">
              <w:rPr>
                <w:rFonts w:eastAsia="Times New Roman" w:cs="Times New Roman"/>
                <w:b/>
                <w:bCs/>
                <w:color w:val="FFFFFF"/>
                <w:sz w:val="20"/>
                <w:szCs w:val="20"/>
              </w:rPr>
              <w:t xml:space="preserve"> </w:t>
            </w:r>
            <w:proofErr w:type="gramStart"/>
            <w:r w:rsidR="00521306" w:rsidRPr="00E05C87">
              <w:rPr>
                <w:rFonts w:eastAsia="Times New Roman" w:cs="Times New Roman"/>
                <w:b/>
                <w:bCs/>
                <w:color w:val="FFFFFF"/>
                <w:sz w:val="20"/>
                <w:szCs w:val="20"/>
              </w:rPr>
              <w:t>of</w:t>
            </w:r>
            <w:proofErr w:type="gramEnd"/>
            <w:r w:rsidR="00521306" w:rsidRPr="00E05C87">
              <w:rPr>
                <w:rFonts w:eastAsia="Times New Roman" w:cs="Times New Roman"/>
                <w:b/>
                <w:bCs/>
                <w:color w:val="FFFFFF"/>
                <w:sz w:val="20"/>
                <w:szCs w:val="20"/>
              </w:rPr>
              <w:t xml:space="preserve"> poverty line</w:t>
            </w:r>
          </w:p>
        </w:tc>
        <w:tc>
          <w:tcPr>
            <w:tcW w:w="310" w:type="pct"/>
            <w:tcBorders>
              <w:top w:val="nil"/>
              <w:left w:val="nil"/>
              <w:bottom w:val="nil"/>
              <w:right w:val="nil"/>
            </w:tcBorders>
            <w:shd w:val="clear" w:color="000000" w:fill="387990"/>
            <w:vAlign w:val="bottom"/>
            <w:hideMark/>
          </w:tcPr>
          <w:p w14:paraId="4CC55C55" w14:textId="77777777" w:rsidR="00521306" w:rsidRPr="00E05C87" w:rsidRDefault="00521306" w:rsidP="00E05C87">
            <w:pPr>
              <w:widowControl/>
              <w:spacing w:line="259" w:lineRule="auto"/>
              <w:jc w:val="center"/>
              <w:rPr>
                <w:rFonts w:eastAsia="Times New Roman" w:cs="Times New Roman"/>
                <w:b/>
                <w:bCs/>
                <w:color w:val="FFFFFF"/>
                <w:sz w:val="20"/>
                <w:szCs w:val="20"/>
              </w:rPr>
            </w:pPr>
            <w:proofErr w:type="spellStart"/>
            <w:r w:rsidRPr="00E05C87">
              <w:rPr>
                <w:rFonts w:eastAsia="Times New Roman" w:cs="Times New Roman"/>
                <w:b/>
                <w:bCs/>
                <w:color w:val="FFFFFF"/>
                <w:sz w:val="20"/>
                <w:szCs w:val="20"/>
              </w:rPr>
              <w:t>n</w:t>
            </w:r>
            <w:r w:rsidRPr="00E05C87">
              <w:rPr>
                <w:rFonts w:eastAsia="Times New Roman" w:cs="Times New Roman"/>
                <w:b/>
                <w:bCs/>
                <w:color w:val="FFFFFF"/>
                <w:sz w:val="20"/>
                <w:szCs w:val="20"/>
                <w:vertAlign w:val="superscript"/>
              </w:rPr>
              <w:t>a</w:t>
            </w:r>
            <w:proofErr w:type="spellEnd"/>
          </w:p>
        </w:tc>
      </w:tr>
      <w:tr w:rsidR="00521306" w:rsidRPr="00E05C87" w14:paraId="3DA7E31F" w14:textId="77777777" w:rsidTr="00E05C87">
        <w:tc>
          <w:tcPr>
            <w:tcW w:w="1380" w:type="pct"/>
            <w:tcBorders>
              <w:top w:val="single" w:sz="4" w:space="0" w:color="auto"/>
              <w:left w:val="nil"/>
              <w:bottom w:val="single" w:sz="4" w:space="0" w:color="auto"/>
              <w:right w:val="nil"/>
            </w:tcBorders>
            <w:shd w:val="clear" w:color="auto" w:fill="auto"/>
            <w:noWrap/>
            <w:vAlign w:val="center"/>
            <w:hideMark/>
          </w:tcPr>
          <w:p w14:paraId="5F2343D1" w14:textId="77777777" w:rsidR="00521306" w:rsidRPr="00E05C87" w:rsidRDefault="00521306" w:rsidP="00E05C87">
            <w:pPr>
              <w:widowControl/>
              <w:spacing w:line="259" w:lineRule="auto"/>
              <w:rPr>
                <w:rFonts w:eastAsia="Times New Roman" w:cs="Times New Roman"/>
                <w:b/>
                <w:bCs/>
                <w:sz w:val="20"/>
                <w:szCs w:val="20"/>
              </w:rPr>
            </w:pPr>
            <w:r w:rsidRPr="00E05C87">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6ED91D3" w14:textId="0D93752B" w:rsidR="00521306" w:rsidRPr="00E05C87" w:rsidRDefault="00521306" w:rsidP="00E05C87">
            <w:pPr>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430030E1" w14:textId="6D02BAD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796010C9" w14:textId="1CC71AE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7570E22E" w14:textId="1D60FF4B" w:rsidR="00521306" w:rsidRPr="00E05C87" w:rsidRDefault="00521306" w:rsidP="00E05C87">
            <w:pPr>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06A205F6" w14:textId="2D2EAA20" w:rsidR="00521306" w:rsidRPr="00E05C87" w:rsidRDefault="00521306" w:rsidP="00E05C87">
            <w:pPr>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10CB5C9A" w14:textId="72416B35" w:rsidR="00521306" w:rsidRPr="00E05C87" w:rsidRDefault="00521306" w:rsidP="00E05C87">
            <w:pPr>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64AC3631" w14:textId="52BACB6F" w:rsidR="00521306" w:rsidRPr="00E05C87" w:rsidRDefault="00521306" w:rsidP="00E05C87">
            <w:pPr>
              <w:widowControl/>
              <w:spacing w:line="259" w:lineRule="auto"/>
              <w:jc w:val="center"/>
              <w:rPr>
                <w:rFonts w:eastAsia="Times New Roman" w:cs="Times New Roman"/>
                <w:bCs/>
                <w:sz w:val="20"/>
                <w:szCs w:val="20"/>
              </w:rPr>
            </w:pPr>
          </w:p>
        </w:tc>
      </w:tr>
      <w:tr w:rsidR="00521306" w:rsidRPr="00E05C87" w14:paraId="5E8A60E8" w14:textId="77777777" w:rsidTr="00E05C87">
        <w:tc>
          <w:tcPr>
            <w:tcW w:w="2151" w:type="pct"/>
            <w:gridSpan w:val="2"/>
            <w:tcBorders>
              <w:top w:val="single" w:sz="4" w:space="0" w:color="auto"/>
              <w:left w:val="nil"/>
              <w:bottom w:val="single" w:sz="4" w:space="0" w:color="auto"/>
              <w:right w:val="nil"/>
            </w:tcBorders>
            <w:shd w:val="clear" w:color="000000" w:fill="DBE7F3"/>
            <w:noWrap/>
            <w:vAlign w:val="center"/>
            <w:hideMark/>
          </w:tcPr>
          <w:p w14:paraId="6CC0F69F"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41C2343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5259DE9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5CBD6B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69CDFD6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1E7F07A0"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0A54493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342841EE" w14:textId="77777777" w:rsidTr="00E05C87">
        <w:tc>
          <w:tcPr>
            <w:tcW w:w="1380" w:type="pct"/>
            <w:tcBorders>
              <w:top w:val="nil"/>
              <w:left w:val="nil"/>
              <w:bottom w:val="single" w:sz="4" w:space="0" w:color="auto"/>
              <w:right w:val="nil"/>
            </w:tcBorders>
            <w:shd w:val="clear" w:color="auto" w:fill="auto"/>
            <w:vAlign w:val="center"/>
            <w:hideMark/>
          </w:tcPr>
          <w:p w14:paraId="7DB483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112633A0" w14:textId="631B52D7"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1973E7F" w14:textId="2A45E31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245388C" w14:textId="5624B84D"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497255B" w14:textId="59BF337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4580F8E0" w14:textId="17275A98"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D87F3D" w14:textId="5BCB295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F964D82" w14:textId="1BFD202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138A25F7" w14:textId="77777777" w:rsidTr="00E05C87">
        <w:tc>
          <w:tcPr>
            <w:tcW w:w="1380" w:type="pct"/>
            <w:tcBorders>
              <w:top w:val="nil"/>
              <w:left w:val="nil"/>
              <w:bottom w:val="single" w:sz="4" w:space="0" w:color="auto"/>
              <w:right w:val="nil"/>
            </w:tcBorders>
            <w:shd w:val="clear" w:color="auto" w:fill="auto"/>
            <w:vAlign w:val="center"/>
            <w:hideMark/>
          </w:tcPr>
          <w:p w14:paraId="077608C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3C62EF" w14:textId="58C7718D"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5AC4915" w14:textId="765C11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7C97CD" w14:textId="45298E6A"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4FD85FE6" w14:textId="66494B2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E3DEE2" w14:textId="24D4FE6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52EA6642" w14:textId="1A31344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561C9DF" w14:textId="6CAE4BD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56183C66" w14:textId="77777777" w:rsidTr="00E05C87">
        <w:tc>
          <w:tcPr>
            <w:tcW w:w="1380" w:type="pct"/>
            <w:tcBorders>
              <w:top w:val="nil"/>
              <w:left w:val="nil"/>
              <w:bottom w:val="single" w:sz="4" w:space="0" w:color="auto"/>
              <w:right w:val="nil"/>
            </w:tcBorders>
            <w:shd w:val="clear" w:color="auto" w:fill="auto"/>
            <w:vAlign w:val="center"/>
            <w:hideMark/>
          </w:tcPr>
          <w:p w14:paraId="35DF1FD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4BD45969" w14:textId="75A194EE"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C76EBBC" w14:textId="52DB7674"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93E55EC" w14:textId="485C340E"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7733BA5" w14:textId="1445D6DA"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AC3D48D" w14:textId="565033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5BDF420" w14:textId="5DE3DC1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34B2D5D" w14:textId="097E4608"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4BC5C07F" w14:textId="77777777" w:rsidTr="00E05C87">
        <w:tc>
          <w:tcPr>
            <w:tcW w:w="1380" w:type="pct"/>
            <w:tcBorders>
              <w:top w:val="nil"/>
              <w:left w:val="nil"/>
              <w:bottom w:val="single" w:sz="4" w:space="0" w:color="auto"/>
              <w:right w:val="nil"/>
            </w:tcBorders>
            <w:shd w:val="clear" w:color="auto" w:fill="auto"/>
            <w:vAlign w:val="center"/>
            <w:hideMark/>
          </w:tcPr>
          <w:p w14:paraId="7AD1F94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645626E3" w14:textId="4C5149D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81EAE8D" w14:textId="6589B782"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C1B3A21" w14:textId="6F51D53C"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B91D4D6" w14:textId="316E44ED"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9EEF36" w14:textId="6E5701C0"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04B9973" w14:textId="1AEB11C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F4A9868" w14:textId="47167A14"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8A2687E" w14:textId="77777777" w:rsidTr="00E05C87">
        <w:tc>
          <w:tcPr>
            <w:tcW w:w="2778" w:type="pct"/>
            <w:gridSpan w:val="3"/>
            <w:tcBorders>
              <w:top w:val="single" w:sz="4" w:space="0" w:color="auto"/>
              <w:left w:val="nil"/>
              <w:bottom w:val="single" w:sz="4" w:space="0" w:color="auto"/>
              <w:right w:val="nil"/>
            </w:tcBorders>
            <w:shd w:val="clear" w:color="000000" w:fill="DBE7F3"/>
            <w:noWrap/>
            <w:vAlign w:val="center"/>
            <w:hideMark/>
          </w:tcPr>
          <w:p w14:paraId="7C76A57E"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6EB7DF69"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1F02BD1A"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471D4EF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4A6AF5E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468842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0116218C" w14:textId="77777777" w:rsidTr="00E05C87">
        <w:tc>
          <w:tcPr>
            <w:tcW w:w="1380" w:type="pct"/>
            <w:tcBorders>
              <w:top w:val="nil"/>
              <w:left w:val="nil"/>
              <w:bottom w:val="single" w:sz="4" w:space="0" w:color="auto"/>
              <w:right w:val="nil"/>
            </w:tcBorders>
            <w:shd w:val="clear" w:color="auto" w:fill="auto"/>
            <w:noWrap/>
            <w:vAlign w:val="center"/>
            <w:hideMark/>
          </w:tcPr>
          <w:p w14:paraId="498F769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1FC4C636" w14:textId="4456293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5AF4D32B" w14:textId="38789FB7"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D55F262" w14:textId="0693FCC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5408AAB" w14:textId="7656560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149FB4" w14:textId="6930548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A3FB793" w14:textId="7E27287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724D8F" w14:textId="3F4929C3"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00ACB1" w14:textId="77777777" w:rsidTr="00E05C87">
        <w:tc>
          <w:tcPr>
            <w:tcW w:w="1380" w:type="pct"/>
            <w:tcBorders>
              <w:top w:val="nil"/>
              <w:left w:val="nil"/>
              <w:bottom w:val="single" w:sz="4" w:space="0" w:color="auto"/>
              <w:right w:val="nil"/>
            </w:tcBorders>
            <w:shd w:val="clear" w:color="auto" w:fill="auto"/>
            <w:noWrap/>
            <w:vAlign w:val="center"/>
            <w:hideMark/>
          </w:tcPr>
          <w:p w14:paraId="4911ACFC"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46261112" w14:textId="74D3FC7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D69B675" w14:textId="0389979C"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B8974F5" w14:textId="5089F3A5"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358954D" w14:textId="5754CEB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8646A95" w14:textId="6B8B312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F59DE80" w14:textId="55E96382"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B99E74" w14:textId="759B50D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6D4FC1C" w14:textId="77777777" w:rsidTr="00E05C87">
        <w:tc>
          <w:tcPr>
            <w:tcW w:w="1380" w:type="pct"/>
            <w:tcBorders>
              <w:top w:val="nil"/>
              <w:left w:val="nil"/>
              <w:bottom w:val="single" w:sz="4" w:space="0" w:color="auto"/>
              <w:right w:val="nil"/>
            </w:tcBorders>
            <w:shd w:val="clear" w:color="auto" w:fill="auto"/>
            <w:noWrap/>
            <w:vAlign w:val="center"/>
            <w:hideMark/>
          </w:tcPr>
          <w:p w14:paraId="4DEDF98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D89F021" w14:textId="6279F192"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FCDFE26" w14:textId="7B354C5F"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C9BE1AE" w14:textId="46BFCCA7"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D9D04" w14:textId="471AEB2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ED5CE5" w14:textId="6EBAF6E6"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811B11B" w14:textId="159ED250"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9C43292" w14:textId="08F70B2D"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0F8C49EB" w14:textId="77777777" w:rsidTr="00E05C87">
        <w:tc>
          <w:tcPr>
            <w:tcW w:w="1380" w:type="pct"/>
            <w:tcBorders>
              <w:top w:val="nil"/>
              <w:left w:val="nil"/>
              <w:bottom w:val="single" w:sz="4" w:space="0" w:color="auto"/>
              <w:right w:val="nil"/>
            </w:tcBorders>
            <w:shd w:val="clear" w:color="auto" w:fill="auto"/>
            <w:noWrap/>
            <w:vAlign w:val="center"/>
            <w:hideMark/>
          </w:tcPr>
          <w:p w14:paraId="53D87551"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321998A4" w14:textId="08747519"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B019ADB" w14:textId="76BCF8F3"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279E7DC8" w14:textId="4AA77D4F"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64C1A4E" w14:textId="167F236E"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099E21A" w14:textId="267F03B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A83C907" w14:textId="71BF15CA"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CC3D341" w14:textId="4AB3E60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2F93BBD6" w14:textId="77777777" w:rsidTr="00E05C87">
        <w:tc>
          <w:tcPr>
            <w:tcW w:w="1380" w:type="pct"/>
            <w:tcBorders>
              <w:top w:val="nil"/>
              <w:left w:val="nil"/>
              <w:bottom w:val="single" w:sz="4" w:space="0" w:color="auto"/>
              <w:right w:val="nil"/>
            </w:tcBorders>
            <w:shd w:val="clear" w:color="auto" w:fill="auto"/>
            <w:noWrap/>
            <w:vAlign w:val="center"/>
            <w:hideMark/>
          </w:tcPr>
          <w:p w14:paraId="13FC8607"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59AE8339" w14:textId="728DBB1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16ED02E4" w14:textId="424E716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1D94AEDC" w14:textId="5661BB42"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C04F314" w14:textId="7E59C550"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EE3935" w14:textId="54F3954F"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1215724F" w14:textId="1FB3CC4C"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CF022F" w14:textId="4FB135DB"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3E862C84" w14:textId="77777777" w:rsidTr="00E05C87">
        <w:tc>
          <w:tcPr>
            <w:tcW w:w="1380" w:type="pct"/>
            <w:tcBorders>
              <w:top w:val="nil"/>
              <w:left w:val="nil"/>
              <w:bottom w:val="single" w:sz="4" w:space="0" w:color="auto"/>
              <w:right w:val="nil"/>
            </w:tcBorders>
            <w:shd w:val="clear" w:color="000000" w:fill="DBE7F3"/>
            <w:vAlign w:val="center"/>
            <w:hideMark/>
          </w:tcPr>
          <w:p w14:paraId="5199D6C2"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15D0BE66"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04251471"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D8DEE2C"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8F6CD85"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F3768B7"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6BB928EB"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3963A38D" w14:textId="77777777" w:rsidR="00521306" w:rsidRPr="00E05C87" w:rsidRDefault="00521306" w:rsidP="00E05C87">
            <w:pPr>
              <w:widowControl/>
              <w:spacing w:line="259" w:lineRule="auto"/>
              <w:rPr>
                <w:rFonts w:eastAsia="Times New Roman" w:cs="Times New Roman"/>
                <w:b/>
                <w:bCs/>
                <w:color w:val="auto"/>
                <w:sz w:val="20"/>
                <w:szCs w:val="20"/>
              </w:rPr>
            </w:pPr>
            <w:r w:rsidRPr="00E05C87">
              <w:rPr>
                <w:rFonts w:eastAsia="Times New Roman" w:cs="Times New Roman"/>
                <w:b/>
                <w:bCs/>
                <w:color w:val="auto"/>
                <w:sz w:val="20"/>
                <w:szCs w:val="20"/>
              </w:rPr>
              <w:t> </w:t>
            </w:r>
          </w:p>
        </w:tc>
      </w:tr>
      <w:tr w:rsidR="00521306" w:rsidRPr="00E05C87" w14:paraId="4F28E28C" w14:textId="77777777" w:rsidTr="00E05C87">
        <w:tc>
          <w:tcPr>
            <w:tcW w:w="1380" w:type="pct"/>
            <w:tcBorders>
              <w:top w:val="nil"/>
              <w:left w:val="nil"/>
              <w:bottom w:val="single" w:sz="4" w:space="0" w:color="auto"/>
              <w:right w:val="nil"/>
            </w:tcBorders>
            <w:shd w:val="clear" w:color="auto" w:fill="auto"/>
            <w:vAlign w:val="center"/>
            <w:hideMark/>
          </w:tcPr>
          <w:p w14:paraId="3C66AB0E"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49BD0F87" w14:textId="5C6BFFE1"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50986E8" w14:textId="3644351A"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9895C75" w14:textId="71B60288"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ACB6D0" w14:textId="6E8BFE4F"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DEE403F" w14:textId="0BA813EA"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823A64D" w14:textId="4A10AB2F"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AAFA3BA" w14:textId="7C84063C"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74F2F8CA" w14:textId="77777777" w:rsidTr="00E05C87">
        <w:tc>
          <w:tcPr>
            <w:tcW w:w="1380" w:type="pct"/>
            <w:tcBorders>
              <w:top w:val="nil"/>
              <w:left w:val="nil"/>
              <w:bottom w:val="single" w:sz="4" w:space="0" w:color="auto"/>
              <w:right w:val="nil"/>
            </w:tcBorders>
            <w:shd w:val="clear" w:color="auto" w:fill="auto"/>
            <w:vAlign w:val="center"/>
            <w:hideMark/>
          </w:tcPr>
          <w:p w14:paraId="6E87F5BD"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EB4E8A" w14:textId="6FF015AB"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E310024" w14:textId="687C3449"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8DF303C" w14:textId="7FEEB566"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4A2863" w14:textId="03B204F1"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8FC5FD1" w14:textId="5F7440D4"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4F4A686" w14:textId="09E7F676"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8A53519" w14:textId="22E6C07F" w:rsidR="00521306" w:rsidRPr="00E05C87" w:rsidRDefault="00521306" w:rsidP="00E05C87">
            <w:pPr>
              <w:widowControl/>
              <w:spacing w:line="259" w:lineRule="auto"/>
              <w:jc w:val="center"/>
              <w:rPr>
                <w:rFonts w:eastAsia="Times New Roman" w:cs="Times New Roman"/>
                <w:sz w:val="20"/>
                <w:szCs w:val="20"/>
              </w:rPr>
            </w:pPr>
          </w:p>
        </w:tc>
      </w:tr>
      <w:tr w:rsidR="00521306" w:rsidRPr="00E05C87" w14:paraId="6D64837F" w14:textId="77777777" w:rsidTr="00E05C87">
        <w:tc>
          <w:tcPr>
            <w:tcW w:w="1380" w:type="pct"/>
            <w:tcBorders>
              <w:top w:val="nil"/>
              <w:left w:val="nil"/>
              <w:bottom w:val="single" w:sz="4" w:space="0" w:color="auto"/>
              <w:right w:val="nil"/>
            </w:tcBorders>
            <w:shd w:val="clear" w:color="auto" w:fill="auto"/>
            <w:vAlign w:val="center"/>
            <w:hideMark/>
          </w:tcPr>
          <w:p w14:paraId="283F4F33" w14:textId="77777777" w:rsidR="00521306" w:rsidRPr="00E05C87" w:rsidRDefault="00521306" w:rsidP="00E05C87">
            <w:pPr>
              <w:widowControl/>
              <w:spacing w:line="259" w:lineRule="auto"/>
              <w:ind w:firstLineChars="100" w:firstLine="200"/>
              <w:rPr>
                <w:rFonts w:eastAsia="Times New Roman" w:cs="Times New Roman"/>
                <w:sz w:val="20"/>
                <w:szCs w:val="20"/>
              </w:rPr>
            </w:pPr>
            <w:r w:rsidRPr="00E05C87">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1FCE2E12" w14:textId="09738163" w:rsidR="00521306" w:rsidRPr="00E05C87" w:rsidRDefault="00521306" w:rsidP="00E05C87">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CA3A83" w14:textId="2F375DC0" w:rsidR="00521306" w:rsidRPr="00E05C87" w:rsidRDefault="00521306" w:rsidP="00E05C87">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033827D" w14:textId="7A145DB9" w:rsidR="00521306" w:rsidRPr="00E05C87" w:rsidRDefault="00521306" w:rsidP="00E05C87">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1321D984" w14:textId="7A5C6D47" w:rsidR="00521306" w:rsidRPr="00E05C87" w:rsidRDefault="00521306" w:rsidP="00E05C87">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4A26A35" w14:textId="46D92C5C" w:rsidR="00521306" w:rsidRPr="00E05C87" w:rsidRDefault="00521306" w:rsidP="00E05C87">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35D13125" w14:textId="1487B119" w:rsidR="00521306" w:rsidRPr="00E05C87" w:rsidRDefault="00521306" w:rsidP="00E05C87">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5733A1" w14:textId="34A1C03C" w:rsidR="00521306" w:rsidRPr="00E05C87" w:rsidRDefault="00521306" w:rsidP="00E05C87">
            <w:pPr>
              <w:widowControl/>
              <w:spacing w:line="259" w:lineRule="auto"/>
              <w:jc w:val="center"/>
              <w:rPr>
                <w:rFonts w:eastAsia="Times New Roman" w:cs="Times New Roman"/>
                <w:sz w:val="20"/>
                <w:szCs w:val="20"/>
              </w:rPr>
            </w:pPr>
          </w:p>
        </w:tc>
      </w:tr>
    </w:tbl>
    <w:p w14:paraId="47A0A3AF" w14:textId="4CA756FA" w:rsidR="000133B3" w:rsidRPr="00D41C05" w:rsidRDefault="000133B3" w:rsidP="002149AF">
      <w:pPr>
        <w:widowControl/>
        <w:spacing w:line="240" w:lineRule="auto"/>
        <w:ind w:left="90" w:hanging="90"/>
        <w:rPr>
          <w:rFonts w:eastAsia="Times New Roman" w:cs="Calibri"/>
          <w:sz w:val="16"/>
          <w:szCs w:val="16"/>
        </w:rPr>
      </w:pPr>
      <w:commentRangeStart w:id="407"/>
      <w:r w:rsidRPr="00D41C05">
        <w:rPr>
          <w:rFonts w:eastAsia="Times New Roman" w:cs="Calibri"/>
          <w:sz w:val="16"/>
          <w:szCs w:val="16"/>
        </w:rPr>
        <w:t>^ Results not statistically reliable, n&lt;30  </w:t>
      </w:r>
      <w:commentRangeEnd w:id="407"/>
      <w:r w:rsidR="004E33EB">
        <w:rPr>
          <w:rStyle w:val="CommentReference"/>
        </w:rPr>
        <w:commentReference w:id="407"/>
      </w:r>
    </w:p>
    <w:p w14:paraId="78B43D99" w14:textId="5ABA3DB5" w:rsidR="000133B3" w:rsidRPr="00D41C05" w:rsidRDefault="000133B3" w:rsidP="002149AF">
      <w:pPr>
        <w:widowControl/>
        <w:spacing w:line="240" w:lineRule="auto"/>
        <w:ind w:left="90" w:hanging="90"/>
        <w:rPr>
          <w:rFonts w:eastAsia="Times New Roman" w:cs="Calibri"/>
          <w:sz w:val="16"/>
          <w:szCs w:val="16"/>
        </w:rPr>
      </w:pPr>
      <w:proofErr w:type="spellStart"/>
      <w:r w:rsidRPr="00D41C05">
        <w:rPr>
          <w:rFonts w:eastAsia="Times New Roman" w:cs="Calibri"/>
          <w:sz w:val="16"/>
          <w:szCs w:val="16"/>
          <w:vertAlign w:val="superscript"/>
        </w:rPr>
        <w:t>a</w:t>
      </w:r>
      <w:proofErr w:type="spellEnd"/>
      <w:r w:rsidRPr="00D41C05">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90390B">
        <w:rPr>
          <w:rFonts w:eastAsia="Times New Roman" w:cs="Calibri"/>
          <w:sz w:val="16"/>
          <w:szCs w:val="16"/>
        </w:rPr>
        <w:t>“</w:t>
      </w:r>
      <w:r w:rsidR="00044AFF" w:rsidRPr="00044AFF">
        <w:rPr>
          <w:rFonts w:eastAsia="Times New Roman" w:cs="Calibri"/>
          <w:sz w:val="16"/>
          <w:szCs w:val="16"/>
        </w:rPr>
        <w:t>n</w:t>
      </w:r>
      <w:r w:rsidR="0090390B">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3A6AF36" w14:textId="1397E7E8" w:rsidR="003A37E0" w:rsidRDefault="000133B3" w:rsidP="002149AF">
      <w:pPr>
        <w:widowControl/>
        <w:spacing w:line="240" w:lineRule="auto"/>
        <w:ind w:left="90" w:hanging="90"/>
        <w:rPr>
          <w:rFonts w:eastAsia="Times New Roman" w:cs="Calibri"/>
          <w:sz w:val="16"/>
          <w:szCs w:val="16"/>
        </w:rPr>
      </w:pPr>
      <w:r w:rsidRPr="00D41C05">
        <w:rPr>
          <w:rFonts w:eastAsia="Times New Roman" w:cs="Calibri"/>
          <w:sz w:val="16"/>
          <w:szCs w:val="16"/>
        </w:rPr>
        <w:t xml:space="preserve">Notes: </w:t>
      </w:r>
    </w:p>
    <w:p w14:paraId="7E88266B" w14:textId="44B30A80" w:rsidR="00044AFF" w:rsidRDefault="00044AFF" w:rsidP="00E05C87">
      <w:pPr>
        <w:widowControl/>
        <w:spacing w:line="240" w:lineRule="auto"/>
        <w:rPr>
          <w:rFonts w:eastAsia="Times New Roman" w:cs="Calibri"/>
          <w:sz w:val="16"/>
          <w:szCs w:val="16"/>
        </w:rPr>
      </w:pPr>
      <w:r w:rsidRPr="00044AFF">
        <w:rPr>
          <w:rFonts w:eastAsia="Times New Roman" w:cs="Calibri"/>
          <w:sz w:val="16"/>
          <w:szCs w:val="16"/>
        </w:rPr>
        <w:t xml:space="preserve">Estimates are sample-weighted; numbers of observations are unweighted. </w:t>
      </w:r>
    </w:p>
    <w:p w14:paraId="707CAE20" w14:textId="7E1BA50A" w:rsidR="003A37E0" w:rsidRDefault="002B19D5" w:rsidP="00E05C87">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3E7D2F8E" w14:textId="052A298A" w:rsidR="00521306" w:rsidRPr="00D41C05" w:rsidRDefault="00521306" w:rsidP="00E05C87">
      <w:pPr>
        <w:widowControl/>
        <w:spacing w:line="240" w:lineRule="auto"/>
        <w:rPr>
          <w:rFonts w:eastAsia="Times New Roman" w:cs="Calibri"/>
          <w:sz w:val="16"/>
          <w:szCs w:val="16"/>
        </w:rPr>
      </w:pPr>
      <w:r w:rsidRPr="00D41C05">
        <w:rPr>
          <w:rFonts w:eastAsia="Times New Roman" w:cs="Calibri"/>
          <w:sz w:val="16"/>
          <w:szCs w:val="16"/>
        </w:rPr>
        <w:lastRenderedPageBreak/>
        <w:t>Significance test</w:t>
      </w:r>
      <w:r>
        <w:rPr>
          <w:rFonts w:eastAsia="Times New Roman" w:cs="Calibri"/>
          <w:sz w:val="16"/>
          <w:szCs w:val="16"/>
        </w:rPr>
        <w:t>s were performed to determine whether</w:t>
      </w:r>
      <w:r w:rsidRPr="00D41C05">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D41C05">
        <w:rPr>
          <w:rFonts w:eastAsia="Times New Roman" w:cs="Calibri"/>
          <w:sz w:val="16"/>
          <w:szCs w:val="16"/>
        </w:rPr>
        <w:t>Differences found to be statistically significant are indicated by level: * p&lt;0.05, ** p&lt;0.01, *** p&lt;0.001.</w:t>
      </w:r>
    </w:p>
    <w:p w14:paraId="25656277" w14:textId="77777777" w:rsidR="003A37E0" w:rsidRDefault="000133B3" w:rsidP="00E05C87">
      <w:pPr>
        <w:widowControl/>
        <w:spacing w:line="240" w:lineRule="auto"/>
        <w:rPr>
          <w:rFonts w:eastAsia="Times New Roman" w:cs="Calibri"/>
          <w:sz w:val="16"/>
          <w:szCs w:val="16"/>
        </w:rPr>
      </w:pPr>
      <w:r w:rsidRPr="00D41C05">
        <w:rPr>
          <w:rFonts w:eastAsia="Times New Roman" w:cs="Calibri"/>
          <w:sz w:val="16"/>
          <w:szCs w:val="16"/>
        </w:rPr>
        <w:t>The average consumption shortfall of the poor is the average amount below the national extreme poverty threshold of a person in poverty. This value is estimated only among individuals living in households that fall below the national extreme poverty threshold.</w:t>
      </w:r>
    </w:p>
    <w:p w14:paraId="2F01C923" w14:textId="1213CD45" w:rsidR="002149AF" w:rsidRPr="002149AF" w:rsidRDefault="002149AF" w:rsidP="00E05C87">
      <w:pPr>
        <w:widowControl/>
        <w:spacing w:line="240" w:lineRule="auto"/>
        <w:rPr>
          <w:rFonts w:eastAsia="Times New Roman" w:cs="Calibri"/>
          <w:sz w:val="16"/>
          <w:szCs w:val="16"/>
        </w:rPr>
      </w:pPr>
      <w:r w:rsidRPr="002149AF">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2149AF">
        <w:rPr>
          <w:rFonts w:eastAsia="Times New Roman" w:cs="Calibri"/>
          <w:sz w:val="16"/>
          <w:szCs w:val="16"/>
        </w:rPr>
        <w:t>CPI</w:t>
      </w:r>
      <w:r w:rsidR="009C2687">
        <w:rPr>
          <w:rFonts w:eastAsia="Times New Roman" w:cs="Calibri"/>
          <w:sz w:val="16"/>
          <w:szCs w:val="16"/>
        </w:rPr>
        <w:t>)</w:t>
      </w:r>
      <w:r w:rsidRPr="002149AF">
        <w:rPr>
          <w:rFonts w:eastAsia="Times New Roman" w:cs="Calibri"/>
          <w:sz w:val="16"/>
          <w:szCs w:val="16"/>
        </w:rPr>
        <w:t xml:space="preserve"> LCU and the CPI for the year and month of the ZOI Survey LCU, where survey month and year CPI LCU=</w:t>
      </w:r>
      <w:r w:rsidR="00157ECE" w:rsidRPr="00E37887">
        <w:rPr>
          <w:rFonts w:cs="Calibri"/>
          <w:sz w:val="16"/>
          <w:szCs w:val="16"/>
        </w:rPr>
        <w:t>[</w:t>
      </w:r>
      <w:r w:rsidR="00054F8E" w:rsidRPr="00054F8E">
        <w:rPr>
          <w:rFonts w:cs="Calibri"/>
          <w:sz w:val="16"/>
          <w:szCs w:val="16"/>
          <w:highlight w:val="yellow"/>
        </w:rPr>
        <w:t>XX</w:t>
      </w:r>
      <w:r w:rsidR="00157ECE" w:rsidRPr="00E37887">
        <w:rPr>
          <w:rFonts w:cs="Calibri"/>
          <w:sz w:val="16"/>
          <w:szCs w:val="16"/>
        </w:rPr>
        <w:t>]</w:t>
      </w:r>
      <w:r w:rsidRPr="002149AF">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2149AF">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253CCCDF" w14:textId="295A2AEE" w:rsidR="000133B3" w:rsidRPr="00D41C05" w:rsidRDefault="002149AF" w:rsidP="00E05C87">
      <w:pPr>
        <w:widowControl/>
        <w:spacing w:line="240" w:lineRule="auto"/>
        <w:rPr>
          <w:rFonts w:eastAsia="Times New Roman" w:cs="Calibri"/>
          <w:sz w:val="16"/>
          <w:szCs w:val="16"/>
        </w:rPr>
      </w:pPr>
      <w:r w:rsidRPr="002149AF">
        <w:rPr>
          <w:rFonts w:eastAsia="Times New Roman" w:cs="Calibri"/>
          <w:sz w:val="16"/>
          <w:szCs w:val="16"/>
        </w:rPr>
        <w:t>The average consumption shortfall of the poor, expressed as a percentage of the poverty line, was calculated by first subtracting the per capita daily consumption expenditure in</w:t>
      </w:r>
      <w:r w:rsidR="00B45E8C">
        <w:rPr>
          <w:rFonts w:eastAsia="Times New Roman" w:cs="Calibri"/>
          <w:sz w:val="16"/>
          <w:szCs w:val="16"/>
        </w:rPr>
        <w:t xml:space="preserve"> </w:t>
      </w:r>
      <w:r w:rsidRPr="002149AF">
        <w:rPr>
          <w:rFonts w:eastAsia="Times New Roman" w:cs="Calibri"/>
          <w:sz w:val="16"/>
          <w:szCs w:val="16"/>
        </w:rPr>
        <w:t>LCU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r w:rsidRPr="002149AF" w:rsidDel="002149AF">
        <w:rPr>
          <w:rFonts w:eastAsia="Times New Roman" w:cs="Calibri"/>
          <w:sz w:val="16"/>
          <w:szCs w:val="16"/>
          <w:highlight w:val="yellow"/>
        </w:rPr>
        <w:t xml:space="preserve"> </w:t>
      </w:r>
    </w:p>
    <w:p w14:paraId="6CC955F9" w14:textId="602C6DB1" w:rsidR="002149AF" w:rsidRDefault="002149AF" w:rsidP="00E05C87">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extreme poverty threshold, such as the National Statistics Office</w:t>
      </w:r>
      <w:r w:rsidRPr="001F7231">
        <w:rPr>
          <w:rFonts w:eastAsia="Times New Roman" w:cs="Calibri"/>
          <w:sz w:val="16"/>
          <w:szCs w:val="16"/>
        </w:rPr>
        <w:t>]</w:t>
      </w:r>
    </w:p>
    <w:p w14:paraId="3B640304" w14:textId="54C69596" w:rsidR="00BC0F95" w:rsidRPr="006979D0" w:rsidRDefault="0020779D" w:rsidP="00E05C87">
      <w:pPr>
        <w:pStyle w:val="Heading3"/>
        <w:ind w:left="2160" w:hanging="706"/>
      </w:pPr>
      <w:bookmarkStart w:id="408" w:name="_Toc22897205"/>
      <w:bookmarkStart w:id="409" w:name="_Toc50719312"/>
      <w:r>
        <w:t>4.</w:t>
      </w:r>
      <w:r w:rsidR="000852B7">
        <w:t>2.3</w:t>
      </w:r>
      <w:r w:rsidR="00100A3F">
        <w:tab/>
      </w:r>
      <w:r w:rsidR="00BC0F95" w:rsidRPr="006979D0">
        <w:t xml:space="preserve">The </w:t>
      </w:r>
      <w:r w:rsidR="002E0A0C" w:rsidRPr="006979D0">
        <w:t>national poverty threshold</w:t>
      </w:r>
      <w:bookmarkEnd w:id="408"/>
      <w:bookmarkEnd w:id="409"/>
    </w:p>
    <w:p w14:paraId="2BA3DB34" w14:textId="6DA536C4" w:rsidR="00B444D1" w:rsidRDefault="00B444D1" w:rsidP="00E05C87">
      <w:pPr>
        <w:pStyle w:val="BodyText"/>
      </w:pPr>
      <w:r>
        <w:t xml:space="preserve">The tables in </w:t>
      </w:r>
      <w:r w:rsidR="00B45E8C">
        <w:t>this section</w:t>
      </w:r>
      <w:r>
        <w:t xml:space="preserve"> </w:t>
      </w:r>
      <w:r w:rsidR="000B37BD">
        <w:t>present</w:t>
      </w:r>
      <w:r>
        <w:t xml:space="preserve"> </w:t>
      </w:r>
      <w:r w:rsidRPr="00DF4DE5">
        <w:t xml:space="preserve">poverty estimates </w:t>
      </w:r>
      <w:r>
        <w:t xml:space="preserve">in the </w:t>
      </w:r>
      <w:r w:rsidR="00160DC3">
        <w:rPr>
          <w:szCs w:val="22"/>
        </w:rPr>
        <w:t>Phase One</w:t>
      </w:r>
      <w:r w:rsidR="007F25EC">
        <w:rPr>
          <w:szCs w:val="22"/>
        </w:rPr>
        <w:t xml:space="preserve"> ZOI</w:t>
      </w:r>
      <w:r>
        <w:t xml:space="preserve"> </w:t>
      </w:r>
      <w:r w:rsidRPr="00DF4DE5">
        <w:t>at the</w:t>
      </w:r>
      <w:r>
        <w:t xml:space="preserve"> national poverty </w:t>
      </w:r>
      <w:r w:rsidRPr="00DF4DE5">
        <w:t>threshold</w:t>
      </w:r>
      <w:r>
        <w:t xml:space="preserve"> ([</w:t>
      </w:r>
      <w:r w:rsidRPr="00DF4DE5">
        <w:rPr>
          <w:highlight w:val="yellow"/>
        </w:rPr>
        <w:t xml:space="preserve">national </w:t>
      </w:r>
      <w:r>
        <w:rPr>
          <w:highlight w:val="yellow"/>
        </w:rPr>
        <w:t>poverty threshold</w:t>
      </w:r>
      <w:r>
        <w:t>])</w:t>
      </w:r>
      <w:r w:rsidR="000B37BD">
        <w:t xml:space="preserve">, comparing estimates at </w:t>
      </w:r>
      <w:r>
        <w:t xml:space="preserve">baseline and </w:t>
      </w:r>
      <w:r w:rsidR="000B37BD">
        <w:t xml:space="preserve">at </w:t>
      </w:r>
      <w:r>
        <w:t xml:space="preserve">endline. </w:t>
      </w:r>
      <w:r>
        <w:rPr>
          <w:b/>
          <w:bCs/>
        </w:rPr>
        <w:t>Table 4.</w:t>
      </w:r>
      <w:r w:rsidR="000852B7">
        <w:rPr>
          <w:b/>
          <w:bCs/>
        </w:rPr>
        <w:t>2.7</w:t>
      </w:r>
      <w:r>
        <w:rPr>
          <w:b/>
          <w:bCs/>
        </w:rPr>
        <w:t xml:space="preserve"> </w:t>
      </w:r>
      <w:r>
        <w:t>presents t</w:t>
      </w:r>
      <w:r w:rsidRPr="00DF4DE5">
        <w:t>he prevalence of poverty</w:t>
      </w:r>
      <w:r w:rsidR="00B45E8C">
        <w:t>,</w:t>
      </w:r>
      <w:r w:rsidRPr="00DF4DE5">
        <w:t xml:space="preserve"> </w:t>
      </w:r>
      <w:r>
        <w:rPr>
          <w:b/>
          <w:bCs/>
        </w:rPr>
        <w:t>Table 4.2</w:t>
      </w:r>
      <w:r w:rsidR="000852B7">
        <w:rPr>
          <w:b/>
          <w:bCs/>
        </w:rPr>
        <w:t>.8</w:t>
      </w:r>
      <w:r>
        <w:rPr>
          <w:b/>
          <w:bCs/>
        </w:rPr>
        <w:t xml:space="preserve"> </w:t>
      </w:r>
      <w:r>
        <w:t>presents t</w:t>
      </w:r>
      <w:r w:rsidRPr="00DF4DE5">
        <w:t xml:space="preserve">he </w:t>
      </w:r>
      <w:r>
        <w:t>depth</w:t>
      </w:r>
      <w:r w:rsidRPr="00DF4DE5">
        <w:t xml:space="preserve"> of poverty</w:t>
      </w:r>
      <w:r w:rsidR="00B45E8C">
        <w:t>,</w:t>
      </w:r>
      <w:r>
        <w:t xml:space="preserve"> and </w:t>
      </w:r>
      <w:r>
        <w:rPr>
          <w:b/>
          <w:bCs/>
        </w:rPr>
        <w:t>Table 4.</w:t>
      </w:r>
      <w:r w:rsidR="000852B7">
        <w:rPr>
          <w:b/>
          <w:bCs/>
        </w:rPr>
        <w:t>2.9</w:t>
      </w:r>
      <w:r>
        <w:rPr>
          <w:b/>
          <w:bCs/>
        </w:rPr>
        <w:t xml:space="preserve"> </w:t>
      </w:r>
      <w:r>
        <w:t>presents the average consumption shortfall of the poor.</w:t>
      </w:r>
      <w:r w:rsidR="005F613E">
        <w:rPr>
          <w:rStyle w:val="FootnoteReference"/>
        </w:rPr>
        <w:footnoteReference w:id="19"/>
      </w:r>
      <w:r>
        <w:t xml:space="preserve"> </w:t>
      </w:r>
      <w:r w:rsidRPr="00DF4DE5">
        <w:t>Similar to the table</w:t>
      </w:r>
      <w:r>
        <w:t>s in Sections 4.2.1 and 4.2.2</w:t>
      </w:r>
      <w:r w:rsidRPr="00DF4DE5">
        <w:t>, th</w:t>
      </w:r>
      <w:r>
        <w:t>e</w:t>
      </w:r>
      <w:r w:rsidRPr="00DF4DE5">
        <w:t>s</w:t>
      </w:r>
      <w:r>
        <w:t>e</w:t>
      </w:r>
      <w:r w:rsidRPr="00DF4DE5">
        <w:t xml:space="preserve"> table</w:t>
      </w:r>
      <w:r>
        <w:t>s</w:t>
      </w:r>
      <w:r w:rsidRPr="00DF4DE5">
        <w:t xml:space="preserve"> present poverty estimates for all households in the </w:t>
      </w:r>
      <w:r w:rsidR="00160DC3">
        <w:rPr>
          <w:szCs w:val="22"/>
        </w:rPr>
        <w:t>Phase One</w:t>
      </w:r>
      <w:r w:rsidR="007F25EC">
        <w:rPr>
          <w:szCs w:val="22"/>
        </w:rPr>
        <w:t xml:space="preserve"> ZOI</w:t>
      </w:r>
      <w:r w:rsidRPr="00DF4DE5">
        <w:t>, as well as disaggregated by gendered household type, house</w:t>
      </w:r>
      <w:r>
        <w:t>hold educational attainment, and household hunger</w:t>
      </w:r>
      <w:r w:rsidRPr="00DF4DE5">
        <w:t>.</w:t>
      </w:r>
    </w:p>
    <w:p w14:paraId="49B90233" w14:textId="6029D22F" w:rsidR="00BC0F95" w:rsidRDefault="00B444D1" w:rsidP="00E05C87">
      <w:pPr>
        <w:pStyle w:val="BodyText"/>
        <w:rPr>
          <w:b/>
          <w:bCs/>
        </w:rPr>
      </w:pPr>
      <w:r>
        <w:rPr>
          <w:b/>
          <w:color w:val="94A545"/>
        </w:rPr>
        <w:t>Prevalence of poverty</w:t>
      </w:r>
      <w:r w:rsidRPr="00CB3A6A">
        <w:rPr>
          <w:b/>
          <w:color w:val="94A545"/>
        </w:rPr>
        <w:t>.</w:t>
      </w:r>
      <w:r w:rsidRPr="00B444D1">
        <w:rPr>
          <w:b/>
          <w:color w:val="94A545"/>
        </w:rPr>
        <w:t xml:space="preserve"> </w:t>
      </w:r>
      <w:r w:rsidRPr="00B444D1">
        <w:rPr>
          <w:highlight w:val="yellow"/>
        </w:rPr>
        <w:t>[Describe the results presented in Table 4.</w:t>
      </w:r>
      <w:r w:rsidR="000852B7">
        <w:rPr>
          <w:highlight w:val="yellow"/>
        </w:rPr>
        <w:t>2.7</w:t>
      </w:r>
      <w:r w:rsidRPr="00B444D1">
        <w:rPr>
          <w:highlight w:val="yellow"/>
        </w:rPr>
        <w:t>. Interpret the results in relation to the results presented in Table 4.2.1 and Table 4.</w:t>
      </w:r>
      <w:r w:rsidR="000852B7">
        <w:rPr>
          <w:highlight w:val="yellow"/>
        </w:rPr>
        <w:t>2.4</w:t>
      </w:r>
      <w:r w:rsidRPr="00B444D1">
        <w:rPr>
          <w:highlight w:val="yellow"/>
        </w:rPr>
        <w:t>.]</w:t>
      </w:r>
      <w:r w:rsidRPr="00B444D1" w:rsidDel="002149AF">
        <w:rPr>
          <w:highlight w:val="yellow"/>
        </w:rPr>
        <w:t xml:space="preserve"> </w:t>
      </w:r>
    </w:p>
    <w:p w14:paraId="599627CE" w14:textId="65DD366E" w:rsidR="00BC0F95" w:rsidRDefault="00143B1A" w:rsidP="00AB051C">
      <w:pPr>
        <w:pStyle w:val="Tabletitle"/>
        <w:keepLines/>
        <w:spacing w:before="240"/>
        <w:contextualSpacing/>
        <w:outlineLvl w:val="3"/>
      </w:pPr>
      <w:bookmarkStart w:id="410" w:name="_Toc415131207"/>
      <w:bookmarkStart w:id="411" w:name="_Toc499553867"/>
      <w:bookmarkStart w:id="412" w:name="_Toc499554305"/>
      <w:bookmarkStart w:id="413" w:name="_Toc499554560"/>
      <w:bookmarkStart w:id="414" w:name="_Toc531870956"/>
      <w:bookmarkStart w:id="415" w:name="_Toc50719179"/>
      <w:r>
        <w:t>Table 4.</w:t>
      </w:r>
      <w:r w:rsidR="000852B7">
        <w:t>2.7</w:t>
      </w:r>
      <w:bookmarkEnd w:id="410"/>
      <w:bookmarkEnd w:id="411"/>
      <w:bookmarkEnd w:id="412"/>
      <w:bookmarkEnd w:id="413"/>
      <w:bookmarkEnd w:id="414"/>
      <w:r w:rsidR="00044AFF" w:rsidRPr="00044AFF">
        <w:t>: Comparison of Prevalence of Poverty at the National Threshold of [</w:t>
      </w:r>
      <w:r w:rsidR="00044AFF" w:rsidRPr="00A65542">
        <w:rPr>
          <w:highlight w:val="yellow"/>
        </w:rPr>
        <w:t>Threshold</w:t>
      </w:r>
      <w:r w:rsidR="00044AFF" w:rsidRPr="00044AFF">
        <w:t>]</w:t>
      </w:r>
      <w:r w:rsidR="000B37BD">
        <w:t xml:space="preserve"> in the </w:t>
      </w:r>
      <w:r w:rsidR="00160DC3">
        <w:t>Phase One</w:t>
      </w:r>
      <w:r w:rsidR="007F25EC">
        <w:t xml:space="preserve"> ZOI</w:t>
      </w:r>
      <w:r w:rsidR="00044AFF" w:rsidRPr="00044AFF">
        <w:t xml:space="preserve">, in Total and by Selected Household Characteristics, Feed the Future </w:t>
      </w:r>
      <w:r w:rsidR="00160DC3">
        <w:t>Phase One</w:t>
      </w:r>
      <w:r w:rsidR="00044AFF" w:rsidRPr="00044AFF">
        <w:t xml:space="preserve"> Baseline and Endline ZOI Surveys</w:t>
      </w:r>
      <w:bookmarkEnd w:id="415"/>
    </w:p>
    <w:tbl>
      <w:tblPr>
        <w:tblW w:w="5000" w:type="pct"/>
        <w:tblLayout w:type="fixed"/>
        <w:tblCellMar>
          <w:left w:w="72" w:type="dxa"/>
          <w:right w:w="72" w:type="dxa"/>
        </w:tblCellMar>
        <w:tblLook w:val="04A0" w:firstRow="1" w:lastRow="0" w:firstColumn="1" w:lastColumn="0" w:noHBand="0" w:noVBand="1"/>
      </w:tblPr>
      <w:tblGrid>
        <w:gridCol w:w="2377"/>
        <w:gridCol w:w="822"/>
        <w:gridCol w:w="929"/>
        <w:gridCol w:w="624"/>
        <w:gridCol w:w="275"/>
        <w:gridCol w:w="730"/>
        <w:gridCol w:w="1005"/>
        <w:gridCol w:w="640"/>
        <w:gridCol w:w="615"/>
        <w:gridCol w:w="791"/>
        <w:gridCol w:w="696"/>
      </w:tblGrid>
      <w:tr w:rsidR="00757FC9" w:rsidRPr="003D3679" w14:paraId="4D243739" w14:textId="77777777" w:rsidTr="00F27E8A">
        <w:trPr>
          <w:tblHeader/>
        </w:trPr>
        <w:tc>
          <w:tcPr>
            <w:tcW w:w="2340" w:type="dxa"/>
            <w:tcBorders>
              <w:top w:val="single" w:sz="4" w:space="0" w:color="auto"/>
              <w:left w:val="nil"/>
              <w:bottom w:val="nil"/>
              <w:right w:val="nil"/>
            </w:tcBorders>
            <w:shd w:val="clear" w:color="000000" w:fill="387990"/>
            <w:noWrap/>
            <w:vAlign w:val="bottom"/>
            <w:hideMark/>
          </w:tcPr>
          <w:p w14:paraId="66BA1C5A"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40" w:type="dxa"/>
            <w:gridSpan w:val="3"/>
            <w:tcBorders>
              <w:top w:val="single" w:sz="4" w:space="0" w:color="auto"/>
              <w:left w:val="nil"/>
              <w:bottom w:val="single" w:sz="4" w:space="0" w:color="FFFFFF"/>
              <w:right w:val="nil"/>
            </w:tcBorders>
            <w:shd w:val="clear" w:color="000000" w:fill="387990"/>
          </w:tcPr>
          <w:p w14:paraId="0CDEA3A8"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Baseline </w:t>
            </w:r>
          </w:p>
          <w:p w14:paraId="54391A4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2DB2031D"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 </w:t>
            </w:r>
          </w:p>
        </w:tc>
        <w:tc>
          <w:tcPr>
            <w:tcW w:w="2339" w:type="dxa"/>
            <w:gridSpan w:val="3"/>
            <w:tcBorders>
              <w:top w:val="single" w:sz="4" w:space="0" w:color="auto"/>
              <w:left w:val="nil"/>
              <w:bottom w:val="single" w:sz="4" w:space="0" w:color="FFFFFF"/>
              <w:right w:val="nil"/>
            </w:tcBorders>
            <w:shd w:val="clear" w:color="000000" w:fill="387990"/>
          </w:tcPr>
          <w:p w14:paraId="212E49E7" w14:textId="77777777" w:rsidR="00757FC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xml:space="preserve">Endline </w:t>
            </w:r>
          </w:p>
          <w:p w14:paraId="07D5D8A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0D428A68" w14:textId="7294101A" w:rsidR="00757FC9" w:rsidRPr="003D3679" w:rsidRDefault="00757FC9" w:rsidP="00757FC9">
            <w:pPr>
              <w:widowControl/>
              <w:spacing w:line="259" w:lineRule="auto"/>
              <w:jc w:val="center"/>
              <w:rPr>
                <w:rFonts w:eastAsia="Times New Roman" w:cs="Calibri"/>
                <w:b/>
                <w:bCs/>
                <w:color w:val="FFFFFF"/>
                <w:sz w:val="20"/>
                <w:szCs w:val="20"/>
              </w:rPr>
            </w:pPr>
          </w:p>
          <w:p w14:paraId="31E4EE7C" w14:textId="4CC46AF5" w:rsidR="00757FC9" w:rsidRPr="003D3679" w:rsidRDefault="00757FC9" w:rsidP="00757FC9">
            <w:pPr>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Diff.</w:t>
            </w:r>
          </w:p>
        </w:tc>
        <w:tc>
          <w:tcPr>
            <w:tcW w:w="779" w:type="dxa"/>
            <w:vMerge w:val="restart"/>
            <w:tcBorders>
              <w:top w:val="single" w:sz="4" w:space="0" w:color="auto"/>
              <w:left w:val="nil"/>
              <w:right w:val="nil"/>
            </w:tcBorders>
            <w:shd w:val="clear" w:color="000000" w:fill="387990"/>
            <w:vAlign w:val="bottom"/>
            <w:hideMark/>
          </w:tcPr>
          <w:p w14:paraId="369DDBE5"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p-</w:t>
            </w:r>
            <w:proofErr w:type="spellStart"/>
            <w:r w:rsidRPr="003D3679">
              <w:rPr>
                <w:rFonts w:eastAsia="Times New Roman" w:cs="Calibri"/>
                <w:b/>
                <w:bCs/>
                <w:color w:val="FFFFFF"/>
                <w:sz w:val="20"/>
                <w:szCs w:val="20"/>
              </w:rPr>
              <w:t>value</w:t>
            </w:r>
            <w:r w:rsidRPr="003D3679">
              <w:rPr>
                <w:rFonts w:eastAsia="Times New Roman" w:cs="Calibri"/>
                <w:b/>
                <w:bCs/>
                <w:color w:val="FFFFFF"/>
                <w:sz w:val="20"/>
                <w:szCs w:val="20"/>
                <w:vertAlign w:val="superscript"/>
              </w:rPr>
              <w:t>b</w:t>
            </w:r>
            <w:proofErr w:type="spellEnd"/>
          </w:p>
        </w:tc>
        <w:tc>
          <w:tcPr>
            <w:tcW w:w="685" w:type="dxa"/>
            <w:vMerge w:val="restart"/>
            <w:tcBorders>
              <w:top w:val="single" w:sz="4" w:space="0" w:color="auto"/>
              <w:left w:val="nil"/>
              <w:right w:val="nil"/>
            </w:tcBorders>
            <w:shd w:val="clear" w:color="000000" w:fill="387990"/>
            <w:vAlign w:val="bottom"/>
            <w:hideMark/>
          </w:tcPr>
          <w:p w14:paraId="6AA9C2EC"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p w14:paraId="6109B9A7" w14:textId="0DA7DB03" w:rsidR="00757FC9" w:rsidRPr="003D3679" w:rsidRDefault="00757FC9" w:rsidP="00757FC9">
            <w:pPr>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Sig.</w:t>
            </w:r>
            <w:r w:rsidRPr="003D3679">
              <w:rPr>
                <w:rFonts w:eastAsia="Times New Roman" w:cs="Calibri"/>
                <w:b/>
                <w:bCs/>
                <w:color w:val="FFFFFF"/>
                <w:sz w:val="20"/>
                <w:szCs w:val="20"/>
                <w:vertAlign w:val="superscript"/>
              </w:rPr>
              <w:t>c</w:t>
            </w:r>
            <w:proofErr w:type="spellEnd"/>
          </w:p>
        </w:tc>
      </w:tr>
      <w:tr w:rsidR="00757FC9" w:rsidRPr="003D3679" w14:paraId="3A230994" w14:textId="77777777" w:rsidTr="00F27E8A">
        <w:trPr>
          <w:tblHeader/>
        </w:trPr>
        <w:tc>
          <w:tcPr>
            <w:tcW w:w="2340" w:type="dxa"/>
            <w:tcBorders>
              <w:top w:val="nil"/>
              <w:left w:val="nil"/>
              <w:bottom w:val="nil"/>
              <w:right w:val="nil"/>
            </w:tcBorders>
            <w:shd w:val="clear" w:color="000000" w:fill="387990"/>
            <w:noWrap/>
            <w:vAlign w:val="bottom"/>
            <w:hideMark/>
          </w:tcPr>
          <w:p w14:paraId="016773B5" w14:textId="77777777" w:rsidR="00757FC9" w:rsidRPr="003D3679" w:rsidRDefault="00757FC9" w:rsidP="00757FC9">
            <w:pPr>
              <w:widowControl/>
              <w:spacing w:line="259" w:lineRule="auto"/>
              <w:rPr>
                <w:rFonts w:eastAsia="Times New Roman" w:cs="Calibri"/>
                <w:b/>
                <w:bCs/>
                <w:color w:val="FFFFFF"/>
                <w:sz w:val="20"/>
                <w:szCs w:val="20"/>
              </w:rPr>
            </w:pPr>
            <w:r w:rsidRPr="003D3679">
              <w:rPr>
                <w:rFonts w:eastAsia="Times New Roman" w:cs="Calibri"/>
                <w:b/>
                <w:bCs/>
                <w:color w:val="FFFFFF"/>
                <w:sz w:val="20"/>
                <w:szCs w:val="20"/>
              </w:rPr>
              <w:t>Characteristic</w:t>
            </w:r>
          </w:p>
        </w:tc>
        <w:tc>
          <w:tcPr>
            <w:tcW w:w="810" w:type="dxa"/>
            <w:tcBorders>
              <w:top w:val="nil"/>
              <w:left w:val="nil"/>
              <w:bottom w:val="nil"/>
              <w:right w:val="nil"/>
            </w:tcBorders>
            <w:shd w:val="clear" w:color="000000" w:fill="387990"/>
            <w:vAlign w:val="bottom"/>
            <w:hideMark/>
          </w:tcPr>
          <w:p w14:paraId="78CE8CBD" w14:textId="37217E11"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p>
        </w:tc>
        <w:tc>
          <w:tcPr>
            <w:tcW w:w="915" w:type="dxa"/>
            <w:tcBorders>
              <w:top w:val="nil"/>
              <w:left w:val="nil"/>
              <w:bottom w:val="nil"/>
              <w:right w:val="nil"/>
            </w:tcBorders>
            <w:shd w:val="clear" w:color="000000" w:fill="387990"/>
          </w:tcPr>
          <w:p w14:paraId="26FA3263"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15" w:type="dxa"/>
            <w:tcBorders>
              <w:top w:val="nil"/>
              <w:left w:val="nil"/>
              <w:bottom w:val="nil"/>
              <w:right w:val="nil"/>
            </w:tcBorders>
            <w:shd w:val="clear" w:color="000000" w:fill="387990"/>
            <w:vAlign w:val="bottom"/>
            <w:hideMark/>
          </w:tcPr>
          <w:p w14:paraId="676BCB6A"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271" w:type="dxa"/>
            <w:tcBorders>
              <w:top w:val="nil"/>
              <w:left w:val="nil"/>
              <w:bottom w:val="nil"/>
              <w:right w:val="nil"/>
            </w:tcBorders>
            <w:shd w:val="clear" w:color="000000" w:fill="387990"/>
            <w:vAlign w:val="bottom"/>
            <w:hideMark/>
          </w:tcPr>
          <w:p w14:paraId="2D679E57" w14:textId="77777777" w:rsidR="00757FC9" w:rsidRPr="003D3679" w:rsidRDefault="00757FC9" w:rsidP="00757FC9">
            <w:pPr>
              <w:widowControl/>
              <w:spacing w:line="259" w:lineRule="auto"/>
              <w:jc w:val="center"/>
              <w:rPr>
                <w:rFonts w:eastAsia="Times New Roman" w:cs="Calibri"/>
                <w:b/>
                <w:bCs/>
                <w:color w:val="FFFFFF"/>
                <w:sz w:val="20"/>
                <w:szCs w:val="20"/>
              </w:rPr>
            </w:pPr>
            <w:r w:rsidRPr="003D3679">
              <w:rPr>
                <w:rFonts w:eastAsia="Times New Roman" w:cs="Calibri"/>
                <w:b/>
                <w:bCs/>
                <w:color w:val="FFFFFF"/>
                <w:sz w:val="20"/>
                <w:szCs w:val="20"/>
              </w:rPr>
              <w:t> </w:t>
            </w:r>
          </w:p>
        </w:tc>
        <w:tc>
          <w:tcPr>
            <w:tcW w:w="719" w:type="dxa"/>
            <w:tcBorders>
              <w:top w:val="nil"/>
              <w:left w:val="nil"/>
              <w:bottom w:val="nil"/>
              <w:right w:val="nil"/>
            </w:tcBorders>
            <w:shd w:val="clear" w:color="000000" w:fill="387990"/>
            <w:vAlign w:val="bottom"/>
            <w:hideMark/>
          </w:tcPr>
          <w:p w14:paraId="7B323A9B" w14:textId="3DA58C6E"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3D3679">
              <w:rPr>
                <w:rFonts w:eastAsia="Times New Roman" w:cs="Calibri"/>
                <w:b/>
                <w:bCs/>
                <w:color w:val="FFFFFF"/>
                <w:sz w:val="20"/>
                <w:szCs w:val="20"/>
              </w:rPr>
              <w:t xml:space="preserve"> </w:t>
            </w:r>
          </w:p>
        </w:tc>
        <w:tc>
          <w:tcPr>
            <w:tcW w:w="990" w:type="dxa"/>
            <w:tcBorders>
              <w:top w:val="nil"/>
              <w:left w:val="nil"/>
              <w:bottom w:val="nil"/>
              <w:right w:val="nil"/>
            </w:tcBorders>
            <w:shd w:val="clear" w:color="000000" w:fill="387990"/>
          </w:tcPr>
          <w:p w14:paraId="50FF45B1" w14:textId="77777777" w:rsidR="00757FC9" w:rsidRPr="003D3679" w:rsidRDefault="00757FC9" w:rsidP="00757FC9">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30" w:type="dxa"/>
            <w:tcBorders>
              <w:top w:val="nil"/>
              <w:left w:val="nil"/>
              <w:bottom w:val="nil"/>
              <w:right w:val="nil"/>
            </w:tcBorders>
            <w:shd w:val="clear" w:color="000000" w:fill="387990"/>
            <w:vAlign w:val="bottom"/>
            <w:hideMark/>
          </w:tcPr>
          <w:p w14:paraId="6C217B07" w14:textId="77777777" w:rsidR="00757FC9" w:rsidRPr="003D3679" w:rsidRDefault="00757FC9" w:rsidP="00757FC9">
            <w:pPr>
              <w:widowControl/>
              <w:spacing w:line="259" w:lineRule="auto"/>
              <w:jc w:val="center"/>
              <w:rPr>
                <w:rFonts w:eastAsia="Times New Roman" w:cs="Calibri"/>
                <w:b/>
                <w:bCs/>
                <w:color w:val="FFFFFF"/>
                <w:sz w:val="20"/>
                <w:szCs w:val="20"/>
              </w:rPr>
            </w:pPr>
            <w:proofErr w:type="spellStart"/>
            <w:r w:rsidRPr="003D3679">
              <w:rPr>
                <w:rFonts w:eastAsia="Times New Roman" w:cs="Calibri"/>
                <w:b/>
                <w:bCs/>
                <w:color w:val="FFFFFF"/>
                <w:sz w:val="20"/>
                <w:szCs w:val="20"/>
              </w:rPr>
              <w:t>n</w:t>
            </w:r>
            <w:r w:rsidRPr="003D3679">
              <w:rPr>
                <w:rFonts w:eastAsia="Times New Roman" w:cs="Calibri"/>
                <w:b/>
                <w:bCs/>
                <w:color w:val="FFFFFF"/>
                <w:sz w:val="20"/>
                <w:szCs w:val="20"/>
                <w:vertAlign w:val="superscript"/>
              </w:rPr>
              <w:t>a</w:t>
            </w:r>
            <w:proofErr w:type="spellEnd"/>
          </w:p>
        </w:tc>
        <w:tc>
          <w:tcPr>
            <w:tcW w:w="606" w:type="dxa"/>
            <w:vMerge/>
            <w:tcBorders>
              <w:left w:val="nil"/>
              <w:bottom w:val="single" w:sz="4" w:space="0" w:color="auto"/>
              <w:right w:val="nil"/>
            </w:tcBorders>
            <w:shd w:val="clear" w:color="000000" w:fill="387990"/>
            <w:vAlign w:val="bottom"/>
            <w:hideMark/>
          </w:tcPr>
          <w:p w14:paraId="5B79B2AD" w14:textId="7A6FBFF3" w:rsidR="00757FC9" w:rsidRPr="003D3679" w:rsidRDefault="00757FC9" w:rsidP="00757FC9">
            <w:pPr>
              <w:widowControl/>
              <w:spacing w:line="259" w:lineRule="auto"/>
              <w:jc w:val="center"/>
              <w:rPr>
                <w:rFonts w:eastAsia="Times New Roman" w:cs="Calibri"/>
                <w:b/>
                <w:bCs/>
                <w:color w:val="FFFFFF"/>
                <w:sz w:val="20"/>
                <w:szCs w:val="20"/>
              </w:rPr>
            </w:pPr>
          </w:p>
        </w:tc>
        <w:tc>
          <w:tcPr>
            <w:tcW w:w="779" w:type="dxa"/>
            <w:vMerge/>
            <w:tcBorders>
              <w:left w:val="nil"/>
              <w:bottom w:val="single" w:sz="4" w:space="0" w:color="000000"/>
              <w:right w:val="nil"/>
            </w:tcBorders>
            <w:vAlign w:val="center"/>
            <w:hideMark/>
          </w:tcPr>
          <w:p w14:paraId="66C88FDB" w14:textId="77777777" w:rsidR="00757FC9" w:rsidRPr="003D3679" w:rsidRDefault="00757FC9" w:rsidP="00757FC9">
            <w:pPr>
              <w:widowControl/>
              <w:spacing w:line="259" w:lineRule="auto"/>
              <w:rPr>
                <w:rFonts w:eastAsia="Times New Roman" w:cs="Calibri"/>
                <w:b/>
                <w:bCs/>
                <w:color w:val="FFFFFF"/>
                <w:sz w:val="20"/>
                <w:szCs w:val="20"/>
              </w:rPr>
            </w:pPr>
          </w:p>
        </w:tc>
        <w:tc>
          <w:tcPr>
            <w:tcW w:w="685" w:type="dxa"/>
            <w:vMerge/>
            <w:tcBorders>
              <w:left w:val="nil"/>
              <w:bottom w:val="single" w:sz="4" w:space="0" w:color="auto"/>
              <w:right w:val="nil"/>
            </w:tcBorders>
            <w:shd w:val="clear" w:color="000000" w:fill="387990"/>
            <w:vAlign w:val="bottom"/>
            <w:hideMark/>
          </w:tcPr>
          <w:p w14:paraId="3743ABD0" w14:textId="18A7399F" w:rsidR="00757FC9" w:rsidRPr="003D3679" w:rsidRDefault="00757FC9" w:rsidP="00757FC9">
            <w:pPr>
              <w:widowControl/>
              <w:spacing w:line="259" w:lineRule="auto"/>
              <w:jc w:val="center"/>
              <w:rPr>
                <w:rFonts w:eastAsia="Times New Roman" w:cs="Calibri"/>
                <w:b/>
                <w:bCs/>
                <w:color w:val="FFFFFF"/>
                <w:sz w:val="20"/>
                <w:szCs w:val="20"/>
              </w:rPr>
            </w:pPr>
          </w:p>
        </w:tc>
      </w:tr>
      <w:tr w:rsidR="008E036F" w:rsidRPr="003D3679" w14:paraId="5B3E1B18" w14:textId="77777777" w:rsidTr="006B62F5">
        <w:tc>
          <w:tcPr>
            <w:tcW w:w="2340" w:type="dxa"/>
            <w:tcBorders>
              <w:top w:val="single" w:sz="4" w:space="0" w:color="auto"/>
              <w:left w:val="nil"/>
              <w:bottom w:val="single" w:sz="4" w:space="0" w:color="auto"/>
              <w:right w:val="nil"/>
            </w:tcBorders>
            <w:shd w:val="clear" w:color="auto" w:fill="auto"/>
            <w:noWrap/>
            <w:vAlign w:val="center"/>
            <w:hideMark/>
          </w:tcPr>
          <w:p w14:paraId="6D334363" w14:textId="77777777" w:rsidR="008E036F" w:rsidRPr="003D3679" w:rsidRDefault="008E036F" w:rsidP="00757FC9">
            <w:pPr>
              <w:widowControl/>
              <w:spacing w:line="259" w:lineRule="auto"/>
              <w:rPr>
                <w:rFonts w:eastAsia="Times New Roman" w:cs="Calibri"/>
                <w:b/>
                <w:bCs/>
                <w:sz w:val="20"/>
                <w:szCs w:val="20"/>
              </w:rPr>
            </w:pPr>
            <w:r w:rsidRPr="003D3679">
              <w:rPr>
                <w:rFonts w:eastAsia="Times New Roman" w:cs="Calibri"/>
                <w:b/>
                <w:bCs/>
                <w:sz w:val="20"/>
                <w:szCs w:val="20"/>
              </w:rPr>
              <w:t>All households</w:t>
            </w:r>
          </w:p>
        </w:tc>
        <w:tc>
          <w:tcPr>
            <w:tcW w:w="810" w:type="dxa"/>
            <w:tcBorders>
              <w:top w:val="single" w:sz="4" w:space="0" w:color="auto"/>
              <w:left w:val="nil"/>
              <w:bottom w:val="single" w:sz="4" w:space="0" w:color="auto"/>
              <w:right w:val="nil"/>
            </w:tcBorders>
            <w:shd w:val="clear" w:color="auto" w:fill="auto"/>
            <w:vAlign w:val="center"/>
          </w:tcPr>
          <w:p w14:paraId="62AD17E3" w14:textId="21F8CCE0"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vAlign w:val="center"/>
          </w:tcPr>
          <w:p w14:paraId="257A4119" w14:textId="06706C56"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single" w:sz="4" w:space="0" w:color="auto"/>
              <w:left w:val="nil"/>
              <w:bottom w:val="single" w:sz="4" w:space="0" w:color="auto"/>
              <w:right w:val="nil"/>
            </w:tcBorders>
            <w:shd w:val="clear" w:color="auto" w:fill="auto"/>
            <w:vAlign w:val="center"/>
          </w:tcPr>
          <w:p w14:paraId="5E20298E" w14:textId="756A349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single" w:sz="4" w:space="0" w:color="auto"/>
              <w:left w:val="nil"/>
              <w:bottom w:val="single" w:sz="4" w:space="0" w:color="auto"/>
              <w:right w:val="nil"/>
            </w:tcBorders>
            <w:shd w:val="clear" w:color="auto" w:fill="auto"/>
            <w:vAlign w:val="center"/>
          </w:tcPr>
          <w:p w14:paraId="12E725C0" w14:textId="77777777" w:rsidR="008E036F" w:rsidRPr="003D3679" w:rsidRDefault="008E036F" w:rsidP="00757FC9">
            <w:pPr>
              <w:widowControl/>
              <w:spacing w:line="259" w:lineRule="auto"/>
              <w:jc w:val="center"/>
              <w:rPr>
                <w:rFonts w:eastAsia="Times New Roman" w:cs="Calibri"/>
                <w:bCs/>
                <w:sz w:val="20"/>
                <w:szCs w:val="20"/>
              </w:rPr>
            </w:pPr>
          </w:p>
        </w:tc>
        <w:tc>
          <w:tcPr>
            <w:tcW w:w="719" w:type="dxa"/>
            <w:tcBorders>
              <w:top w:val="single" w:sz="4" w:space="0" w:color="auto"/>
              <w:left w:val="nil"/>
              <w:bottom w:val="single" w:sz="4" w:space="0" w:color="auto"/>
              <w:right w:val="nil"/>
            </w:tcBorders>
            <w:shd w:val="clear" w:color="auto" w:fill="auto"/>
            <w:vAlign w:val="center"/>
          </w:tcPr>
          <w:p w14:paraId="489FDF36" w14:textId="0E1C7968" w:rsidR="008E036F" w:rsidRPr="003D3679" w:rsidRDefault="008E036F" w:rsidP="00757FC9">
            <w:pPr>
              <w:widowControl/>
              <w:spacing w:line="259" w:lineRule="auto"/>
              <w:jc w:val="center"/>
              <w:rPr>
                <w:rFonts w:eastAsia="Times New Roman" w:cs="Calibri"/>
                <w:bCs/>
                <w:sz w:val="20"/>
                <w:szCs w:val="20"/>
              </w:rPr>
            </w:pPr>
          </w:p>
        </w:tc>
        <w:tc>
          <w:tcPr>
            <w:tcW w:w="990" w:type="dxa"/>
            <w:tcBorders>
              <w:top w:val="single" w:sz="4" w:space="0" w:color="auto"/>
              <w:left w:val="nil"/>
              <w:bottom w:val="single" w:sz="4" w:space="0" w:color="auto"/>
              <w:right w:val="nil"/>
            </w:tcBorders>
            <w:vAlign w:val="center"/>
          </w:tcPr>
          <w:p w14:paraId="3842F7C1" w14:textId="48FC3224" w:rsidR="008E036F" w:rsidRPr="003D3679" w:rsidRDefault="008E036F" w:rsidP="00757FC9">
            <w:pPr>
              <w:widowControl/>
              <w:spacing w:line="259" w:lineRule="auto"/>
              <w:jc w:val="center"/>
              <w:rPr>
                <w:rFonts w:eastAsia="Times New Roman" w:cs="Calibri"/>
                <w:bCs/>
                <w:sz w:val="20"/>
                <w:szCs w:val="20"/>
              </w:rPr>
            </w:pPr>
          </w:p>
        </w:tc>
        <w:tc>
          <w:tcPr>
            <w:tcW w:w="630" w:type="dxa"/>
            <w:tcBorders>
              <w:top w:val="single" w:sz="4" w:space="0" w:color="auto"/>
              <w:left w:val="nil"/>
              <w:bottom w:val="single" w:sz="4" w:space="0" w:color="auto"/>
              <w:right w:val="nil"/>
            </w:tcBorders>
            <w:shd w:val="clear" w:color="auto" w:fill="auto"/>
            <w:vAlign w:val="center"/>
          </w:tcPr>
          <w:p w14:paraId="7C27787B" w14:textId="58DD9DD1" w:rsidR="008E036F" w:rsidRPr="003D3679" w:rsidRDefault="008E036F" w:rsidP="00757FC9">
            <w:pPr>
              <w:widowControl/>
              <w:spacing w:line="259" w:lineRule="auto"/>
              <w:jc w:val="center"/>
              <w:rPr>
                <w:rFonts w:eastAsia="Times New Roman" w:cs="Calibri"/>
                <w:bCs/>
                <w:sz w:val="20"/>
                <w:szCs w:val="20"/>
              </w:rPr>
            </w:pPr>
          </w:p>
        </w:tc>
        <w:tc>
          <w:tcPr>
            <w:tcW w:w="606" w:type="dxa"/>
            <w:tcBorders>
              <w:top w:val="nil"/>
              <w:left w:val="nil"/>
              <w:bottom w:val="single" w:sz="4" w:space="0" w:color="auto"/>
              <w:right w:val="nil"/>
            </w:tcBorders>
            <w:shd w:val="clear" w:color="auto" w:fill="auto"/>
            <w:vAlign w:val="center"/>
          </w:tcPr>
          <w:p w14:paraId="114610EE" w14:textId="58D40556" w:rsidR="008E036F" w:rsidRPr="003D3679" w:rsidRDefault="008E036F" w:rsidP="00757FC9">
            <w:pPr>
              <w:widowControl/>
              <w:spacing w:line="259" w:lineRule="auto"/>
              <w:jc w:val="center"/>
              <w:rPr>
                <w:rFonts w:eastAsia="Times New Roman" w:cs="Calibri"/>
                <w:bCs/>
                <w:sz w:val="20"/>
                <w:szCs w:val="20"/>
              </w:rPr>
            </w:pPr>
          </w:p>
        </w:tc>
        <w:tc>
          <w:tcPr>
            <w:tcW w:w="779" w:type="dxa"/>
            <w:tcBorders>
              <w:top w:val="nil"/>
              <w:left w:val="nil"/>
              <w:bottom w:val="single" w:sz="4" w:space="0" w:color="auto"/>
              <w:right w:val="nil"/>
            </w:tcBorders>
            <w:shd w:val="clear" w:color="auto" w:fill="auto"/>
            <w:vAlign w:val="center"/>
          </w:tcPr>
          <w:p w14:paraId="480432E2" w14:textId="490B7D55" w:rsidR="008E036F" w:rsidRPr="003D3679" w:rsidRDefault="008E036F" w:rsidP="00757FC9">
            <w:pPr>
              <w:widowControl/>
              <w:spacing w:line="259" w:lineRule="auto"/>
              <w:jc w:val="center"/>
              <w:rPr>
                <w:rFonts w:eastAsia="Times New Roman" w:cs="Calibri"/>
                <w:bCs/>
                <w:sz w:val="20"/>
                <w:szCs w:val="20"/>
              </w:rPr>
            </w:pPr>
          </w:p>
        </w:tc>
        <w:tc>
          <w:tcPr>
            <w:tcW w:w="685" w:type="dxa"/>
            <w:tcBorders>
              <w:top w:val="nil"/>
              <w:left w:val="nil"/>
              <w:bottom w:val="single" w:sz="4" w:space="0" w:color="auto"/>
              <w:right w:val="nil"/>
            </w:tcBorders>
            <w:shd w:val="clear" w:color="auto" w:fill="auto"/>
            <w:vAlign w:val="center"/>
          </w:tcPr>
          <w:p w14:paraId="6420D952" w14:textId="29B9695A" w:rsidR="008E036F" w:rsidRPr="003D3679" w:rsidRDefault="008E036F" w:rsidP="00757FC9">
            <w:pPr>
              <w:widowControl/>
              <w:spacing w:line="259" w:lineRule="auto"/>
              <w:jc w:val="center"/>
              <w:rPr>
                <w:rFonts w:eastAsia="Times New Roman" w:cs="Calibri"/>
                <w:bCs/>
                <w:sz w:val="20"/>
                <w:szCs w:val="20"/>
              </w:rPr>
            </w:pPr>
          </w:p>
        </w:tc>
      </w:tr>
      <w:tr w:rsidR="008E036F" w:rsidRPr="003D3679" w14:paraId="149E6ADD" w14:textId="77777777" w:rsidTr="00757FC9">
        <w:tc>
          <w:tcPr>
            <w:tcW w:w="4680" w:type="dxa"/>
            <w:gridSpan w:val="4"/>
            <w:tcBorders>
              <w:top w:val="nil"/>
              <w:left w:val="nil"/>
              <w:bottom w:val="single" w:sz="4" w:space="0" w:color="auto"/>
              <w:right w:val="nil"/>
            </w:tcBorders>
            <w:shd w:val="clear" w:color="000000" w:fill="DBE7F3"/>
            <w:noWrap/>
            <w:vAlign w:val="center"/>
            <w:hideMark/>
          </w:tcPr>
          <w:p w14:paraId="05B0E5FE" w14:textId="43395BD6"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Gendered household type</w:t>
            </w:r>
          </w:p>
        </w:tc>
        <w:tc>
          <w:tcPr>
            <w:tcW w:w="271" w:type="dxa"/>
            <w:tcBorders>
              <w:top w:val="nil"/>
              <w:left w:val="nil"/>
              <w:bottom w:val="single" w:sz="4" w:space="0" w:color="auto"/>
              <w:right w:val="nil"/>
            </w:tcBorders>
            <w:shd w:val="clear" w:color="000000" w:fill="DBE7F3"/>
            <w:vAlign w:val="center"/>
            <w:hideMark/>
          </w:tcPr>
          <w:p w14:paraId="6E73FC1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29AEEBF"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3CC600E9"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131DB7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760DB17A"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65E917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74FFCE68"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50A6FC97" w14:textId="77777777" w:rsidTr="00757FC9">
        <w:tc>
          <w:tcPr>
            <w:tcW w:w="2340" w:type="dxa"/>
            <w:tcBorders>
              <w:top w:val="nil"/>
              <w:left w:val="nil"/>
              <w:bottom w:val="single" w:sz="4" w:space="0" w:color="auto"/>
              <w:right w:val="nil"/>
            </w:tcBorders>
            <w:shd w:val="clear" w:color="auto" w:fill="auto"/>
            <w:noWrap/>
            <w:vAlign w:val="center"/>
            <w:hideMark/>
          </w:tcPr>
          <w:p w14:paraId="1C765629"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and female adults</w:t>
            </w:r>
          </w:p>
        </w:tc>
        <w:tc>
          <w:tcPr>
            <w:tcW w:w="810" w:type="dxa"/>
            <w:tcBorders>
              <w:top w:val="nil"/>
              <w:left w:val="nil"/>
              <w:bottom w:val="single" w:sz="4" w:space="0" w:color="auto"/>
              <w:right w:val="nil"/>
            </w:tcBorders>
            <w:shd w:val="clear" w:color="auto" w:fill="auto"/>
            <w:vAlign w:val="center"/>
            <w:hideMark/>
          </w:tcPr>
          <w:p w14:paraId="02D42D61"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20DD847C"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6D303CE6"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6E9D28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E2F89FD"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0CD677C"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307B8D9"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A4B042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AEBCD54"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1330C29F"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1D24AA3D" w14:textId="77777777" w:rsidTr="00757FC9">
        <w:tc>
          <w:tcPr>
            <w:tcW w:w="2340" w:type="dxa"/>
            <w:tcBorders>
              <w:top w:val="nil"/>
              <w:left w:val="nil"/>
              <w:bottom w:val="single" w:sz="4" w:space="0" w:color="auto"/>
              <w:right w:val="nil"/>
            </w:tcBorders>
            <w:shd w:val="clear" w:color="auto" w:fill="auto"/>
            <w:noWrap/>
            <w:vAlign w:val="center"/>
            <w:hideMark/>
          </w:tcPr>
          <w:p w14:paraId="31351ADA"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Female adults only</w:t>
            </w:r>
          </w:p>
        </w:tc>
        <w:tc>
          <w:tcPr>
            <w:tcW w:w="810" w:type="dxa"/>
            <w:tcBorders>
              <w:top w:val="nil"/>
              <w:left w:val="nil"/>
              <w:bottom w:val="single" w:sz="4" w:space="0" w:color="auto"/>
              <w:right w:val="nil"/>
            </w:tcBorders>
            <w:shd w:val="clear" w:color="auto" w:fill="auto"/>
            <w:vAlign w:val="center"/>
            <w:hideMark/>
          </w:tcPr>
          <w:p w14:paraId="5D53E98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77337D38"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D57B3A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7892B25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ED10D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4FFA312"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E1FAC8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02A795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187E6876"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47A268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641D9BBC" w14:textId="77777777" w:rsidTr="00757FC9">
        <w:tc>
          <w:tcPr>
            <w:tcW w:w="2340" w:type="dxa"/>
            <w:tcBorders>
              <w:top w:val="nil"/>
              <w:left w:val="nil"/>
              <w:bottom w:val="single" w:sz="4" w:space="0" w:color="auto"/>
              <w:right w:val="nil"/>
            </w:tcBorders>
            <w:shd w:val="clear" w:color="auto" w:fill="auto"/>
            <w:noWrap/>
            <w:vAlign w:val="center"/>
            <w:hideMark/>
          </w:tcPr>
          <w:p w14:paraId="22A3AB8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Male adults only</w:t>
            </w:r>
          </w:p>
        </w:tc>
        <w:tc>
          <w:tcPr>
            <w:tcW w:w="810" w:type="dxa"/>
            <w:tcBorders>
              <w:top w:val="nil"/>
              <w:left w:val="nil"/>
              <w:bottom w:val="single" w:sz="4" w:space="0" w:color="auto"/>
              <w:right w:val="nil"/>
            </w:tcBorders>
            <w:shd w:val="clear" w:color="auto" w:fill="auto"/>
            <w:vAlign w:val="center"/>
            <w:hideMark/>
          </w:tcPr>
          <w:p w14:paraId="7BF8D4F9"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40F60B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CFE743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8BE62F6"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7AE75B8B"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18AFDE15"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DE7856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25F5759E"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4AE06E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34B2029"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7F5B6A52" w14:textId="77777777" w:rsidTr="00757FC9">
        <w:tc>
          <w:tcPr>
            <w:tcW w:w="2340" w:type="dxa"/>
            <w:tcBorders>
              <w:top w:val="nil"/>
              <w:left w:val="nil"/>
              <w:bottom w:val="single" w:sz="4" w:space="0" w:color="auto"/>
              <w:right w:val="nil"/>
            </w:tcBorders>
            <w:shd w:val="clear" w:color="auto" w:fill="auto"/>
            <w:noWrap/>
            <w:vAlign w:val="center"/>
            <w:hideMark/>
          </w:tcPr>
          <w:p w14:paraId="5EEC6924"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 xml:space="preserve">Children only </w:t>
            </w:r>
          </w:p>
        </w:tc>
        <w:tc>
          <w:tcPr>
            <w:tcW w:w="810" w:type="dxa"/>
            <w:tcBorders>
              <w:top w:val="nil"/>
              <w:left w:val="nil"/>
              <w:bottom w:val="single" w:sz="4" w:space="0" w:color="auto"/>
              <w:right w:val="nil"/>
            </w:tcBorders>
            <w:shd w:val="clear" w:color="auto" w:fill="auto"/>
            <w:vAlign w:val="center"/>
            <w:hideMark/>
          </w:tcPr>
          <w:p w14:paraId="2E8A6EDC"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0FCBAD2A"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3BEE36D"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1D2784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101E426E"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3E731E7"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77250C0"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47908388"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0E12D193"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2FEADBA"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21012257" w14:textId="77777777" w:rsidTr="00757FC9">
        <w:tc>
          <w:tcPr>
            <w:tcW w:w="2340" w:type="dxa"/>
            <w:tcBorders>
              <w:top w:val="nil"/>
              <w:left w:val="nil"/>
              <w:bottom w:val="single" w:sz="4" w:space="0" w:color="auto"/>
              <w:right w:val="nil"/>
            </w:tcBorders>
            <w:shd w:val="clear" w:color="000000" w:fill="DBE7F3"/>
            <w:noWrap/>
            <w:vAlign w:val="center"/>
            <w:hideMark/>
          </w:tcPr>
          <w:p w14:paraId="710ABD01"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education</w:t>
            </w:r>
          </w:p>
        </w:tc>
        <w:tc>
          <w:tcPr>
            <w:tcW w:w="810" w:type="dxa"/>
            <w:tcBorders>
              <w:top w:val="nil"/>
              <w:left w:val="nil"/>
              <w:bottom w:val="single" w:sz="4" w:space="0" w:color="auto"/>
              <w:right w:val="nil"/>
            </w:tcBorders>
            <w:shd w:val="clear" w:color="000000" w:fill="DBE7F3"/>
            <w:noWrap/>
            <w:vAlign w:val="center"/>
            <w:hideMark/>
          </w:tcPr>
          <w:p w14:paraId="4401D1D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14DAFB8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noWrap/>
            <w:vAlign w:val="center"/>
            <w:hideMark/>
          </w:tcPr>
          <w:p w14:paraId="2FF0DB5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noWrap/>
            <w:vAlign w:val="center"/>
            <w:hideMark/>
          </w:tcPr>
          <w:p w14:paraId="461A6168"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noWrap/>
            <w:vAlign w:val="center"/>
            <w:hideMark/>
          </w:tcPr>
          <w:p w14:paraId="7D17A85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0FA248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FCFE5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591D70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noWrap/>
            <w:vAlign w:val="center"/>
            <w:hideMark/>
          </w:tcPr>
          <w:p w14:paraId="06F2AB5E"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6A4F2BE" w14:textId="77777777" w:rsidR="008E036F" w:rsidRPr="003D3679" w:rsidRDefault="008E036F" w:rsidP="00757FC9">
            <w:pPr>
              <w:widowControl/>
              <w:spacing w:line="259" w:lineRule="auto"/>
              <w:jc w:val="center"/>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2D5F2938" w14:textId="77777777" w:rsidTr="00757FC9">
        <w:tc>
          <w:tcPr>
            <w:tcW w:w="2340" w:type="dxa"/>
            <w:tcBorders>
              <w:top w:val="nil"/>
              <w:left w:val="nil"/>
              <w:bottom w:val="single" w:sz="4" w:space="0" w:color="auto"/>
              <w:right w:val="nil"/>
            </w:tcBorders>
            <w:shd w:val="clear" w:color="auto" w:fill="auto"/>
            <w:noWrap/>
            <w:vAlign w:val="center"/>
            <w:hideMark/>
          </w:tcPr>
          <w:p w14:paraId="438F29BD"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No education</w:t>
            </w:r>
          </w:p>
        </w:tc>
        <w:tc>
          <w:tcPr>
            <w:tcW w:w="810" w:type="dxa"/>
            <w:tcBorders>
              <w:top w:val="nil"/>
              <w:left w:val="nil"/>
              <w:bottom w:val="single" w:sz="4" w:space="0" w:color="auto"/>
              <w:right w:val="nil"/>
            </w:tcBorders>
            <w:shd w:val="clear" w:color="auto" w:fill="auto"/>
            <w:vAlign w:val="center"/>
            <w:hideMark/>
          </w:tcPr>
          <w:p w14:paraId="66411219" w14:textId="77777777" w:rsidR="008E036F" w:rsidRPr="003D3679" w:rsidRDefault="008E036F" w:rsidP="00757FC9">
            <w:pPr>
              <w:widowControl/>
              <w:spacing w:line="259" w:lineRule="auto"/>
              <w:jc w:val="center"/>
              <w:rPr>
                <w:rFonts w:eastAsia="Times New Roman" w:cs="Calibri"/>
                <w:sz w:val="20"/>
                <w:szCs w:val="20"/>
              </w:rPr>
            </w:pPr>
          </w:p>
        </w:tc>
        <w:tc>
          <w:tcPr>
            <w:tcW w:w="915" w:type="dxa"/>
            <w:tcBorders>
              <w:top w:val="nil"/>
              <w:left w:val="nil"/>
              <w:bottom w:val="single" w:sz="4" w:space="0" w:color="auto"/>
              <w:right w:val="nil"/>
            </w:tcBorders>
          </w:tcPr>
          <w:p w14:paraId="69602C2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98A1980"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20114B9"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6E84D326"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78A53FC1"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68BBF21"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6A30441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1A808"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32882E26"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5F5D25A9" w14:textId="77777777" w:rsidTr="00757FC9">
        <w:tc>
          <w:tcPr>
            <w:tcW w:w="2340" w:type="dxa"/>
            <w:tcBorders>
              <w:top w:val="nil"/>
              <w:left w:val="nil"/>
              <w:bottom w:val="single" w:sz="4" w:space="0" w:color="auto"/>
              <w:right w:val="nil"/>
            </w:tcBorders>
            <w:shd w:val="clear" w:color="auto" w:fill="auto"/>
            <w:noWrap/>
            <w:vAlign w:val="center"/>
            <w:hideMark/>
          </w:tcPr>
          <w:p w14:paraId="36BD12C6"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Less than primary</w:t>
            </w:r>
          </w:p>
        </w:tc>
        <w:tc>
          <w:tcPr>
            <w:tcW w:w="810" w:type="dxa"/>
            <w:tcBorders>
              <w:top w:val="nil"/>
              <w:left w:val="nil"/>
              <w:bottom w:val="single" w:sz="4" w:space="0" w:color="auto"/>
              <w:right w:val="nil"/>
            </w:tcBorders>
            <w:shd w:val="clear" w:color="auto" w:fill="auto"/>
            <w:vAlign w:val="center"/>
            <w:hideMark/>
          </w:tcPr>
          <w:p w14:paraId="0E861012"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82349B9"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0CD0071E"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3ADB34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9C2CF01"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218C4603"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D66A31B"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058BF743"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65997E82"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4C9731C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C831E68" w14:textId="77777777" w:rsidTr="00757FC9">
        <w:tc>
          <w:tcPr>
            <w:tcW w:w="2340" w:type="dxa"/>
            <w:tcBorders>
              <w:top w:val="nil"/>
              <w:left w:val="nil"/>
              <w:bottom w:val="single" w:sz="4" w:space="0" w:color="auto"/>
              <w:right w:val="nil"/>
            </w:tcBorders>
            <w:shd w:val="clear" w:color="auto" w:fill="auto"/>
            <w:noWrap/>
            <w:vAlign w:val="center"/>
            <w:hideMark/>
          </w:tcPr>
          <w:p w14:paraId="137AAF18"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lastRenderedPageBreak/>
              <w:t>Completed primary</w:t>
            </w:r>
          </w:p>
        </w:tc>
        <w:tc>
          <w:tcPr>
            <w:tcW w:w="810" w:type="dxa"/>
            <w:tcBorders>
              <w:top w:val="nil"/>
              <w:left w:val="nil"/>
              <w:bottom w:val="single" w:sz="4" w:space="0" w:color="auto"/>
              <w:right w:val="nil"/>
            </w:tcBorders>
            <w:shd w:val="clear" w:color="auto" w:fill="auto"/>
            <w:vAlign w:val="center"/>
            <w:hideMark/>
          </w:tcPr>
          <w:p w14:paraId="649BF85E"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E942762"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24B7B065"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35F6EBB5"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5CBD5080" w14:textId="77777777" w:rsidR="008E036F" w:rsidRPr="003D3679" w:rsidRDefault="008E036F" w:rsidP="00757FC9">
            <w:pPr>
              <w:widowControl/>
              <w:spacing w:line="259" w:lineRule="auto"/>
              <w:jc w:val="center"/>
              <w:rPr>
                <w:rFonts w:eastAsia="Times New Roman" w:cs="Calibri"/>
                <w:sz w:val="20"/>
                <w:szCs w:val="20"/>
              </w:rPr>
            </w:pPr>
          </w:p>
        </w:tc>
        <w:tc>
          <w:tcPr>
            <w:tcW w:w="990" w:type="dxa"/>
            <w:tcBorders>
              <w:top w:val="nil"/>
              <w:left w:val="nil"/>
              <w:bottom w:val="single" w:sz="4" w:space="0" w:color="auto"/>
              <w:right w:val="nil"/>
            </w:tcBorders>
          </w:tcPr>
          <w:p w14:paraId="65C61EDB" w14:textId="77777777" w:rsidR="008E036F" w:rsidRPr="003D3679" w:rsidRDefault="008E036F" w:rsidP="00757FC9">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9AA806" w14:textId="77777777" w:rsidR="008E036F" w:rsidRPr="003D3679" w:rsidRDefault="008E036F" w:rsidP="00757FC9">
            <w:pPr>
              <w:widowControl/>
              <w:spacing w:line="259" w:lineRule="auto"/>
              <w:jc w:val="center"/>
              <w:rPr>
                <w:rFonts w:eastAsia="Times New Roman" w:cs="Calibri"/>
                <w:sz w:val="20"/>
                <w:szCs w:val="20"/>
              </w:rPr>
            </w:pPr>
          </w:p>
        </w:tc>
        <w:tc>
          <w:tcPr>
            <w:tcW w:w="606" w:type="dxa"/>
            <w:tcBorders>
              <w:top w:val="nil"/>
              <w:left w:val="nil"/>
              <w:bottom w:val="single" w:sz="4" w:space="0" w:color="auto"/>
              <w:right w:val="nil"/>
            </w:tcBorders>
            <w:shd w:val="clear" w:color="auto" w:fill="auto"/>
            <w:vAlign w:val="center"/>
            <w:hideMark/>
          </w:tcPr>
          <w:p w14:paraId="542CE0AB" w14:textId="77777777" w:rsidR="008E036F" w:rsidRPr="003D3679" w:rsidRDefault="008E036F" w:rsidP="00757FC9">
            <w:pPr>
              <w:widowControl/>
              <w:spacing w:line="259" w:lineRule="auto"/>
              <w:jc w:val="center"/>
              <w:rPr>
                <w:rFonts w:eastAsia="Times New Roman" w:cs="Calibri"/>
                <w:sz w:val="20"/>
                <w:szCs w:val="20"/>
              </w:rPr>
            </w:pPr>
          </w:p>
        </w:tc>
        <w:tc>
          <w:tcPr>
            <w:tcW w:w="779" w:type="dxa"/>
            <w:tcBorders>
              <w:top w:val="nil"/>
              <w:left w:val="nil"/>
              <w:bottom w:val="single" w:sz="4" w:space="0" w:color="auto"/>
              <w:right w:val="nil"/>
            </w:tcBorders>
            <w:shd w:val="clear" w:color="auto" w:fill="auto"/>
            <w:vAlign w:val="center"/>
            <w:hideMark/>
          </w:tcPr>
          <w:p w14:paraId="58B3EEF0" w14:textId="77777777" w:rsidR="008E036F" w:rsidRPr="003D3679" w:rsidRDefault="008E036F" w:rsidP="00757FC9">
            <w:pPr>
              <w:widowControl/>
              <w:spacing w:line="259" w:lineRule="auto"/>
              <w:jc w:val="center"/>
              <w:rPr>
                <w:rFonts w:eastAsia="Times New Roman" w:cs="Calibri"/>
                <w:sz w:val="20"/>
                <w:szCs w:val="20"/>
              </w:rPr>
            </w:pPr>
          </w:p>
        </w:tc>
        <w:tc>
          <w:tcPr>
            <w:tcW w:w="685" w:type="dxa"/>
            <w:tcBorders>
              <w:top w:val="nil"/>
              <w:left w:val="nil"/>
              <w:bottom w:val="single" w:sz="4" w:space="0" w:color="auto"/>
              <w:right w:val="nil"/>
            </w:tcBorders>
            <w:shd w:val="clear" w:color="auto" w:fill="auto"/>
            <w:vAlign w:val="center"/>
            <w:hideMark/>
          </w:tcPr>
          <w:p w14:paraId="09E25FD5" w14:textId="77777777" w:rsidR="008E036F" w:rsidRPr="003D3679" w:rsidRDefault="008E036F" w:rsidP="00757FC9">
            <w:pPr>
              <w:widowControl/>
              <w:spacing w:line="259" w:lineRule="auto"/>
              <w:jc w:val="center"/>
              <w:rPr>
                <w:rFonts w:eastAsia="Times New Roman" w:cs="Calibri"/>
                <w:sz w:val="20"/>
                <w:szCs w:val="20"/>
              </w:rPr>
            </w:pPr>
          </w:p>
        </w:tc>
      </w:tr>
      <w:tr w:rsidR="008E036F" w:rsidRPr="003D3679" w14:paraId="4D504F0B" w14:textId="77777777" w:rsidTr="00757FC9">
        <w:tc>
          <w:tcPr>
            <w:tcW w:w="2340" w:type="dxa"/>
            <w:tcBorders>
              <w:top w:val="nil"/>
              <w:left w:val="nil"/>
              <w:bottom w:val="single" w:sz="4" w:space="0" w:color="auto"/>
              <w:right w:val="nil"/>
            </w:tcBorders>
            <w:shd w:val="clear" w:color="auto" w:fill="auto"/>
            <w:noWrap/>
            <w:vAlign w:val="center"/>
            <w:hideMark/>
          </w:tcPr>
          <w:p w14:paraId="5D32662E"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Completed secondary</w:t>
            </w:r>
          </w:p>
        </w:tc>
        <w:tc>
          <w:tcPr>
            <w:tcW w:w="810" w:type="dxa"/>
            <w:tcBorders>
              <w:top w:val="nil"/>
              <w:left w:val="nil"/>
              <w:bottom w:val="single" w:sz="4" w:space="0" w:color="auto"/>
              <w:right w:val="nil"/>
            </w:tcBorders>
            <w:shd w:val="clear" w:color="auto" w:fill="auto"/>
            <w:vAlign w:val="center"/>
            <w:hideMark/>
          </w:tcPr>
          <w:p w14:paraId="7186C9DA"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5AFA938D"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9FB5CAA"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1B1EDAC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9BC9350"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26C175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C73B32"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136AC8E"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498690B0"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A69864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08632614" w14:textId="77777777" w:rsidTr="00757FC9">
        <w:tc>
          <w:tcPr>
            <w:tcW w:w="2340" w:type="dxa"/>
            <w:tcBorders>
              <w:top w:val="nil"/>
              <w:left w:val="nil"/>
              <w:bottom w:val="single" w:sz="4" w:space="0" w:color="auto"/>
              <w:right w:val="nil"/>
            </w:tcBorders>
            <w:shd w:val="clear" w:color="auto" w:fill="auto"/>
            <w:noWrap/>
            <w:vAlign w:val="center"/>
            <w:hideMark/>
          </w:tcPr>
          <w:p w14:paraId="1CF53443"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Higher</w:t>
            </w:r>
          </w:p>
        </w:tc>
        <w:tc>
          <w:tcPr>
            <w:tcW w:w="810" w:type="dxa"/>
            <w:tcBorders>
              <w:top w:val="nil"/>
              <w:left w:val="nil"/>
              <w:bottom w:val="single" w:sz="4" w:space="0" w:color="auto"/>
              <w:right w:val="nil"/>
            </w:tcBorders>
            <w:shd w:val="clear" w:color="auto" w:fill="auto"/>
            <w:vAlign w:val="center"/>
            <w:hideMark/>
          </w:tcPr>
          <w:p w14:paraId="05E2AAF6"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63C550D1" w14:textId="77777777" w:rsidR="008E036F" w:rsidRPr="003D3679" w:rsidRDefault="008E036F" w:rsidP="00757FC9">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23BA5DA2" w14:textId="77777777" w:rsidR="008E036F" w:rsidRPr="003D3679" w:rsidRDefault="008E036F" w:rsidP="00757FC9">
            <w:pPr>
              <w:widowControl/>
              <w:spacing w:line="259" w:lineRule="auto"/>
              <w:jc w:val="center"/>
              <w:rPr>
                <w:rFonts w:eastAsia="Times New Roman" w:cs="Times New Roman"/>
                <w:sz w:val="20"/>
                <w:szCs w:val="20"/>
              </w:rPr>
            </w:pPr>
          </w:p>
        </w:tc>
        <w:tc>
          <w:tcPr>
            <w:tcW w:w="271" w:type="dxa"/>
            <w:tcBorders>
              <w:top w:val="nil"/>
              <w:left w:val="nil"/>
              <w:bottom w:val="single" w:sz="4" w:space="0" w:color="auto"/>
              <w:right w:val="nil"/>
            </w:tcBorders>
            <w:shd w:val="clear" w:color="auto" w:fill="auto"/>
            <w:vAlign w:val="center"/>
            <w:hideMark/>
          </w:tcPr>
          <w:p w14:paraId="3FA6E56C" w14:textId="77777777" w:rsidR="008E036F" w:rsidRPr="003D3679" w:rsidRDefault="008E036F" w:rsidP="00757FC9">
            <w:pPr>
              <w:widowControl/>
              <w:spacing w:line="259" w:lineRule="auto"/>
              <w:jc w:val="center"/>
              <w:rPr>
                <w:rFonts w:eastAsia="Times New Roman" w:cs="Times New Roman"/>
                <w:sz w:val="20"/>
                <w:szCs w:val="20"/>
              </w:rPr>
            </w:pPr>
          </w:p>
        </w:tc>
        <w:tc>
          <w:tcPr>
            <w:tcW w:w="719" w:type="dxa"/>
            <w:tcBorders>
              <w:top w:val="nil"/>
              <w:left w:val="nil"/>
              <w:bottom w:val="single" w:sz="4" w:space="0" w:color="auto"/>
              <w:right w:val="nil"/>
            </w:tcBorders>
            <w:shd w:val="clear" w:color="auto" w:fill="auto"/>
            <w:vAlign w:val="center"/>
            <w:hideMark/>
          </w:tcPr>
          <w:p w14:paraId="00BC2459"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CB2214"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7E73881"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C6F66A1"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08C1306B"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766B2B25"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6D4E64F3" w14:textId="77777777" w:rsidTr="00757FC9">
        <w:tc>
          <w:tcPr>
            <w:tcW w:w="2340" w:type="dxa"/>
            <w:tcBorders>
              <w:top w:val="nil"/>
              <w:left w:val="nil"/>
              <w:bottom w:val="single" w:sz="4" w:space="0" w:color="auto"/>
              <w:right w:val="nil"/>
            </w:tcBorders>
            <w:shd w:val="clear" w:color="000000" w:fill="DBE7F3"/>
            <w:vAlign w:val="center"/>
            <w:hideMark/>
          </w:tcPr>
          <w:p w14:paraId="5EB875A7"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Household hunger</w:t>
            </w:r>
          </w:p>
        </w:tc>
        <w:tc>
          <w:tcPr>
            <w:tcW w:w="810" w:type="dxa"/>
            <w:tcBorders>
              <w:top w:val="nil"/>
              <w:left w:val="nil"/>
              <w:bottom w:val="single" w:sz="4" w:space="0" w:color="auto"/>
              <w:right w:val="nil"/>
            </w:tcBorders>
            <w:shd w:val="clear" w:color="000000" w:fill="DBE7F3"/>
            <w:vAlign w:val="center"/>
            <w:hideMark/>
          </w:tcPr>
          <w:p w14:paraId="65865DD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15" w:type="dxa"/>
            <w:tcBorders>
              <w:top w:val="nil"/>
              <w:left w:val="nil"/>
              <w:bottom w:val="single" w:sz="4" w:space="0" w:color="auto"/>
              <w:right w:val="nil"/>
            </w:tcBorders>
            <w:shd w:val="clear" w:color="000000" w:fill="DBE7F3"/>
          </w:tcPr>
          <w:p w14:paraId="6ECAB03C" w14:textId="77777777" w:rsidR="008E036F" w:rsidRPr="003D3679" w:rsidRDefault="008E036F" w:rsidP="00757FC9">
            <w:pPr>
              <w:widowControl/>
              <w:spacing w:line="259" w:lineRule="auto"/>
              <w:rPr>
                <w:rFonts w:eastAsia="Times New Roman" w:cs="Calibri"/>
                <w:b/>
                <w:bCs/>
                <w:color w:val="auto"/>
                <w:sz w:val="20"/>
                <w:szCs w:val="20"/>
              </w:rPr>
            </w:pPr>
          </w:p>
        </w:tc>
        <w:tc>
          <w:tcPr>
            <w:tcW w:w="615" w:type="dxa"/>
            <w:tcBorders>
              <w:top w:val="nil"/>
              <w:left w:val="nil"/>
              <w:bottom w:val="single" w:sz="4" w:space="0" w:color="auto"/>
              <w:right w:val="nil"/>
            </w:tcBorders>
            <w:shd w:val="clear" w:color="000000" w:fill="DBE7F3"/>
            <w:vAlign w:val="center"/>
            <w:hideMark/>
          </w:tcPr>
          <w:p w14:paraId="70D7D14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271" w:type="dxa"/>
            <w:tcBorders>
              <w:top w:val="nil"/>
              <w:left w:val="nil"/>
              <w:bottom w:val="single" w:sz="4" w:space="0" w:color="auto"/>
              <w:right w:val="nil"/>
            </w:tcBorders>
            <w:shd w:val="clear" w:color="000000" w:fill="DBE7F3"/>
            <w:vAlign w:val="center"/>
            <w:hideMark/>
          </w:tcPr>
          <w:p w14:paraId="22855935"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19" w:type="dxa"/>
            <w:tcBorders>
              <w:top w:val="nil"/>
              <w:left w:val="nil"/>
              <w:bottom w:val="single" w:sz="4" w:space="0" w:color="auto"/>
              <w:right w:val="nil"/>
            </w:tcBorders>
            <w:shd w:val="clear" w:color="000000" w:fill="DBE7F3"/>
            <w:vAlign w:val="center"/>
            <w:hideMark/>
          </w:tcPr>
          <w:p w14:paraId="70BBFED2"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990" w:type="dxa"/>
            <w:tcBorders>
              <w:top w:val="nil"/>
              <w:left w:val="nil"/>
              <w:bottom w:val="single" w:sz="4" w:space="0" w:color="auto"/>
              <w:right w:val="nil"/>
            </w:tcBorders>
            <w:shd w:val="clear" w:color="000000" w:fill="DBE7F3"/>
          </w:tcPr>
          <w:p w14:paraId="772BC3CF" w14:textId="77777777" w:rsidR="008E036F" w:rsidRPr="003D3679" w:rsidRDefault="008E036F" w:rsidP="00757FC9">
            <w:pPr>
              <w:widowControl/>
              <w:spacing w:line="259" w:lineRule="auto"/>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BE7F3"/>
            <w:vAlign w:val="center"/>
            <w:hideMark/>
          </w:tcPr>
          <w:p w14:paraId="6503D069"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06" w:type="dxa"/>
            <w:tcBorders>
              <w:top w:val="nil"/>
              <w:left w:val="nil"/>
              <w:bottom w:val="single" w:sz="4" w:space="0" w:color="auto"/>
              <w:right w:val="nil"/>
            </w:tcBorders>
            <w:shd w:val="clear" w:color="000000" w:fill="DBE7F3"/>
            <w:vAlign w:val="center"/>
            <w:hideMark/>
          </w:tcPr>
          <w:p w14:paraId="5E5F41DB"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779" w:type="dxa"/>
            <w:tcBorders>
              <w:top w:val="nil"/>
              <w:left w:val="nil"/>
              <w:bottom w:val="single" w:sz="4" w:space="0" w:color="auto"/>
              <w:right w:val="nil"/>
            </w:tcBorders>
            <w:shd w:val="clear" w:color="000000" w:fill="DBE7F3"/>
            <w:vAlign w:val="center"/>
            <w:hideMark/>
          </w:tcPr>
          <w:p w14:paraId="076E561D"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c>
          <w:tcPr>
            <w:tcW w:w="685" w:type="dxa"/>
            <w:tcBorders>
              <w:top w:val="nil"/>
              <w:left w:val="nil"/>
              <w:bottom w:val="single" w:sz="4" w:space="0" w:color="auto"/>
              <w:right w:val="nil"/>
            </w:tcBorders>
            <w:shd w:val="clear" w:color="000000" w:fill="DBE7F3"/>
            <w:vAlign w:val="center"/>
            <w:hideMark/>
          </w:tcPr>
          <w:p w14:paraId="2EEA4B10" w14:textId="77777777" w:rsidR="008E036F" w:rsidRPr="003D3679" w:rsidRDefault="008E036F" w:rsidP="00757FC9">
            <w:pPr>
              <w:widowControl/>
              <w:spacing w:line="259" w:lineRule="auto"/>
              <w:rPr>
                <w:rFonts w:eastAsia="Times New Roman" w:cs="Calibri"/>
                <w:b/>
                <w:bCs/>
                <w:color w:val="auto"/>
                <w:sz w:val="20"/>
                <w:szCs w:val="20"/>
              </w:rPr>
            </w:pPr>
            <w:r w:rsidRPr="003D3679">
              <w:rPr>
                <w:rFonts w:eastAsia="Times New Roman" w:cs="Calibri"/>
                <w:b/>
                <w:bCs/>
                <w:color w:val="auto"/>
                <w:sz w:val="20"/>
                <w:szCs w:val="20"/>
              </w:rPr>
              <w:t> </w:t>
            </w:r>
          </w:p>
        </w:tc>
      </w:tr>
      <w:tr w:rsidR="008E036F" w:rsidRPr="003D3679" w14:paraId="36D8215A" w14:textId="77777777" w:rsidTr="00757FC9">
        <w:tc>
          <w:tcPr>
            <w:tcW w:w="2340" w:type="dxa"/>
            <w:tcBorders>
              <w:top w:val="nil"/>
              <w:left w:val="nil"/>
              <w:bottom w:val="single" w:sz="4" w:space="0" w:color="auto"/>
              <w:right w:val="nil"/>
            </w:tcBorders>
            <w:shd w:val="clear" w:color="auto" w:fill="auto"/>
            <w:vAlign w:val="center"/>
            <w:hideMark/>
          </w:tcPr>
          <w:p w14:paraId="7383AAB2"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Little to no hunger</w:t>
            </w:r>
          </w:p>
        </w:tc>
        <w:tc>
          <w:tcPr>
            <w:tcW w:w="810" w:type="dxa"/>
            <w:tcBorders>
              <w:top w:val="nil"/>
              <w:left w:val="nil"/>
              <w:bottom w:val="single" w:sz="4" w:space="0" w:color="auto"/>
              <w:right w:val="nil"/>
            </w:tcBorders>
            <w:shd w:val="clear" w:color="auto" w:fill="auto"/>
            <w:vAlign w:val="center"/>
            <w:hideMark/>
          </w:tcPr>
          <w:p w14:paraId="1D386893"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18109743"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4F87A03C"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11AEECC"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2147C92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FC83C1"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5771DB"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0B7CA3C"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25D613F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C814F1"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2E713648" w14:textId="77777777" w:rsidTr="00757FC9">
        <w:tc>
          <w:tcPr>
            <w:tcW w:w="2340" w:type="dxa"/>
            <w:tcBorders>
              <w:top w:val="nil"/>
              <w:left w:val="nil"/>
              <w:bottom w:val="single" w:sz="4" w:space="0" w:color="auto"/>
              <w:right w:val="nil"/>
            </w:tcBorders>
            <w:shd w:val="clear" w:color="auto" w:fill="auto"/>
            <w:vAlign w:val="center"/>
            <w:hideMark/>
          </w:tcPr>
          <w:p w14:paraId="1C8459F1"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Moderate hunger</w:t>
            </w:r>
          </w:p>
        </w:tc>
        <w:tc>
          <w:tcPr>
            <w:tcW w:w="810" w:type="dxa"/>
            <w:tcBorders>
              <w:top w:val="nil"/>
              <w:left w:val="nil"/>
              <w:bottom w:val="single" w:sz="4" w:space="0" w:color="auto"/>
              <w:right w:val="nil"/>
            </w:tcBorders>
            <w:shd w:val="clear" w:color="auto" w:fill="auto"/>
            <w:vAlign w:val="center"/>
            <w:hideMark/>
          </w:tcPr>
          <w:p w14:paraId="1C7B456D"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nil"/>
              <w:left w:val="nil"/>
              <w:bottom w:val="single" w:sz="4" w:space="0" w:color="auto"/>
              <w:right w:val="nil"/>
            </w:tcBorders>
          </w:tcPr>
          <w:p w14:paraId="40231607"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nil"/>
              <w:left w:val="nil"/>
              <w:bottom w:val="single" w:sz="4" w:space="0" w:color="auto"/>
              <w:right w:val="nil"/>
            </w:tcBorders>
            <w:shd w:val="clear" w:color="auto" w:fill="auto"/>
            <w:vAlign w:val="center"/>
            <w:hideMark/>
          </w:tcPr>
          <w:p w14:paraId="1D10E38F"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nil"/>
              <w:left w:val="nil"/>
              <w:bottom w:val="single" w:sz="4" w:space="0" w:color="auto"/>
              <w:right w:val="nil"/>
            </w:tcBorders>
            <w:shd w:val="clear" w:color="auto" w:fill="auto"/>
            <w:vAlign w:val="center"/>
            <w:hideMark/>
          </w:tcPr>
          <w:p w14:paraId="2BF6B6B3"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nil"/>
              <w:left w:val="nil"/>
              <w:bottom w:val="single" w:sz="4" w:space="0" w:color="auto"/>
              <w:right w:val="nil"/>
            </w:tcBorders>
            <w:shd w:val="clear" w:color="auto" w:fill="auto"/>
            <w:vAlign w:val="center"/>
            <w:hideMark/>
          </w:tcPr>
          <w:p w14:paraId="32CBAB06"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A6CCF49"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58EFA5"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DEE7BC3"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nil"/>
              <w:left w:val="nil"/>
              <w:bottom w:val="single" w:sz="4" w:space="0" w:color="auto"/>
              <w:right w:val="nil"/>
            </w:tcBorders>
            <w:shd w:val="clear" w:color="auto" w:fill="auto"/>
            <w:vAlign w:val="center"/>
            <w:hideMark/>
          </w:tcPr>
          <w:p w14:paraId="310EB41E"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C20B94B" w14:textId="77777777" w:rsidR="008E036F" w:rsidRPr="003D3679" w:rsidRDefault="008E036F" w:rsidP="00757FC9">
            <w:pPr>
              <w:widowControl/>
              <w:spacing w:line="259" w:lineRule="auto"/>
              <w:jc w:val="center"/>
              <w:rPr>
                <w:rFonts w:eastAsia="Times New Roman" w:cs="Times New Roman"/>
                <w:sz w:val="20"/>
                <w:szCs w:val="20"/>
              </w:rPr>
            </w:pPr>
          </w:p>
        </w:tc>
      </w:tr>
      <w:tr w:rsidR="008E036F" w:rsidRPr="003D3679" w14:paraId="131BEACA" w14:textId="77777777" w:rsidTr="00757FC9">
        <w:tc>
          <w:tcPr>
            <w:tcW w:w="2340" w:type="dxa"/>
            <w:tcBorders>
              <w:top w:val="single" w:sz="4" w:space="0" w:color="auto"/>
              <w:left w:val="nil"/>
              <w:bottom w:val="single" w:sz="4" w:space="0" w:color="auto"/>
              <w:right w:val="nil"/>
            </w:tcBorders>
            <w:shd w:val="clear" w:color="auto" w:fill="auto"/>
            <w:vAlign w:val="center"/>
            <w:hideMark/>
          </w:tcPr>
          <w:p w14:paraId="483C3F4C" w14:textId="77777777" w:rsidR="008E036F" w:rsidRPr="003D3679" w:rsidRDefault="008E036F" w:rsidP="00757FC9">
            <w:pPr>
              <w:widowControl/>
              <w:spacing w:line="259" w:lineRule="auto"/>
              <w:ind w:firstLineChars="100" w:firstLine="200"/>
              <w:rPr>
                <w:rFonts w:eastAsia="Times New Roman" w:cs="Calibri"/>
                <w:sz w:val="20"/>
                <w:szCs w:val="20"/>
              </w:rPr>
            </w:pPr>
            <w:r w:rsidRPr="003D3679">
              <w:rPr>
                <w:rFonts w:eastAsia="Times New Roman" w:cs="Calibri"/>
                <w:sz w:val="20"/>
                <w:szCs w:val="20"/>
              </w:rPr>
              <w:t>Severe hunger</w:t>
            </w:r>
          </w:p>
        </w:tc>
        <w:tc>
          <w:tcPr>
            <w:tcW w:w="810" w:type="dxa"/>
            <w:tcBorders>
              <w:top w:val="single" w:sz="4" w:space="0" w:color="auto"/>
              <w:left w:val="nil"/>
              <w:bottom w:val="single" w:sz="4" w:space="0" w:color="auto"/>
              <w:right w:val="nil"/>
            </w:tcBorders>
            <w:shd w:val="clear" w:color="auto" w:fill="auto"/>
            <w:vAlign w:val="center"/>
            <w:hideMark/>
          </w:tcPr>
          <w:p w14:paraId="4A5529F7" w14:textId="77777777" w:rsidR="008E036F" w:rsidRPr="003D3679" w:rsidRDefault="008E036F" w:rsidP="00757FC9">
            <w:pPr>
              <w:widowControl/>
              <w:spacing w:line="259" w:lineRule="auto"/>
              <w:jc w:val="center"/>
              <w:rPr>
                <w:rFonts w:eastAsia="Times New Roman" w:cs="Times New Roman"/>
                <w:sz w:val="20"/>
                <w:szCs w:val="20"/>
              </w:rPr>
            </w:pPr>
          </w:p>
        </w:tc>
        <w:tc>
          <w:tcPr>
            <w:tcW w:w="915" w:type="dxa"/>
            <w:tcBorders>
              <w:top w:val="single" w:sz="4" w:space="0" w:color="auto"/>
              <w:left w:val="nil"/>
              <w:bottom w:val="single" w:sz="4" w:space="0" w:color="auto"/>
              <w:right w:val="nil"/>
            </w:tcBorders>
          </w:tcPr>
          <w:p w14:paraId="4037BD06" w14:textId="77777777" w:rsidR="008E036F" w:rsidRPr="003D3679" w:rsidRDefault="008E036F" w:rsidP="00757FC9">
            <w:pPr>
              <w:widowControl/>
              <w:spacing w:line="259" w:lineRule="auto"/>
              <w:jc w:val="center"/>
              <w:rPr>
                <w:rFonts w:eastAsia="Times New Roman" w:cs="Calibri"/>
                <w:sz w:val="20"/>
                <w:szCs w:val="20"/>
              </w:rPr>
            </w:pPr>
          </w:p>
        </w:tc>
        <w:tc>
          <w:tcPr>
            <w:tcW w:w="615" w:type="dxa"/>
            <w:tcBorders>
              <w:top w:val="single" w:sz="4" w:space="0" w:color="auto"/>
              <w:left w:val="nil"/>
              <w:bottom w:val="single" w:sz="4" w:space="0" w:color="auto"/>
              <w:right w:val="nil"/>
            </w:tcBorders>
            <w:shd w:val="clear" w:color="auto" w:fill="auto"/>
            <w:vAlign w:val="center"/>
            <w:hideMark/>
          </w:tcPr>
          <w:p w14:paraId="355B7648" w14:textId="77777777" w:rsidR="008E036F" w:rsidRPr="003D3679" w:rsidRDefault="008E036F" w:rsidP="00757FC9">
            <w:pPr>
              <w:widowControl/>
              <w:spacing w:line="259" w:lineRule="auto"/>
              <w:jc w:val="center"/>
              <w:rPr>
                <w:rFonts w:eastAsia="Times New Roman" w:cs="Calibri"/>
                <w:sz w:val="20"/>
                <w:szCs w:val="20"/>
              </w:rPr>
            </w:pPr>
          </w:p>
        </w:tc>
        <w:tc>
          <w:tcPr>
            <w:tcW w:w="271" w:type="dxa"/>
            <w:tcBorders>
              <w:top w:val="single" w:sz="4" w:space="0" w:color="auto"/>
              <w:left w:val="nil"/>
              <w:bottom w:val="single" w:sz="4" w:space="0" w:color="auto"/>
              <w:right w:val="nil"/>
            </w:tcBorders>
            <w:shd w:val="clear" w:color="auto" w:fill="auto"/>
            <w:vAlign w:val="center"/>
            <w:hideMark/>
          </w:tcPr>
          <w:p w14:paraId="10D57F9A" w14:textId="77777777" w:rsidR="008E036F" w:rsidRPr="003D3679" w:rsidRDefault="008E036F" w:rsidP="00757FC9">
            <w:pPr>
              <w:widowControl/>
              <w:spacing w:line="259" w:lineRule="auto"/>
              <w:jc w:val="center"/>
              <w:rPr>
                <w:rFonts w:eastAsia="Times New Roman" w:cs="Calibri"/>
                <w:sz w:val="20"/>
                <w:szCs w:val="20"/>
              </w:rPr>
            </w:pPr>
          </w:p>
        </w:tc>
        <w:tc>
          <w:tcPr>
            <w:tcW w:w="719" w:type="dxa"/>
            <w:tcBorders>
              <w:top w:val="single" w:sz="4" w:space="0" w:color="auto"/>
              <w:left w:val="nil"/>
              <w:bottom w:val="single" w:sz="4" w:space="0" w:color="auto"/>
              <w:right w:val="nil"/>
            </w:tcBorders>
            <w:shd w:val="clear" w:color="auto" w:fill="auto"/>
            <w:vAlign w:val="center"/>
            <w:hideMark/>
          </w:tcPr>
          <w:p w14:paraId="698CE972" w14:textId="77777777" w:rsidR="008E036F" w:rsidRPr="003D3679" w:rsidRDefault="008E036F" w:rsidP="00757FC9">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tcPr>
          <w:p w14:paraId="5DE4A496" w14:textId="77777777" w:rsidR="008E036F" w:rsidRPr="003D3679" w:rsidRDefault="008E036F" w:rsidP="00757FC9">
            <w:pPr>
              <w:widowControl/>
              <w:spacing w:line="259" w:lineRule="auto"/>
              <w:jc w:val="center"/>
              <w:rPr>
                <w:rFonts w:eastAsia="Times New Roman" w:cs="Times New Roman"/>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278AF718" w14:textId="77777777" w:rsidR="008E036F" w:rsidRPr="003D3679" w:rsidRDefault="008E036F" w:rsidP="00757FC9">
            <w:pPr>
              <w:widowControl/>
              <w:spacing w:line="259" w:lineRule="auto"/>
              <w:jc w:val="center"/>
              <w:rPr>
                <w:rFonts w:eastAsia="Times New Roman" w:cs="Times New Roman"/>
                <w:sz w:val="20"/>
                <w:szCs w:val="20"/>
              </w:rPr>
            </w:pPr>
          </w:p>
        </w:tc>
        <w:tc>
          <w:tcPr>
            <w:tcW w:w="606" w:type="dxa"/>
            <w:tcBorders>
              <w:top w:val="single" w:sz="4" w:space="0" w:color="auto"/>
              <w:left w:val="nil"/>
              <w:bottom w:val="single" w:sz="4" w:space="0" w:color="auto"/>
              <w:right w:val="nil"/>
            </w:tcBorders>
            <w:shd w:val="clear" w:color="auto" w:fill="auto"/>
            <w:vAlign w:val="center"/>
            <w:hideMark/>
          </w:tcPr>
          <w:p w14:paraId="19361D14" w14:textId="77777777" w:rsidR="008E036F" w:rsidRPr="003D3679" w:rsidRDefault="008E036F" w:rsidP="00757FC9">
            <w:pPr>
              <w:widowControl/>
              <w:spacing w:line="259" w:lineRule="auto"/>
              <w:jc w:val="center"/>
              <w:rPr>
                <w:rFonts w:eastAsia="Times New Roman" w:cs="Times New Roman"/>
                <w:sz w:val="20"/>
                <w:szCs w:val="20"/>
              </w:rPr>
            </w:pPr>
          </w:p>
        </w:tc>
        <w:tc>
          <w:tcPr>
            <w:tcW w:w="779" w:type="dxa"/>
            <w:tcBorders>
              <w:top w:val="single" w:sz="4" w:space="0" w:color="auto"/>
              <w:left w:val="nil"/>
              <w:bottom w:val="single" w:sz="4" w:space="0" w:color="auto"/>
              <w:right w:val="nil"/>
            </w:tcBorders>
            <w:shd w:val="clear" w:color="auto" w:fill="auto"/>
            <w:vAlign w:val="center"/>
            <w:hideMark/>
          </w:tcPr>
          <w:p w14:paraId="4C063513" w14:textId="77777777" w:rsidR="008E036F" w:rsidRPr="003D3679" w:rsidRDefault="008E036F" w:rsidP="00757FC9">
            <w:pPr>
              <w:widowControl/>
              <w:spacing w:line="259" w:lineRule="auto"/>
              <w:jc w:val="center"/>
              <w:rPr>
                <w:rFonts w:eastAsia="Times New Roman" w:cs="Times New Roman"/>
                <w:sz w:val="20"/>
                <w:szCs w:val="20"/>
              </w:rPr>
            </w:pPr>
          </w:p>
        </w:tc>
        <w:tc>
          <w:tcPr>
            <w:tcW w:w="685" w:type="dxa"/>
            <w:tcBorders>
              <w:top w:val="single" w:sz="4" w:space="0" w:color="auto"/>
              <w:left w:val="nil"/>
              <w:bottom w:val="single" w:sz="4" w:space="0" w:color="auto"/>
              <w:right w:val="nil"/>
            </w:tcBorders>
            <w:shd w:val="clear" w:color="auto" w:fill="auto"/>
            <w:vAlign w:val="center"/>
            <w:hideMark/>
          </w:tcPr>
          <w:p w14:paraId="252EE535" w14:textId="77777777" w:rsidR="008E036F" w:rsidRPr="003D3679" w:rsidRDefault="008E036F" w:rsidP="00757FC9">
            <w:pPr>
              <w:widowControl/>
              <w:spacing w:line="259" w:lineRule="auto"/>
              <w:jc w:val="center"/>
              <w:rPr>
                <w:rFonts w:eastAsia="Times New Roman" w:cs="Times New Roman"/>
                <w:sz w:val="20"/>
                <w:szCs w:val="20"/>
              </w:rPr>
            </w:pPr>
          </w:p>
        </w:tc>
      </w:tr>
    </w:tbl>
    <w:p w14:paraId="4DC3DA3B" w14:textId="77777777" w:rsidR="00044AFF" w:rsidRDefault="00044AFF" w:rsidP="00044AFF">
      <w:pPr>
        <w:pStyle w:val="TF-TblFN"/>
        <w:spacing w:before="0"/>
      </w:pPr>
      <w:commentRangeStart w:id="416"/>
      <w:r>
        <w:t>^ Results not statistically reliable, n&lt;30</w:t>
      </w:r>
      <w:commentRangeEnd w:id="416"/>
      <w:r w:rsidR="004E33EB">
        <w:rPr>
          <w:rStyle w:val="CommentReference"/>
          <w:rFonts w:eastAsia="Arial" w:cs="Arial"/>
          <w:color w:val="000000"/>
        </w:rPr>
        <w:commentReference w:id="416"/>
      </w:r>
    </w:p>
    <w:p w14:paraId="6D97ED9C" w14:textId="3A8AA9B4" w:rsidR="00044AFF" w:rsidRDefault="00044AFF" w:rsidP="00044AFF">
      <w:pPr>
        <w:pStyle w:val="TF-TblFN"/>
        <w:spacing w:before="0"/>
        <w:ind w:left="90" w:hanging="90"/>
      </w:pPr>
      <w:proofErr w:type="spellStart"/>
      <w:r w:rsidRPr="008850D4">
        <w:rPr>
          <w:vertAlign w:val="superscript"/>
        </w:rPr>
        <w:t>a</w:t>
      </w:r>
      <w:proofErr w:type="spellEnd"/>
      <w:r>
        <w:t xml:space="preserve"> </w:t>
      </w:r>
      <w:proofErr w:type="gramStart"/>
      <w:r>
        <w:t>The</w:t>
      </w:r>
      <w:proofErr w:type="gramEnd"/>
      <w:r>
        <w:t xml:space="preserve"> </w:t>
      </w:r>
      <w:r w:rsidR="00B45E8C">
        <w:t>“</w:t>
      </w:r>
      <w:r>
        <w:t>n</w:t>
      </w:r>
      <w:r w:rsidR="00B45E8C">
        <w:t>”</w:t>
      </w:r>
      <w:r>
        <w:t xml:space="preserve"> reflects the unweighted number of households—not the number of household members—even though the prevalence of poverty measures the percentage of individuals living below a poverty threshold. Records missing information for the disaggregate variables have been excluded from the disaggregated estimates. The unweighted sample size reflects this loss in observations; therefore, disaggregate sample sizes may not total</w:t>
      </w:r>
      <w:r w:rsidR="003046C4">
        <w:t xml:space="preserve"> to the aggregated sample size.</w:t>
      </w:r>
    </w:p>
    <w:p w14:paraId="78837440" w14:textId="77777777" w:rsidR="00044AFF" w:rsidRDefault="00044AFF" w:rsidP="00044AFF">
      <w:pPr>
        <w:pStyle w:val="TF-TblFN"/>
        <w:spacing w:before="0"/>
        <w:ind w:left="90" w:hanging="90"/>
      </w:pPr>
      <w:r w:rsidRPr="008850D4">
        <w:rPr>
          <w:vertAlign w:val="superscript"/>
        </w:rPr>
        <w:t>b</w:t>
      </w:r>
      <w:r>
        <w:t xml:space="preserve"> Significance tests were performed to determine whether a difference exists between the baseline and endline estimates.</w:t>
      </w:r>
    </w:p>
    <w:p w14:paraId="660FC1BF" w14:textId="77777777" w:rsidR="00044AFF" w:rsidRDefault="00044AFF" w:rsidP="00044AFF">
      <w:pPr>
        <w:pStyle w:val="TF-TblFN"/>
        <w:spacing w:before="0"/>
        <w:ind w:left="90" w:hanging="90"/>
      </w:pPr>
      <w:r w:rsidRPr="008850D4">
        <w:rPr>
          <w:vertAlign w:val="superscript"/>
        </w:rPr>
        <w:t>c</w:t>
      </w:r>
      <w:r>
        <w:t xml:space="preserve"> Differences found to be statistically significant are indicated by level: * p&lt;0.05, ** p&lt;0.01, *** p&lt;0.001.</w:t>
      </w:r>
    </w:p>
    <w:p w14:paraId="05889807" w14:textId="77777777" w:rsidR="00044AFF" w:rsidRDefault="00044AFF" w:rsidP="00044AFF">
      <w:pPr>
        <w:pStyle w:val="TF-TblFN"/>
        <w:spacing w:before="0"/>
        <w:ind w:left="90" w:hanging="90"/>
      </w:pPr>
      <w:r>
        <w:t xml:space="preserve">Notes: </w:t>
      </w:r>
    </w:p>
    <w:p w14:paraId="643CFDA3" w14:textId="77777777" w:rsidR="00044AFF" w:rsidRDefault="00044AFF" w:rsidP="003046C4">
      <w:pPr>
        <w:pStyle w:val="TF-TblFN"/>
        <w:spacing w:before="0"/>
        <w:ind w:left="0" w:firstLine="0"/>
      </w:pPr>
      <w:r>
        <w:t xml:space="preserve">Estimates are sample-weighted; numbers of observations are unweighted. </w:t>
      </w:r>
    </w:p>
    <w:p w14:paraId="12DB3FCB" w14:textId="05976081" w:rsidR="00044AFF" w:rsidRDefault="002B19D5"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02AFF9B" w14:textId="6932ED1A" w:rsidR="00044AFF" w:rsidRDefault="00044AFF" w:rsidP="003046C4">
      <w:pPr>
        <w:pStyle w:val="TF-TblFN"/>
        <w:spacing w:before="0"/>
        <w:ind w:left="0" w:firstLine="0"/>
      </w:pPr>
      <w:r>
        <w:t xml:space="preserve">The prevalence of poverty, sometimes referred to as the poverty incidence or poverty headcount ratio, is the percentage of individuals living below the </w:t>
      </w:r>
      <w:r w:rsidRPr="00044AFF">
        <w:t>national poverty threshold ([</w:t>
      </w:r>
      <w:r w:rsidRPr="00757754">
        <w:rPr>
          <w:highlight w:val="yellow"/>
        </w:rPr>
        <w:t>threshold</w:t>
      </w:r>
      <w:r w:rsidRPr="00044AFF">
        <w:t>]). [</w:t>
      </w:r>
      <w:r w:rsidRPr="00757754">
        <w:rPr>
          <w:highlight w:val="yellow"/>
        </w:rPr>
        <w:t>Insert description of the national poverty threshold.</w:t>
      </w:r>
      <w:r w:rsidRPr="00044AFF">
        <w:t>]</w:t>
      </w:r>
    </w:p>
    <w:p w14:paraId="58D4C982" w14:textId="75ACF7F5" w:rsidR="00B444D1" w:rsidRPr="00757754" w:rsidRDefault="00B444D1" w:rsidP="003046C4">
      <w:pPr>
        <w:widowControl/>
        <w:spacing w:line="240" w:lineRule="auto"/>
        <w:rPr>
          <w:rFonts w:eastAsia="Times New Roman" w:cs="Calibri"/>
          <w:sz w:val="16"/>
          <w:szCs w:val="16"/>
        </w:rPr>
      </w:pPr>
      <w:r w:rsidRPr="00757754">
        <w:rPr>
          <w:rFonts w:eastAsia="Times New Roman" w:cs="Calibri"/>
          <w:sz w:val="16"/>
          <w:szCs w:val="16"/>
        </w:rPr>
        <w:t>The prevalence of poverty was calculated by [</w:t>
      </w:r>
      <w:r w:rsidRPr="00757754">
        <w:rPr>
          <w:rFonts w:eastAsia="Times New Roman" w:cs="Calibri"/>
          <w:sz w:val="16"/>
          <w:szCs w:val="16"/>
          <w:highlight w:val="yellow"/>
        </w:rPr>
        <w:t>insert calculations used</w:t>
      </w:r>
      <w:r w:rsidRPr="00757754">
        <w:rPr>
          <w:rFonts w:eastAsia="Times New Roman" w:cs="Calibri"/>
          <w:sz w:val="16"/>
          <w:szCs w:val="16"/>
        </w:rPr>
        <w:t>]. Finally, after applying the household member sampling weight, the sum of the number of households in which the per capita daily consumption in</w:t>
      </w:r>
      <w:r w:rsidR="00683C8C">
        <w:rPr>
          <w:rFonts w:eastAsia="Times New Roman" w:cs="Calibri"/>
          <w:sz w:val="16"/>
          <w:szCs w:val="16"/>
        </w:rPr>
        <w:t xml:space="preserve"> local currency units</w:t>
      </w:r>
      <w:r w:rsidRPr="00757754">
        <w:rPr>
          <w:rFonts w:eastAsia="Times New Roman" w:cs="Calibri"/>
          <w:sz w:val="16"/>
          <w:szCs w:val="16"/>
        </w:rPr>
        <w:t xml:space="preserve"> </w:t>
      </w:r>
      <w:r w:rsidR="00683C8C">
        <w:rPr>
          <w:rFonts w:eastAsia="Times New Roman" w:cs="Calibri"/>
          <w:sz w:val="16"/>
          <w:szCs w:val="16"/>
        </w:rPr>
        <w:t>(</w:t>
      </w:r>
      <w:r w:rsidRPr="00757754">
        <w:rPr>
          <w:rFonts w:eastAsia="Times New Roman" w:cs="Calibri"/>
          <w:sz w:val="16"/>
          <w:szCs w:val="16"/>
        </w:rPr>
        <w:t>LCU</w:t>
      </w:r>
      <w:r w:rsidR="00683C8C">
        <w:rPr>
          <w:rFonts w:eastAsia="Times New Roman" w:cs="Calibri"/>
          <w:sz w:val="16"/>
          <w:szCs w:val="16"/>
        </w:rPr>
        <w:t>)</w:t>
      </w:r>
      <w:r w:rsidRPr="00757754">
        <w:rPr>
          <w:rFonts w:eastAsia="Times New Roman" w:cs="Calibri"/>
          <w:sz w:val="16"/>
          <w:szCs w:val="16"/>
        </w:rPr>
        <w:t xml:space="preserve"> for the year and month of the ZOI Survey was less than the poverty line in LCU for the year and month of the ZOI Survey was divided by the sum of the number of households with consumption data.</w:t>
      </w:r>
      <w:r w:rsidRPr="00757754" w:rsidDel="00B444D1">
        <w:rPr>
          <w:rFonts w:eastAsia="Times New Roman" w:cs="Calibri"/>
          <w:sz w:val="16"/>
          <w:szCs w:val="16"/>
        </w:rPr>
        <w:t xml:space="preserve"> </w:t>
      </w:r>
    </w:p>
    <w:p w14:paraId="6B7DF4C7" w14:textId="74A9D859" w:rsidR="00B444D1" w:rsidRDefault="00B444D1"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0D606C04" w14:textId="0B43F825" w:rsidR="005625E5" w:rsidRDefault="00B444D1" w:rsidP="00757754">
      <w:pPr>
        <w:pStyle w:val="BodyText"/>
      </w:pPr>
      <w:r>
        <w:rPr>
          <w:b/>
          <w:color w:val="94A545"/>
        </w:rPr>
        <w:t>Depth of poverty</w:t>
      </w:r>
      <w:r w:rsidRPr="00CB3A6A">
        <w:rPr>
          <w:b/>
          <w:color w:val="94A545"/>
        </w:rPr>
        <w:t>.</w:t>
      </w:r>
      <w:r w:rsidRPr="00D55C65">
        <w:rPr>
          <w:b/>
          <w:color w:val="94A545"/>
        </w:rPr>
        <w:t xml:space="preserve"> </w:t>
      </w:r>
      <w:r w:rsidRPr="00D55C65">
        <w:rPr>
          <w:highlight w:val="yellow"/>
        </w:rPr>
        <w:t>[Describe the results presented in Table 4.</w:t>
      </w:r>
      <w:r>
        <w:rPr>
          <w:highlight w:val="yellow"/>
        </w:rPr>
        <w:t>2</w:t>
      </w:r>
      <w:r w:rsidRPr="00D55C65">
        <w:rPr>
          <w:highlight w:val="yellow"/>
        </w:rPr>
        <w:t>.</w:t>
      </w:r>
      <w:r w:rsidR="000852B7">
        <w:rPr>
          <w:highlight w:val="yellow"/>
        </w:rPr>
        <w:t>8.</w:t>
      </w:r>
      <w:r w:rsidRPr="00D55C65">
        <w:rPr>
          <w:highlight w:val="yellow"/>
        </w:rPr>
        <w:t xml:space="preserve"> Interpret the results in relation to the results presented in Table 4.2.</w:t>
      </w:r>
      <w:r>
        <w:rPr>
          <w:highlight w:val="yellow"/>
        </w:rPr>
        <w:t>2</w:t>
      </w:r>
      <w:r w:rsidRPr="00D55C65">
        <w:rPr>
          <w:highlight w:val="yellow"/>
        </w:rPr>
        <w:t xml:space="preserve"> and Table 4.</w:t>
      </w:r>
      <w:r>
        <w:rPr>
          <w:highlight w:val="yellow"/>
        </w:rPr>
        <w:t>2</w:t>
      </w:r>
      <w:r w:rsidR="000852B7">
        <w:rPr>
          <w:highlight w:val="yellow"/>
        </w:rPr>
        <w:t>.5</w:t>
      </w:r>
      <w:r w:rsidRPr="00D55C65">
        <w:rPr>
          <w:highlight w:val="yellow"/>
        </w:rPr>
        <w:t>.]</w:t>
      </w:r>
      <w:r w:rsidRPr="00D55C65" w:rsidDel="002149AF">
        <w:rPr>
          <w:highlight w:val="yellow"/>
        </w:rPr>
        <w:t xml:space="preserve"> </w:t>
      </w:r>
    </w:p>
    <w:p w14:paraId="12DE66D7" w14:textId="7B325269" w:rsidR="003F27BC" w:rsidRDefault="003F27BC" w:rsidP="003F27BC">
      <w:pPr>
        <w:pStyle w:val="Tabletitle"/>
        <w:keepLines/>
        <w:spacing w:before="240"/>
        <w:contextualSpacing/>
        <w:outlineLvl w:val="3"/>
      </w:pPr>
      <w:bookmarkStart w:id="417" w:name="_Toc50719180"/>
      <w:r>
        <w:t>Table 4.</w:t>
      </w:r>
      <w:r w:rsidRPr="004156D8">
        <w:t>2</w:t>
      </w:r>
      <w:r w:rsidR="000852B7">
        <w:t>.8</w:t>
      </w:r>
      <w:r w:rsidRPr="004156D8">
        <w:t>: Comparison of Depth of Poverty at the National Threshold of [</w:t>
      </w:r>
      <w:r w:rsidRPr="00A65542">
        <w:rPr>
          <w:highlight w:val="yellow"/>
        </w:rPr>
        <w:t>Threshold</w:t>
      </w:r>
      <w:r w:rsidRPr="004156D8">
        <w:t>]</w:t>
      </w:r>
      <w:r w:rsidR="000B37BD">
        <w:t xml:space="preserve"> in the </w:t>
      </w:r>
      <w:r w:rsidR="00160DC3">
        <w:t>Phase One</w:t>
      </w:r>
      <w:r w:rsidR="007F25EC">
        <w:t xml:space="preserve"> ZOI</w:t>
      </w:r>
      <w:r w:rsidRPr="004156D8">
        <w:t xml:space="preserve">, in Total and by Selected Household Characteristics, Feed the Future </w:t>
      </w:r>
      <w:r w:rsidR="00160DC3">
        <w:t>Phase One</w:t>
      </w:r>
      <w:r w:rsidRPr="004156D8">
        <w:t xml:space="preserve"> Baseline and Endline ZOI Surveys</w:t>
      </w:r>
      <w:bookmarkEnd w:id="417"/>
    </w:p>
    <w:tbl>
      <w:tblPr>
        <w:tblW w:w="5000" w:type="pct"/>
        <w:tblLayout w:type="fixed"/>
        <w:tblCellMar>
          <w:left w:w="72" w:type="dxa"/>
          <w:right w:w="72" w:type="dxa"/>
        </w:tblCellMar>
        <w:tblLook w:val="04A0" w:firstRow="1" w:lastRow="0" w:firstColumn="1" w:lastColumn="0" w:noHBand="0" w:noVBand="1"/>
      </w:tblPr>
      <w:tblGrid>
        <w:gridCol w:w="2330"/>
        <w:gridCol w:w="932"/>
        <w:gridCol w:w="933"/>
        <w:gridCol w:w="651"/>
        <w:gridCol w:w="187"/>
        <w:gridCol w:w="932"/>
        <w:gridCol w:w="931"/>
        <w:gridCol w:w="652"/>
        <w:gridCol w:w="559"/>
        <w:gridCol w:w="745"/>
        <w:gridCol w:w="652"/>
      </w:tblGrid>
      <w:tr w:rsidR="00F658A5" w:rsidRPr="00670B3A" w14:paraId="03FA1C88" w14:textId="77777777" w:rsidTr="00F27E8A">
        <w:tc>
          <w:tcPr>
            <w:tcW w:w="2294" w:type="dxa"/>
            <w:tcBorders>
              <w:top w:val="single" w:sz="4" w:space="0" w:color="auto"/>
              <w:left w:val="nil"/>
              <w:bottom w:val="nil"/>
              <w:right w:val="nil"/>
            </w:tcBorders>
            <w:shd w:val="clear" w:color="000000" w:fill="387990"/>
            <w:noWrap/>
            <w:vAlign w:val="bottom"/>
            <w:hideMark/>
          </w:tcPr>
          <w:p w14:paraId="3A819614"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8" w:type="dxa"/>
            <w:gridSpan w:val="3"/>
            <w:tcBorders>
              <w:top w:val="single" w:sz="4" w:space="0" w:color="auto"/>
              <w:left w:val="nil"/>
              <w:bottom w:val="single" w:sz="4" w:space="0" w:color="FFFFFF"/>
              <w:right w:val="nil"/>
            </w:tcBorders>
            <w:shd w:val="clear" w:color="000000" w:fill="387990"/>
          </w:tcPr>
          <w:p w14:paraId="18674832"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Baseline </w:t>
            </w:r>
          </w:p>
          <w:p w14:paraId="4D497237"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184" w:type="dxa"/>
            <w:tcBorders>
              <w:top w:val="single" w:sz="4" w:space="0" w:color="auto"/>
              <w:left w:val="nil"/>
              <w:bottom w:val="nil"/>
              <w:right w:val="nil"/>
            </w:tcBorders>
            <w:shd w:val="clear" w:color="000000" w:fill="387990"/>
            <w:vAlign w:val="bottom"/>
            <w:hideMark/>
          </w:tcPr>
          <w:p w14:paraId="15AF8FD6"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 </w:t>
            </w:r>
          </w:p>
        </w:tc>
        <w:tc>
          <w:tcPr>
            <w:tcW w:w="2477" w:type="dxa"/>
            <w:gridSpan w:val="3"/>
            <w:tcBorders>
              <w:top w:val="single" w:sz="4" w:space="0" w:color="auto"/>
              <w:left w:val="nil"/>
              <w:bottom w:val="single" w:sz="4" w:space="0" w:color="FFFFFF"/>
              <w:right w:val="nil"/>
            </w:tcBorders>
            <w:shd w:val="clear" w:color="000000" w:fill="387990"/>
          </w:tcPr>
          <w:p w14:paraId="0B2DAEC8" w14:textId="77777777" w:rsidR="00F658A5"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xml:space="preserve">Endline </w:t>
            </w:r>
          </w:p>
          <w:p w14:paraId="7296DE4F"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([Year(s)])</w:t>
            </w:r>
          </w:p>
        </w:tc>
        <w:tc>
          <w:tcPr>
            <w:tcW w:w="551" w:type="dxa"/>
            <w:vMerge w:val="restart"/>
            <w:tcBorders>
              <w:top w:val="single" w:sz="4" w:space="0" w:color="auto"/>
              <w:left w:val="nil"/>
              <w:right w:val="nil"/>
            </w:tcBorders>
            <w:shd w:val="clear" w:color="000000" w:fill="387990"/>
            <w:vAlign w:val="bottom"/>
            <w:hideMark/>
          </w:tcPr>
          <w:p w14:paraId="301DACA8"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20DB6A9F" w14:textId="7D756DE3"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Diff.</w:t>
            </w:r>
          </w:p>
        </w:tc>
        <w:tc>
          <w:tcPr>
            <w:tcW w:w="734" w:type="dxa"/>
            <w:vMerge w:val="restart"/>
            <w:tcBorders>
              <w:top w:val="single" w:sz="4" w:space="0" w:color="auto"/>
              <w:left w:val="nil"/>
              <w:right w:val="nil"/>
            </w:tcBorders>
            <w:shd w:val="clear" w:color="000000" w:fill="387990"/>
            <w:vAlign w:val="bottom"/>
            <w:hideMark/>
          </w:tcPr>
          <w:p w14:paraId="18241AF0"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1C961B39" w14:textId="3C2A25E1" w:rsidR="00F658A5" w:rsidRPr="00670B3A" w:rsidRDefault="00F658A5" w:rsidP="00F27E8A">
            <w:pPr>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p-</w:t>
            </w:r>
            <w:proofErr w:type="spellStart"/>
            <w:r w:rsidRPr="00670B3A">
              <w:rPr>
                <w:rFonts w:eastAsia="Times New Roman" w:cs="Calibri"/>
                <w:b/>
                <w:bCs/>
                <w:color w:val="FFFFFF"/>
                <w:sz w:val="20"/>
                <w:szCs w:val="20"/>
              </w:rPr>
              <w:t>value</w:t>
            </w:r>
            <w:r w:rsidRPr="00670B3A">
              <w:rPr>
                <w:rFonts w:eastAsia="Times New Roman" w:cs="Calibri"/>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3EF665AE" w14:textId="77777777" w:rsidR="00F658A5" w:rsidRPr="00670B3A" w:rsidRDefault="00F658A5" w:rsidP="00F27E8A">
            <w:pPr>
              <w:widowControl/>
              <w:spacing w:line="259" w:lineRule="auto"/>
              <w:jc w:val="center"/>
              <w:rPr>
                <w:rFonts w:eastAsia="Times New Roman" w:cs="Calibri"/>
                <w:b/>
                <w:bCs/>
                <w:color w:val="FFFFFF"/>
                <w:sz w:val="20"/>
                <w:szCs w:val="20"/>
              </w:rPr>
            </w:pPr>
            <w:r w:rsidRPr="00670B3A">
              <w:rPr>
                <w:rFonts w:eastAsia="Times New Roman" w:cs="Calibri"/>
                <w:b/>
                <w:bCs/>
                <w:color w:val="FFFFFF"/>
                <w:sz w:val="20"/>
                <w:szCs w:val="20"/>
              </w:rPr>
              <w:t> </w:t>
            </w:r>
          </w:p>
          <w:p w14:paraId="459F1BCB" w14:textId="0DA7AB3E" w:rsidR="00F658A5" w:rsidRPr="00670B3A" w:rsidRDefault="00F658A5" w:rsidP="00F27E8A">
            <w:pPr>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Sig.</w:t>
            </w:r>
            <w:r w:rsidRPr="00670B3A">
              <w:rPr>
                <w:rFonts w:eastAsia="Times New Roman" w:cs="Calibri"/>
                <w:b/>
                <w:bCs/>
                <w:color w:val="FFFFFF"/>
                <w:sz w:val="20"/>
                <w:szCs w:val="20"/>
                <w:vertAlign w:val="superscript"/>
              </w:rPr>
              <w:t>c</w:t>
            </w:r>
            <w:proofErr w:type="spellEnd"/>
          </w:p>
        </w:tc>
      </w:tr>
      <w:tr w:rsidR="00F658A5" w:rsidRPr="00670B3A" w14:paraId="4A32746A" w14:textId="77777777" w:rsidTr="00F27E8A">
        <w:tc>
          <w:tcPr>
            <w:tcW w:w="2294" w:type="dxa"/>
            <w:tcBorders>
              <w:top w:val="nil"/>
              <w:left w:val="nil"/>
              <w:bottom w:val="nil"/>
              <w:right w:val="nil"/>
            </w:tcBorders>
            <w:shd w:val="clear" w:color="000000" w:fill="387990"/>
            <w:noWrap/>
            <w:vAlign w:val="bottom"/>
            <w:hideMark/>
          </w:tcPr>
          <w:p w14:paraId="2D254275" w14:textId="77777777" w:rsidR="00F658A5" w:rsidRPr="00670B3A" w:rsidRDefault="00F658A5" w:rsidP="00F27E8A">
            <w:pPr>
              <w:widowControl/>
              <w:spacing w:line="259" w:lineRule="auto"/>
              <w:rPr>
                <w:rFonts w:eastAsia="Times New Roman" w:cs="Calibri"/>
                <w:b/>
                <w:bCs/>
                <w:color w:val="FFFFFF"/>
                <w:sz w:val="20"/>
                <w:szCs w:val="20"/>
              </w:rPr>
            </w:pPr>
            <w:r w:rsidRPr="00670B3A">
              <w:rPr>
                <w:rFonts w:eastAsia="Times New Roman" w:cs="Calibri"/>
                <w:b/>
                <w:bCs/>
                <w:color w:val="FFFFFF"/>
                <w:sz w:val="20"/>
                <w:szCs w:val="20"/>
              </w:rPr>
              <w:t>Characteristic</w:t>
            </w:r>
          </w:p>
        </w:tc>
        <w:tc>
          <w:tcPr>
            <w:tcW w:w="918" w:type="dxa"/>
            <w:tcBorders>
              <w:top w:val="nil"/>
              <w:left w:val="nil"/>
              <w:bottom w:val="nil"/>
              <w:right w:val="nil"/>
            </w:tcBorders>
            <w:shd w:val="clear" w:color="000000" w:fill="387990"/>
            <w:vAlign w:val="bottom"/>
            <w:hideMark/>
          </w:tcPr>
          <w:p w14:paraId="09734D10" w14:textId="5541B412"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9" w:type="dxa"/>
            <w:tcBorders>
              <w:top w:val="nil"/>
              <w:left w:val="nil"/>
              <w:bottom w:val="nil"/>
              <w:right w:val="nil"/>
            </w:tcBorders>
            <w:shd w:val="clear" w:color="000000" w:fill="387990"/>
            <w:vAlign w:val="bottom"/>
          </w:tcPr>
          <w:p w14:paraId="27600806"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1" w:type="dxa"/>
            <w:tcBorders>
              <w:top w:val="nil"/>
              <w:left w:val="nil"/>
              <w:bottom w:val="nil"/>
              <w:right w:val="nil"/>
            </w:tcBorders>
            <w:shd w:val="clear" w:color="000000" w:fill="387990"/>
            <w:vAlign w:val="bottom"/>
            <w:hideMark/>
          </w:tcPr>
          <w:p w14:paraId="2A20A446"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184" w:type="dxa"/>
            <w:tcBorders>
              <w:top w:val="nil"/>
              <w:left w:val="nil"/>
              <w:bottom w:val="nil"/>
              <w:right w:val="nil"/>
            </w:tcBorders>
            <w:shd w:val="clear" w:color="000000" w:fill="387990"/>
            <w:vAlign w:val="bottom"/>
            <w:hideMark/>
          </w:tcPr>
          <w:p w14:paraId="414ADFF4" w14:textId="77777777" w:rsidR="00F658A5" w:rsidRPr="00670B3A" w:rsidRDefault="00F658A5" w:rsidP="00F27E8A">
            <w:pPr>
              <w:widowControl/>
              <w:spacing w:line="259" w:lineRule="auto"/>
              <w:jc w:val="center"/>
              <w:rPr>
                <w:rFonts w:eastAsia="Times New Roman" w:cs="Calibri"/>
                <w:b/>
                <w:bCs/>
                <w:color w:val="FFFFFF"/>
                <w:sz w:val="20"/>
                <w:szCs w:val="20"/>
              </w:rPr>
            </w:pPr>
          </w:p>
        </w:tc>
        <w:tc>
          <w:tcPr>
            <w:tcW w:w="918" w:type="dxa"/>
            <w:tcBorders>
              <w:top w:val="nil"/>
              <w:left w:val="nil"/>
              <w:bottom w:val="nil"/>
              <w:right w:val="nil"/>
            </w:tcBorders>
            <w:shd w:val="clear" w:color="000000" w:fill="387990"/>
            <w:vAlign w:val="bottom"/>
            <w:hideMark/>
          </w:tcPr>
          <w:p w14:paraId="707E7B44" w14:textId="7C3A53F6"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w:t>
            </w:r>
            <w:r w:rsidRPr="00670B3A">
              <w:rPr>
                <w:rFonts w:eastAsia="Times New Roman" w:cs="Calibri"/>
                <w:b/>
                <w:bCs/>
                <w:color w:val="FFFFFF"/>
                <w:sz w:val="20"/>
                <w:szCs w:val="20"/>
              </w:rPr>
              <w:t xml:space="preserve"> </w:t>
            </w:r>
            <w:proofErr w:type="gramStart"/>
            <w:r w:rsidRPr="00670B3A">
              <w:rPr>
                <w:rFonts w:eastAsia="Times New Roman" w:cs="Calibri"/>
                <w:b/>
                <w:bCs/>
                <w:color w:val="FFFFFF"/>
                <w:sz w:val="20"/>
                <w:szCs w:val="20"/>
              </w:rPr>
              <w:t>of</w:t>
            </w:r>
            <w:proofErr w:type="gramEnd"/>
            <w:r w:rsidRPr="00670B3A">
              <w:rPr>
                <w:rFonts w:eastAsia="Times New Roman" w:cs="Calibri"/>
                <w:b/>
                <w:bCs/>
                <w:color w:val="FFFFFF"/>
                <w:sz w:val="20"/>
                <w:szCs w:val="20"/>
              </w:rPr>
              <w:t xml:space="preserve"> poverty line</w:t>
            </w:r>
          </w:p>
        </w:tc>
        <w:tc>
          <w:tcPr>
            <w:tcW w:w="917" w:type="dxa"/>
            <w:tcBorders>
              <w:top w:val="nil"/>
              <w:left w:val="nil"/>
              <w:bottom w:val="nil"/>
              <w:right w:val="nil"/>
            </w:tcBorders>
            <w:shd w:val="clear" w:color="000000" w:fill="387990"/>
            <w:vAlign w:val="bottom"/>
          </w:tcPr>
          <w:p w14:paraId="3F4BC18F" w14:textId="77777777" w:rsidR="00F658A5" w:rsidRPr="00670B3A" w:rsidRDefault="00F658A5" w:rsidP="00F27E8A">
            <w:pPr>
              <w:widowControl/>
              <w:spacing w:line="259" w:lineRule="auto"/>
              <w:jc w:val="center"/>
              <w:rPr>
                <w:rFonts w:eastAsia="Times New Roman" w:cs="Calibri"/>
                <w:b/>
                <w:bCs/>
                <w:color w:val="FFFFFF"/>
                <w:sz w:val="20"/>
                <w:szCs w:val="20"/>
              </w:rPr>
            </w:pPr>
            <w:r>
              <w:rPr>
                <w:rFonts w:eastAsia="Times New Roman" w:cs="Calibri"/>
                <w:b/>
                <w:bCs/>
                <w:color w:val="FFFFFF"/>
                <w:sz w:val="20"/>
                <w:szCs w:val="20"/>
              </w:rPr>
              <w:t>95% CI</w:t>
            </w:r>
          </w:p>
        </w:tc>
        <w:tc>
          <w:tcPr>
            <w:tcW w:w="642" w:type="dxa"/>
            <w:tcBorders>
              <w:top w:val="nil"/>
              <w:left w:val="nil"/>
              <w:bottom w:val="nil"/>
              <w:right w:val="nil"/>
            </w:tcBorders>
            <w:shd w:val="clear" w:color="000000" w:fill="387990"/>
            <w:vAlign w:val="bottom"/>
            <w:hideMark/>
          </w:tcPr>
          <w:p w14:paraId="584D6D7B" w14:textId="77777777" w:rsidR="00F658A5" w:rsidRPr="00670B3A" w:rsidRDefault="00F658A5" w:rsidP="00F27E8A">
            <w:pPr>
              <w:widowControl/>
              <w:spacing w:line="259" w:lineRule="auto"/>
              <w:jc w:val="center"/>
              <w:rPr>
                <w:rFonts w:eastAsia="Times New Roman" w:cs="Calibri"/>
                <w:b/>
                <w:bCs/>
                <w:color w:val="FFFFFF"/>
                <w:sz w:val="20"/>
                <w:szCs w:val="20"/>
              </w:rPr>
            </w:pPr>
            <w:proofErr w:type="spellStart"/>
            <w:r w:rsidRPr="00670B3A">
              <w:rPr>
                <w:rFonts w:eastAsia="Times New Roman" w:cs="Calibri"/>
                <w:b/>
                <w:bCs/>
                <w:color w:val="FFFFFF"/>
                <w:sz w:val="20"/>
                <w:szCs w:val="20"/>
              </w:rPr>
              <w:t>n</w:t>
            </w:r>
            <w:r w:rsidRPr="00670B3A">
              <w:rPr>
                <w:rFonts w:eastAsia="Times New Roman" w:cs="Calibri"/>
                <w:b/>
                <w:bCs/>
                <w:color w:val="FFFFFF"/>
                <w:sz w:val="20"/>
                <w:szCs w:val="20"/>
                <w:vertAlign w:val="superscript"/>
              </w:rPr>
              <w:t>a</w:t>
            </w:r>
            <w:proofErr w:type="spellEnd"/>
          </w:p>
        </w:tc>
        <w:tc>
          <w:tcPr>
            <w:tcW w:w="551" w:type="dxa"/>
            <w:vMerge/>
            <w:tcBorders>
              <w:left w:val="nil"/>
              <w:bottom w:val="single" w:sz="4" w:space="0" w:color="auto"/>
              <w:right w:val="nil"/>
            </w:tcBorders>
            <w:shd w:val="clear" w:color="000000" w:fill="387990"/>
            <w:vAlign w:val="bottom"/>
            <w:hideMark/>
          </w:tcPr>
          <w:p w14:paraId="2D6DDC0E" w14:textId="17136EDA" w:rsidR="00F658A5" w:rsidRPr="00670B3A" w:rsidRDefault="00F658A5" w:rsidP="00F27E8A">
            <w:pPr>
              <w:widowControl/>
              <w:spacing w:line="259" w:lineRule="auto"/>
              <w:jc w:val="center"/>
              <w:rPr>
                <w:rFonts w:eastAsia="Times New Roman" w:cs="Calibri"/>
                <w:b/>
                <w:bCs/>
                <w:color w:val="FFFFFF"/>
                <w:sz w:val="20"/>
                <w:szCs w:val="20"/>
              </w:rPr>
            </w:pPr>
          </w:p>
        </w:tc>
        <w:tc>
          <w:tcPr>
            <w:tcW w:w="734" w:type="dxa"/>
            <w:vMerge/>
            <w:tcBorders>
              <w:left w:val="nil"/>
              <w:bottom w:val="single" w:sz="4" w:space="0" w:color="auto"/>
              <w:right w:val="nil"/>
            </w:tcBorders>
            <w:shd w:val="clear" w:color="000000" w:fill="387990"/>
            <w:vAlign w:val="bottom"/>
            <w:hideMark/>
          </w:tcPr>
          <w:p w14:paraId="6A9FCCCA" w14:textId="128CDE1C" w:rsidR="00F658A5" w:rsidRPr="00670B3A" w:rsidRDefault="00F658A5" w:rsidP="00F27E8A">
            <w:pPr>
              <w:widowControl/>
              <w:spacing w:line="259" w:lineRule="auto"/>
              <w:jc w:val="center"/>
              <w:rPr>
                <w:rFonts w:eastAsia="Times New Roman" w:cs="Calibri"/>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0F805B12" w14:textId="5F1C8228" w:rsidR="00F658A5" w:rsidRPr="00670B3A" w:rsidRDefault="00F658A5" w:rsidP="00F27E8A">
            <w:pPr>
              <w:widowControl/>
              <w:spacing w:line="259" w:lineRule="auto"/>
              <w:jc w:val="center"/>
              <w:rPr>
                <w:rFonts w:eastAsia="Times New Roman" w:cs="Calibri"/>
                <w:b/>
                <w:bCs/>
                <w:color w:val="FFFFFF"/>
                <w:sz w:val="20"/>
                <w:szCs w:val="20"/>
              </w:rPr>
            </w:pPr>
          </w:p>
        </w:tc>
      </w:tr>
      <w:tr w:rsidR="008E036F" w:rsidRPr="00670B3A" w14:paraId="4A693C56" w14:textId="77777777" w:rsidTr="006B62F5">
        <w:tc>
          <w:tcPr>
            <w:tcW w:w="2294" w:type="dxa"/>
            <w:tcBorders>
              <w:top w:val="single" w:sz="4" w:space="0" w:color="auto"/>
              <w:left w:val="nil"/>
              <w:bottom w:val="single" w:sz="4" w:space="0" w:color="auto"/>
              <w:right w:val="nil"/>
            </w:tcBorders>
            <w:shd w:val="clear" w:color="auto" w:fill="auto"/>
            <w:noWrap/>
            <w:vAlign w:val="center"/>
            <w:hideMark/>
          </w:tcPr>
          <w:p w14:paraId="0CA8ED2A" w14:textId="77777777" w:rsidR="008E036F" w:rsidRPr="00670B3A" w:rsidRDefault="008E036F" w:rsidP="008E036F">
            <w:pPr>
              <w:widowControl/>
              <w:spacing w:line="259" w:lineRule="auto"/>
              <w:rPr>
                <w:rFonts w:eastAsia="Times New Roman" w:cs="Calibri"/>
                <w:b/>
                <w:bCs/>
                <w:sz w:val="20"/>
                <w:szCs w:val="20"/>
              </w:rPr>
            </w:pPr>
            <w:r w:rsidRPr="00670B3A">
              <w:rPr>
                <w:rFonts w:eastAsia="Times New Roman" w:cs="Calibri"/>
                <w:b/>
                <w:bCs/>
                <w:sz w:val="20"/>
                <w:szCs w:val="20"/>
              </w:rPr>
              <w:t>All households</w:t>
            </w:r>
          </w:p>
        </w:tc>
        <w:tc>
          <w:tcPr>
            <w:tcW w:w="918" w:type="dxa"/>
            <w:tcBorders>
              <w:top w:val="single" w:sz="4" w:space="0" w:color="auto"/>
              <w:left w:val="nil"/>
              <w:bottom w:val="single" w:sz="4" w:space="0" w:color="auto"/>
              <w:right w:val="nil"/>
            </w:tcBorders>
            <w:shd w:val="clear" w:color="auto" w:fill="auto"/>
            <w:vAlign w:val="center"/>
          </w:tcPr>
          <w:p w14:paraId="479F11E4" w14:textId="23BD1B25"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vAlign w:val="center"/>
          </w:tcPr>
          <w:p w14:paraId="3C7E230F" w14:textId="68411485"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single" w:sz="4" w:space="0" w:color="auto"/>
              <w:left w:val="nil"/>
              <w:bottom w:val="single" w:sz="4" w:space="0" w:color="auto"/>
              <w:right w:val="nil"/>
            </w:tcBorders>
            <w:shd w:val="clear" w:color="auto" w:fill="auto"/>
            <w:vAlign w:val="center"/>
          </w:tcPr>
          <w:p w14:paraId="4E13B803" w14:textId="68322EFA"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single" w:sz="4" w:space="0" w:color="auto"/>
              <w:left w:val="nil"/>
              <w:bottom w:val="single" w:sz="4" w:space="0" w:color="auto"/>
              <w:right w:val="nil"/>
            </w:tcBorders>
            <w:shd w:val="clear" w:color="auto" w:fill="auto"/>
            <w:vAlign w:val="center"/>
          </w:tcPr>
          <w:p w14:paraId="65872274" w14:textId="77777777" w:rsidR="008E036F" w:rsidRPr="00670B3A" w:rsidRDefault="008E036F" w:rsidP="008E036F">
            <w:pPr>
              <w:widowControl/>
              <w:spacing w:line="259" w:lineRule="auto"/>
              <w:jc w:val="center"/>
              <w:rPr>
                <w:rFonts w:eastAsia="Times New Roman" w:cs="Calibri"/>
                <w:bCs/>
                <w:sz w:val="20"/>
                <w:szCs w:val="20"/>
              </w:rPr>
            </w:pPr>
          </w:p>
        </w:tc>
        <w:tc>
          <w:tcPr>
            <w:tcW w:w="918" w:type="dxa"/>
            <w:tcBorders>
              <w:top w:val="single" w:sz="4" w:space="0" w:color="auto"/>
              <w:left w:val="nil"/>
              <w:bottom w:val="single" w:sz="4" w:space="0" w:color="auto"/>
              <w:right w:val="nil"/>
            </w:tcBorders>
            <w:shd w:val="clear" w:color="auto" w:fill="auto"/>
            <w:vAlign w:val="center"/>
          </w:tcPr>
          <w:p w14:paraId="0C41B467" w14:textId="1E2763F3" w:rsidR="008E036F" w:rsidRPr="00670B3A" w:rsidRDefault="008E036F" w:rsidP="008E036F">
            <w:pPr>
              <w:widowControl/>
              <w:spacing w:line="259" w:lineRule="auto"/>
              <w:jc w:val="center"/>
              <w:rPr>
                <w:rFonts w:eastAsia="Times New Roman" w:cs="Calibri"/>
                <w:bCs/>
                <w:sz w:val="20"/>
                <w:szCs w:val="20"/>
              </w:rPr>
            </w:pPr>
          </w:p>
        </w:tc>
        <w:tc>
          <w:tcPr>
            <w:tcW w:w="917" w:type="dxa"/>
            <w:tcBorders>
              <w:top w:val="single" w:sz="4" w:space="0" w:color="auto"/>
              <w:left w:val="nil"/>
              <w:bottom w:val="single" w:sz="4" w:space="0" w:color="auto"/>
              <w:right w:val="nil"/>
            </w:tcBorders>
            <w:vAlign w:val="center"/>
          </w:tcPr>
          <w:p w14:paraId="4FB29B59" w14:textId="6D638663"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single" w:sz="4" w:space="0" w:color="auto"/>
              <w:left w:val="nil"/>
              <w:bottom w:val="single" w:sz="4" w:space="0" w:color="auto"/>
              <w:right w:val="nil"/>
            </w:tcBorders>
            <w:shd w:val="clear" w:color="auto" w:fill="auto"/>
            <w:vAlign w:val="center"/>
          </w:tcPr>
          <w:p w14:paraId="11FE8D8F" w14:textId="673EC048" w:rsidR="008E036F" w:rsidRPr="00670B3A" w:rsidRDefault="008E036F" w:rsidP="008E036F">
            <w:pPr>
              <w:widowControl/>
              <w:spacing w:line="259" w:lineRule="auto"/>
              <w:jc w:val="center"/>
              <w:rPr>
                <w:rFonts w:eastAsia="Times New Roman" w:cs="Calibri"/>
                <w:bCs/>
                <w:sz w:val="20"/>
                <w:szCs w:val="20"/>
              </w:rPr>
            </w:pPr>
          </w:p>
        </w:tc>
        <w:tc>
          <w:tcPr>
            <w:tcW w:w="551" w:type="dxa"/>
            <w:tcBorders>
              <w:top w:val="nil"/>
              <w:left w:val="nil"/>
              <w:bottom w:val="single" w:sz="4" w:space="0" w:color="auto"/>
              <w:right w:val="nil"/>
            </w:tcBorders>
            <w:shd w:val="clear" w:color="auto" w:fill="auto"/>
            <w:vAlign w:val="center"/>
          </w:tcPr>
          <w:p w14:paraId="6D8973D3" w14:textId="3110A961" w:rsidR="008E036F" w:rsidRPr="00670B3A" w:rsidRDefault="008E036F" w:rsidP="008E036F">
            <w:pPr>
              <w:widowControl/>
              <w:spacing w:line="259" w:lineRule="auto"/>
              <w:jc w:val="center"/>
              <w:rPr>
                <w:rFonts w:eastAsia="Times New Roman" w:cs="Calibri"/>
                <w:bCs/>
                <w:sz w:val="20"/>
                <w:szCs w:val="20"/>
              </w:rPr>
            </w:pPr>
          </w:p>
        </w:tc>
        <w:tc>
          <w:tcPr>
            <w:tcW w:w="734" w:type="dxa"/>
            <w:tcBorders>
              <w:top w:val="nil"/>
              <w:left w:val="nil"/>
              <w:bottom w:val="single" w:sz="4" w:space="0" w:color="auto"/>
              <w:right w:val="nil"/>
            </w:tcBorders>
            <w:shd w:val="clear" w:color="auto" w:fill="auto"/>
            <w:vAlign w:val="center"/>
          </w:tcPr>
          <w:p w14:paraId="4D2D4D6D" w14:textId="6B9793DE" w:rsidR="008E036F" w:rsidRPr="00670B3A" w:rsidRDefault="008E036F" w:rsidP="008E036F">
            <w:pPr>
              <w:widowControl/>
              <w:spacing w:line="259" w:lineRule="auto"/>
              <w:jc w:val="center"/>
              <w:rPr>
                <w:rFonts w:eastAsia="Times New Roman" w:cs="Calibri"/>
                <w:bCs/>
                <w:sz w:val="20"/>
                <w:szCs w:val="20"/>
              </w:rPr>
            </w:pPr>
          </w:p>
        </w:tc>
        <w:tc>
          <w:tcPr>
            <w:tcW w:w="642" w:type="dxa"/>
            <w:tcBorders>
              <w:top w:val="nil"/>
              <w:left w:val="nil"/>
              <w:bottom w:val="single" w:sz="4" w:space="0" w:color="auto"/>
              <w:right w:val="nil"/>
            </w:tcBorders>
            <w:shd w:val="clear" w:color="auto" w:fill="auto"/>
            <w:vAlign w:val="center"/>
          </w:tcPr>
          <w:p w14:paraId="5E003E77" w14:textId="60D8789A" w:rsidR="008E036F" w:rsidRPr="00670B3A" w:rsidRDefault="008E036F" w:rsidP="008E036F">
            <w:pPr>
              <w:widowControl/>
              <w:spacing w:line="259" w:lineRule="auto"/>
              <w:jc w:val="center"/>
              <w:rPr>
                <w:rFonts w:eastAsia="Times New Roman" w:cs="Calibri"/>
                <w:bCs/>
                <w:sz w:val="20"/>
                <w:szCs w:val="20"/>
              </w:rPr>
            </w:pPr>
          </w:p>
        </w:tc>
      </w:tr>
      <w:tr w:rsidR="008E036F" w:rsidRPr="00670B3A" w14:paraId="421314EE"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423C98A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Gendered household type</w:t>
            </w:r>
          </w:p>
        </w:tc>
        <w:tc>
          <w:tcPr>
            <w:tcW w:w="919" w:type="dxa"/>
            <w:tcBorders>
              <w:top w:val="nil"/>
              <w:left w:val="nil"/>
              <w:bottom w:val="single" w:sz="4" w:space="0" w:color="auto"/>
              <w:right w:val="nil"/>
            </w:tcBorders>
            <w:shd w:val="clear" w:color="000000" w:fill="DBE7F3"/>
          </w:tcPr>
          <w:p w14:paraId="29B9A16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5171B8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12C47B30"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16B6A89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786EA5FC"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47E29B6C"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5B7167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28914874"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689548B4"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19A171" w14:textId="77777777" w:rsidTr="00F658A5">
        <w:tc>
          <w:tcPr>
            <w:tcW w:w="2294" w:type="dxa"/>
            <w:tcBorders>
              <w:top w:val="nil"/>
              <w:left w:val="nil"/>
              <w:bottom w:val="single" w:sz="4" w:space="0" w:color="auto"/>
              <w:right w:val="nil"/>
            </w:tcBorders>
            <w:shd w:val="clear" w:color="auto" w:fill="auto"/>
            <w:noWrap/>
            <w:vAlign w:val="center"/>
            <w:hideMark/>
          </w:tcPr>
          <w:p w14:paraId="7116CBBE"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and female adults</w:t>
            </w:r>
          </w:p>
        </w:tc>
        <w:tc>
          <w:tcPr>
            <w:tcW w:w="918" w:type="dxa"/>
            <w:tcBorders>
              <w:top w:val="nil"/>
              <w:left w:val="nil"/>
              <w:bottom w:val="single" w:sz="4" w:space="0" w:color="auto"/>
              <w:right w:val="nil"/>
            </w:tcBorders>
            <w:shd w:val="clear" w:color="auto" w:fill="auto"/>
            <w:vAlign w:val="center"/>
            <w:hideMark/>
          </w:tcPr>
          <w:p w14:paraId="12933DB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35B2B14D"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348B66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378B838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E41F5FC"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4386AED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EF7143"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CD8DF6C"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4700020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65AD7E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E7FD259" w14:textId="77777777" w:rsidTr="00F658A5">
        <w:tc>
          <w:tcPr>
            <w:tcW w:w="2294" w:type="dxa"/>
            <w:tcBorders>
              <w:top w:val="nil"/>
              <w:left w:val="nil"/>
              <w:bottom w:val="single" w:sz="4" w:space="0" w:color="auto"/>
              <w:right w:val="nil"/>
            </w:tcBorders>
            <w:shd w:val="clear" w:color="auto" w:fill="auto"/>
            <w:noWrap/>
            <w:vAlign w:val="center"/>
            <w:hideMark/>
          </w:tcPr>
          <w:p w14:paraId="605354CD"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Female adults only</w:t>
            </w:r>
          </w:p>
        </w:tc>
        <w:tc>
          <w:tcPr>
            <w:tcW w:w="918" w:type="dxa"/>
            <w:tcBorders>
              <w:top w:val="nil"/>
              <w:left w:val="nil"/>
              <w:bottom w:val="single" w:sz="4" w:space="0" w:color="auto"/>
              <w:right w:val="nil"/>
            </w:tcBorders>
            <w:shd w:val="clear" w:color="auto" w:fill="auto"/>
            <w:vAlign w:val="center"/>
            <w:hideMark/>
          </w:tcPr>
          <w:p w14:paraId="77E913C3"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3A81122"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1A61168"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7AF6844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E3D1B77"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9537A5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28890A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C23247A"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B3B17D0"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650D68F1"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A7D11D5" w14:textId="77777777" w:rsidTr="00F658A5">
        <w:tc>
          <w:tcPr>
            <w:tcW w:w="2294" w:type="dxa"/>
            <w:tcBorders>
              <w:top w:val="nil"/>
              <w:left w:val="nil"/>
              <w:bottom w:val="single" w:sz="4" w:space="0" w:color="auto"/>
              <w:right w:val="nil"/>
            </w:tcBorders>
            <w:shd w:val="clear" w:color="auto" w:fill="auto"/>
            <w:noWrap/>
            <w:vAlign w:val="center"/>
            <w:hideMark/>
          </w:tcPr>
          <w:p w14:paraId="18B570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Male adults only</w:t>
            </w:r>
          </w:p>
        </w:tc>
        <w:tc>
          <w:tcPr>
            <w:tcW w:w="918" w:type="dxa"/>
            <w:tcBorders>
              <w:top w:val="nil"/>
              <w:left w:val="nil"/>
              <w:bottom w:val="single" w:sz="4" w:space="0" w:color="auto"/>
              <w:right w:val="nil"/>
            </w:tcBorders>
            <w:shd w:val="clear" w:color="auto" w:fill="auto"/>
            <w:vAlign w:val="center"/>
            <w:hideMark/>
          </w:tcPr>
          <w:p w14:paraId="03A14CB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E095BD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815A3B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35B3E9"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443E016"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AF8A22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F719D2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54A73CC8"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2ED3AD6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09B04614"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7DB590E1" w14:textId="77777777" w:rsidTr="00F658A5">
        <w:tc>
          <w:tcPr>
            <w:tcW w:w="2294" w:type="dxa"/>
            <w:tcBorders>
              <w:top w:val="nil"/>
              <w:left w:val="nil"/>
              <w:bottom w:val="single" w:sz="4" w:space="0" w:color="auto"/>
              <w:right w:val="nil"/>
            </w:tcBorders>
            <w:shd w:val="clear" w:color="auto" w:fill="auto"/>
            <w:noWrap/>
            <w:vAlign w:val="center"/>
            <w:hideMark/>
          </w:tcPr>
          <w:p w14:paraId="3B21E46F"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 xml:space="preserve">Children only </w:t>
            </w:r>
          </w:p>
        </w:tc>
        <w:tc>
          <w:tcPr>
            <w:tcW w:w="918" w:type="dxa"/>
            <w:tcBorders>
              <w:top w:val="nil"/>
              <w:left w:val="nil"/>
              <w:bottom w:val="single" w:sz="4" w:space="0" w:color="auto"/>
              <w:right w:val="nil"/>
            </w:tcBorders>
            <w:shd w:val="clear" w:color="auto" w:fill="auto"/>
            <w:vAlign w:val="center"/>
            <w:hideMark/>
          </w:tcPr>
          <w:p w14:paraId="1E4537D0"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607AF6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68611162"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EE4CA85"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5A3A3C10"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071F1373"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4E39C9E4"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1A0302A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008882F4"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1014816B"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6B7AFA54" w14:textId="77777777" w:rsidTr="00F658A5">
        <w:tc>
          <w:tcPr>
            <w:tcW w:w="3212" w:type="dxa"/>
            <w:gridSpan w:val="2"/>
            <w:tcBorders>
              <w:top w:val="single" w:sz="4" w:space="0" w:color="auto"/>
              <w:left w:val="nil"/>
              <w:bottom w:val="single" w:sz="4" w:space="0" w:color="auto"/>
              <w:right w:val="nil"/>
            </w:tcBorders>
            <w:shd w:val="clear" w:color="000000" w:fill="DBE7F3"/>
            <w:noWrap/>
            <w:vAlign w:val="center"/>
            <w:hideMark/>
          </w:tcPr>
          <w:p w14:paraId="3983F71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education</w:t>
            </w:r>
          </w:p>
        </w:tc>
        <w:tc>
          <w:tcPr>
            <w:tcW w:w="919" w:type="dxa"/>
            <w:tcBorders>
              <w:top w:val="nil"/>
              <w:left w:val="nil"/>
              <w:bottom w:val="single" w:sz="4" w:space="0" w:color="auto"/>
              <w:right w:val="nil"/>
            </w:tcBorders>
            <w:shd w:val="clear" w:color="000000" w:fill="DBE7F3"/>
          </w:tcPr>
          <w:p w14:paraId="16AC275F"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noWrap/>
            <w:vAlign w:val="center"/>
            <w:hideMark/>
          </w:tcPr>
          <w:p w14:paraId="656F29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noWrap/>
            <w:vAlign w:val="center"/>
            <w:hideMark/>
          </w:tcPr>
          <w:p w14:paraId="7495F49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noWrap/>
            <w:vAlign w:val="center"/>
            <w:hideMark/>
          </w:tcPr>
          <w:p w14:paraId="37D65B6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357DE1D4"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noWrap/>
            <w:vAlign w:val="center"/>
            <w:hideMark/>
          </w:tcPr>
          <w:p w14:paraId="394D403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noWrap/>
            <w:vAlign w:val="center"/>
            <w:hideMark/>
          </w:tcPr>
          <w:p w14:paraId="63A501F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noWrap/>
            <w:vAlign w:val="center"/>
            <w:hideMark/>
          </w:tcPr>
          <w:p w14:paraId="4C48B92B"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1CF4840F" w14:textId="77777777" w:rsidR="008E036F" w:rsidRPr="00670B3A" w:rsidRDefault="008E036F" w:rsidP="008E036F">
            <w:pPr>
              <w:widowControl/>
              <w:spacing w:line="259" w:lineRule="auto"/>
              <w:jc w:val="center"/>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463BC8D1" w14:textId="77777777" w:rsidTr="00F658A5">
        <w:tc>
          <w:tcPr>
            <w:tcW w:w="2294" w:type="dxa"/>
            <w:tcBorders>
              <w:top w:val="nil"/>
              <w:left w:val="nil"/>
              <w:bottom w:val="single" w:sz="4" w:space="0" w:color="auto"/>
              <w:right w:val="nil"/>
            </w:tcBorders>
            <w:shd w:val="clear" w:color="auto" w:fill="auto"/>
            <w:noWrap/>
            <w:vAlign w:val="center"/>
            <w:hideMark/>
          </w:tcPr>
          <w:p w14:paraId="67E2624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No education</w:t>
            </w:r>
          </w:p>
        </w:tc>
        <w:tc>
          <w:tcPr>
            <w:tcW w:w="918" w:type="dxa"/>
            <w:tcBorders>
              <w:top w:val="nil"/>
              <w:left w:val="nil"/>
              <w:bottom w:val="single" w:sz="4" w:space="0" w:color="auto"/>
              <w:right w:val="nil"/>
            </w:tcBorders>
            <w:shd w:val="clear" w:color="auto" w:fill="auto"/>
            <w:vAlign w:val="center"/>
            <w:hideMark/>
          </w:tcPr>
          <w:p w14:paraId="72E0F7B6" w14:textId="77777777" w:rsidR="008E036F" w:rsidRPr="00670B3A" w:rsidRDefault="008E036F" w:rsidP="008E036F">
            <w:pPr>
              <w:widowControl/>
              <w:spacing w:line="259" w:lineRule="auto"/>
              <w:jc w:val="center"/>
              <w:rPr>
                <w:rFonts w:eastAsia="Times New Roman" w:cs="Calibri"/>
                <w:sz w:val="20"/>
                <w:szCs w:val="20"/>
              </w:rPr>
            </w:pPr>
          </w:p>
        </w:tc>
        <w:tc>
          <w:tcPr>
            <w:tcW w:w="919" w:type="dxa"/>
            <w:tcBorders>
              <w:top w:val="nil"/>
              <w:left w:val="nil"/>
              <w:bottom w:val="single" w:sz="4" w:space="0" w:color="auto"/>
              <w:right w:val="nil"/>
            </w:tcBorders>
          </w:tcPr>
          <w:p w14:paraId="3B8BEA9E"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1B47FA7"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0491CB64"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683464C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3D0A8ED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5916518D"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484375B3"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5F0727F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094598A"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01FE9E0E" w14:textId="77777777" w:rsidTr="00F658A5">
        <w:tc>
          <w:tcPr>
            <w:tcW w:w="2294" w:type="dxa"/>
            <w:tcBorders>
              <w:top w:val="nil"/>
              <w:left w:val="nil"/>
              <w:bottom w:val="single" w:sz="4" w:space="0" w:color="auto"/>
              <w:right w:val="nil"/>
            </w:tcBorders>
            <w:shd w:val="clear" w:color="auto" w:fill="auto"/>
            <w:noWrap/>
            <w:vAlign w:val="center"/>
            <w:hideMark/>
          </w:tcPr>
          <w:p w14:paraId="7E93D0E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Less than primary</w:t>
            </w:r>
          </w:p>
        </w:tc>
        <w:tc>
          <w:tcPr>
            <w:tcW w:w="918" w:type="dxa"/>
            <w:tcBorders>
              <w:top w:val="nil"/>
              <w:left w:val="nil"/>
              <w:bottom w:val="single" w:sz="4" w:space="0" w:color="auto"/>
              <w:right w:val="nil"/>
            </w:tcBorders>
            <w:shd w:val="clear" w:color="auto" w:fill="auto"/>
            <w:vAlign w:val="center"/>
            <w:hideMark/>
          </w:tcPr>
          <w:p w14:paraId="07C29CCB"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5005CDEB"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9B996BA"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2FD815B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0FC50304"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14117085"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7C165D67"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10A3660"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7FD4C162"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00BDBDE"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489B78A6" w14:textId="77777777" w:rsidTr="00F658A5">
        <w:tc>
          <w:tcPr>
            <w:tcW w:w="2294" w:type="dxa"/>
            <w:tcBorders>
              <w:top w:val="nil"/>
              <w:left w:val="nil"/>
              <w:bottom w:val="single" w:sz="4" w:space="0" w:color="auto"/>
              <w:right w:val="nil"/>
            </w:tcBorders>
            <w:shd w:val="clear" w:color="auto" w:fill="auto"/>
            <w:noWrap/>
            <w:vAlign w:val="center"/>
            <w:hideMark/>
          </w:tcPr>
          <w:p w14:paraId="200240BA"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primary</w:t>
            </w:r>
          </w:p>
        </w:tc>
        <w:tc>
          <w:tcPr>
            <w:tcW w:w="918" w:type="dxa"/>
            <w:tcBorders>
              <w:top w:val="nil"/>
              <w:left w:val="nil"/>
              <w:bottom w:val="single" w:sz="4" w:space="0" w:color="auto"/>
              <w:right w:val="nil"/>
            </w:tcBorders>
            <w:shd w:val="clear" w:color="auto" w:fill="auto"/>
            <w:vAlign w:val="center"/>
            <w:hideMark/>
          </w:tcPr>
          <w:p w14:paraId="1179D78C"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A4ED447"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0D326709"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1A7836F"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26A17E2" w14:textId="77777777" w:rsidR="008E036F" w:rsidRPr="00670B3A" w:rsidRDefault="008E036F" w:rsidP="008E036F">
            <w:pPr>
              <w:widowControl/>
              <w:spacing w:line="259" w:lineRule="auto"/>
              <w:jc w:val="center"/>
              <w:rPr>
                <w:rFonts w:eastAsia="Times New Roman" w:cs="Calibri"/>
                <w:sz w:val="20"/>
                <w:szCs w:val="20"/>
              </w:rPr>
            </w:pPr>
          </w:p>
        </w:tc>
        <w:tc>
          <w:tcPr>
            <w:tcW w:w="917" w:type="dxa"/>
            <w:tcBorders>
              <w:top w:val="nil"/>
              <w:left w:val="nil"/>
              <w:bottom w:val="single" w:sz="4" w:space="0" w:color="auto"/>
              <w:right w:val="nil"/>
            </w:tcBorders>
          </w:tcPr>
          <w:p w14:paraId="6B231BC8"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3CEDAA0A" w14:textId="77777777" w:rsidR="008E036F" w:rsidRPr="00670B3A" w:rsidRDefault="008E036F" w:rsidP="008E036F">
            <w:pPr>
              <w:widowControl/>
              <w:spacing w:line="259" w:lineRule="auto"/>
              <w:jc w:val="center"/>
              <w:rPr>
                <w:rFonts w:eastAsia="Times New Roman" w:cs="Calibri"/>
                <w:sz w:val="20"/>
                <w:szCs w:val="20"/>
              </w:rPr>
            </w:pPr>
          </w:p>
        </w:tc>
        <w:tc>
          <w:tcPr>
            <w:tcW w:w="551" w:type="dxa"/>
            <w:tcBorders>
              <w:top w:val="nil"/>
              <w:left w:val="nil"/>
              <w:bottom w:val="single" w:sz="4" w:space="0" w:color="auto"/>
              <w:right w:val="nil"/>
            </w:tcBorders>
            <w:shd w:val="clear" w:color="auto" w:fill="auto"/>
            <w:vAlign w:val="center"/>
            <w:hideMark/>
          </w:tcPr>
          <w:p w14:paraId="04A10825" w14:textId="77777777" w:rsidR="008E036F" w:rsidRPr="00670B3A" w:rsidRDefault="008E036F" w:rsidP="008E036F">
            <w:pPr>
              <w:widowControl/>
              <w:spacing w:line="259" w:lineRule="auto"/>
              <w:jc w:val="center"/>
              <w:rPr>
                <w:rFonts w:eastAsia="Times New Roman" w:cs="Calibri"/>
                <w:sz w:val="20"/>
                <w:szCs w:val="20"/>
              </w:rPr>
            </w:pPr>
          </w:p>
        </w:tc>
        <w:tc>
          <w:tcPr>
            <w:tcW w:w="734" w:type="dxa"/>
            <w:tcBorders>
              <w:top w:val="nil"/>
              <w:left w:val="nil"/>
              <w:bottom w:val="single" w:sz="4" w:space="0" w:color="auto"/>
              <w:right w:val="nil"/>
            </w:tcBorders>
            <w:shd w:val="clear" w:color="auto" w:fill="auto"/>
            <w:vAlign w:val="center"/>
            <w:hideMark/>
          </w:tcPr>
          <w:p w14:paraId="30C223FF" w14:textId="77777777" w:rsidR="008E036F" w:rsidRPr="00670B3A" w:rsidRDefault="008E036F" w:rsidP="008E036F">
            <w:pPr>
              <w:widowControl/>
              <w:spacing w:line="259" w:lineRule="auto"/>
              <w:jc w:val="center"/>
              <w:rPr>
                <w:rFonts w:eastAsia="Times New Roman" w:cs="Calibri"/>
                <w:sz w:val="20"/>
                <w:szCs w:val="20"/>
              </w:rPr>
            </w:pPr>
          </w:p>
        </w:tc>
        <w:tc>
          <w:tcPr>
            <w:tcW w:w="642" w:type="dxa"/>
            <w:tcBorders>
              <w:top w:val="nil"/>
              <w:left w:val="nil"/>
              <w:bottom w:val="single" w:sz="4" w:space="0" w:color="auto"/>
              <w:right w:val="nil"/>
            </w:tcBorders>
            <w:shd w:val="clear" w:color="auto" w:fill="auto"/>
            <w:vAlign w:val="center"/>
            <w:hideMark/>
          </w:tcPr>
          <w:p w14:paraId="22EBBC17" w14:textId="77777777" w:rsidR="008E036F" w:rsidRPr="00670B3A" w:rsidRDefault="008E036F" w:rsidP="008E036F">
            <w:pPr>
              <w:widowControl/>
              <w:spacing w:line="259" w:lineRule="auto"/>
              <w:jc w:val="center"/>
              <w:rPr>
                <w:rFonts w:eastAsia="Times New Roman" w:cs="Calibri"/>
                <w:sz w:val="20"/>
                <w:szCs w:val="20"/>
              </w:rPr>
            </w:pPr>
          </w:p>
        </w:tc>
      </w:tr>
      <w:tr w:rsidR="008E036F" w:rsidRPr="00670B3A" w14:paraId="3235B794" w14:textId="77777777" w:rsidTr="00F658A5">
        <w:tc>
          <w:tcPr>
            <w:tcW w:w="2294" w:type="dxa"/>
            <w:tcBorders>
              <w:top w:val="nil"/>
              <w:left w:val="nil"/>
              <w:bottom w:val="single" w:sz="4" w:space="0" w:color="auto"/>
              <w:right w:val="nil"/>
            </w:tcBorders>
            <w:shd w:val="clear" w:color="auto" w:fill="auto"/>
            <w:noWrap/>
            <w:vAlign w:val="center"/>
            <w:hideMark/>
          </w:tcPr>
          <w:p w14:paraId="0F705E49"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Completed secondary</w:t>
            </w:r>
          </w:p>
        </w:tc>
        <w:tc>
          <w:tcPr>
            <w:tcW w:w="918" w:type="dxa"/>
            <w:tcBorders>
              <w:top w:val="nil"/>
              <w:left w:val="nil"/>
              <w:bottom w:val="single" w:sz="4" w:space="0" w:color="auto"/>
              <w:right w:val="nil"/>
            </w:tcBorders>
            <w:shd w:val="clear" w:color="auto" w:fill="auto"/>
            <w:vAlign w:val="center"/>
            <w:hideMark/>
          </w:tcPr>
          <w:p w14:paraId="64DDD229"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CD45F37"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557F2B"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6CFC8BAE"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F87841A"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CE3B6E1"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6EBC2FC"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A41117"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A308D7F"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3B141C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F9A94CF" w14:textId="77777777" w:rsidTr="00F658A5">
        <w:tc>
          <w:tcPr>
            <w:tcW w:w="2294" w:type="dxa"/>
            <w:tcBorders>
              <w:top w:val="nil"/>
              <w:left w:val="nil"/>
              <w:bottom w:val="single" w:sz="4" w:space="0" w:color="auto"/>
              <w:right w:val="nil"/>
            </w:tcBorders>
            <w:shd w:val="clear" w:color="auto" w:fill="auto"/>
            <w:noWrap/>
            <w:vAlign w:val="center"/>
            <w:hideMark/>
          </w:tcPr>
          <w:p w14:paraId="51D0706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Higher</w:t>
            </w:r>
          </w:p>
        </w:tc>
        <w:tc>
          <w:tcPr>
            <w:tcW w:w="918" w:type="dxa"/>
            <w:tcBorders>
              <w:top w:val="nil"/>
              <w:left w:val="nil"/>
              <w:bottom w:val="single" w:sz="4" w:space="0" w:color="auto"/>
              <w:right w:val="nil"/>
            </w:tcBorders>
            <w:shd w:val="clear" w:color="auto" w:fill="auto"/>
            <w:vAlign w:val="center"/>
            <w:hideMark/>
          </w:tcPr>
          <w:p w14:paraId="4474C568"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4EC60424" w14:textId="77777777" w:rsidR="008E036F" w:rsidRPr="00670B3A"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99BF5C" w14:textId="77777777" w:rsidR="008E036F" w:rsidRPr="00670B3A" w:rsidRDefault="008E036F" w:rsidP="008E036F">
            <w:pPr>
              <w:widowControl/>
              <w:spacing w:line="259" w:lineRule="auto"/>
              <w:jc w:val="center"/>
              <w:rPr>
                <w:rFonts w:eastAsia="Times New Roman" w:cs="Times New Roman"/>
                <w:sz w:val="20"/>
                <w:szCs w:val="20"/>
              </w:rPr>
            </w:pPr>
          </w:p>
        </w:tc>
        <w:tc>
          <w:tcPr>
            <w:tcW w:w="184" w:type="dxa"/>
            <w:tcBorders>
              <w:top w:val="nil"/>
              <w:left w:val="nil"/>
              <w:bottom w:val="single" w:sz="4" w:space="0" w:color="auto"/>
              <w:right w:val="nil"/>
            </w:tcBorders>
            <w:shd w:val="clear" w:color="auto" w:fill="auto"/>
            <w:vAlign w:val="center"/>
            <w:hideMark/>
          </w:tcPr>
          <w:p w14:paraId="2E4EDD94" w14:textId="77777777" w:rsidR="008E036F" w:rsidRPr="00670B3A" w:rsidRDefault="008E036F" w:rsidP="008E036F">
            <w:pPr>
              <w:widowControl/>
              <w:spacing w:line="259" w:lineRule="auto"/>
              <w:jc w:val="center"/>
              <w:rPr>
                <w:rFonts w:eastAsia="Times New Roman" w:cs="Times New Roman"/>
                <w:sz w:val="20"/>
                <w:szCs w:val="20"/>
              </w:rPr>
            </w:pPr>
          </w:p>
        </w:tc>
        <w:tc>
          <w:tcPr>
            <w:tcW w:w="918" w:type="dxa"/>
            <w:tcBorders>
              <w:top w:val="nil"/>
              <w:left w:val="nil"/>
              <w:bottom w:val="single" w:sz="4" w:space="0" w:color="auto"/>
              <w:right w:val="nil"/>
            </w:tcBorders>
            <w:shd w:val="clear" w:color="auto" w:fill="auto"/>
            <w:vAlign w:val="center"/>
            <w:hideMark/>
          </w:tcPr>
          <w:p w14:paraId="2297303D"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1D2253DA"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8F794CE"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D148F08"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8C00AD5"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7A6C80EA"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4F7FBBC" w14:textId="77777777" w:rsidTr="00F658A5">
        <w:tc>
          <w:tcPr>
            <w:tcW w:w="2294" w:type="dxa"/>
            <w:tcBorders>
              <w:top w:val="nil"/>
              <w:left w:val="nil"/>
              <w:bottom w:val="single" w:sz="4" w:space="0" w:color="auto"/>
              <w:right w:val="nil"/>
            </w:tcBorders>
            <w:shd w:val="clear" w:color="000000" w:fill="DBE7F3"/>
            <w:vAlign w:val="center"/>
            <w:hideMark/>
          </w:tcPr>
          <w:p w14:paraId="584B90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Household hunger</w:t>
            </w:r>
          </w:p>
        </w:tc>
        <w:tc>
          <w:tcPr>
            <w:tcW w:w="918" w:type="dxa"/>
            <w:tcBorders>
              <w:top w:val="nil"/>
              <w:left w:val="nil"/>
              <w:bottom w:val="single" w:sz="4" w:space="0" w:color="auto"/>
              <w:right w:val="nil"/>
            </w:tcBorders>
            <w:shd w:val="clear" w:color="000000" w:fill="DBE7F3"/>
            <w:vAlign w:val="center"/>
            <w:hideMark/>
          </w:tcPr>
          <w:p w14:paraId="65E628E5"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9" w:type="dxa"/>
            <w:tcBorders>
              <w:top w:val="nil"/>
              <w:left w:val="nil"/>
              <w:bottom w:val="single" w:sz="4" w:space="0" w:color="auto"/>
              <w:right w:val="nil"/>
            </w:tcBorders>
            <w:shd w:val="clear" w:color="000000" w:fill="DBE7F3"/>
          </w:tcPr>
          <w:p w14:paraId="49BBB547" w14:textId="77777777" w:rsidR="008E036F" w:rsidRPr="00670B3A" w:rsidRDefault="008E036F" w:rsidP="008E036F">
            <w:pPr>
              <w:widowControl/>
              <w:spacing w:line="259" w:lineRule="auto"/>
              <w:rPr>
                <w:rFonts w:eastAsia="Times New Roman" w:cs="Calibri"/>
                <w:b/>
                <w:bCs/>
                <w:color w:val="auto"/>
                <w:sz w:val="20"/>
                <w:szCs w:val="20"/>
              </w:rPr>
            </w:pPr>
          </w:p>
        </w:tc>
        <w:tc>
          <w:tcPr>
            <w:tcW w:w="641" w:type="dxa"/>
            <w:tcBorders>
              <w:top w:val="nil"/>
              <w:left w:val="nil"/>
              <w:bottom w:val="single" w:sz="4" w:space="0" w:color="auto"/>
              <w:right w:val="nil"/>
            </w:tcBorders>
            <w:shd w:val="clear" w:color="000000" w:fill="DBE7F3"/>
            <w:vAlign w:val="center"/>
            <w:hideMark/>
          </w:tcPr>
          <w:p w14:paraId="412647B3"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184" w:type="dxa"/>
            <w:tcBorders>
              <w:top w:val="nil"/>
              <w:left w:val="nil"/>
              <w:bottom w:val="single" w:sz="4" w:space="0" w:color="auto"/>
              <w:right w:val="nil"/>
            </w:tcBorders>
            <w:shd w:val="clear" w:color="000000" w:fill="DBE7F3"/>
            <w:vAlign w:val="center"/>
            <w:hideMark/>
          </w:tcPr>
          <w:p w14:paraId="74996EDF"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8" w:type="dxa"/>
            <w:tcBorders>
              <w:top w:val="nil"/>
              <w:left w:val="nil"/>
              <w:bottom w:val="single" w:sz="4" w:space="0" w:color="auto"/>
              <w:right w:val="nil"/>
            </w:tcBorders>
            <w:shd w:val="clear" w:color="000000" w:fill="DBE7F3"/>
            <w:vAlign w:val="center"/>
            <w:hideMark/>
          </w:tcPr>
          <w:p w14:paraId="3D3F60D7"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917" w:type="dxa"/>
            <w:tcBorders>
              <w:top w:val="nil"/>
              <w:left w:val="nil"/>
              <w:bottom w:val="single" w:sz="4" w:space="0" w:color="auto"/>
              <w:right w:val="nil"/>
            </w:tcBorders>
            <w:shd w:val="clear" w:color="000000" w:fill="DBE7F3"/>
          </w:tcPr>
          <w:p w14:paraId="4372ED73" w14:textId="77777777" w:rsidR="008E036F" w:rsidRPr="00670B3A" w:rsidRDefault="008E036F" w:rsidP="008E036F">
            <w:pPr>
              <w:widowControl/>
              <w:spacing w:line="259" w:lineRule="auto"/>
              <w:rPr>
                <w:rFonts w:eastAsia="Times New Roman" w:cs="Calibri"/>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2B0C2A59"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551" w:type="dxa"/>
            <w:tcBorders>
              <w:top w:val="nil"/>
              <w:left w:val="nil"/>
              <w:bottom w:val="single" w:sz="4" w:space="0" w:color="auto"/>
              <w:right w:val="nil"/>
            </w:tcBorders>
            <w:shd w:val="clear" w:color="000000" w:fill="DBE7F3"/>
            <w:vAlign w:val="center"/>
            <w:hideMark/>
          </w:tcPr>
          <w:p w14:paraId="0CC15C72"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734" w:type="dxa"/>
            <w:tcBorders>
              <w:top w:val="nil"/>
              <w:left w:val="nil"/>
              <w:bottom w:val="single" w:sz="4" w:space="0" w:color="auto"/>
              <w:right w:val="nil"/>
            </w:tcBorders>
            <w:shd w:val="clear" w:color="000000" w:fill="DBE7F3"/>
            <w:vAlign w:val="center"/>
            <w:hideMark/>
          </w:tcPr>
          <w:p w14:paraId="71043928"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4A11B921" w14:textId="77777777" w:rsidR="008E036F" w:rsidRPr="00670B3A" w:rsidRDefault="008E036F" w:rsidP="008E036F">
            <w:pPr>
              <w:widowControl/>
              <w:spacing w:line="259" w:lineRule="auto"/>
              <w:rPr>
                <w:rFonts w:eastAsia="Times New Roman" w:cs="Calibri"/>
                <w:b/>
                <w:bCs/>
                <w:color w:val="auto"/>
                <w:sz w:val="20"/>
                <w:szCs w:val="20"/>
              </w:rPr>
            </w:pPr>
            <w:r w:rsidRPr="00670B3A">
              <w:rPr>
                <w:rFonts w:eastAsia="Times New Roman" w:cs="Calibri"/>
                <w:b/>
                <w:bCs/>
                <w:color w:val="auto"/>
                <w:sz w:val="20"/>
                <w:szCs w:val="20"/>
              </w:rPr>
              <w:t> </w:t>
            </w:r>
          </w:p>
        </w:tc>
      </w:tr>
      <w:tr w:rsidR="008E036F" w:rsidRPr="00670B3A" w14:paraId="3888B180" w14:textId="77777777" w:rsidTr="00F658A5">
        <w:tc>
          <w:tcPr>
            <w:tcW w:w="2294" w:type="dxa"/>
            <w:tcBorders>
              <w:top w:val="nil"/>
              <w:left w:val="nil"/>
              <w:bottom w:val="single" w:sz="4" w:space="0" w:color="auto"/>
              <w:right w:val="nil"/>
            </w:tcBorders>
            <w:shd w:val="clear" w:color="auto" w:fill="auto"/>
            <w:vAlign w:val="center"/>
            <w:hideMark/>
          </w:tcPr>
          <w:p w14:paraId="58811F7B"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lastRenderedPageBreak/>
              <w:t>Little to no hunger</w:t>
            </w:r>
          </w:p>
        </w:tc>
        <w:tc>
          <w:tcPr>
            <w:tcW w:w="918" w:type="dxa"/>
            <w:tcBorders>
              <w:top w:val="nil"/>
              <w:left w:val="nil"/>
              <w:bottom w:val="single" w:sz="4" w:space="0" w:color="auto"/>
              <w:right w:val="nil"/>
            </w:tcBorders>
            <w:shd w:val="clear" w:color="auto" w:fill="auto"/>
            <w:vAlign w:val="center"/>
            <w:hideMark/>
          </w:tcPr>
          <w:p w14:paraId="6CA196C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0E2191F5"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38E912A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607EA3A1"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75585271"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85FBC0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6BBD1F7F"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516E4BD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0F613986"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1FE8942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2C3AD110" w14:textId="77777777" w:rsidTr="00F658A5">
        <w:tc>
          <w:tcPr>
            <w:tcW w:w="2294" w:type="dxa"/>
            <w:tcBorders>
              <w:top w:val="nil"/>
              <w:left w:val="nil"/>
              <w:bottom w:val="single" w:sz="4" w:space="0" w:color="auto"/>
              <w:right w:val="nil"/>
            </w:tcBorders>
            <w:shd w:val="clear" w:color="auto" w:fill="auto"/>
            <w:vAlign w:val="center"/>
            <w:hideMark/>
          </w:tcPr>
          <w:p w14:paraId="6F0E55B6"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Moderate hunger</w:t>
            </w:r>
          </w:p>
        </w:tc>
        <w:tc>
          <w:tcPr>
            <w:tcW w:w="918" w:type="dxa"/>
            <w:tcBorders>
              <w:top w:val="nil"/>
              <w:left w:val="nil"/>
              <w:bottom w:val="single" w:sz="4" w:space="0" w:color="auto"/>
              <w:right w:val="nil"/>
            </w:tcBorders>
            <w:shd w:val="clear" w:color="auto" w:fill="auto"/>
            <w:vAlign w:val="center"/>
            <w:hideMark/>
          </w:tcPr>
          <w:p w14:paraId="13FB1BA2"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nil"/>
              <w:left w:val="nil"/>
              <w:bottom w:val="single" w:sz="4" w:space="0" w:color="auto"/>
              <w:right w:val="nil"/>
            </w:tcBorders>
          </w:tcPr>
          <w:p w14:paraId="235FDAB6"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nil"/>
              <w:left w:val="nil"/>
              <w:bottom w:val="single" w:sz="4" w:space="0" w:color="auto"/>
              <w:right w:val="nil"/>
            </w:tcBorders>
            <w:shd w:val="clear" w:color="auto" w:fill="auto"/>
            <w:vAlign w:val="center"/>
            <w:hideMark/>
          </w:tcPr>
          <w:p w14:paraId="2F564F2F"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nil"/>
              <w:left w:val="nil"/>
              <w:bottom w:val="single" w:sz="4" w:space="0" w:color="auto"/>
              <w:right w:val="nil"/>
            </w:tcBorders>
            <w:shd w:val="clear" w:color="auto" w:fill="auto"/>
            <w:vAlign w:val="center"/>
            <w:hideMark/>
          </w:tcPr>
          <w:p w14:paraId="1D289A77"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nil"/>
              <w:left w:val="nil"/>
              <w:bottom w:val="single" w:sz="4" w:space="0" w:color="auto"/>
              <w:right w:val="nil"/>
            </w:tcBorders>
            <w:shd w:val="clear" w:color="auto" w:fill="auto"/>
            <w:vAlign w:val="center"/>
            <w:hideMark/>
          </w:tcPr>
          <w:p w14:paraId="39BA7949"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1CBA5E2"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CA7AA11"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nil"/>
              <w:left w:val="nil"/>
              <w:bottom w:val="single" w:sz="4" w:space="0" w:color="auto"/>
              <w:right w:val="nil"/>
            </w:tcBorders>
            <w:shd w:val="clear" w:color="auto" w:fill="auto"/>
            <w:vAlign w:val="center"/>
            <w:hideMark/>
          </w:tcPr>
          <w:p w14:paraId="07341549"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nil"/>
              <w:left w:val="nil"/>
              <w:bottom w:val="single" w:sz="4" w:space="0" w:color="auto"/>
              <w:right w:val="nil"/>
            </w:tcBorders>
            <w:shd w:val="clear" w:color="auto" w:fill="auto"/>
            <w:vAlign w:val="center"/>
            <w:hideMark/>
          </w:tcPr>
          <w:p w14:paraId="7421537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3D8B8359" w14:textId="77777777" w:rsidR="008E036F" w:rsidRPr="00670B3A" w:rsidRDefault="008E036F" w:rsidP="008E036F">
            <w:pPr>
              <w:widowControl/>
              <w:spacing w:line="259" w:lineRule="auto"/>
              <w:jc w:val="center"/>
              <w:rPr>
                <w:rFonts w:eastAsia="Times New Roman" w:cs="Times New Roman"/>
                <w:sz w:val="20"/>
                <w:szCs w:val="20"/>
              </w:rPr>
            </w:pPr>
          </w:p>
        </w:tc>
      </w:tr>
      <w:tr w:rsidR="008E036F" w:rsidRPr="00670B3A" w14:paraId="6F9D4730" w14:textId="77777777" w:rsidTr="00F658A5">
        <w:tc>
          <w:tcPr>
            <w:tcW w:w="2294" w:type="dxa"/>
            <w:tcBorders>
              <w:top w:val="single" w:sz="4" w:space="0" w:color="auto"/>
              <w:left w:val="nil"/>
              <w:bottom w:val="single" w:sz="4" w:space="0" w:color="auto"/>
              <w:right w:val="nil"/>
            </w:tcBorders>
            <w:shd w:val="clear" w:color="auto" w:fill="auto"/>
            <w:vAlign w:val="center"/>
            <w:hideMark/>
          </w:tcPr>
          <w:p w14:paraId="67732395" w14:textId="77777777" w:rsidR="008E036F" w:rsidRPr="00670B3A" w:rsidRDefault="008E036F" w:rsidP="008E036F">
            <w:pPr>
              <w:widowControl/>
              <w:spacing w:line="259" w:lineRule="auto"/>
              <w:ind w:firstLineChars="100" w:firstLine="200"/>
              <w:rPr>
                <w:rFonts w:eastAsia="Times New Roman" w:cs="Calibri"/>
                <w:sz w:val="20"/>
                <w:szCs w:val="20"/>
              </w:rPr>
            </w:pPr>
            <w:r w:rsidRPr="00670B3A">
              <w:rPr>
                <w:rFonts w:eastAsia="Times New Roman" w:cs="Calibri"/>
                <w:sz w:val="20"/>
                <w:szCs w:val="20"/>
              </w:rPr>
              <w:t>Severe hunger</w:t>
            </w:r>
          </w:p>
        </w:tc>
        <w:tc>
          <w:tcPr>
            <w:tcW w:w="918" w:type="dxa"/>
            <w:tcBorders>
              <w:top w:val="single" w:sz="4" w:space="0" w:color="auto"/>
              <w:left w:val="nil"/>
              <w:bottom w:val="single" w:sz="4" w:space="0" w:color="auto"/>
              <w:right w:val="nil"/>
            </w:tcBorders>
            <w:shd w:val="clear" w:color="auto" w:fill="auto"/>
            <w:vAlign w:val="center"/>
            <w:hideMark/>
          </w:tcPr>
          <w:p w14:paraId="472903FD" w14:textId="77777777" w:rsidR="008E036F" w:rsidRPr="00670B3A" w:rsidRDefault="008E036F" w:rsidP="008E036F">
            <w:pPr>
              <w:widowControl/>
              <w:spacing w:line="259" w:lineRule="auto"/>
              <w:jc w:val="center"/>
              <w:rPr>
                <w:rFonts w:eastAsia="Times New Roman" w:cs="Times New Roman"/>
                <w:sz w:val="20"/>
                <w:szCs w:val="20"/>
              </w:rPr>
            </w:pPr>
          </w:p>
        </w:tc>
        <w:tc>
          <w:tcPr>
            <w:tcW w:w="919" w:type="dxa"/>
            <w:tcBorders>
              <w:top w:val="single" w:sz="4" w:space="0" w:color="auto"/>
              <w:left w:val="nil"/>
              <w:bottom w:val="single" w:sz="4" w:space="0" w:color="auto"/>
              <w:right w:val="nil"/>
            </w:tcBorders>
          </w:tcPr>
          <w:p w14:paraId="0B8ADA3A" w14:textId="77777777" w:rsidR="008E036F" w:rsidRPr="00670B3A" w:rsidRDefault="008E036F" w:rsidP="008E036F">
            <w:pPr>
              <w:widowControl/>
              <w:spacing w:line="259" w:lineRule="auto"/>
              <w:jc w:val="center"/>
              <w:rPr>
                <w:rFonts w:eastAsia="Times New Roman" w:cs="Calibri"/>
                <w:sz w:val="20"/>
                <w:szCs w:val="20"/>
              </w:rPr>
            </w:pPr>
          </w:p>
        </w:tc>
        <w:tc>
          <w:tcPr>
            <w:tcW w:w="641" w:type="dxa"/>
            <w:tcBorders>
              <w:top w:val="single" w:sz="4" w:space="0" w:color="auto"/>
              <w:left w:val="nil"/>
              <w:bottom w:val="single" w:sz="4" w:space="0" w:color="auto"/>
              <w:right w:val="nil"/>
            </w:tcBorders>
            <w:shd w:val="clear" w:color="auto" w:fill="auto"/>
            <w:vAlign w:val="center"/>
            <w:hideMark/>
          </w:tcPr>
          <w:p w14:paraId="68E2AA53" w14:textId="77777777" w:rsidR="008E036F" w:rsidRPr="00670B3A" w:rsidRDefault="008E036F" w:rsidP="008E036F">
            <w:pPr>
              <w:widowControl/>
              <w:spacing w:line="259" w:lineRule="auto"/>
              <w:jc w:val="center"/>
              <w:rPr>
                <w:rFonts w:eastAsia="Times New Roman" w:cs="Calibri"/>
                <w:sz w:val="20"/>
                <w:szCs w:val="20"/>
              </w:rPr>
            </w:pPr>
          </w:p>
        </w:tc>
        <w:tc>
          <w:tcPr>
            <w:tcW w:w="184" w:type="dxa"/>
            <w:tcBorders>
              <w:top w:val="single" w:sz="4" w:space="0" w:color="auto"/>
              <w:left w:val="nil"/>
              <w:bottom w:val="single" w:sz="4" w:space="0" w:color="auto"/>
              <w:right w:val="nil"/>
            </w:tcBorders>
            <w:shd w:val="clear" w:color="auto" w:fill="auto"/>
            <w:vAlign w:val="center"/>
            <w:hideMark/>
          </w:tcPr>
          <w:p w14:paraId="5AAD2863" w14:textId="77777777" w:rsidR="008E036F" w:rsidRPr="00670B3A" w:rsidRDefault="008E036F" w:rsidP="008E036F">
            <w:pPr>
              <w:widowControl/>
              <w:spacing w:line="259" w:lineRule="auto"/>
              <w:jc w:val="center"/>
              <w:rPr>
                <w:rFonts w:eastAsia="Times New Roman" w:cs="Calibri"/>
                <w:sz w:val="20"/>
                <w:szCs w:val="20"/>
              </w:rPr>
            </w:pPr>
          </w:p>
        </w:tc>
        <w:tc>
          <w:tcPr>
            <w:tcW w:w="918" w:type="dxa"/>
            <w:tcBorders>
              <w:top w:val="single" w:sz="4" w:space="0" w:color="auto"/>
              <w:left w:val="nil"/>
              <w:bottom w:val="single" w:sz="4" w:space="0" w:color="auto"/>
              <w:right w:val="nil"/>
            </w:tcBorders>
            <w:shd w:val="clear" w:color="auto" w:fill="auto"/>
            <w:vAlign w:val="center"/>
            <w:hideMark/>
          </w:tcPr>
          <w:p w14:paraId="3FF34FEE" w14:textId="77777777" w:rsidR="008E036F" w:rsidRPr="00670B3A" w:rsidRDefault="008E036F" w:rsidP="008E036F">
            <w:pPr>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tcPr>
          <w:p w14:paraId="744E41DD"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7941A468" w14:textId="77777777" w:rsidR="008E036F" w:rsidRPr="00670B3A" w:rsidRDefault="008E036F" w:rsidP="008E036F">
            <w:pPr>
              <w:widowControl/>
              <w:spacing w:line="259" w:lineRule="auto"/>
              <w:jc w:val="center"/>
              <w:rPr>
                <w:rFonts w:eastAsia="Times New Roman" w:cs="Times New Roman"/>
                <w:sz w:val="20"/>
                <w:szCs w:val="20"/>
              </w:rPr>
            </w:pPr>
          </w:p>
        </w:tc>
        <w:tc>
          <w:tcPr>
            <w:tcW w:w="551" w:type="dxa"/>
            <w:tcBorders>
              <w:top w:val="single" w:sz="4" w:space="0" w:color="auto"/>
              <w:left w:val="nil"/>
              <w:bottom w:val="single" w:sz="4" w:space="0" w:color="auto"/>
              <w:right w:val="nil"/>
            </w:tcBorders>
            <w:shd w:val="clear" w:color="auto" w:fill="auto"/>
            <w:vAlign w:val="center"/>
            <w:hideMark/>
          </w:tcPr>
          <w:p w14:paraId="664D23FD" w14:textId="77777777" w:rsidR="008E036F" w:rsidRPr="00670B3A" w:rsidRDefault="008E036F" w:rsidP="008E036F">
            <w:pPr>
              <w:widowControl/>
              <w:spacing w:line="259" w:lineRule="auto"/>
              <w:jc w:val="center"/>
              <w:rPr>
                <w:rFonts w:eastAsia="Times New Roman" w:cs="Times New Roman"/>
                <w:sz w:val="20"/>
                <w:szCs w:val="20"/>
              </w:rPr>
            </w:pPr>
          </w:p>
        </w:tc>
        <w:tc>
          <w:tcPr>
            <w:tcW w:w="734" w:type="dxa"/>
            <w:tcBorders>
              <w:top w:val="single" w:sz="4" w:space="0" w:color="auto"/>
              <w:left w:val="nil"/>
              <w:bottom w:val="single" w:sz="4" w:space="0" w:color="auto"/>
              <w:right w:val="nil"/>
            </w:tcBorders>
            <w:shd w:val="clear" w:color="auto" w:fill="auto"/>
            <w:vAlign w:val="center"/>
            <w:hideMark/>
          </w:tcPr>
          <w:p w14:paraId="386A84A4" w14:textId="77777777" w:rsidR="008E036F" w:rsidRPr="00670B3A" w:rsidRDefault="008E036F" w:rsidP="008E036F">
            <w:pPr>
              <w:widowControl/>
              <w:spacing w:line="259" w:lineRule="auto"/>
              <w:jc w:val="center"/>
              <w:rPr>
                <w:rFonts w:eastAsia="Times New Roman" w:cs="Times New Roman"/>
                <w:sz w:val="20"/>
                <w:szCs w:val="20"/>
              </w:rPr>
            </w:pPr>
          </w:p>
        </w:tc>
        <w:tc>
          <w:tcPr>
            <w:tcW w:w="642" w:type="dxa"/>
            <w:tcBorders>
              <w:top w:val="single" w:sz="4" w:space="0" w:color="auto"/>
              <w:left w:val="nil"/>
              <w:bottom w:val="single" w:sz="4" w:space="0" w:color="auto"/>
              <w:right w:val="nil"/>
            </w:tcBorders>
            <w:shd w:val="clear" w:color="auto" w:fill="auto"/>
            <w:vAlign w:val="center"/>
            <w:hideMark/>
          </w:tcPr>
          <w:p w14:paraId="696F5859" w14:textId="77777777" w:rsidR="008E036F" w:rsidRPr="00670B3A" w:rsidRDefault="008E036F" w:rsidP="008E036F">
            <w:pPr>
              <w:widowControl/>
              <w:spacing w:line="259" w:lineRule="auto"/>
              <w:jc w:val="center"/>
              <w:rPr>
                <w:rFonts w:eastAsia="Times New Roman" w:cs="Times New Roman"/>
                <w:sz w:val="20"/>
                <w:szCs w:val="20"/>
              </w:rPr>
            </w:pPr>
          </w:p>
        </w:tc>
      </w:tr>
    </w:tbl>
    <w:p w14:paraId="789F221D" w14:textId="2B3D5FCB" w:rsidR="003F27BC" w:rsidRPr="00AD67CD" w:rsidRDefault="003F27BC" w:rsidP="003B191E">
      <w:pPr>
        <w:widowControl/>
        <w:spacing w:line="240" w:lineRule="auto"/>
        <w:ind w:left="90" w:hanging="90"/>
        <w:rPr>
          <w:rFonts w:eastAsia="Times New Roman" w:cs="Calibri"/>
          <w:sz w:val="16"/>
          <w:szCs w:val="16"/>
        </w:rPr>
      </w:pPr>
      <w:commentRangeStart w:id="418"/>
      <w:r w:rsidRPr="00AD67CD">
        <w:rPr>
          <w:rFonts w:eastAsia="Times New Roman" w:cs="Calibri"/>
          <w:sz w:val="16"/>
          <w:szCs w:val="16"/>
        </w:rPr>
        <w:t>^ Results not statistically reliable, n&lt;30  </w:t>
      </w:r>
      <w:commentRangeEnd w:id="418"/>
      <w:r w:rsidR="004E33EB">
        <w:rPr>
          <w:rStyle w:val="CommentReference"/>
        </w:rPr>
        <w:commentReference w:id="418"/>
      </w:r>
    </w:p>
    <w:p w14:paraId="4DAAA41D" w14:textId="072FEDE7" w:rsidR="00044AFF" w:rsidRDefault="003F27BC" w:rsidP="003B191E">
      <w:pPr>
        <w:widowControl/>
        <w:spacing w:line="240" w:lineRule="auto"/>
        <w:ind w:left="90" w:hanging="90"/>
        <w:rPr>
          <w:rFonts w:eastAsia="Times New Roman" w:cs="Calibri"/>
          <w:sz w:val="16"/>
          <w:szCs w:val="16"/>
        </w:rPr>
      </w:pPr>
      <w:proofErr w:type="spellStart"/>
      <w:r w:rsidRPr="00AD67CD">
        <w:rPr>
          <w:rFonts w:eastAsia="Times New Roman" w:cs="Calibri"/>
          <w:sz w:val="16"/>
          <w:szCs w:val="16"/>
          <w:vertAlign w:val="superscript"/>
        </w:rPr>
        <w:t>a</w:t>
      </w:r>
      <w:proofErr w:type="spellEnd"/>
      <w:r w:rsidRPr="00AD67CD">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B45E8C">
        <w:rPr>
          <w:rFonts w:eastAsia="Times New Roman" w:cs="Calibri"/>
          <w:sz w:val="16"/>
          <w:szCs w:val="16"/>
        </w:rPr>
        <w:t>“</w:t>
      </w:r>
      <w:r w:rsidR="00044AFF" w:rsidRPr="00044AFF">
        <w:rPr>
          <w:rFonts w:eastAsia="Times New Roman" w:cs="Calibri"/>
          <w:sz w:val="16"/>
          <w:szCs w:val="16"/>
        </w:rPr>
        <w:t>n</w:t>
      </w:r>
      <w:r w:rsidR="00B45E8C">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depth of poverty measures the average gap between the consumption level of individuals and the poverty line. Records missing information for the disaggregate variables have been excluded from the disaggregated estimates. The unweighted sample size reflects this loss in observations; therefore, disaggregate sample sizes may not total to the aggregated sample size.</w:t>
      </w:r>
    </w:p>
    <w:p w14:paraId="11725B58" w14:textId="464022B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b</w:t>
      </w:r>
      <w:r w:rsidRPr="009D7764">
        <w:rPr>
          <w:rFonts w:eastAsia="Times New Roman" w:cs="Calibri"/>
          <w:sz w:val="16"/>
          <w:szCs w:val="16"/>
        </w:rPr>
        <w:t xml:space="preserve"> Significance test</w:t>
      </w:r>
      <w:r w:rsidR="00044AFF">
        <w:rPr>
          <w:rFonts w:eastAsia="Times New Roman" w:cs="Calibri"/>
          <w:sz w:val="16"/>
          <w:szCs w:val="16"/>
        </w:rPr>
        <w:t>s were performed to determine whether</w:t>
      </w:r>
      <w:r w:rsidRPr="009D7764">
        <w:rPr>
          <w:rFonts w:eastAsia="Times New Roman" w:cs="Calibri"/>
          <w:sz w:val="16"/>
          <w:szCs w:val="16"/>
        </w:rPr>
        <w:t xml:space="preserve"> a difference exists between the baseline and endline estimates. </w:t>
      </w:r>
    </w:p>
    <w:p w14:paraId="6B26EF12" w14:textId="77777777" w:rsidR="003F27BC" w:rsidRPr="009D7764" w:rsidRDefault="003F27BC" w:rsidP="003B191E">
      <w:pPr>
        <w:widowControl/>
        <w:spacing w:line="240" w:lineRule="auto"/>
        <w:ind w:left="90" w:hanging="90"/>
        <w:rPr>
          <w:rFonts w:eastAsia="Times New Roman" w:cs="Calibri"/>
          <w:sz w:val="16"/>
          <w:szCs w:val="16"/>
        </w:rPr>
      </w:pPr>
      <w:r w:rsidRPr="009D7764">
        <w:rPr>
          <w:rFonts w:eastAsia="Times New Roman" w:cs="Calibri"/>
          <w:sz w:val="16"/>
          <w:szCs w:val="16"/>
          <w:vertAlign w:val="superscript"/>
        </w:rPr>
        <w:t>c</w:t>
      </w:r>
      <w:r w:rsidRPr="009D7764">
        <w:rPr>
          <w:rFonts w:eastAsia="Times New Roman" w:cs="Calibri"/>
          <w:sz w:val="16"/>
          <w:szCs w:val="16"/>
        </w:rPr>
        <w:t xml:space="preserve"> Differences found to be statistically significant are indicated by level: * p&lt;0.05, ** p&lt;0.01, *** p&lt;0.001.</w:t>
      </w:r>
    </w:p>
    <w:p w14:paraId="6E9C3FFA" w14:textId="77777777" w:rsidR="003A37E0" w:rsidRDefault="003A37E0" w:rsidP="003B191E">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7D619BD9" w14:textId="1B5DEFAF"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0369DCD8" w14:textId="77777777" w:rsidR="003A37E0" w:rsidRDefault="003F27BC" w:rsidP="003046C4">
      <w:pPr>
        <w:widowControl/>
        <w:spacing w:line="240" w:lineRule="auto"/>
        <w:rPr>
          <w:rFonts w:eastAsia="Times New Roman" w:cs="Calibri"/>
          <w:sz w:val="16"/>
          <w:szCs w:val="16"/>
        </w:rPr>
      </w:pPr>
      <w:r w:rsidRPr="009D7764">
        <w:rPr>
          <w:rFonts w:eastAsia="Times New Roman" w:cs="Calibri"/>
          <w:sz w:val="16"/>
          <w:szCs w:val="16"/>
        </w:rPr>
        <w:t xml:space="preserve">The depth of poverty, or poverty gap, is the average consumption shortfall multiplied by the prevalence of poverty using </w:t>
      </w:r>
      <w:r w:rsidR="003A37E0">
        <w:rPr>
          <w:rFonts w:eastAsia="Times New Roman" w:cs="Calibri"/>
          <w:sz w:val="16"/>
          <w:szCs w:val="16"/>
        </w:rPr>
        <w:t>the national poverty threshold.</w:t>
      </w:r>
    </w:p>
    <w:p w14:paraId="4FAE76E8" w14:textId="2C2ADCEB" w:rsidR="003F27BC" w:rsidRPr="00757754" w:rsidRDefault="003B191E" w:rsidP="003046C4">
      <w:pPr>
        <w:widowControl/>
        <w:spacing w:line="240" w:lineRule="auto"/>
        <w:rPr>
          <w:rFonts w:eastAsia="Times New Roman" w:cs="Calibri"/>
          <w:sz w:val="16"/>
          <w:szCs w:val="16"/>
          <w:highlight w:val="yellow"/>
        </w:rPr>
      </w:pPr>
      <w:r w:rsidRPr="003B191E">
        <w:rPr>
          <w:rFonts w:eastAsia="Times New Roman" w:cs="Calibri"/>
          <w:sz w:val="16"/>
          <w:szCs w:val="16"/>
        </w:rPr>
        <w:t>The depth of poverty was calculated by first subtracting the per capita daily consumption expenditure in local currency units (LCU) for the year and month of the ZOI Survey of each household in the</w:t>
      </w:r>
      <w:r>
        <w:rPr>
          <w:rFonts w:eastAsia="Times New Roman" w:cs="Calibri"/>
          <w:sz w:val="16"/>
          <w:szCs w:val="16"/>
        </w:rPr>
        <w:t xml:space="preserve"> sample from the national pover</w:t>
      </w:r>
      <w:r w:rsidRPr="003B191E">
        <w:rPr>
          <w:rFonts w:eastAsia="Times New Roman" w:cs="Calibri"/>
          <w:sz w:val="16"/>
          <w:szCs w:val="16"/>
        </w:rPr>
        <w:t>ty line in LCU for the year and month of the ZOI Survey, with the resulting difference set to zero for all non-poor households. The figure was then divided by the national poverty line in LCU for the year and month of the ZOI Survey. Finally, after applying the household member sampling weight, the value for each household was summed across all households and then divided by the sum of the number of all sampled households with consumption data.</w:t>
      </w:r>
      <w:r w:rsidRPr="003B191E" w:rsidDel="003B191E">
        <w:rPr>
          <w:rFonts w:eastAsia="Times New Roman" w:cs="Calibri"/>
          <w:sz w:val="16"/>
          <w:szCs w:val="16"/>
          <w:highlight w:val="yellow"/>
        </w:rPr>
        <w:t xml:space="preserve"> </w:t>
      </w:r>
    </w:p>
    <w:p w14:paraId="5E717D75" w14:textId="019137CC" w:rsidR="003B191E" w:rsidRDefault="003B191E" w:rsidP="003046C4">
      <w:pPr>
        <w:widowControl/>
        <w:spacing w:after="200" w:line="240" w:lineRule="auto"/>
        <w:rPr>
          <w:rFonts w:eastAsia="Times New Roman" w:cs="Calibri"/>
          <w:sz w:val="16"/>
          <w:szCs w:val="16"/>
        </w:rPr>
      </w:pPr>
      <w:r w:rsidRPr="001F7231">
        <w:rPr>
          <w:rFonts w:eastAsia="Times New Roman" w:cs="Calibri"/>
          <w:sz w:val="16"/>
          <w:szCs w:val="16"/>
        </w:rPr>
        <w:t>Sources: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FE1420">
        <w:rPr>
          <w:rFonts w:eastAsia="Times New Roman" w:cs="Calibri"/>
          <w:sz w:val="16"/>
          <w:szCs w:val="16"/>
          <w:highlight w:val="yellow"/>
        </w:rPr>
        <w:t xml:space="preserve">baseline </w:t>
      </w:r>
      <w:r w:rsidRPr="00D55C65">
        <w:rPr>
          <w:rFonts w:eastAsia="Times New Roman" w:cs="Calibri"/>
          <w:sz w:val="16"/>
          <w:szCs w:val="16"/>
          <w:highlight w:val="yellow"/>
        </w:rPr>
        <w:t>survey year(s)</w:t>
      </w:r>
      <w:r w:rsidRPr="001F7231">
        <w:rPr>
          <w:rFonts w:eastAsia="Times New Roman" w:cs="Calibri"/>
          <w:sz w:val="16"/>
          <w:szCs w:val="16"/>
        </w:rPr>
        <w:t>]; Feed the Future [</w:t>
      </w:r>
      <w:r w:rsidRPr="00D55C65">
        <w:rPr>
          <w:rFonts w:eastAsia="Times New Roman" w:cs="Calibri"/>
          <w:sz w:val="16"/>
          <w:szCs w:val="16"/>
          <w:highlight w:val="yellow"/>
        </w:rPr>
        <w:t>Country</w:t>
      </w:r>
      <w:r w:rsidRPr="001F7231">
        <w:rPr>
          <w:rFonts w:eastAsia="Times New Roman" w:cs="Calibri"/>
          <w:sz w:val="16"/>
          <w:szCs w:val="16"/>
        </w:rPr>
        <w:t>] ZOI Survey [</w:t>
      </w:r>
      <w:r w:rsidR="00A11DD1" w:rsidRPr="00A11DD1">
        <w:rPr>
          <w:sz w:val="16"/>
          <w:szCs w:val="16"/>
          <w:highlight w:val="yellow"/>
        </w:rPr>
        <w:t xml:space="preserve">endline </w:t>
      </w:r>
      <w:r w:rsidRPr="00D55C65">
        <w:rPr>
          <w:rFonts w:eastAsia="Times New Roman" w:cs="Calibri"/>
          <w:sz w:val="16"/>
          <w:szCs w:val="16"/>
          <w:highlight w:val="yellow"/>
        </w:rPr>
        <w:t>survey year(s)</w:t>
      </w:r>
      <w:r w:rsidRPr="001F7231">
        <w:rPr>
          <w:rFonts w:eastAsia="Times New Roman" w:cs="Calibri"/>
          <w:sz w:val="16"/>
          <w:szCs w:val="16"/>
        </w:rPr>
        <w:t>]; [</w:t>
      </w:r>
      <w:r w:rsidRPr="00D55C65">
        <w:rPr>
          <w:rFonts w:eastAsia="Times New Roman" w:cs="Calibri"/>
          <w:sz w:val="16"/>
          <w:szCs w:val="16"/>
          <w:highlight w:val="yellow"/>
        </w:rPr>
        <w:t>Source of data for national poverty threshold, such as the National Statistics Office</w:t>
      </w:r>
      <w:r w:rsidRPr="001F7231">
        <w:rPr>
          <w:rFonts w:eastAsia="Times New Roman" w:cs="Calibri"/>
          <w:sz w:val="16"/>
          <w:szCs w:val="16"/>
        </w:rPr>
        <w:t>]</w:t>
      </w:r>
    </w:p>
    <w:p w14:paraId="4CC50ED1" w14:textId="09936631" w:rsidR="00B444D1" w:rsidRDefault="00B444D1" w:rsidP="00757754">
      <w:pPr>
        <w:pStyle w:val="BodyText"/>
      </w:pPr>
      <w:r>
        <w:rPr>
          <w:b/>
          <w:color w:val="94A545"/>
        </w:rPr>
        <w:t>Average consumption shortfall of the poor</w:t>
      </w:r>
      <w:r w:rsidRPr="00CB3A6A">
        <w:rPr>
          <w:b/>
          <w:color w:val="94A545"/>
        </w:rPr>
        <w:t>.</w:t>
      </w:r>
      <w:r w:rsidRPr="00D55C65">
        <w:rPr>
          <w:b/>
          <w:color w:val="94A545"/>
        </w:rPr>
        <w:t xml:space="preserve"> </w:t>
      </w:r>
      <w:r w:rsidRPr="00D55C65">
        <w:rPr>
          <w:highlight w:val="yellow"/>
        </w:rPr>
        <w:t>[Describe the results presented in Table 4.</w:t>
      </w:r>
      <w:r w:rsidR="000852B7">
        <w:rPr>
          <w:highlight w:val="yellow"/>
        </w:rPr>
        <w:t>2.9</w:t>
      </w:r>
      <w:r w:rsidRPr="00D55C65">
        <w:rPr>
          <w:highlight w:val="yellow"/>
        </w:rPr>
        <w:t>. Interpret the results in relation to the results presented in Table 4.2.</w:t>
      </w:r>
      <w:r>
        <w:rPr>
          <w:highlight w:val="yellow"/>
        </w:rPr>
        <w:t>3</w:t>
      </w:r>
      <w:r w:rsidRPr="00D55C65">
        <w:rPr>
          <w:highlight w:val="yellow"/>
        </w:rPr>
        <w:t xml:space="preserve"> and Table 4.</w:t>
      </w:r>
      <w:r w:rsidR="000852B7">
        <w:rPr>
          <w:highlight w:val="yellow"/>
        </w:rPr>
        <w:t>2.6</w:t>
      </w:r>
      <w:r w:rsidRPr="00D55C65">
        <w:rPr>
          <w:highlight w:val="yellow"/>
        </w:rPr>
        <w:t>.]</w:t>
      </w:r>
    </w:p>
    <w:p w14:paraId="59E84756" w14:textId="21B5B511" w:rsidR="006B3D9B" w:rsidRDefault="006B3D9B" w:rsidP="00D373FA">
      <w:pPr>
        <w:pStyle w:val="Tabletitle"/>
        <w:keepLines/>
        <w:spacing w:before="240"/>
        <w:contextualSpacing/>
        <w:outlineLvl w:val="3"/>
      </w:pPr>
      <w:bookmarkStart w:id="419" w:name="_Toc50719181"/>
      <w:bookmarkStart w:id="420" w:name="_Toc400542621"/>
      <w:bookmarkStart w:id="421" w:name="_Toc414874509"/>
      <w:r>
        <w:t>Table 4.</w:t>
      </w:r>
      <w:r w:rsidR="000852B7">
        <w:t>2.9</w:t>
      </w:r>
      <w:r w:rsidRPr="004156D8">
        <w:t xml:space="preserve">: </w:t>
      </w:r>
      <w:r w:rsidRPr="00406376">
        <w:t>Comparison of Average Consumption Shortfall of the Poor at the National Threshold of [</w:t>
      </w:r>
      <w:r w:rsidRPr="00A65542">
        <w:rPr>
          <w:highlight w:val="yellow"/>
        </w:rPr>
        <w:t>Threshold</w:t>
      </w:r>
      <w:r w:rsidRPr="00406376">
        <w:t>]</w:t>
      </w:r>
      <w:r w:rsidR="000B37BD">
        <w:t xml:space="preserve"> in the </w:t>
      </w:r>
      <w:r w:rsidR="00160DC3">
        <w:t>Phase One</w:t>
      </w:r>
      <w:r w:rsidR="007F25EC">
        <w:t xml:space="preserve"> ZOI</w:t>
      </w:r>
      <w:r w:rsidRPr="00406376">
        <w:t xml:space="preserve">, in Total and by Selected Household Characteristics, Feed the Future </w:t>
      </w:r>
      <w:r w:rsidR="00160DC3">
        <w:t>Phase One</w:t>
      </w:r>
      <w:r w:rsidRPr="00406376">
        <w:t xml:space="preserve"> Baseline and Endline ZOI Surveys</w:t>
      </w:r>
      <w:bookmarkEnd w:id="419"/>
    </w:p>
    <w:tbl>
      <w:tblPr>
        <w:tblW w:w="5000" w:type="pct"/>
        <w:tblLook w:val="04A0" w:firstRow="1" w:lastRow="0" w:firstColumn="1" w:lastColumn="0" w:noHBand="0" w:noVBand="1"/>
      </w:tblPr>
      <w:tblGrid>
        <w:gridCol w:w="2642"/>
        <w:gridCol w:w="1477"/>
        <w:gridCol w:w="1201"/>
        <w:gridCol w:w="552"/>
        <w:gridCol w:w="326"/>
        <w:gridCol w:w="1509"/>
        <w:gridCol w:w="1277"/>
        <w:gridCol w:w="592"/>
      </w:tblGrid>
      <w:tr w:rsidR="00521306" w:rsidRPr="003046C4" w14:paraId="30EE468C" w14:textId="77777777" w:rsidTr="003046C4">
        <w:tc>
          <w:tcPr>
            <w:tcW w:w="1380" w:type="pct"/>
            <w:tcBorders>
              <w:top w:val="single" w:sz="4" w:space="0" w:color="auto"/>
              <w:left w:val="nil"/>
              <w:bottom w:val="nil"/>
              <w:right w:val="nil"/>
            </w:tcBorders>
            <w:shd w:val="clear" w:color="000000" w:fill="387990"/>
            <w:noWrap/>
            <w:vAlign w:val="bottom"/>
            <w:hideMark/>
          </w:tcPr>
          <w:p w14:paraId="2911E85C"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686" w:type="pct"/>
            <w:gridSpan w:val="3"/>
            <w:tcBorders>
              <w:top w:val="single" w:sz="4" w:space="0" w:color="auto"/>
              <w:left w:val="nil"/>
              <w:bottom w:val="single" w:sz="4" w:space="0" w:color="FFFFFF"/>
              <w:right w:val="nil"/>
            </w:tcBorders>
            <w:shd w:val="clear" w:color="000000" w:fill="387990"/>
            <w:vAlign w:val="bottom"/>
            <w:hideMark/>
          </w:tcPr>
          <w:p w14:paraId="59D2D48F"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Baseline </w:t>
            </w:r>
          </w:p>
          <w:p w14:paraId="2F0BCBB8" w14:textId="060DC88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c>
          <w:tcPr>
            <w:tcW w:w="170" w:type="pct"/>
            <w:tcBorders>
              <w:top w:val="single" w:sz="4" w:space="0" w:color="auto"/>
              <w:left w:val="nil"/>
              <w:bottom w:val="nil"/>
              <w:right w:val="nil"/>
            </w:tcBorders>
            <w:shd w:val="clear" w:color="000000" w:fill="387990"/>
            <w:vAlign w:val="bottom"/>
            <w:hideMark/>
          </w:tcPr>
          <w:p w14:paraId="72931175"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1765" w:type="pct"/>
            <w:gridSpan w:val="3"/>
            <w:tcBorders>
              <w:top w:val="single" w:sz="4" w:space="0" w:color="auto"/>
              <w:left w:val="nil"/>
              <w:bottom w:val="single" w:sz="4" w:space="0" w:color="FFFFFF"/>
              <w:right w:val="nil"/>
            </w:tcBorders>
            <w:shd w:val="clear" w:color="000000" w:fill="387990"/>
            <w:vAlign w:val="bottom"/>
            <w:hideMark/>
          </w:tcPr>
          <w:p w14:paraId="674669C4" w14:textId="77777777" w:rsidR="00842D33"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xml:space="preserve">Endline </w:t>
            </w:r>
          </w:p>
          <w:p w14:paraId="0F119783" w14:textId="083152E9"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([Year(s)])</w:t>
            </w:r>
          </w:p>
        </w:tc>
      </w:tr>
      <w:tr w:rsidR="00521306" w:rsidRPr="003046C4" w14:paraId="6B048399" w14:textId="77777777" w:rsidTr="003046C4">
        <w:tc>
          <w:tcPr>
            <w:tcW w:w="1380" w:type="pct"/>
            <w:tcBorders>
              <w:top w:val="nil"/>
              <w:left w:val="nil"/>
              <w:bottom w:val="nil"/>
              <w:right w:val="nil"/>
            </w:tcBorders>
            <w:shd w:val="clear" w:color="000000" w:fill="387990"/>
            <w:noWrap/>
            <w:vAlign w:val="bottom"/>
            <w:hideMark/>
          </w:tcPr>
          <w:p w14:paraId="4015270D" w14:textId="77777777" w:rsidR="00521306" w:rsidRPr="003046C4" w:rsidRDefault="00521306" w:rsidP="00D751B3">
            <w:pPr>
              <w:keepNext/>
              <w:widowControl/>
              <w:spacing w:line="259" w:lineRule="auto"/>
              <w:rPr>
                <w:rFonts w:eastAsia="Times New Roman" w:cs="Times New Roman"/>
                <w:b/>
                <w:bCs/>
                <w:color w:val="FFFFFF"/>
                <w:sz w:val="20"/>
                <w:szCs w:val="20"/>
              </w:rPr>
            </w:pPr>
            <w:r w:rsidRPr="003046C4">
              <w:rPr>
                <w:rFonts w:eastAsia="Times New Roman" w:cs="Times New Roman"/>
                <w:b/>
                <w:bCs/>
                <w:color w:val="FFFFFF"/>
                <w:sz w:val="20"/>
                <w:szCs w:val="20"/>
              </w:rPr>
              <w:t>Characteristic</w:t>
            </w:r>
          </w:p>
        </w:tc>
        <w:tc>
          <w:tcPr>
            <w:tcW w:w="771" w:type="pct"/>
            <w:tcBorders>
              <w:top w:val="nil"/>
              <w:left w:val="nil"/>
              <w:bottom w:val="nil"/>
              <w:right w:val="nil"/>
            </w:tcBorders>
            <w:shd w:val="clear" w:color="000000" w:fill="387990"/>
            <w:vAlign w:val="bottom"/>
            <w:hideMark/>
          </w:tcPr>
          <w:p w14:paraId="0687EE6D" w14:textId="3AB9C58F" w:rsidR="00521306" w:rsidRPr="003046C4" w:rsidRDefault="00FA0F69"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26" w:type="pct"/>
            <w:tcBorders>
              <w:top w:val="nil"/>
              <w:left w:val="nil"/>
              <w:bottom w:val="nil"/>
              <w:right w:val="nil"/>
            </w:tcBorders>
            <w:shd w:val="clear" w:color="000000" w:fill="387990"/>
            <w:vAlign w:val="bottom"/>
            <w:hideMark/>
          </w:tcPr>
          <w:p w14:paraId="27D270C4" w14:textId="3A4E8CDA"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w:t>
            </w:r>
            <w:proofErr w:type="gramStart"/>
            <w:r w:rsidR="00521306" w:rsidRPr="003046C4">
              <w:rPr>
                <w:rFonts w:eastAsia="Times New Roman" w:cs="Times New Roman"/>
                <w:b/>
                <w:bCs/>
                <w:color w:val="FFFFFF"/>
                <w:sz w:val="20"/>
                <w:szCs w:val="20"/>
              </w:rPr>
              <w:t>of</w:t>
            </w:r>
            <w:proofErr w:type="gramEnd"/>
            <w:r w:rsidR="00521306" w:rsidRPr="003046C4">
              <w:rPr>
                <w:rFonts w:eastAsia="Times New Roman" w:cs="Times New Roman"/>
                <w:b/>
                <w:bCs/>
                <w:color w:val="FFFFFF"/>
                <w:sz w:val="20"/>
                <w:szCs w:val="20"/>
              </w:rPr>
              <w:t xml:space="preserve"> poverty line</w:t>
            </w:r>
          </w:p>
        </w:tc>
        <w:tc>
          <w:tcPr>
            <w:tcW w:w="288" w:type="pct"/>
            <w:tcBorders>
              <w:top w:val="nil"/>
              <w:left w:val="nil"/>
              <w:bottom w:val="nil"/>
              <w:right w:val="nil"/>
            </w:tcBorders>
            <w:shd w:val="clear" w:color="000000" w:fill="387990"/>
            <w:vAlign w:val="bottom"/>
            <w:hideMark/>
          </w:tcPr>
          <w:p w14:paraId="4F3CC64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c>
          <w:tcPr>
            <w:tcW w:w="170" w:type="pct"/>
            <w:tcBorders>
              <w:top w:val="nil"/>
              <w:left w:val="nil"/>
              <w:bottom w:val="nil"/>
              <w:right w:val="nil"/>
            </w:tcBorders>
            <w:shd w:val="clear" w:color="000000" w:fill="387990"/>
            <w:vAlign w:val="bottom"/>
            <w:hideMark/>
          </w:tcPr>
          <w:p w14:paraId="698F58AC"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r w:rsidRPr="003046C4">
              <w:rPr>
                <w:rFonts w:eastAsia="Times New Roman" w:cs="Times New Roman"/>
                <w:b/>
                <w:bCs/>
                <w:color w:val="FFFFFF"/>
                <w:sz w:val="20"/>
                <w:szCs w:val="20"/>
              </w:rPr>
              <w:t> </w:t>
            </w:r>
          </w:p>
        </w:tc>
        <w:tc>
          <w:tcPr>
            <w:tcW w:w="788" w:type="pct"/>
            <w:tcBorders>
              <w:top w:val="nil"/>
              <w:left w:val="nil"/>
              <w:bottom w:val="nil"/>
              <w:right w:val="nil"/>
            </w:tcBorders>
            <w:shd w:val="clear" w:color="000000" w:fill="387990"/>
            <w:vAlign w:val="bottom"/>
            <w:hideMark/>
          </w:tcPr>
          <w:p w14:paraId="3B49B83E" w14:textId="6C80DE06" w:rsidR="00521306" w:rsidRPr="003046C4" w:rsidRDefault="00775F17"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667" w:type="pct"/>
            <w:tcBorders>
              <w:top w:val="nil"/>
              <w:left w:val="nil"/>
              <w:bottom w:val="nil"/>
              <w:right w:val="nil"/>
            </w:tcBorders>
            <w:shd w:val="clear" w:color="000000" w:fill="387990"/>
            <w:vAlign w:val="bottom"/>
            <w:hideMark/>
          </w:tcPr>
          <w:p w14:paraId="162E02BC" w14:textId="734C7FBC" w:rsidR="00521306" w:rsidRPr="003046C4" w:rsidRDefault="00F658A5" w:rsidP="00D751B3">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521306" w:rsidRPr="003046C4">
              <w:rPr>
                <w:rFonts w:eastAsia="Times New Roman" w:cs="Times New Roman"/>
                <w:b/>
                <w:bCs/>
                <w:color w:val="FFFFFF"/>
                <w:sz w:val="20"/>
                <w:szCs w:val="20"/>
              </w:rPr>
              <w:t xml:space="preserve"> </w:t>
            </w:r>
            <w:proofErr w:type="gramStart"/>
            <w:r w:rsidR="00521306" w:rsidRPr="003046C4">
              <w:rPr>
                <w:rFonts w:eastAsia="Times New Roman" w:cs="Times New Roman"/>
                <w:b/>
                <w:bCs/>
                <w:color w:val="FFFFFF"/>
                <w:sz w:val="20"/>
                <w:szCs w:val="20"/>
              </w:rPr>
              <w:t>of</w:t>
            </w:r>
            <w:proofErr w:type="gramEnd"/>
            <w:r w:rsidR="00521306" w:rsidRPr="003046C4">
              <w:rPr>
                <w:rFonts w:eastAsia="Times New Roman" w:cs="Times New Roman"/>
                <w:b/>
                <w:bCs/>
                <w:color w:val="FFFFFF"/>
                <w:sz w:val="20"/>
                <w:szCs w:val="20"/>
              </w:rPr>
              <w:t xml:space="preserve"> poverty line</w:t>
            </w:r>
          </w:p>
        </w:tc>
        <w:tc>
          <w:tcPr>
            <w:tcW w:w="310" w:type="pct"/>
            <w:tcBorders>
              <w:top w:val="nil"/>
              <w:left w:val="nil"/>
              <w:bottom w:val="nil"/>
              <w:right w:val="nil"/>
            </w:tcBorders>
            <w:shd w:val="clear" w:color="000000" w:fill="387990"/>
            <w:vAlign w:val="bottom"/>
            <w:hideMark/>
          </w:tcPr>
          <w:p w14:paraId="7E2BA276" w14:textId="77777777" w:rsidR="00521306" w:rsidRPr="003046C4" w:rsidRDefault="00521306" w:rsidP="00D751B3">
            <w:pPr>
              <w:keepNext/>
              <w:widowControl/>
              <w:spacing w:line="259" w:lineRule="auto"/>
              <w:jc w:val="center"/>
              <w:rPr>
                <w:rFonts w:eastAsia="Times New Roman" w:cs="Times New Roman"/>
                <w:b/>
                <w:bCs/>
                <w:color w:val="FFFFFF"/>
                <w:sz w:val="20"/>
                <w:szCs w:val="20"/>
              </w:rPr>
            </w:pPr>
            <w:proofErr w:type="spellStart"/>
            <w:r w:rsidRPr="003046C4">
              <w:rPr>
                <w:rFonts w:eastAsia="Times New Roman" w:cs="Times New Roman"/>
                <w:b/>
                <w:bCs/>
                <w:color w:val="FFFFFF"/>
                <w:sz w:val="20"/>
                <w:szCs w:val="20"/>
              </w:rPr>
              <w:t>n</w:t>
            </w:r>
            <w:r w:rsidRPr="003046C4">
              <w:rPr>
                <w:rFonts w:eastAsia="Times New Roman" w:cs="Times New Roman"/>
                <w:b/>
                <w:bCs/>
                <w:color w:val="FFFFFF"/>
                <w:sz w:val="20"/>
                <w:szCs w:val="20"/>
                <w:vertAlign w:val="superscript"/>
              </w:rPr>
              <w:t>a</w:t>
            </w:r>
            <w:proofErr w:type="spellEnd"/>
          </w:p>
        </w:tc>
      </w:tr>
      <w:tr w:rsidR="00521306" w:rsidRPr="003046C4" w14:paraId="0460862C" w14:textId="77777777" w:rsidTr="003046C4">
        <w:tc>
          <w:tcPr>
            <w:tcW w:w="1380" w:type="pct"/>
            <w:tcBorders>
              <w:top w:val="single" w:sz="4" w:space="0" w:color="auto"/>
              <w:left w:val="nil"/>
              <w:bottom w:val="single" w:sz="4" w:space="0" w:color="auto"/>
              <w:right w:val="nil"/>
            </w:tcBorders>
            <w:shd w:val="clear" w:color="auto" w:fill="auto"/>
            <w:noWrap/>
            <w:vAlign w:val="center"/>
            <w:hideMark/>
          </w:tcPr>
          <w:p w14:paraId="273972CE" w14:textId="77777777" w:rsidR="00521306" w:rsidRPr="003046C4" w:rsidRDefault="00521306" w:rsidP="00D751B3">
            <w:pPr>
              <w:keepNext/>
              <w:widowControl/>
              <w:spacing w:line="259" w:lineRule="auto"/>
              <w:rPr>
                <w:rFonts w:eastAsia="Times New Roman" w:cs="Times New Roman"/>
                <w:b/>
                <w:bCs/>
                <w:sz w:val="20"/>
                <w:szCs w:val="20"/>
              </w:rPr>
            </w:pPr>
            <w:r w:rsidRPr="003046C4">
              <w:rPr>
                <w:rFonts w:eastAsia="Times New Roman" w:cs="Times New Roman"/>
                <w:b/>
                <w:bCs/>
                <w:sz w:val="20"/>
                <w:szCs w:val="20"/>
              </w:rPr>
              <w:t>All households</w:t>
            </w:r>
          </w:p>
        </w:tc>
        <w:tc>
          <w:tcPr>
            <w:tcW w:w="771" w:type="pct"/>
            <w:tcBorders>
              <w:top w:val="single" w:sz="4" w:space="0" w:color="auto"/>
              <w:left w:val="nil"/>
              <w:bottom w:val="single" w:sz="4" w:space="0" w:color="auto"/>
              <w:right w:val="nil"/>
            </w:tcBorders>
            <w:shd w:val="clear" w:color="auto" w:fill="auto"/>
            <w:vAlign w:val="center"/>
            <w:hideMark/>
          </w:tcPr>
          <w:p w14:paraId="61F603CE" w14:textId="69032798" w:rsidR="00521306" w:rsidRPr="003046C4" w:rsidRDefault="00521306" w:rsidP="00D751B3">
            <w:pPr>
              <w:keepNext/>
              <w:widowControl/>
              <w:spacing w:line="259" w:lineRule="auto"/>
              <w:jc w:val="center"/>
              <w:rPr>
                <w:rFonts w:eastAsia="Times New Roman" w:cs="Times New Roman"/>
                <w:bCs/>
                <w:sz w:val="20"/>
                <w:szCs w:val="20"/>
              </w:rPr>
            </w:pPr>
          </w:p>
        </w:tc>
        <w:tc>
          <w:tcPr>
            <w:tcW w:w="626" w:type="pct"/>
            <w:tcBorders>
              <w:top w:val="single" w:sz="4" w:space="0" w:color="auto"/>
              <w:left w:val="nil"/>
              <w:bottom w:val="single" w:sz="4" w:space="0" w:color="auto"/>
              <w:right w:val="nil"/>
            </w:tcBorders>
            <w:shd w:val="clear" w:color="auto" w:fill="auto"/>
            <w:vAlign w:val="center"/>
            <w:hideMark/>
          </w:tcPr>
          <w:p w14:paraId="35FCCDCD" w14:textId="3912E622" w:rsidR="00521306" w:rsidRPr="003046C4" w:rsidRDefault="00521306" w:rsidP="00D751B3">
            <w:pPr>
              <w:keepNext/>
              <w:widowControl/>
              <w:spacing w:line="259" w:lineRule="auto"/>
              <w:jc w:val="center"/>
              <w:rPr>
                <w:rFonts w:eastAsia="Times New Roman" w:cs="Times New Roman"/>
                <w:sz w:val="20"/>
                <w:szCs w:val="20"/>
              </w:rPr>
            </w:pPr>
          </w:p>
        </w:tc>
        <w:tc>
          <w:tcPr>
            <w:tcW w:w="288" w:type="pct"/>
            <w:tcBorders>
              <w:top w:val="single" w:sz="4" w:space="0" w:color="auto"/>
              <w:left w:val="nil"/>
              <w:bottom w:val="single" w:sz="4" w:space="0" w:color="auto"/>
              <w:right w:val="nil"/>
            </w:tcBorders>
            <w:shd w:val="clear" w:color="auto" w:fill="auto"/>
            <w:vAlign w:val="center"/>
            <w:hideMark/>
          </w:tcPr>
          <w:p w14:paraId="3E7014C1" w14:textId="2513801E" w:rsidR="00521306" w:rsidRPr="003046C4" w:rsidRDefault="00521306" w:rsidP="00D751B3">
            <w:pPr>
              <w:keepNext/>
              <w:widowControl/>
              <w:spacing w:line="259" w:lineRule="auto"/>
              <w:jc w:val="center"/>
              <w:rPr>
                <w:rFonts w:eastAsia="Times New Roman" w:cs="Times New Roman"/>
                <w:sz w:val="20"/>
                <w:szCs w:val="20"/>
              </w:rPr>
            </w:pPr>
          </w:p>
        </w:tc>
        <w:tc>
          <w:tcPr>
            <w:tcW w:w="170" w:type="pct"/>
            <w:tcBorders>
              <w:top w:val="single" w:sz="4" w:space="0" w:color="auto"/>
              <w:left w:val="nil"/>
              <w:bottom w:val="single" w:sz="4" w:space="0" w:color="auto"/>
              <w:right w:val="nil"/>
            </w:tcBorders>
            <w:shd w:val="clear" w:color="auto" w:fill="auto"/>
            <w:vAlign w:val="center"/>
            <w:hideMark/>
          </w:tcPr>
          <w:p w14:paraId="6CD8FD70" w14:textId="7826C999" w:rsidR="00521306" w:rsidRPr="003046C4" w:rsidRDefault="00521306" w:rsidP="00D751B3">
            <w:pPr>
              <w:keepNext/>
              <w:widowControl/>
              <w:spacing w:line="259" w:lineRule="auto"/>
              <w:jc w:val="center"/>
              <w:rPr>
                <w:rFonts w:eastAsia="Times New Roman" w:cs="Times New Roman"/>
                <w:bCs/>
                <w:sz w:val="20"/>
                <w:szCs w:val="20"/>
              </w:rPr>
            </w:pPr>
          </w:p>
        </w:tc>
        <w:tc>
          <w:tcPr>
            <w:tcW w:w="788" w:type="pct"/>
            <w:tcBorders>
              <w:top w:val="single" w:sz="4" w:space="0" w:color="auto"/>
              <w:left w:val="nil"/>
              <w:bottom w:val="single" w:sz="4" w:space="0" w:color="auto"/>
              <w:right w:val="nil"/>
            </w:tcBorders>
            <w:shd w:val="clear" w:color="auto" w:fill="auto"/>
            <w:vAlign w:val="center"/>
            <w:hideMark/>
          </w:tcPr>
          <w:p w14:paraId="5B7F9CE9" w14:textId="0310F676" w:rsidR="00521306" w:rsidRPr="003046C4" w:rsidRDefault="00521306" w:rsidP="00D751B3">
            <w:pPr>
              <w:keepNext/>
              <w:widowControl/>
              <w:spacing w:line="259" w:lineRule="auto"/>
              <w:jc w:val="center"/>
              <w:rPr>
                <w:rFonts w:eastAsia="Times New Roman" w:cs="Times New Roman"/>
                <w:bCs/>
                <w:sz w:val="20"/>
                <w:szCs w:val="20"/>
              </w:rPr>
            </w:pPr>
          </w:p>
        </w:tc>
        <w:tc>
          <w:tcPr>
            <w:tcW w:w="667" w:type="pct"/>
            <w:tcBorders>
              <w:top w:val="single" w:sz="4" w:space="0" w:color="auto"/>
              <w:left w:val="nil"/>
              <w:bottom w:val="single" w:sz="4" w:space="0" w:color="auto"/>
              <w:right w:val="nil"/>
            </w:tcBorders>
            <w:shd w:val="clear" w:color="auto" w:fill="auto"/>
            <w:vAlign w:val="center"/>
            <w:hideMark/>
          </w:tcPr>
          <w:p w14:paraId="49B36DC9" w14:textId="3CCBB45B" w:rsidR="00521306" w:rsidRPr="003046C4" w:rsidRDefault="00521306" w:rsidP="00D751B3">
            <w:pPr>
              <w:keepNext/>
              <w:widowControl/>
              <w:spacing w:line="259" w:lineRule="auto"/>
              <w:jc w:val="center"/>
              <w:rPr>
                <w:rFonts w:eastAsia="Times New Roman" w:cs="Times New Roman"/>
                <w:bCs/>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03879B61" w14:textId="6DD2D655" w:rsidR="00521306" w:rsidRPr="003046C4" w:rsidRDefault="00521306" w:rsidP="00D751B3">
            <w:pPr>
              <w:keepNext/>
              <w:widowControl/>
              <w:spacing w:line="259" w:lineRule="auto"/>
              <w:jc w:val="center"/>
              <w:rPr>
                <w:rFonts w:eastAsia="Times New Roman" w:cs="Times New Roman"/>
                <w:bCs/>
                <w:sz w:val="20"/>
                <w:szCs w:val="20"/>
              </w:rPr>
            </w:pPr>
          </w:p>
        </w:tc>
      </w:tr>
      <w:tr w:rsidR="00521306" w:rsidRPr="003046C4" w14:paraId="62AB4C36" w14:textId="77777777" w:rsidTr="003046C4">
        <w:tc>
          <w:tcPr>
            <w:tcW w:w="2151" w:type="pct"/>
            <w:gridSpan w:val="2"/>
            <w:tcBorders>
              <w:top w:val="single" w:sz="4" w:space="0" w:color="auto"/>
              <w:left w:val="nil"/>
              <w:bottom w:val="single" w:sz="4" w:space="0" w:color="auto"/>
              <w:right w:val="nil"/>
            </w:tcBorders>
            <w:shd w:val="clear" w:color="000000" w:fill="DBE7F3"/>
            <w:noWrap/>
            <w:vAlign w:val="center"/>
            <w:hideMark/>
          </w:tcPr>
          <w:p w14:paraId="060806BA"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Gendered household type</w:t>
            </w:r>
          </w:p>
        </w:tc>
        <w:tc>
          <w:tcPr>
            <w:tcW w:w="626" w:type="pct"/>
            <w:tcBorders>
              <w:top w:val="nil"/>
              <w:left w:val="nil"/>
              <w:bottom w:val="single" w:sz="4" w:space="0" w:color="auto"/>
              <w:right w:val="nil"/>
            </w:tcBorders>
            <w:shd w:val="clear" w:color="000000" w:fill="DBE7F3"/>
            <w:vAlign w:val="center"/>
            <w:hideMark/>
          </w:tcPr>
          <w:p w14:paraId="7CF6BEA5"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20FCBF2C"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1B3EBEF2"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51301A16"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3D65A578"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F89C083" w14:textId="77777777" w:rsidR="00521306" w:rsidRPr="003046C4" w:rsidRDefault="00521306" w:rsidP="00D751B3">
            <w:pPr>
              <w:keepNext/>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DF0598D" w14:textId="77777777" w:rsidTr="003046C4">
        <w:tc>
          <w:tcPr>
            <w:tcW w:w="1380" w:type="pct"/>
            <w:tcBorders>
              <w:top w:val="nil"/>
              <w:left w:val="nil"/>
              <w:bottom w:val="single" w:sz="4" w:space="0" w:color="auto"/>
              <w:right w:val="nil"/>
            </w:tcBorders>
            <w:shd w:val="clear" w:color="auto" w:fill="auto"/>
            <w:vAlign w:val="center"/>
            <w:hideMark/>
          </w:tcPr>
          <w:p w14:paraId="60979FB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and female adults</w:t>
            </w:r>
          </w:p>
        </w:tc>
        <w:tc>
          <w:tcPr>
            <w:tcW w:w="771" w:type="pct"/>
            <w:tcBorders>
              <w:top w:val="nil"/>
              <w:left w:val="nil"/>
              <w:bottom w:val="single" w:sz="4" w:space="0" w:color="auto"/>
              <w:right w:val="nil"/>
            </w:tcBorders>
            <w:shd w:val="clear" w:color="auto" w:fill="auto"/>
            <w:vAlign w:val="center"/>
            <w:hideMark/>
          </w:tcPr>
          <w:p w14:paraId="33D7F39F" w14:textId="4C757277"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EA9EC0E" w14:textId="50B5152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7D1D85C" w14:textId="4DFA1FE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8662441" w14:textId="0FA803B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1899B7D" w14:textId="3BA27E6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1F0E5C" w14:textId="63D84534"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D76B452" w14:textId="7AE3CB8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DBAEDE9" w14:textId="77777777" w:rsidTr="003046C4">
        <w:tc>
          <w:tcPr>
            <w:tcW w:w="1380" w:type="pct"/>
            <w:tcBorders>
              <w:top w:val="nil"/>
              <w:left w:val="nil"/>
              <w:bottom w:val="single" w:sz="4" w:space="0" w:color="auto"/>
              <w:right w:val="nil"/>
            </w:tcBorders>
            <w:shd w:val="clear" w:color="auto" w:fill="auto"/>
            <w:vAlign w:val="center"/>
            <w:hideMark/>
          </w:tcPr>
          <w:p w14:paraId="28A82CB3"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Female adults only</w:t>
            </w:r>
          </w:p>
        </w:tc>
        <w:tc>
          <w:tcPr>
            <w:tcW w:w="771" w:type="pct"/>
            <w:tcBorders>
              <w:top w:val="nil"/>
              <w:left w:val="nil"/>
              <w:bottom w:val="single" w:sz="4" w:space="0" w:color="auto"/>
              <w:right w:val="nil"/>
            </w:tcBorders>
            <w:shd w:val="clear" w:color="auto" w:fill="auto"/>
            <w:vAlign w:val="center"/>
            <w:hideMark/>
          </w:tcPr>
          <w:p w14:paraId="56C78486" w14:textId="100412FA"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F33FD0B" w14:textId="0758A9F6"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87F6C35" w14:textId="6F7CEB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5B670598" w14:textId="265523A3"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A4E77FB" w14:textId="2B44E52E"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F5D90E7" w14:textId="0D18DBB3"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38CDB03" w14:textId="0DB1082B"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E8894E6" w14:textId="77777777" w:rsidTr="003046C4">
        <w:tc>
          <w:tcPr>
            <w:tcW w:w="1380" w:type="pct"/>
            <w:tcBorders>
              <w:top w:val="nil"/>
              <w:left w:val="nil"/>
              <w:bottom w:val="single" w:sz="4" w:space="0" w:color="auto"/>
              <w:right w:val="nil"/>
            </w:tcBorders>
            <w:shd w:val="clear" w:color="auto" w:fill="auto"/>
            <w:vAlign w:val="center"/>
            <w:hideMark/>
          </w:tcPr>
          <w:p w14:paraId="6745EC18"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Male adults only</w:t>
            </w:r>
          </w:p>
        </w:tc>
        <w:tc>
          <w:tcPr>
            <w:tcW w:w="771" w:type="pct"/>
            <w:tcBorders>
              <w:top w:val="nil"/>
              <w:left w:val="nil"/>
              <w:bottom w:val="single" w:sz="4" w:space="0" w:color="auto"/>
              <w:right w:val="nil"/>
            </w:tcBorders>
            <w:shd w:val="clear" w:color="auto" w:fill="auto"/>
            <w:vAlign w:val="center"/>
            <w:hideMark/>
          </w:tcPr>
          <w:p w14:paraId="007F3681" w14:textId="5B931E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B5AA7EA" w14:textId="36080B9F"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FE88690" w14:textId="6DB2AB06"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67F1D64" w14:textId="7A58045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59743AA" w14:textId="1DAB142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0BD5C1" w14:textId="4731364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1436D7" w14:textId="45FCCD70"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7F1518BC" w14:textId="77777777" w:rsidTr="003046C4">
        <w:tc>
          <w:tcPr>
            <w:tcW w:w="1380" w:type="pct"/>
            <w:tcBorders>
              <w:top w:val="nil"/>
              <w:left w:val="nil"/>
              <w:bottom w:val="single" w:sz="4" w:space="0" w:color="auto"/>
              <w:right w:val="nil"/>
            </w:tcBorders>
            <w:shd w:val="clear" w:color="auto" w:fill="auto"/>
            <w:vAlign w:val="center"/>
            <w:hideMark/>
          </w:tcPr>
          <w:p w14:paraId="78C4F745"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Children only</w:t>
            </w:r>
          </w:p>
        </w:tc>
        <w:tc>
          <w:tcPr>
            <w:tcW w:w="771" w:type="pct"/>
            <w:tcBorders>
              <w:top w:val="nil"/>
              <w:left w:val="nil"/>
              <w:bottom w:val="single" w:sz="4" w:space="0" w:color="auto"/>
              <w:right w:val="nil"/>
            </w:tcBorders>
            <w:shd w:val="clear" w:color="auto" w:fill="auto"/>
            <w:vAlign w:val="center"/>
            <w:hideMark/>
          </w:tcPr>
          <w:p w14:paraId="374F095A" w14:textId="0E6214A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6E26A220" w14:textId="63BE679C"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5B269D0F" w14:textId="1A99C6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36436F7" w14:textId="18716A96"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669D9EDC" w14:textId="5212B2F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47E444F3" w14:textId="32688998"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35EEC1" w14:textId="6F735A37"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1366EA91" w14:textId="77777777" w:rsidTr="003046C4">
        <w:tc>
          <w:tcPr>
            <w:tcW w:w="2778" w:type="pct"/>
            <w:gridSpan w:val="3"/>
            <w:tcBorders>
              <w:top w:val="single" w:sz="4" w:space="0" w:color="auto"/>
              <w:left w:val="nil"/>
              <w:bottom w:val="single" w:sz="4" w:space="0" w:color="auto"/>
              <w:right w:val="nil"/>
            </w:tcBorders>
            <w:shd w:val="clear" w:color="000000" w:fill="DBE7F3"/>
            <w:noWrap/>
            <w:vAlign w:val="center"/>
            <w:hideMark/>
          </w:tcPr>
          <w:p w14:paraId="6762CE18"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education</w:t>
            </w:r>
          </w:p>
        </w:tc>
        <w:tc>
          <w:tcPr>
            <w:tcW w:w="288" w:type="pct"/>
            <w:tcBorders>
              <w:top w:val="nil"/>
              <w:left w:val="nil"/>
              <w:bottom w:val="single" w:sz="4" w:space="0" w:color="auto"/>
              <w:right w:val="nil"/>
            </w:tcBorders>
            <w:shd w:val="clear" w:color="000000" w:fill="DBE7F3"/>
            <w:noWrap/>
            <w:vAlign w:val="center"/>
            <w:hideMark/>
          </w:tcPr>
          <w:p w14:paraId="54895AD7"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noWrap/>
            <w:vAlign w:val="center"/>
            <w:hideMark/>
          </w:tcPr>
          <w:p w14:paraId="346EC81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noWrap/>
            <w:vAlign w:val="center"/>
            <w:hideMark/>
          </w:tcPr>
          <w:p w14:paraId="18FE05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noWrap/>
            <w:vAlign w:val="center"/>
            <w:hideMark/>
          </w:tcPr>
          <w:p w14:paraId="6424CFD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73475A7A"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1B6A62C0" w14:textId="77777777" w:rsidTr="003046C4">
        <w:tc>
          <w:tcPr>
            <w:tcW w:w="1380" w:type="pct"/>
            <w:tcBorders>
              <w:top w:val="nil"/>
              <w:left w:val="nil"/>
              <w:bottom w:val="single" w:sz="4" w:space="0" w:color="auto"/>
              <w:right w:val="nil"/>
            </w:tcBorders>
            <w:shd w:val="clear" w:color="auto" w:fill="auto"/>
            <w:noWrap/>
            <w:vAlign w:val="center"/>
            <w:hideMark/>
          </w:tcPr>
          <w:p w14:paraId="6E41740C"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No education</w:t>
            </w:r>
          </w:p>
        </w:tc>
        <w:tc>
          <w:tcPr>
            <w:tcW w:w="771" w:type="pct"/>
            <w:tcBorders>
              <w:top w:val="nil"/>
              <w:left w:val="nil"/>
              <w:bottom w:val="single" w:sz="4" w:space="0" w:color="auto"/>
              <w:right w:val="nil"/>
            </w:tcBorders>
            <w:shd w:val="clear" w:color="auto" w:fill="auto"/>
            <w:vAlign w:val="center"/>
            <w:hideMark/>
          </w:tcPr>
          <w:p w14:paraId="600DD31D" w14:textId="3758F38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D68E8F6" w14:textId="6A8466ED"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BDEEA7" w14:textId="746D71DA"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6D792281" w14:textId="25B5BDA5"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2DA4A6" w14:textId="483929C0"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11262D4" w14:textId="5403772D"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660F6C" w14:textId="23FFDDAE"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02A907C" w14:textId="77777777" w:rsidTr="003046C4">
        <w:tc>
          <w:tcPr>
            <w:tcW w:w="1380" w:type="pct"/>
            <w:tcBorders>
              <w:top w:val="nil"/>
              <w:left w:val="nil"/>
              <w:bottom w:val="single" w:sz="4" w:space="0" w:color="auto"/>
              <w:right w:val="nil"/>
            </w:tcBorders>
            <w:shd w:val="clear" w:color="auto" w:fill="auto"/>
            <w:noWrap/>
            <w:vAlign w:val="center"/>
            <w:hideMark/>
          </w:tcPr>
          <w:p w14:paraId="5B5B2DC0"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Less than primary</w:t>
            </w:r>
          </w:p>
        </w:tc>
        <w:tc>
          <w:tcPr>
            <w:tcW w:w="771" w:type="pct"/>
            <w:tcBorders>
              <w:top w:val="nil"/>
              <w:left w:val="nil"/>
              <w:bottom w:val="single" w:sz="4" w:space="0" w:color="auto"/>
              <w:right w:val="nil"/>
            </w:tcBorders>
            <w:shd w:val="clear" w:color="auto" w:fill="auto"/>
            <w:vAlign w:val="center"/>
            <w:hideMark/>
          </w:tcPr>
          <w:p w14:paraId="53F6FBF6" w14:textId="29E81801"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52CE4B5" w14:textId="47EDB641"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64ED383" w14:textId="0575B7E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91527AC" w14:textId="101DD08C"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3B9FDE95" w14:textId="62D64F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F2ABF95" w14:textId="52AEBD8E"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604C5F2" w14:textId="14AAE19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FE490ED" w14:textId="77777777" w:rsidTr="003046C4">
        <w:tc>
          <w:tcPr>
            <w:tcW w:w="1380" w:type="pct"/>
            <w:tcBorders>
              <w:top w:val="nil"/>
              <w:left w:val="nil"/>
              <w:bottom w:val="single" w:sz="4" w:space="0" w:color="auto"/>
              <w:right w:val="nil"/>
            </w:tcBorders>
            <w:shd w:val="clear" w:color="auto" w:fill="auto"/>
            <w:noWrap/>
            <w:vAlign w:val="center"/>
            <w:hideMark/>
          </w:tcPr>
          <w:p w14:paraId="1BF5A809"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primary</w:t>
            </w:r>
          </w:p>
        </w:tc>
        <w:tc>
          <w:tcPr>
            <w:tcW w:w="771" w:type="pct"/>
            <w:tcBorders>
              <w:top w:val="nil"/>
              <w:left w:val="nil"/>
              <w:bottom w:val="single" w:sz="4" w:space="0" w:color="auto"/>
              <w:right w:val="nil"/>
            </w:tcBorders>
            <w:shd w:val="clear" w:color="auto" w:fill="auto"/>
            <w:vAlign w:val="center"/>
            <w:hideMark/>
          </w:tcPr>
          <w:p w14:paraId="3A3C2395" w14:textId="7A9CC14E"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302DDB74" w14:textId="6AB0C5A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6A48C030" w14:textId="1A9C2689"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0401E37B" w14:textId="737F2172"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780AAB1" w14:textId="6F32FDC9"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E212D4D" w14:textId="123EED1A"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D3DD7B" w14:textId="131AB346"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0ECB9F0" w14:textId="77777777" w:rsidTr="003046C4">
        <w:tc>
          <w:tcPr>
            <w:tcW w:w="1380" w:type="pct"/>
            <w:tcBorders>
              <w:top w:val="nil"/>
              <w:left w:val="nil"/>
              <w:bottom w:val="single" w:sz="4" w:space="0" w:color="auto"/>
              <w:right w:val="nil"/>
            </w:tcBorders>
            <w:shd w:val="clear" w:color="auto" w:fill="auto"/>
            <w:noWrap/>
            <w:vAlign w:val="center"/>
            <w:hideMark/>
          </w:tcPr>
          <w:p w14:paraId="6E989462"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Completed secondary</w:t>
            </w:r>
          </w:p>
        </w:tc>
        <w:tc>
          <w:tcPr>
            <w:tcW w:w="771" w:type="pct"/>
            <w:tcBorders>
              <w:top w:val="nil"/>
              <w:left w:val="nil"/>
              <w:bottom w:val="single" w:sz="4" w:space="0" w:color="auto"/>
              <w:right w:val="nil"/>
            </w:tcBorders>
            <w:shd w:val="clear" w:color="auto" w:fill="auto"/>
            <w:vAlign w:val="center"/>
            <w:hideMark/>
          </w:tcPr>
          <w:p w14:paraId="6E816DF5" w14:textId="025C3A15"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766441AB" w14:textId="272CED3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F382C16" w14:textId="0194B8DE"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90048A5" w14:textId="4184C004"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AEFB723" w14:textId="1CC7291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29518159" w14:textId="1F80B2F9"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6DBFFAF" w14:textId="275EBCD8"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4269C417" w14:textId="77777777" w:rsidTr="003046C4">
        <w:tc>
          <w:tcPr>
            <w:tcW w:w="1380" w:type="pct"/>
            <w:tcBorders>
              <w:top w:val="nil"/>
              <w:left w:val="nil"/>
              <w:bottom w:val="single" w:sz="4" w:space="0" w:color="auto"/>
              <w:right w:val="nil"/>
            </w:tcBorders>
            <w:shd w:val="clear" w:color="auto" w:fill="auto"/>
            <w:noWrap/>
            <w:vAlign w:val="center"/>
            <w:hideMark/>
          </w:tcPr>
          <w:p w14:paraId="04A5EC1B"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Higher</w:t>
            </w:r>
          </w:p>
        </w:tc>
        <w:tc>
          <w:tcPr>
            <w:tcW w:w="771" w:type="pct"/>
            <w:tcBorders>
              <w:top w:val="nil"/>
              <w:left w:val="nil"/>
              <w:bottom w:val="single" w:sz="4" w:space="0" w:color="auto"/>
              <w:right w:val="nil"/>
            </w:tcBorders>
            <w:shd w:val="clear" w:color="auto" w:fill="auto"/>
            <w:vAlign w:val="center"/>
            <w:hideMark/>
          </w:tcPr>
          <w:p w14:paraId="6C5F78F6" w14:textId="787F81C2"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5B05534" w14:textId="4EA1E0C4"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8C16BA7" w14:textId="3338B19F"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F4BD59D" w14:textId="2102E2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0B4EA9E7" w14:textId="06AE81A7"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63D8A96E" w14:textId="6FB09352"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9E8C8BE" w14:textId="64109EB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3C98AB5F" w14:textId="77777777" w:rsidTr="003046C4">
        <w:tc>
          <w:tcPr>
            <w:tcW w:w="1380" w:type="pct"/>
            <w:tcBorders>
              <w:top w:val="nil"/>
              <w:left w:val="nil"/>
              <w:bottom w:val="single" w:sz="4" w:space="0" w:color="auto"/>
              <w:right w:val="nil"/>
            </w:tcBorders>
            <w:shd w:val="clear" w:color="000000" w:fill="DBE7F3"/>
            <w:vAlign w:val="center"/>
            <w:hideMark/>
          </w:tcPr>
          <w:p w14:paraId="6E94807E"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Household hunger</w:t>
            </w:r>
          </w:p>
        </w:tc>
        <w:tc>
          <w:tcPr>
            <w:tcW w:w="771" w:type="pct"/>
            <w:tcBorders>
              <w:top w:val="nil"/>
              <w:left w:val="nil"/>
              <w:bottom w:val="single" w:sz="4" w:space="0" w:color="auto"/>
              <w:right w:val="nil"/>
            </w:tcBorders>
            <w:shd w:val="clear" w:color="000000" w:fill="DBE7F3"/>
            <w:vAlign w:val="center"/>
            <w:hideMark/>
          </w:tcPr>
          <w:p w14:paraId="52124F51"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26" w:type="pct"/>
            <w:tcBorders>
              <w:top w:val="nil"/>
              <w:left w:val="nil"/>
              <w:bottom w:val="single" w:sz="4" w:space="0" w:color="auto"/>
              <w:right w:val="nil"/>
            </w:tcBorders>
            <w:shd w:val="clear" w:color="000000" w:fill="DBE7F3"/>
            <w:vAlign w:val="center"/>
            <w:hideMark/>
          </w:tcPr>
          <w:p w14:paraId="2379C5D9"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288" w:type="pct"/>
            <w:tcBorders>
              <w:top w:val="nil"/>
              <w:left w:val="nil"/>
              <w:bottom w:val="single" w:sz="4" w:space="0" w:color="auto"/>
              <w:right w:val="nil"/>
            </w:tcBorders>
            <w:shd w:val="clear" w:color="000000" w:fill="DBE7F3"/>
            <w:vAlign w:val="center"/>
            <w:hideMark/>
          </w:tcPr>
          <w:p w14:paraId="11A7CD22"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170" w:type="pct"/>
            <w:tcBorders>
              <w:top w:val="nil"/>
              <w:left w:val="nil"/>
              <w:bottom w:val="single" w:sz="4" w:space="0" w:color="auto"/>
              <w:right w:val="nil"/>
            </w:tcBorders>
            <w:shd w:val="clear" w:color="000000" w:fill="DBE7F3"/>
            <w:vAlign w:val="center"/>
            <w:hideMark/>
          </w:tcPr>
          <w:p w14:paraId="6D7546C6"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788" w:type="pct"/>
            <w:tcBorders>
              <w:top w:val="nil"/>
              <w:left w:val="nil"/>
              <w:bottom w:val="single" w:sz="4" w:space="0" w:color="auto"/>
              <w:right w:val="nil"/>
            </w:tcBorders>
            <w:shd w:val="clear" w:color="000000" w:fill="DBE7F3"/>
            <w:vAlign w:val="center"/>
            <w:hideMark/>
          </w:tcPr>
          <w:p w14:paraId="47290753"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667" w:type="pct"/>
            <w:tcBorders>
              <w:top w:val="nil"/>
              <w:left w:val="nil"/>
              <w:bottom w:val="single" w:sz="4" w:space="0" w:color="auto"/>
              <w:right w:val="nil"/>
            </w:tcBorders>
            <w:shd w:val="clear" w:color="000000" w:fill="DBE7F3"/>
            <w:vAlign w:val="center"/>
            <w:hideMark/>
          </w:tcPr>
          <w:p w14:paraId="0C0ADC7D"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17B95904" w14:textId="77777777" w:rsidR="00521306" w:rsidRPr="003046C4" w:rsidRDefault="00521306" w:rsidP="003046C4">
            <w:pPr>
              <w:widowControl/>
              <w:spacing w:line="259" w:lineRule="auto"/>
              <w:rPr>
                <w:rFonts w:eastAsia="Times New Roman" w:cs="Times New Roman"/>
                <w:b/>
                <w:bCs/>
                <w:color w:val="auto"/>
                <w:sz w:val="20"/>
                <w:szCs w:val="20"/>
              </w:rPr>
            </w:pPr>
            <w:r w:rsidRPr="003046C4">
              <w:rPr>
                <w:rFonts w:eastAsia="Times New Roman" w:cs="Times New Roman"/>
                <w:b/>
                <w:bCs/>
                <w:color w:val="auto"/>
                <w:sz w:val="20"/>
                <w:szCs w:val="20"/>
              </w:rPr>
              <w:t> </w:t>
            </w:r>
          </w:p>
        </w:tc>
      </w:tr>
      <w:tr w:rsidR="00521306" w:rsidRPr="003046C4" w14:paraId="653A67FB" w14:textId="77777777" w:rsidTr="003046C4">
        <w:tc>
          <w:tcPr>
            <w:tcW w:w="1380" w:type="pct"/>
            <w:tcBorders>
              <w:top w:val="nil"/>
              <w:left w:val="nil"/>
              <w:bottom w:val="single" w:sz="4" w:space="0" w:color="auto"/>
              <w:right w:val="nil"/>
            </w:tcBorders>
            <w:shd w:val="clear" w:color="auto" w:fill="auto"/>
            <w:vAlign w:val="center"/>
            <w:hideMark/>
          </w:tcPr>
          <w:p w14:paraId="47F328D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Little to no hunger</w:t>
            </w:r>
          </w:p>
        </w:tc>
        <w:tc>
          <w:tcPr>
            <w:tcW w:w="771" w:type="pct"/>
            <w:tcBorders>
              <w:top w:val="nil"/>
              <w:left w:val="nil"/>
              <w:bottom w:val="single" w:sz="4" w:space="0" w:color="auto"/>
              <w:right w:val="nil"/>
            </w:tcBorders>
            <w:shd w:val="clear" w:color="auto" w:fill="auto"/>
            <w:vAlign w:val="center"/>
            <w:hideMark/>
          </w:tcPr>
          <w:p w14:paraId="567284F7" w14:textId="6CA57193"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0263CECD" w14:textId="2202FCDB"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4A01447F" w14:textId="67AB1920"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2DAD948E" w14:textId="29EFC9FA"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7728E2F3" w14:textId="6F243E21"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76977C89" w14:textId="5C706EAC"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C918224" w14:textId="6052B1E5"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5FD853AE" w14:textId="77777777" w:rsidTr="003046C4">
        <w:tc>
          <w:tcPr>
            <w:tcW w:w="1380" w:type="pct"/>
            <w:tcBorders>
              <w:top w:val="nil"/>
              <w:left w:val="nil"/>
              <w:bottom w:val="single" w:sz="4" w:space="0" w:color="auto"/>
              <w:right w:val="nil"/>
            </w:tcBorders>
            <w:shd w:val="clear" w:color="auto" w:fill="auto"/>
            <w:vAlign w:val="center"/>
            <w:hideMark/>
          </w:tcPr>
          <w:p w14:paraId="0CB3FE46"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Moderate hunger</w:t>
            </w:r>
          </w:p>
        </w:tc>
        <w:tc>
          <w:tcPr>
            <w:tcW w:w="771" w:type="pct"/>
            <w:tcBorders>
              <w:top w:val="nil"/>
              <w:left w:val="nil"/>
              <w:bottom w:val="single" w:sz="4" w:space="0" w:color="auto"/>
              <w:right w:val="nil"/>
            </w:tcBorders>
            <w:shd w:val="clear" w:color="auto" w:fill="auto"/>
            <w:vAlign w:val="center"/>
            <w:hideMark/>
          </w:tcPr>
          <w:p w14:paraId="702E8118" w14:textId="5F7F90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431B625D" w14:textId="3BCD12CE"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0C997250" w14:textId="45574DD7"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5C32972" w14:textId="41520540"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5B19F811" w14:textId="02A0416B"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E4E958C" w14:textId="58FA5F31"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7CBC883" w14:textId="1822B2EC" w:rsidR="00521306" w:rsidRPr="003046C4" w:rsidRDefault="00521306" w:rsidP="003046C4">
            <w:pPr>
              <w:widowControl/>
              <w:spacing w:line="259" w:lineRule="auto"/>
              <w:jc w:val="center"/>
              <w:rPr>
                <w:rFonts w:eastAsia="Times New Roman" w:cs="Times New Roman"/>
                <w:sz w:val="20"/>
                <w:szCs w:val="20"/>
              </w:rPr>
            </w:pPr>
          </w:p>
        </w:tc>
      </w:tr>
      <w:tr w:rsidR="00521306" w:rsidRPr="003046C4" w14:paraId="24C8F372" w14:textId="77777777" w:rsidTr="003046C4">
        <w:tc>
          <w:tcPr>
            <w:tcW w:w="1380" w:type="pct"/>
            <w:tcBorders>
              <w:top w:val="nil"/>
              <w:left w:val="nil"/>
              <w:bottom w:val="single" w:sz="4" w:space="0" w:color="auto"/>
              <w:right w:val="nil"/>
            </w:tcBorders>
            <w:shd w:val="clear" w:color="auto" w:fill="auto"/>
            <w:vAlign w:val="center"/>
            <w:hideMark/>
          </w:tcPr>
          <w:p w14:paraId="090F316D" w14:textId="77777777" w:rsidR="00521306" w:rsidRPr="003046C4" w:rsidRDefault="00521306" w:rsidP="003046C4">
            <w:pPr>
              <w:widowControl/>
              <w:spacing w:line="259" w:lineRule="auto"/>
              <w:ind w:firstLineChars="100" w:firstLine="200"/>
              <w:rPr>
                <w:rFonts w:eastAsia="Times New Roman" w:cs="Times New Roman"/>
                <w:sz w:val="20"/>
                <w:szCs w:val="20"/>
              </w:rPr>
            </w:pPr>
            <w:r w:rsidRPr="003046C4">
              <w:rPr>
                <w:rFonts w:eastAsia="Times New Roman" w:cs="Times New Roman"/>
                <w:sz w:val="20"/>
                <w:szCs w:val="20"/>
              </w:rPr>
              <w:t>Severe hunger</w:t>
            </w:r>
          </w:p>
        </w:tc>
        <w:tc>
          <w:tcPr>
            <w:tcW w:w="771" w:type="pct"/>
            <w:tcBorders>
              <w:top w:val="nil"/>
              <w:left w:val="nil"/>
              <w:bottom w:val="single" w:sz="4" w:space="0" w:color="auto"/>
              <w:right w:val="nil"/>
            </w:tcBorders>
            <w:shd w:val="clear" w:color="auto" w:fill="auto"/>
            <w:vAlign w:val="center"/>
            <w:hideMark/>
          </w:tcPr>
          <w:p w14:paraId="26E7D5B3" w14:textId="0636C33B" w:rsidR="00521306" w:rsidRPr="003046C4" w:rsidRDefault="00521306" w:rsidP="003046C4">
            <w:pPr>
              <w:widowControl/>
              <w:spacing w:line="259" w:lineRule="auto"/>
              <w:jc w:val="center"/>
              <w:rPr>
                <w:rFonts w:eastAsia="Times New Roman" w:cs="Times New Roman"/>
                <w:sz w:val="20"/>
                <w:szCs w:val="20"/>
              </w:rPr>
            </w:pPr>
          </w:p>
        </w:tc>
        <w:tc>
          <w:tcPr>
            <w:tcW w:w="626" w:type="pct"/>
            <w:tcBorders>
              <w:top w:val="nil"/>
              <w:left w:val="nil"/>
              <w:bottom w:val="single" w:sz="4" w:space="0" w:color="auto"/>
              <w:right w:val="nil"/>
            </w:tcBorders>
            <w:shd w:val="clear" w:color="auto" w:fill="auto"/>
            <w:vAlign w:val="center"/>
            <w:hideMark/>
          </w:tcPr>
          <w:p w14:paraId="26FE0939" w14:textId="7DEC6A73" w:rsidR="00521306" w:rsidRPr="003046C4" w:rsidRDefault="00521306" w:rsidP="003046C4">
            <w:pPr>
              <w:widowControl/>
              <w:spacing w:line="259" w:lineRule="auto"/>
              <w:jc w:val="center"/>
              <w:rPr>
                <w:rFonts w:eastAsia="Times New Roman" w:cs="Times New Roman"/>
                <w:sz w:val="20"/>
                <w:szCs w:val="20"/>
              </w:rPr>
            </w:pPr>
          </w:p>
        </w:tc>
        <w:tc>
          <w:tcPr>
            <w:tcW w:w="288" w:type="pct"/>
            <w:tcBorders>
              <w:top w:val="nil"/>
              <w:left w:val="nil"/>
              <w:bottom w:val="single" w:sz="4" w:space="0" w:color="auto"/>
              <w:right w:val="nil"/>
            </w:tcBorders>
            <w:shd w:val="clear" w:color="auto" w:fill="auto"/>
            <w:vAlign w:val="center"/>
            <w:hideMark/>
          </w:tcPr>
          <w:p w14:paraId="7AB49756" w14:textId="71BCAA92" w:rsidR="00521306" w:rsidRPr="003046C4" w:rsidRDefault="00521306" w:rsidP="003046C4">
            <w:pPr>
              <w:widowControl/>
              <w:spacing w:line="259" w:lineRule="auto"/>
              <w:jc w:val="center"/>
              <w:rPr>
                <w:rFonts w:eastAsia="Times New Roman" w:cs="Times New Roman"/>
                <w:sz w:val="20"/>
                <w:szCs w:val="20"/>
              </w:rPr>
            </w:pPr>
          </w:p>
        </w:tc>
        <w:tc>
          <w:tcPr>
            <w:tcW w:w="170" w:type="pct"/>
            <w:tcBorders>
              <w:top w:val="nil"/>
              <w:left w:val="nil"/>
              <w:bottom w:val="single" w:sz="4" w:space="0" w:color="auto"/>
              <w:right w:val="nil"/>
            </w:tcBorders>
            <w:shd w:val="clear" w:color="auto" w:fill="auto"/>
            <w:vAlign w:val="center"/>
            <w:hideMark/>
          </w:tcPr>
          <w:p w14:paraId="7D1EB0F4" w14:textId="6DE89959" w:rsidR="00521306" w:rsidRPr="003046C4" w:rsidRDefault="00521306" w:rsidP="003046C4">
            <w:pPr>
              <w:widowControl/>
              <w:spacing w:line="259" w:lineRule="auto"/>
              <w:jc w:val="center"/>
              <w:rPr>
                <w:rFonts w:eastAsia="Times New Roman" w:cs="Times New Roman"/>
                <w:sz w:val="20"/>
                <w:szCs w:val="20"/>
              </w:rPr>
            </w:pPr>
          </w:p>
        </w:tc>
        <w:tc>
          <w:tcPr>
            <w:tcW w:w="788" w:type="pct"/>
            <w:tcBorders>
              <w:top w:val="nil"/>
              <w:left w:val="nil"/>
              <w:bottom w:val="single" w:sz="4" w:space="0" w:color="auto"/>
              <w:right w:val="nil"/>
            </w:tcBorders>
            <w:shd w:val="clear" w:color="auto" w:fill="auto"/>
            <w:vAlign w:val="center"/>
            <w:hideMark/>
          </w:tcPr>
          <w:p w14:paraId="1D778471" w14:textId="0F4FE458" w:rsidR="00521306" w:rsidRPr="003046C4" w:rsidRDefault="00521306" w:rsidP="003046C4">
            <w:pPr>
              <w:widowControl/>
              <w:spacing w:line="259" w:lineRule="auto"/>
              <w:jc w:val="center"/>
              <w:rPr>
                <w:rFonts w:eastAsia="Times New Roman" w:cs="Times New Roman"/>
                <w:sz w:val="20"/>
                <w:szCs w:val="20"/>
              </w:rPr>
            </w:pPr>
          </w:p>
        </w:tc>
        <w:tc>
          <w:tcPr>
            <w:tcW w:w="667" w:type="pct"/>
            <w:tcBorders>
              <w:top w:val="nil"/>
              <w:left w:val="nil"/>
              <w:bottom w:val="single" w:sz="4" w:space="0" w:color="auto"/>
              <w:right w:val="nil"/>
            </w:tcBorders>
            <w:shd w:val="clear" w:color="auto" w:fill="auto"/>
            <w:vAlign w:val="center"/>
            <w:hideMark/>
          </w:tcPr>
          <w:p w14:paraId="0D20AA03" w14:textId="06F7C4EF" w:rsidR="00521306" w:rsidRPr="003046C4" w:rsidRDefault="00521306" w:rsidP="003046C4">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26E917" w14:textId="6A4ACACE" w:rsidR="00521306" w:rsidRPr="003046C4" w:rsidRDefault="00521306" w:rsidP="003046C4">
            <w:pPr>
              <w:widowControl/>
              <w:spacing w:line="259" w:lineRule="auto"/>
              <w:jc w:val="center"/>
              <w:rPr>
                <w:rFonts w:eastAsia="Times New Roman" w:cs="Times New Roman"/>
                <w:sz w:val="20"/>
                <w:szCs w:val="20"/>
              </w:rPr>
            </w:pPr>
          </w:p>
        </w:tc>
      </w:tr>
    </w:tbl>
    <w:p w14:paraId="44395837" w14:textId="383B6A9F" w:rsidR="006B3D9B" w:rsidRPr="00D858F7" w:rsidRDefault="006B3D9B" w:rsidP="00ED61C5">
      <w:pPr>
        <w:widowControl/>
        <w:spacing w:line="240" w:lineRule="auto"/>
        <w:ind w:left="90" w:hanging="90"/>
        <w:rPr>
          <w:rFonts w:eastAsia="Times New Roman" w:cs="Calibri"/>
          <w:sz w:val="16"/>
          <w:szCs w:val="16"/>
        </w:rPr>
      </w:pPr>
      <w:commentRangeStart w:id="422"/>
      <w:r w:rsidRPr="00D858F7">
        <w:rPr>
          <w:rFonts w:eastAsia="Times New Roman" w:cs="Calibri"/>
          <w:sz w:val="16"/>
          <w:szCs w:val="16"/>
        </w:rPr>
        <w:t>^ Results not statistically reliable, n&lt;30  </w:t>
      </w:r>
      <w:commentRangeEnd w:id="422"/>
      <w:r w:rsidR="004E33EB">
        <w:rPr>
          <w:rStyle w:val="CommentReference"/>
        </w:rPr>
        <w:commentReference w:id="422"/>
      </w:r>
    </w:p>
    <w:p w14:paraId="66FA0AA6" w14:textId="005DF788" w:rsidR="006B3D9B" w:rsidRPr="00832AFA" w:rsidRDefault="006B3D9B" w:rsidP="00ED61C5">
      <w:pPr>
        <w:widowControl/>
        <w:spacing w:line="240" w:lineRule="auto"/>
        <w:ind w:left="90" w:hanging="90"/>
        <w:rPr>
          <w:rFonts w:eastAsia="Times New Roman" w:cs="Calibri"/>
          <w:sz w:val="16"/>
          <w:szCs w:val="16"/>
        </w:rPr>
      </w:pPr>
      <w:proofErr w:type="spellStart"/>
      <w:r w:rsidRPr="00832AFA">
        <w:rPr>
          <w:rFonts w:eastAsia="Times New Roman" w:cs="Calibri"/>
          <w:sz w:val="16"/>
          <w:szCs w:val="16"/>
          <w:vertAlign w:val="superscript"/>
        </w:rPr>
        <w:t>a</w:t>
      </w:r>
      <w:proofErr w:type="spellEnd"/>
      <w:r w:rsidRPr="00832AFA">
        <w:rPr>
          <w:rFonts w:eastAsia="Times New Roman" w:cs="Calibri"/>
          <w:sz w:val="16"/>
          <w:szCs w:val="16"/>
          <w:vertAlign w:val="superscript"/>
        </w:rPr>
        <w:t xml:space="preserve"> </w:t>
      </w:r>
      <w:proofErr w:type="gramStart"/>
      <w:r w:rsidR="00044AFF" w:rsidRPr="00044AFF">
        <w:rPr>
          <w:rFonts w:eastAsia="Times New Roman" w:cs="Calibri"/>
          <w:sz w:val="16"/>
          <w:szCs w:val="16"/>
        </w:rPr>
        <w:t>The</w:t>
      </w:r>
      <w:proofErr w:type="gramEnd"/>
      <w:r w:rsidR="00044AFF" w:rsidRPr="00044AFF">
        <w:rPr>
          <w:rFonts w:eastAsia="Times New Roman" w:cs="Calibri"/>
          <w:sz w:val="16"/>
          <w:szCs w:val="16"/>
        </w:rPr>
        <w:t xml:space="preserve"> </w:t>
      </w:r>
      <w:r w:rsidR="00D373FA">
        <w:rPr>
          <w:rFonts w:eastAsia="Times New Roman" w:cs="Calibri"/>
          <w:sz w:val="16"/>
          <w:szCs w:val="16"/>
        </w:rPr>
        <w:t>“</w:t>
      </w:r>
      <w:r w:rsidR="00044AFF" w:rsidRPr="00044AFF">
        <w:rPr>
          <w:rFonts w:eastAsia="Times New Roman" w:cs="Calibri"/>
          <w:sz w:val="16"/>
          <w:szCs w:val="16"/>
        </w:rPr>
        <w:t>n</w:t>
      </w:r>
      <w:r w:rsidR="00D373FA">
        <w:rPr>
          <w:rFonts w:eastAsia="Times New Roman" w:cs="Calibri"/>
          <w:sz w:val="16"/>
          <w:szCs w:val="16"/>
        </w:rPr>
        <w:t>”</w:t>
      </w:r>
      <w:r w:rsidR="00044AFF" w:rsidRPr="00044AFF">
        <w:rPr>
          <w:rFonts w:eastAsia="Times New Roman" w:cs="Calibri"/>
          <w:sz w:val="16"/>
          <w:szCs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1D3B03A8" w14:textId="77777777" w:rsidR="003A37E0" w:rsidRDefault="003A37E0" w:rsidP="00ED61C5">
      <w:pPr>
        <w:widowControl/>
        <w:spacing w:line="240" w:lineRule="auto"/>
        <w:ind w:left="90" w:hanging="90"/>
        <w:rPr>
          <w:rFonts w:eastAsia="Times New Roman" w:cs="Calibri"/>
          <w:sz w:val="16"/>
          <w:szCs w:val="16"/>
        </w:rPr>
      </w:pPr>
      <w:r>
        <w:rPr>
          <w:rFonts w:eastAsia="Times New Roman" w:cs="Calibri"/>
          <w:sz w:val="16"/>
          <w:szCs w:val="16"/>
        </w:rPr>
        <w:t xml:space="preserve">Notes: </w:t>
      </w:r>
    </w:p>
    <w:p w14:paraId="0EFC7FA9" w14:textId="77777777" w:rsidR="00521306" w:rsidRDefault="00521306" w:rsidP="003046C4">
      <w:pPr>
        <w:widowControl/>
        <w:spacing w:line="240" w:lineRule="auto"/>
        <w:rPr>
          <w:rFonts w:eastAsia="Times New Roman" w:cs="Calibri"/>
          <w:sz w:val="16"/>
          <w:szCs w:val="16"/>
        </w:rPr>
      </w:pPr>
      <w:r w:rsidRPr="00044AFF">
        <w:rPr>
          <w:rFonts w:eastAsia="Times New Roman" w:cs="Calibri"/>
          <w:sz w:val="16"/>
          <w:szCs w:val="16"/>
        </w:rPr>
        <w:lastRenderedPageBreak/>
        <w:t xml:space="preserve">Estimates are sample-weighted; numbers of observations are unweighted. </w:t>
      </w:r>
    </w:p>
    <w:p w14:paraId="5D688FE8" w14:textId="7DC0D69A" w:rsidR="003A37E0" w:rsidRDefault="00E750FA" w:rsidP="003046C4">
      <w:pPr>
        <w:pStyle w:val="TF-TblFN"/>
        <w:spacing w:before="0"/>
        <w:ind w:left="0" w:firstLine="0"/>
      </w:pPr>
      <w:r>
        <w:t>Indicator estimates and d</w:t>
      </w:r>
      <w:r w:rsidRPr="00D21192">
        <w:t>isaggregate</w:t>
      </w:r>
      <w:r>
        <w:t xml:space="preserve"> categorie</w:t>
      </w:r>
      <w:r w:rsidRPr="00D21192">
        <w:t>s based on individual household members (i.e., gendered household type</w:t>
      </w:r>
      <w:r>
        <w:t xml:space="preserve"> and </w:t>
      </w:r>
      <w:r w:rsidRPr="00D21192">
        <w:t>household education</w:t>
      </w:r>
      <w:r w:rsidR="00EB4D31">
        <w:t>)</w:t>
      </w:r>
      <w:r w:rsidRPr="00D21192">
        <w:t xml:space="preserve"> are calculated using de jure household members.</w:t>
      </w:r>
    </w:p>
    <w:p w14:paraId="7AF5D9B5" w14:textId="65AFA5B0" w:rsidR="00521306" w:rsidRPr="00832AFA" w:rsidRDefault="00521306" w:rsidP="003046C4">
      <w:pPr>
        <w:widowControl/>
        <w:spacing w:line="240" w:lineRule="auto"/>
        <w:rPr>
          <w:rFonts w:eastAsia="Times New Roman" w:cs="Calibri"/>
          <w:sz w:val="16"/>
          <w:szCs w:val="16"/>
        </w:rPr>
      </w:pPr>
      <w:r w:rsidRPr="00832AFA">
        <w:rPr>
          <w:rFonts w:eastAsia="Times New Roman" w:cs="Calibri"/>
          <w:sz w:val="16"/>
          <w:szCs w:val="16"/>
        </w:rPr>
        <w:t>Significance test</w:t>
      </w:r>
      <w:r>
        <w:rPr>
          <w:rFonts w:eastAsia="Times New Roman" w:cs="Calibri"/>
          <w:sz w:val="16"/>
          <w:szCs w:val="16"/>
        </w:rPr>
        <w:t>s were performed to determine whether</w:t>
      </w:r>
      <w:r w:rsidRPr="00832AFA">
        <w:rPr>
          <w:rFonts w:eastAsia="Times New Roman" w:cs="Calibri"/>
          <w:sz w:val="16"/>
          <w:szCs w:val="16"/>
        </w:rPr>
        <w:t xml:space="preserve"> a difference exists between the baseline and endline estimates.</w:t>
      </w:r>
      <w:r>
        <w:rPr>
          <w:rFonts w:eastAsia="Times New Roman" w:cs="Calibri"/>
          <w:sz w:val="16"/>
          <w:szCs w:val="16"/>
        </w:rPr>
        <w:t xml:space="preserve"> </w:t>
      </w:r>
      <w:r w:rsidRPr="00832AFA">
        <w:rPr>
          <w:rFonts w:eastAsia="Times New Roman" w:cs="Calibri"/>
          <w:sz w:val="16"/>
          <w:szCs w:val="16"/>
        </w:rPr>
        <w:t>Differences found to be statistically significant are indicated by level: * p&lt;0.05, ** p&lt;0.01, *** p&lt;0.001.</w:t>
      </w:r>
    </w:p>
    <w:p w14:paraId="368CAA93" w14:textId="77777777" w:rsidR="003A37E0" w:rsidRDefault="006B3D9B" w:rsidP="003046C4">
      <w:pPr>
        <w:widowControl/>
        <w:spacing w:line="240" w:lineRule="auto"/>
        <w:rPr>
          <w:rFonts w:eastAsia="Times New Roman" w:cs="Calibri"/>
          <w:sz w:val="16"/>
          <w:szCs w:val="16"/>
        </w:rPr>
      </w:pPr>
      <w:r w:rsidRPr="00832AFA">
        <w:rPr>
          <w:rFonts w:eastAsia="Times New Roman" w:cs="Calibri"/>
          <w:sz w:val="16"/>
          <w:szCs w:val="16"/>
        </w:rPr>
        <w:t>The average consumption shortfall of the poor is the average amount below the national poverty threshold of a person in poverty. This value is estimated only among individuals living in households that fall below t</w:t>
      </w:r>
      <w:r w:rsidR="003A37E0">
        <w:rPr>
          <w:rFonts w:eastAsia="Times New Roman" w:cs="Calibri"/>
          <w:sz w:val="16"/>
          <w:szCs w:val="16"/>
        </w:rPr>
        <w:t xml:space="preserve">he national poverty threshold. </w:t>
      </w:r>
    </w:p>
    <w:p w14:paraId="18A06EB0" w14:textId="716D8A00" w:rsidR="003B191E" w:rsidRPr="003B191E"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9C2687">
        <w:rPr>
          <w:rFonts w:eastAsia="Times New Roman" w:cs="Calibri"/>
          <w:sz w:val="16"/>
          <w:szCs w:val="16"/>
        </w:rPr>
        <w:t>Consumer Price Index (</w:t>
      </w:r>
      <w:r w:rsidRPr="003B191E">
        <w:rPr>
          <w:rFonts w:eastAsia="Times New Roman" w:cs="Calibri"/>
          <w:sz w:val="16"/>
          <w:szCs w:val="16"/>
        </w:rPr>
        <w:t>CPI</w:t>
      </w:r>
      <w:r w:rsidR="009C2687">
        <w:rPr>
          <w:rFonts w:eastAsia="Times New Roman" w:cs="Calibri"/>
          <w:sz w:val="16"/>
          <w:szCs w:val="16"/>
        </w:rPr>
        <w:t>)</w:t>
      </w:r>
      <w:r w:rsidRPr="003B191E">
        <w:rPr>
          <w:rFonts w:eastAsia="Times New Roman" w:cs="Calibri"/>
          <w:sz w:val="16"/>
          <w:szCs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3B191E">
        <w:rPr>
          <w:rFonts w:eastAsia="Times New Roman" w:cs="Calibri"/>
          <w:sz w:val="16"/>
          <w:szCs w:val="16"/>
        </w:rPr>
        <w:t>). Finally, after applying the household member sampling weight, the value for each poor household was summed across all poor households and then divided by the sum of the number of all poor sampled households with consumption data.</w:t>
      </w:r>
    </w:p>
    <w:p w14:paraId="1C0545FC" w14:textId="6192E643" w:rsidR="006B3D9B" w:rsidRPr="00832AFA" w:rsidRDefault="003B191E" w:rsidP="003046C4">
      <w:pPr>
        <w:widowControl/>
        <w:spacing w:line="240" w:lineRule="auto"/>
        <w:rPr>
          <w:rFonts w:eastAsia="Times New Roman" w:cs="Calibri"/>
          <w:sz w:val="16"/>
          <w:szCs w:val="16"/>
        </w:rPr>
      </w:pPr>
      <w:r w:rsidRPr="003B191E">
        <w:rPr>
          <w:rFonts w:eastAsia="Times New Roman" w:cs="Calibri"/>
          <w:sz w:val="16"/>
          <w:szCs w:val="16"/>
        </w:rPr>
        <w:t xml:space="preserve">The average consumption shortfall of the poor, expressed as a percentage of the national poverty line, was calculated by first subtracting the per capita daily consumption expenditure in </w:t>
      </w:r>
      <w:r>
        <w:rPr>
          <w:rFonts w:eastAsia="Times New Roman" w:cs="Calibri"/>
          <w:sz w:val="16"/>
          <w:szCs w:val="16"/>
        </w:rPr>
        <w:t>LCU</w:t>
      </w:r>
      <w:r w:rsidRPr="003B191E">
        <w:rPr>
          <w:rFonts w:eastAsia="Times New Roman" w:cs="Calibri"/>
          <w:sz w:val="16"/>
          <w:szCs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 </w:t>
      </w:r>
    </w:p>
    <w:p w14:paraId="10D577EE" w14:textId="6127A94D" w:rsidR="003046C4" w:rsidRDefault="006B3D9B" w:rsidP="003046C4">
      <w:pPr>
        <w:widowControl/>
        <w:spacing w:line="240" w:lineRule="auto"/>
        <w:rPr>
          <w:rFonts w:eastAsia="Times New Roman" w:cs="Calibri"/>
          <w:sz w:val="16"/>
          <w:szCs w:val="16"/>
        </w:rPr>
      </w:pPr>
      <w:r w:rsidRPr="00832AFA">
        <w:rPr>
          <w:rFonts w:eastAsia="Times New Roman" w:cs="Calibri"/>
          <w:sz w:val="16"/>
          <w:szCs w:val="16"/>
        </w:rPr>
        <w:t>Sources: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FE1420">
        <w:rPr>
          <w:rFonts w:eastAsia="Times New Roman" w:cs="Calibri"/>
          <w:sz w:val="16"/>
          <w:szCs w:val="16"/>
          <w:highlight w:val="yellow"/>
        </w:rPr>
        <w:t xml:space="preserve">baseline </w:t>
      </w:r>
      <w:r w:rsidRPr="00757754">
        <w:rPr>
          <w:rFonts w:eastAsia="Times New Roman" w:cs="Calibri"/>
          <w:sz w:val="16"/>
          <w:szCs w:val="16"/>
          <w:highlight w:val="yellow"/>
        </w:rPr>
        <w:t>survey year(s)</w:t>
      </w:r>
      <w:r w:rsidRPr="00832AFA">
        <w:rPr>
          <w:rFonts w:eastAsia="Times New Roman" w:cs="Calibri"/>
          <w:sz w:val="16"/>
          <w:szCs w:val="16"/>
        </w:rPr>
        <w:t>]; Feed the Future [</w:t>
      </w:r>
      <w:r w:rsidRPr="00757754">
        <w:rPr>
          <w:rFonts w:eastAsia="Times New Roman" w:cs="Calibri"/>
          <w:sz w:val="16"/>
          <w:szCs w:val="16"/>
          <w:highlight w:val="yellow"/>
        </w:rPr>
        <w:t>Country</w:t>
      </w:r>
      <w:r w:rsidRPr="00832AFA">
        <w:rPr>
          <w:rFonts w:eastAsia="Times New Roman" w:cs="Calibri"/>
          <w:sz w:val="16"/>
          <w:szCs w:val="16"/>
        </w:rPr>
        <w:t>] ZOI Survey [</w:t>
      </w:r>
      <w:r w:rsidR="00A11DD1" w:rsidRPr="00A11DD1">
        <w:rPr>
          <w:sz w:val="16"/>
          <w:szCs w:val="16"/>
          <w:highlight w:val="yellow"/>
        </w:rPr>
        <w:t xml:space="preserve">endline </w:t>
      </w:r>
      <w:r w:rsidRPr="00757754">
        <w:rPr>
          <w:rFonts w:eastAsia="Times New Roman" w:cs="Calibri"/>
          <w:sz w:val="16"/>
          <w:szCs w:val="16"/>
          <w:highlight w:val="yellow"/>
        </w:rPr>
        <w:t>survey year(s)</w:t>
      </w:r>
      <w:r w:rsidRPr="00832AFA">
        <w:rPr>
          <w:rFonts w:eastAsia="Times New Roman" w:cs="Calibri"/>
          <w:sz w:val="16"/>
          <w:szCs w:val="16"/>
        </w:rPr>
        <w:t>]; [</w:t>
      </w:r>
      <w:r w:rsidRPr="00757754">
        <w:rPr>
          <w:rFonts w:eastAsia="Times New Roman" w:cs="Calibri"/>
          <w:sz w:val="16"/>
          <w:szCs w:val="16"/>
          <w:highlight w:val="yellow"/>
        </w:rPr>
        <w:t>Source of data for national poverty threshold, such as the National Statistics Office</w:t>
      </w:r>
      <w:r w:rsidR="003B191E">
        <w:rPr>
          <w:rFonts w:eastAsia="Times New Roman" w:cs="Calibri"/>
          <w:sz w:val="16"/>
          <w:szCs w:val="16"/>
        </w:rPr>
        <w:t>]</w:t>
      </w:r>
    </w:p>
    <w:p w14:paraId="3112D44C" w14:textId="1717B153" w:rsidR="003046C4" w:rsidRDefault="003046C4">
      <w:pPr>
        <w:widowControl/>
        <w:spacing w:line="240" w:lineRule="auto"/>
        <w:rPr>
          <w:rFonts w:eastAsia="Times New Roman" w:cs="Calibri"/>
          <w:sz w:val="16"/>
          <w:szCs w:val="16"/>
        </w:rPr>
      </w:pPr>
      <w:r>
        <w:rPr>
          <w:rFonts w:eastAsia="Times New Roman" w:cs="Calibri"/>
          <w:sz w:val="16"/>
          <w:szCs w:val="16"/>
        </w:rPr>
        <w:br w:type="page"/>
      </w:r>
    </w:p>
    <w:p w14:paraId="48963542" w14:textId="54C69596" w:rsidR="00AB051C" w:rsidRPr="006A727D" w:rsidRDefault="00AB051C" w:rsidP="004041D3">
      <w:pPr>
        <w:pStyle w:val="Heading1"/>
        <w:widowControl/>
        <w:numPr>
          <w:ilvl w:val="0"/>
          <w:numId w:val="26"/>
        </w:numPr>
      </w:pPr>
      <w:bookmarkStart w:id="423" w:name="_Toc22897206"/>
      <w:bookmarkStart w:id="424" w:name="_Toc50719313"/>
      <w:r w:rsidRPr="00410B48">
        <w:lastRenderedPageBreak/>
        <w:t xml:space="preserve">Women’s </w:t>
      </w:r>
      <w:r w:rsidR="006F593B">
        <w:t>e</w:t>
      </w:r>
      <w:r w:rsidRPr="00410B48">
        <w:t xml:space="preserve">mpowerment in </w:t>
      </w:r>
      <w:commentRangeStart w:id="425"/>
      <w:r w:rsidR="006F593B">
        <w:t>ag</w:t>
      </w:r>
      <w:r w:rsidRPr="00410B48">
        <w:t>riculture</w:t>
      </w:r>
      <w:commentRangeEnd w:id="425"/>
      <w:r w:rsidR="00B62F78">
        <w:rPr>
          <w:rStyle w:val="CommentReference"/>
          <w:rFonts w:eastAsia="Arial"/>
          <w:b w:val="0"/>
          <w:caps w:val="0"/>
          <w:color w:val="000000"/>
        </w:rPr>
        <w:commentReference w:id="425"/>
      </w:r>
      <w:bookmarkEnd w:id="423"/>
      <w:bookmarkEnd w:id="424"/>
    </w:p>
    <w:p w14:paraId="4585FDFE" w14:textId="544638BB" w:rsidR="00AB051C" w:rsidRPr="00410B48" w:rsidRDefault="00AB051C" w:rsidP="007324D2">
      <w:pPr>
        <w:pStyle w:val="BodyText"/>
      </w:pPr>
      <w:r w:rsidRPr="00410B48">
        <w:t>This chapter presents findings related to the Women’s Empowerment in Agriculture Index (WEAI).</w:t>
      </w:r>
      <w:r w:rsidR="00445773">
        <w:rPr>
          <w:rStyle w:val="FootnoteReference"/>
        </w:rPr>
        <w:footnoteReference w:id="20"/>
      </w:r>
      <w:r w:rsidRPr="00410B48">
        <w:t xml:space="preserve"> Although women play a prominent role in agriculture, they face persistent economic and social constraints. Closing the gender gap in agriculture is critical to achieving Feed the Future’s objectives of increasing agricultural productivity and efficiency, reducing hunger and malnutrition, and achieving food security.  </w:t>
      </w:r>
    </w:p>
    <w:p w14:paraId="4F125F2C" w14:textId="35B8E61C" w:rsidR="00AB051C" w:rsidRPr="00DF4DE5" w:rsidRDefault="00F92C04" w:rsidP="00AB051C">
      <w:pPr>
        <w:pStyle w:val="Heading2"/>
      </w:pPr>
      <w:bookmarkStart w:id="426" w:name="_Toc400542616"/>
      <w:bookmarkStart w:id="427" w:name="_Toc403769565"/>
      <w:bookmarkStart w:id="428" w:name="_Toc414874503"/>
      <w:bookmarkStart w:id="429" w:name="_Toc22897207"/>
      <w:bookmarkStart w:id="430" w:name="_Toc50719314"/>
      <w:r>
        <w:t>5</w:t>
      </w:r>
      <w:r w:rsidR="00AB051C" w:rsidRPr="00DF4DE5">
        <w:t>.</w:t>
      </w:r>
      <w:r w:rsidR="00AB051C">
        <w:t>1</w:t>
      </w:r>
      <w:r w:rsidR="00AB051C">
        <w:tab/>
      </w:r>
      <w:r w:rsidR="00AB051C" w:rsidRPr="00DF4DE5">
        <w:t>Overview</w:t>
      </w:r>
      <w:bookmarkEnd w:id="426"/>
      <w:bookmarkEnd w:id="427"/>
      <w:bookmarkEnd w:id="428"/>
      <w:bookmarkEnd w:id="429"/>
      <w:bookmarkEnd w:id="430"/>
    </w:p>
    <w:p w14:paraId="0EDA0B74" w14:textId="7E96F82F" w:rsidR="00AB051C" w:rsidRPr="00410B48" w:rsidRDefault="00AB051C" w:rsidP="007324D2">
      <w:pPr>
        <w:pStyle w:val="BodyText"/>
      </w:pPr>
      <w:r w:rsidRPr="00410B48">
        <w:t xml:space="preserve">The WEAI is the first-ever measure to directly capture women’s empowerment and inclusion in the agriculture sector and was originally developed to track changes in women’s empowerment that </w:t>
      </w:r>
      <w:r w:rsidR="009E7175">
        <w:t>occur</w:t>
      </w:r>
      <w:r w:rsidRPr="00410B48">
        <w:t xml:space="preserve"> as a direct or indirect result of Feed the Future programming. Following its widespread uptake, the WEAI was improved and streamlined to make it less time-consuming and expensive to collect, resulting in the A-WEAI.</w:t>
      </w:r>
      <w:r w:rsidRPr="00410B48">
        <w:rPr>
          <w:rStyle w:val="FootnoteReference"/>
        </w:rPr>
        <w:footnoteReference w:id="21"/>
      </w:r>
      <w:r w:rsidRPr="00410B48">
        <w:t xml:space="preserve"> All five domains of the original WEAI are retained, but the 10 indicators in the original WEAI are reduced to </w:t>
      </w:r>
      <w:r w:rsidR="007669C5">
        <w:t xml:space="preserve">6 </w:t>
      </w:r>
      <w:r w:rsidRPr="00410B48">
        <w:t>in the A-WEAI.</w:t>
      </w:r>
    </w:p>
    <w:p w14:paraId="5DF62D44" w14:textId="0422475A" w:rsidR="00AB051C" w:rsidRPr="00410B48" w:rsidRDefault="00AB051C" w:rsidP="007324D2">
      <w:pPr>
        <w:pStyle w:val="BodyText"/>
      </w:pPr>
      <w:r w:rsidRPr="00410B48">
        <w:t xml:space="preserve">The A-WEAI survey module is administered to the primary adult </w:t>
      </w:r>
      <w:r w:rsidR="007669C5">
        <w:t xml:space="preserve">male </w:t>
      </w:r>
      <w:r w:rsidRPr="00410B48">
        <w:t xml:space="preserve">decisionmaker and the primary adult </w:t>
      </w:r>
      <w:r w:rsidR="00294516">
        <w:t xml:space="preserve">female </w:t>
      </w:r>
      <w:r w:rsidRPr="00410B48">
        <w:t xml:space="preserve">decisionmaker (18 </w:t>
      </w:r>
      <w:r w:rsidR="00294516">
        <w:t xml:space="preserve">years of age </w:t>
      </w:r>
      <w:r w:rsidRPr="00410B48">
        <w:t xml:space="preserve">or older) in each household so that the relative empowerment of women and men in the same household can be compared. The primary adult </w:t>
      </w:r>
      <w:r w:rsidR="00001DE7" w:rsidRPr="00410B48">
        <w:t xml:space="preserve">male and female </w:t>
      </w:r>
      <w:r w:rsidRPr="00410B48">
        <w:t>decisionmakers self-identify as the man or woman who make</w:t>
      </w:r>
      <w:r w:rsidR="009E7175">
        <w:t>s</w:t>
      </w:r>
      <w:r w:rsidRPr="00410B48">
        <w:t xml:space="preserve"> more social and economic decisions than other men or women in the household; this information is collected as part of the household roster module. Households are excluded from responding to questions in the A-WEAI modules if there is only a self-identified primary adult </w:t>
      </w:r>
      <w:r w:rsidR="00001DE7">
        <w:t xml:space="preserve">male </w:t>
      </w:r>
      <w:r w:rsidRPr="00410B48">
        <w:t xml:space="preserve">decisionmaker and no self-identified primary adult </w:t>
      </w:r>
      <w:r w:rsidR="00001DE7">
        <w:t xml:space="preserve">female </w:t>
      </w:r>
      <w:r w:rsidRPr="00410B48">
        <w:t xml:space="preserve">decisionmaker, or if there are no adults 18 </w:t>
      </w:r>
      <w:r w:rsidR="00001DE7">
        <w:t xml:space="preserve">years of age </w:t>
      </w:r>
      <w:r w:rsidRPr="00410B48">
        <w:t>or older.</w:t>
      </w:r>
      <w:r w:rsidRPr="00410B48">
        <w:rPr>
          <w:rStyle w:val="FootnoteReference"/>
        </w:rPr>
        <w:footnoteReference w:id="22"/>
      </w:r>
      <w:r w:rsidRPr="00410B48">
        <w:t xml:space="preserve"> </w:t>
      </w:r>
    </w:p>
    <w:p w14:paraId="48337886" w14:textId="6D1BAFB3" w:rsidR="00AB051C" w:rsidRPr="00410B48" w:rsidRDefault="00AB051C" w:rsidP="007324D2">
      <w:pPr>
        <w:pStyle w:val="BodyText"/>
        <w:rPr>
          <w:lang w:val="en-GB"/>
        </w:rPr>
      </w:pPr>
      <w:r w:rsidRPr="00410B48">
        <w:t>The A-WEAI comprises two sub-indices: The 5DE and the GP</w:t>
      </w:r>
      <w:r w:rsidR="009E7175">
        <w:t>I</w:t>
      </w:r>
      <w:r w:rsidRPr="00410B48">
        <w:t xml:space="preserve">. </w:t>
      </w:r>
      <w:r w:rsidRPr="00410B48">
        <w:rPr>
          <w:lang w:val="en-GB"/>
        </w:rPr>
        <w:t xml:space="preserve">The A-WEAI applies the same weights to the 5DE and the GPI as the original WEAI. The 5DE is weighted 90 percent, and the GPI is weighted 10 percent.  </w:t>
      </w:r>
    </w:p>
    <w:p w14:paraId="79A378F4" w14:textId="7C33C65F" w:rsidR="00AB051C" w:rsidRPr="004041D3" w:rsidRDefault="00AB051C" w:rsidP="007324D2">
      <w:pPr>
        <w:pStyle w:val="BodyText"/>
        <w:rPr>
          <w:lang w:val="en-GB"/>
        </w:rPr>
      </w:pPr>
      <w:r w:rsidRPr="00410B48">
        <w:rPr>
          <w:lang w:val="en-GB"/>
        </w:rPr>
        <w:t>The A-WEAI score is calculated as:</w:t>
      </w:r>
      <w:r>
        <w:rPr>
          <w:lang w:val="en-GB"/>
        </w:rPr>
        <w:t xml:space="preserve"> </w:t>
      </w:r>
      <w:r w:rsidRPr="004041D3">
        <w:rPr>
          <w:i/>
          <w:iCs/>
          <w:lang w:val="en-GB"/>
        </w:rPr>
        <w:t>A-WEAI score=0.9(5</w:t>
      </w:r>
      <w:proofErr w:type="gramStart"/>
      <w:r w:rsidRPr="004041D3">
        <w:rPr>
          <w:i/>
          <w:iCs/>
          <w:lang w:val="en-GB"/>
        </w:rPr>
        <w:t>DE)+</w:t>
      </w:r>
      <w:proofErr w:type="gramEnd"/>
      <w:r w:rsidRPr="004041D3">
        <w:rPr>
          <w:i/>
          <w:iCs/>
          <w:lang w:val="en-GB"/>
        </w:rPr>
        <w:t>0.1(GPI)</w:t>
      </w:r>
    </w:p>
    <w:p w14:paraId="0F642566" w14:textId="77777777" w:rsidR="00AB051C" w:rsidRPr="00410B48" w:rsidRDefault="00AB051C" w:rsidP="007324D2">
      <w:pPr>
        <w:pStyle w:val="BodyText"/>
        <w:rPr>
          <w:lang w:val="en-GB"/>
        </w:rPr>
      </w:pPr>
      <w:r w:rsidRPr="00410B48">
        <w:t xml:space="preserve">The 5DE score captures two things: (1) the percentage of women who are empowered and (2) the average percentage of indicators that compose the </w:t>
      </w:r>
      <w:r w:rsidRPr="00410B48">
        <w:rPr>
          <w:lang w:val="en-GB"/>
        </w:rPr>
        <w:t xml:space="preserve">5DE in which disempowered women have adequate achievements.  </w:t>
      </w:r>
    </w:p>
    <w:p w14:paraId="0FFB7E2B" w14:textId="48D69E61" w:rsidR="00AB051C" w:rsidRPr="00410B48" w:rsidRDefault="00AB051C" w:rsidP="007324D2">
      <w:pPr>
        <w:pStyle w:val="BodyText"/>
        <w:rPr>
          <w:lang w:val="en-GB"/>
        </w:rPr>
      </w:pPr>
      <w:r w:rsidRPr="00410B48">
        <w:rPr>
          <w:lang w:val="en-GB"/>
        </w:rPr>
        <w:lastRenderedPageBreak/>
        <w:t>The formula to calculate the 5DE score is as follows</w:t>
      </w:r>
      <w:r w:rsidR="00001DE7">
        <w:rPr>
          <w:lang w:val="en-GB"/>
        </w:rPr>
        <w:t>:</w:t>
      </w:r>
      <w:r w:rsidRPr="00410B48">
        <w:rPr>
          <w:rStyle w:val="FootnoteReference"/>
          <w:lang w:val="en-GB"/>
        </w:rPr>
        <w:footnoteReference w:id="23"/>
      </w:r>
      <w:r>
        <w:rPr>
          <w:lang w:val="en-GB"/>
        </w:rPr>
        <w:t xml:space="preserve"> </w:t>
      </w:r>
      <w:r w:rsidRPr="004041D3">
        <w:rPr>
          <w:i/>
          <w:iCs/>
          <w:lang w:val="en-GB"/>
        </w:rPr>
        <w:t>5DE score=</w:t>
      </w:r>
      <w:proofErr w:type="spellStart"/>
      <w:r w:rsidRPr="004041D3">
        <w:rPr>
          <w:i/>
          <w:iCs/>
          <w:lang w:val="en-GB"/>
        </w:rPr>
        <w:t>H</w:t>
      </w:r>
      <w:r w:rsidRPr="004041D3">
        <w:rPr>
          <w:i/>
          <w:iCs/>
          <w:vertAlign w:val="subscript"/>
          <w:lang w:val="en-GB"/>
        </w:rPr>
        <w:t>e</w:t>
      </w:r>
      <w:r w:rsidRPr="004041D3">
        <w:rPr>
          <w:i/>
          <w:iCs/>
          <w:lang w:val="en-GB"/>
        </w:rPr>
        <w:t>+</w:t>
      </w:r>
      <w:proofErr w:type="gramStart"/>
      <w:r w:rsidRPr="004041D3">
        <w:rPr>
          <w:i/>
          <w:iCs/>
          <w:lang w:val="en-GB"/>
        </w:rPr>
        <w:t>H</w:t>
      </w:r>
      <w:r w:rsidRPr="004041D3">
        <w:rPr>
          <w:i/>
          <w:iCs/>
          <w:vertAlign w:val="subscript"/>
          <w:lang w:val="en-GB"/>
        </w:rPr>
        <w:t>n</w:t>
      </w:r>
      <w:proofErr w:type="spellEnd"/>
      <w:r w:rsidRPr="004041D3">
        <w:rPr>
          <w:i/>
          <w:iCs/>
          <w:lang w:val="en-GB"/>
        </w:rPr>
        <w:t>(</w:t>
      </w:r>
      <w:proofErr w:type="gramEnd"/>
      <w:r w:rsidRPr="004041D3">
        <w:rPr>
          <w:i/>
          <w:iCs/>
          <w:lang w:val="en-GB"/>
        </w:rPr>
        <w:t>A</w:t>
      </w:r>
      <w:r w:rsidRPr="004041D3">
        <w:rPr>
          <w:i/>
          <w:iCs/>
          <w:vertAlign w:val="subscript"/>
          <w:lang w:val="en-GB"/>
        </w:rPr>
        <w:t>a</w:t>
      </w:r>
      <w:r w:rsidRPr="004041D3">
        <w:rPr>
          <w:i/>
          <w:iCs/>
          <w:lang w:val="en-GB"/>
        </w:rPr>
        <w:t>)</w:t>
      </w:r>
    </w:p>
    <w:p w14:paraId="3E23EF5E" w14:textId="77777777" w:rsidR="00AB051C" w:rsidRPr="00410B48" w:rsidRDefault="00AB051C" w:rsidP="007324D2">
      <w:pPr>
        <w:pStyle w:val="L1-FlLSp12"/>
        <w:tabs>
          <w:tab w:val="clear" w:pos="1152"/>
          <w:tab w:val="left" w:pos="720"/>
        </w:tabs>
        <w:contextualSpacing/>
        <w:rPr>
          <w:lang w:val="en-GB"/>
        </w:rPr>
      </w:pPr>
      <w:r>
        <w:rPr>
          <w:lang w:val="en-GB"/>
        </w:rPr>
        <w:tab/>
      </w:r>
      <w:r w:rsidRPr="00410B48">
        <w:rPr>
          <w:lang w:val="en-GB"/>
        </w:rPr>
        <w:t>Where:</w:t>
      </w:r>
    </w:p>
    <w:p w14:paraId="03A2C863" w14:textId="07955032" w:rsidR="00AB051C" w:rsidRPr="00410B48" w:rsidRDefault="00AB051C" w:rsidP="007324D2">
      <w:pPr>
        <w:pStyle w:val="L1-FlLSp12"/>
        <w:contextualSpacing/>
        <w:rPr>
          <w:lang w:val="en-GB"/>
        </w:rPr>
      </w:pPr>
      <w:r w:rsidRPr="00410B48">
        <w:rPr>
          <w:lang w:val="en-GB"/>
        </w:rPr>
        <w:tab/>
      </w:r>
      <w:r w:rsidRPr="00757754">
        <w:rPr>
          <w:i/>
          <w:lang w:val="en-GB"/>
        </w:rPr>
        <w:t>H</w:t>
      </w:r>
      <w:r w:rsidRPr="00757754">
        <w:rPr>
          <w:i/>
          <w:vertAlign w:val="subscript"/>
          <w:lang w:val="en-GB"/>
        </w:rPr>
        <w:t>e</w:t>
      </w:r>
      <w:r w:rsidRPr="00410B48">
        <w:rPr>
          <w:lang w:val="en-GB"/>
        </w:rPr>
        <w:t>=percentage of women who are empowered</w:t>
      </w:r>
    </w:p>
    <w:p w14:paraId="16EE2C46" w14:textId="4FE20FB3" w:rsidR="00AB051C" w:rsidRPr="00410B48" w:rsidRDefault="00AB051C" w:rsidP="007324D2">
      <w:pPr>
        <w:pStyle w:val="L1-FlLSp12"/>
        <w:contextualSpacing/>
        <w:rPr>
          <w:lang w:val="en-GB"/>
        </w:rPr>
      </w:pPr>
      <w:r w:rsidRPr="00410B48">
        <w:rPr>
          <w:lang w:val="en-GB"/>
        </w:rPr>
        <w:tab/>
      </w:r>
      <w:proofErr w:type="spellStart"/>
      <w:r w:rsidRPr="00757754">
        <w:rPr>
          <w:i/>
          <w:lang w:val="en-GB"/>
        </w:rPr>
        <w:t>H</w:t>
      </w:r>
      <w:r w:rsidRPr="00757754">
        <w:rPr>
          <w:i/>
          <w:vertAlign w:val="subscript"/>
          <w:lang w:val="en-GB"/>
        </w:rPr>
        <w:t>n</w:t>
      </w:r>
      <w:proofErr w:type="spellEnd"/>
      <w:r w:rsidRPr="00410B48">
        <w:rPr>
          <w:lang w:val="en-GB"/>
        </w:rPr>
        <w:t>=percentage of disempowered women</w:t>
      </w:r>
    </w:p>
    <w:p w14:paraId="4A2536A5" w14:textId="1CED6337" w:rsidR="00AB051C" w:rsidRPr="00410B48" w:rsidRDefault="00AB051C" w:rsidP="00C15B4E">
      <w:pPr>
        <w:pStyle w:val="L1-FlLSp12"/>
        <w:tabs>
          <w:tab w:val="clear" w:pos="1152"/>
          <w:tab w:val="left" w:pos="1710"/>
        </w:tabs>
        <w:ind w:left="1440" w:hanging="288"/>
        <w:contextualSpacing/>
        <w:rPr>
          <w:lang w:val="en-GB"/>
        </w:rPr>
      </w:pPr>
      <w:r w:rsidRPr="00757754">
        <w:rPr>
          <w:i/>
          <w:lang w:val="en-GB"/>
        </w:rPr>
        <w:t>A</w:t>
      </w:r>
      <w:r w:rsidRPr="00757754">
        <w:rPr>
          <w:i/>
          <w:vertAlign w:val="subscript"/>
          <w:lang w:val="en-GB"/>
        </w:rPr>
        <w:t>a</w:t>
      </w:r>
      <w:r w:rsidRPr="00410B48">
        <w:rPr>
          <w:lang w:val="en-GB"/>
        </w:rPr>
        <w:t>=average percentage of indicators in which disempowered women have adequate achievements</w:t>
      </w:r>
    </w:p>
    <w:p w14:paraId="10AE4125" w14:textId="4B2E8A49" w:rsidR="00AB051C" w:rsidRPr="00410B48" w:rsidRDefault="00AB051C" w:rsidP="007324D2">
      <w:pPr>
        <w:pStyle w:val="BodyText"/>
        <w:rPr>
          <w:lang w:val="en-GB"/>
        </w:rPr>
      </w:pPr>
      <w:r w:rsidRPr="00410B48">
        <w:t xml:space="preserve">The 5DE score can be improved by increasing the percentage of empowered women or, for those women who are disempowered, by increasing </w:t>
      </w:r>
      <w:r w:rsidR="00C15B4E">
        <w:t xml:space="preserve">the </w:t>
      </w:r>
      <w:r w:rsidRPr="00410B48">
        <w:t>percentage of women among the disempowered who achieve adequacy in the indicators that compose the 5DE.</w:t>
      </w:r>
    </w:p>
    <w:p w14:paraId="0805DCD2" w14:textId="2BCEB3F2" w:rsidR="00AB051C" w:rsidRPr="00410B48" w:rsidRDefault="00AB051C" w:rsidP="007324D2">
      <w:pPr>
        <w:pStyle w:val="BodyText"/>
        <w:rPr>
          <w:lang w:val="en-GB"/>
        </w:rPr>
      </w:pPr>
      <w:r w:rsidRPr="00410B48">
        <w:t xml:space="preserve">The 5DE is composed of five domains: (1) productive decisions, (2) resources, (3) income, (4) group membership, and (5) time allocation; and six indicators. </w:t>
      </w:r>
      <w:r w:rsidRPr="00410B48">
        <w:rPr>
          <w:lang w:val="en-GB"/>
        </w:rPr>
        <w:t>Each domain of the 5DE is equally weighted at one-fifth. The productive decisions, income, group membership, and time allocation domains are composed of a single indicator, and thus these domains and the corresponding indicator carry the same weight of one-fifth. The resources domain is also weighted one-fifth but is composed of two indicators: ownership of assets</w:t>
      </w:r>
      <w:r w:rsidR="00C15B4E">
        <w:rPr>
          <w:lang w:val="en-GB"/>
        </w:rPr>
        <w:t>,</w:t>
      </w:r>
      <w:r w:rsidRPr="00410B48">
        <w:rPr>
          <w:lang w:val="en-GB"/>
        </w:rPr>
        <w:t xml:space="preserve"> with the corresponding weight of two-fifteenths, and access to and decisions on credit</w:t>
      </w:r>
      <w:r w:rsidR="00C15B4E">
        <w:rPr>
          <w:lang w:val="en-GB"/>
        </w:rPr>
        <w:t>,</w:t>
      </w:r>
      <w:r w:rsidRPr="00410B48">
        <w:rPr>
          <w:lang w:val="en-GB"/>
        </w:rPr>
        <w:t xml:space="preserve"> with the corresponding weight of one-fifteenth.  </w:t>
      </w:r>
    </w:p>
    <w:p w14:paraId="4C6CAE13" w14:textId="72AC7049" w:rsidR="00AB051C" w:rsidRDefault="00AB051C" w:rsidP="007324D2">
      <w:pPr>
        <w:pStyle w:val="BodyText"/>
      </w:pPr>
      <w:r w:rsidRPr="00044AFF">
        <w:rPr>
          <w:lang w:val="en-GB"/>
        </w:rPr>
        <w:t xml:space="preserve">The indicators that compose the 5DE measure whether an individual reaches a certain threshold for that indicator, defined as achieving adequacy. </w:t>
      </w:r>
      <w:r w:rsidRPr="00044AFF">
        <w:t>An individual who has adequate achievements in 80</w:t>
      </w:r>
      <w:r w:rsidR="00C15B4E">
        <w:t> </w:t>
      </w:r>
      <w:r w:rsidRPr="00044AFF">
        <w:t>percent or more of the weighted indicators that compose the 5DE is identified as empowered (equivalent to four of the five A-WEAI domains).</w:t>
      </w:r>
      <w:r w:rsidRPr="00044AFF">
        <w:rPr>
          <w:vertAlign w:val="superscript"/>
        </w:rPr>
        <w:footnoteReference w:id="24"/>
      </w:r>
      <w:r w:rsidRPr="00044AFF">
        <w:rPr>
          <w:lang w:val="en-GB"/>
        </w:rPr>
        <w:t xml:space="preserve"> These indicators are also used to compute an inadequacy score for each individual, which is the weighted average of the indicators (0=adequate; 1=inadequate</w:t>
      </w:r>
      <w:proofErr w:type="gramStart"/>
      <w:r w:rsidRPr="00044AFF">
        <w:rPr>
          <w:lang w:val="en-GB"/>
        </w:rPr>
        <w:t>), and</w:t>
      </w:r>
      <w:proofErr w:type="gramEnd"/>
      <w:r w:rsidRPr="00044AFF">
        <w:rPr>
          <w:lang w:val="en-GB"/>
        </w:rPr>
        <w:t xml:space="preserve"> </w:t>
      </w:r>
      <w:r w:rsidRPr="00CD52F5">
        <w:rPr>
          <w:lang w:val="en-GB"/>
        </w:rPr>
        <w:t xml:space="preserve">is used in the GPI calculation. </w:t>
      </w:r>
      <w:r w:rsidRPr="00CD52F5">
        <w:rPr>
          <w:b/>
          <w:bCs/>
          <w:lang w:val="en-GB"/>
        </w:rPr>
        <w:t xml:space="preserve">Table </w:t>
      </w:r>
      <w:r w:rsidR="00F92C04" w:rsidRPr="00CD52F5">
        <w:rPr>
          <w:b/>
          <w:bCs/>
          <w:lang w:val="en-GB"/>
        </w:rPr>
        <w:t>5</w:t>
      </w:r>
      <w:r w:rsidRPr="00CD52F5">
        <w:rPr>
          <w:b/>
          <w:bCs/>
          <w:lang w:val="en-GB"/>
        </w:rPr>
        <w:t>.1</w:t>
      </w:r>
      <w:r w:rsidR="00F92C04" w:rsidRPr="00CD52F5">
        <w:rPr>
          <w:b/>
          <w:bCs/>
          <w:lang w:val="en-GB"/>
        </w:rPr>
        <w:t>.1</w:t>
      </w:r>
      <w:r w:rsidRPr="00CD52F5">
        <w:rPr>
          <w:lang w:val="en-GB"/>
        </w:rPr>
        <w:t xml:space="preserve"> presents the 5DE domains, indicators, and adequacy cut-offs. </w:t>
      </w:r>
      <w:r w:rsidRPr="00CD52F5">
        <w:t xml:space="preserve">Appendix </w:t>
      </w:r>
      <w:r w:rsidR="002C06B6" w:rsidRPr="00CD52F5">
        <w:t>4</w:t>
      </w:r>
      <w:r w:rsidRPr="00CD52F5">
        <w:t>.</w:t>
      </w:r>
      <w:r w:rsidR="007C1C7D" w:rsidRPr="00CD52F5">
        <w:t>1</w:t>
      </w:r>
      <w:r w:rsidRPr="00CD52F5">
        <w:t xml:space="preserve"> presents</w:t>
      </w:r>
      <w:r w:rsidRPr="00044AFF">
        <w:t xml:space="preserve"> more information, including the survey questions and criteria used to determine adequacy for each 5DE indicator.</w:t>
      </w:r>
      <w:bookmarkStart w:id="431" w:name="_Toc531870973"/>
    </w:p>
    <w:p w14:paraId="005EE1A1" w14:textId="678BF697" w:rsidR="00AB051C" w:rsidRDefault="00AB051C" w:rsidP="00AB051C">
      <w:pPr>
        <w:pStyle w:val="Tabletitle"/>
        <w:keepLines/>
        <w:spacing w:before="240"/>
        <w:contextualSpacing/>
        <w:outlineLvl w:val="3"/>
      </w:pPr>
      <w:bookmarkStart w:id="432" w:name="_Toc50719182"/>
      <w:r w:rsidRPr="00AC7C86">
        <w:t xml:space="preserve">Table </w:t>
      </w:r>
      <w:r w:rsidR="00F92C04">
        <w:t>5</w:t>
      </w:r>
      <w:r w:rsidRPr="00AC7C86">
        <w:t>.1</w:t>
      </w:r>
      <w:r w:rsidR="00F92C04">
        <w:t>.1</w:t>
      </w:r>
      <w:r w:rsidRPr="00AC7C86">
        <w:t xml:space="preserve">: </w:t>
      </w:r>
      <w:r>
        <w:t>A-WEAI Domains, Indicators, and Definitions of Adequacy</w:t>
      </w:r>
      <w:bookmarkEnd w:id="431"/>
      <w:bookmarkEnd w:id="432"/>
    </w:p>
    <w:tbl>
      <w:tblPr>
        <w:tblW w:w="5000" w:type="pct"/>
        <w:tblLook w:val="04A0" w:firstRow="1" w:lastRow="0" w:firstColumn="1" w:lastColumn="0" w:noHBand="0" w:noVBand="1"/>
      </w:tblPr>
      <w:tblGrid>
        <w:gridCol w:w="1260"/>
        <w:gridCol w:w="3101"/>
        <w:gridCol w:w="5215"/>
      </w:tblGrid>
      <w:tr w:rsidR="00AB051C" w:rsidRPr="000C34A2" w14:paraId="70ACBEED" w14:textId="77777777" w:rsidTr="007D7583">
        <w:trPr>
          <w:tblHeader/>
        </w:trPr>
        <w:tc>
          <w:tcPr>
            <w:tcW w:w="658" w:type="pct"/>
            <w:tcBorders>
              <w:top w:val="single" w:sz="4" w:space="0" w:color="auto"/>
              <w:left w:val="nil"/>
              <w:bottom w:val="nil"/>
              <w:right w:val="nil"/>
            </w:tcBorders>
            <w:shd w:val="clear" w:color="000000" w:fill="387990"/>
            <w:vAlign w:val="center"/>
            <w:hideMark/>
          </w:tcPr>
          <w:p w14:paraId="53027EFB" w14:textId="77777777" w:rsidR="00AB051C" w:rsidRPr="000C34A2" w:rsidRDefault="00AB051C" w:rsidP="007324D2">
            <w:pPr>
              <w:widowControl/>
              <w:spacing w:line="259" w:lineRule="auto"/>
              <w:rPr>
                <w:rFonts w:eastAsia="Times New Roman" w:cs="Calibri"/>
                <w:b/>
                <w:bCs/>
                <w:color w:val="FFFFFF"/>
                <w:sz w:val="20"/>
                <w:szCs w:val="20"/>
              </w:rPr>
            </w:pPr>
            <w:r w:rsidRPr="000C34A2">
              <w:rPr>
                <w:rFonts w:eastAsia="Times New Roman" w:cs="Calibri"/>
                <w:b/>
                <w:bCs/>
                <w:color w:val="FFFFFF"/>
                <w:sz w:val="20"/>
                <w:szCs w:val="20"/>
              </w:rPr>
              <w:t>Domain</w:t>
            </w:r>
          </w:p>
        </w:tc>
        <w:tc>
          <w:tcPr>
            <w:tcW w:w="1619" w:type="pct"/>
            <w:tcBorders>
              <w:top w:val="single" w:sz="4" w:space="0" w:color="auto"/>
              <w:left w:val="nil"/>
              <w:bottom w:val="nil"/>
              <w:right w:val="nil"/>
            </w:tcBorders>
            <w:shd w:val="clear" w:color="000000" w:fill="387990"/>
            <w:vAlign w:val="center"/>
            <w:hideMark/>
          </w:tcPr>
          <w:p w14:paraId="21CE4472"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Indicator</w:t>
            </w:r>
          </w:p>
        </w:tc>
        <w:tc>
          <w:tcPr>
            <w:tcW w:w="2723" w:type="pct"/>
            <w:tcBorders>
              <w:top w:val="single" w:sz="4" w:space="0" w:color="auto"/>
              <w:left w:val="nil"/>
              <w:bottom w:val="nil"/>
              <w:right w:val="nil"/>
            </w:tcBorders>
            <w:shd w:val="clear" w:color="000000" w:fill="387990"/>
            <w:vAlign w:val="center"/>
            <w:hideMark/>
          </w:tcPr>
          <w:p w14:paraId="01248270" w14:textId="77777777" w:rsidR="00AB051C" w:rsidRPr="000C34A2" w:rsidRDefault="00AB051C" w:rsidP="007324D2">
            <w:pPr>
              <w:widowControl/>
              <w:spacing w:line="259" w:lineRule="auto"/>
              <w:jc w:val="center"/>
              <w:rPr>
                <w:rFonts w:eastAsia="Times New Roman" w:cs="Calibri"/>
                <w:b/>
                <w:bCs/>
                <w:color w:val="FFFFFF"/>
                <w:sz w:val="20"/>
                <w:szCs w:val="20"/>
              </w:rPr>
            </w:pPr>
            <w:r w:rsidRPr="000C34A2">
              <w:rPr>
                <w:rFonts w:eastAsia="Times New Roman" w:cs="Calibri"/>
                <w:b/>
                <w:bCs/>
                <w:color w:val="FFFFFF"/>
                <w:sz w:val="20"/>
                <w:szCs w:val="20"/>
              </w:rPr>
              <w:t>Definition of indicator adequacy</w:t>
            </w:r>
          </w:p>
        </w:tc>
      </w:tr>
      <w:tr w:rsidR="00AB051C" w:rsidRPr="000C34A2" w14:paraId="31047837" w14:textId="77777777" w:rsidTr="007324D2">
        <w:tc>
          <w:tcPr>
            <w:tcW w:w="658" w:type="pct"/>
            <w:tcBorders>
              <w:top w:val="single" w:sz="4" w:space="0" w:color="auto"/>
              <w:left w:val="nil"/>
              <w:bottom w:val="single" w:sz="4" w:space="0" w:color="auto"/>
              <w:right w:val="nil"/>
            </w:tcBorders>
            <w:shd w:val="clear" w:color="auto" w:fill="auto"/>
            <w:vAlign w:val="center"/>
            <w:hideMark/>
          </w:tcPr>
          <w:p w14:paraId="2E258BC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Production</w:t>
            </w:r>
          </w:p>
        </w:tc>
        <w:tc>
          <w:tcPr>
            <w:tcW w:w="1619" w:type="pct"/>
            <w:tcBorders>
              <w:top w:val="single" w:sz="4" w:space="0" w:color="auto"/>
              <w:left w:val="nil"/>
              <w:bottom w:val="single" w:sz="4" w:space="0" w:color="auto"/>
              <w:right w:val="nil"/>
            </w:tcBorders>
            <w:shd w:val="clear" w:color="auto" w:fill="auto"/>
            <w:vAlign w:val="center"/>
            <w:hideMark/>
          </w:tcPr>
          <w:p w14:paraId="717106A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Input in productive decisions</w:t>
            </w:r>
          </w:p>
        </w:tc>
        <w:tc>
          <w:tcPr>
            <w:tcW w:w="2723" w:type="pct"/>
            <w:tcBorders>
              <w:top w:val="single" w:sz="4" w:space="0" w:color="auto"/>
              <w:left w:val="nil"/>
              <w:bottom w:val="single" w:sz="4" w:space="0" w:color="auto"/>
              <w:right w:val="nil"/>
            </w:tcBorders>
            <w:shd w:val="clear" w:color="auto" w:fill="auto"/>
            <w:vAlign w:val="center"/>
            <w:hideMark/>
          </w:tcPr>
          <w:p w14:paraId="1819CE1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for at least one activity, an individual decides alone; OR participates and has input into some, or most or all decisions regarding the activity; OR someone else decides but feels she/he could decide to a medium or high extent if she/he wanted to</w:t>
            </w:r>
          </w:p>
        </w:tc>
      </w:tr>
      <w:tr w:rsidR="00AB051C" w:rsidRPr="000C34A2" w14:paraId="16FC2321" w14:textId="77777777" w:rsidTr="007D7583">
        <w:trPr>
          <w:cantSplit/>
        </w:trPr>
        <w:tc>
          <w:tcPr>
            <w:tcW w:w="658" w:type="pct"/>
            <w:vMerge w:val="restart"/>
            <w:tcBorders>
              <w:top w:val="nil"/>
              <w:left w:val="nil"/>
              <w:bottom w:val="single" w:sz="4" w:space="0" w:color="auto"/>
              <w:right w:val="nil"/>
            </w:tcBorders>
            <w:shd w:val="clear" w:color="auto" w:fill="auto"/>
            <w:vAlign w:val="center"/>
            <w:hideMark/>
          </w:tcPr>
          <w:p w14:paraId="1384955F" w14:textId="77777777" w:rsidR="00AB051C" w:rsidRPr="000C34A2" w:rsidRDefault="00AB051C" w:rsidP="007D7583">
            <w:pPr>
              <w:keepNext/>
              <w:widowControl/>
              <w:spacing w:line="259" w:lineRule="auto"/>
              <w:rPr>
                <w:rFonts w:eastAsia="Times New Roman" w:cs="Calibri"/>
                <w:b/>
                <w:bCs/>
                <w:sz w:val="20"/>
                <w:szCs w:val="20"/>
              </w:rPr>
            </w:pPr>
            <w:r w:rsidRPr="000C34A2">
              <w:rPr>
                <w:rFonts w:eastAsia="Times New Roman" w:cs="Calibri"/>
                <w:b/>
                <w:bCs/>
                <w:sz w:val="20"/>
                <w:szCs w:val="20"/>
              </w:rPr>
              <w:t>Resources</w:t>
            </w:r>
          </w:p>
        </w:tc>
        <w:tc>
          <w:tcPr>
            <w:tcW w:w="1619" w:type="pct"/>
            <w:tcBorders>
              <w:top w:val="nil"/>
              <w:left w:val="nil"/>
              <w:bottom w:val="single" w:sz="4" w:space="0" w:color="auto"/>
              <w:right w:val="nil"/>
            </w:tcBorders>
            <w:shd w:val="clear" w:color="auto" w:fill="auto"/>
            <w:vAlign w:val="center"/>
            <w:hideMark/>
          </w:tcPr>
          <w:p w14:paraId="60632A9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Ownership of assets</w:t>
            </w:r>
          </w:p>
        </w:tc>
        <w:tc>
          <w:tcPr>
            <w:tcW w:w="2723" w:type="pct"/>
            <w:tcBorders>
              <w:top w:val="nil"/>
              <w:left w:val="nil"/>
              <w:bottom w:val="single" w:sz="4" w:space="0" w:color="auto"/>
              <w:right w:val="nil"/>
            </w:tcBorders>
            <w:shd w:val="clear" w:color="auto" w:fill="auto"/>
            <w:vAlign w:val="center"/>
            <w:hideMark/>
          </w:tcPr>
          <w:p w14:paraId="57669F5A"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owns—alone or jointly—at least one large asset or at least two small asset types</w:t>
            </w:r>
          </w:p>
        </w:tc>
      </w:tr>
      <w:tr w:rsidR="00AB051C" w:rsidRPr="000C34A2" w14:paraId="7076F5C6" w14:textId="77777777" w:rsidTr="007324D2">
        <w:tc>
          <w:tcPr>
            <w:tcW w:w="658" w:type="pct"/>
            <w:vMerge/>
            <w:tcBorders>
              <w:top w:val="nil"/>
              <w:left w:val="nil"/>
              <w:bottom w:val="single" w:sz="4" w:space="0" w:color="auto"/>
              <w:right w:val="nil"/>
            </w:tcBorders>
            <w:vAlign w:val="center"/>
            <w:hideMark/>
          </w:tcPr>
          <w:p w14:paraId="61DC5DE3" w14:textId="77777777" w:rsidR="00AB051C" w:rsidRPr="000C34A2" w:rsidRDefault="00AB051C" w:rsidP="007324D2">
            <w:pPr>
              <w:widowControl/>
              <w:spacing w:line="259" w:lineRule="auto"/>
              <w:rPr>
                <w:rFonts w:eastAsia="Times New Roman" w:cs="Calibri"/>
                <w:b/>
                <w:bCs/>
                <w:sz w:val="20"/>
                <w:szCs w:val="20"/>
              </w:rPr>
            </w:pPr>
          </w:p>
        </w:tc>
        <w:tc>
          <w:tcPr>
            <w:tcW w:w="1619" w:type="pct"/>
            <w:tcBorders>
              <w:top w:val="nil"/>
              <w:left w:val="nil"/>
              <w:bottom w:val="single" w:sz="4" w:space="0" w:color="auto"/>
              <w:right w:val="nil"/>
            </w:tcBorders>
            <w:shd w:val="clear" w:color="auto" w:fill="auto"/>
            <w:vAlign w:val="center"/>
            <w:hideMark/>
          </w:tcPr>
          <w:p w14:paraId="5E0AB072"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Access to and input into decisions </w:t>
            </w:r>
            <w:r w:rsidRPr="000C34A2">
              <w:rPr>
                <w:rFonts w:eastAsia="Times New Roman" w:cs="Calibri"/>
                <w:sz w:val="20"/>
                <w:szCs w:val="20"/>
              </w:rPr>
              <w:lastRenderedPageBreak/>
              <w:t>on credit</w:t>
            </w:r>
          </w:p>
        </w:tc>
        <w:tc>
          <w:tcPr>
            <w:tcW w:w="2723" w:type="pct"/>
            <w:tcBorders>
              <w:top w:val="nil"/>
              <w:left w:val="nil"/>
              <w:bottom w:val="single" w:sz="4" w:space="0" w:color="auto"/>
              <w:right w:val="nil"/>
            </w:tcBorders>
            <w:shd w:val="clear" w:color="auto" w:fill="auto"/>
            <w:vAlign w:val="center"/>
            <w:hideMark/>
          </w:tcPr>
          <w:p w14:paraId="5B1FDD3B"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lastRenderedPageBreak/>
              <w:t xml:space="preserve">Adequate if individual—alone or jointly—makes decisions </w:t>
            </w:r>
            <w:r w:rsidRPr="000C34A2">
              <w:rPr>
                <w:rFonts w:eastAsia="Times New Roman" w:cs="Calibri"/>
                <w:sz w:val="20"/>
                <w:szCs w:val="20"/>
              </w:rPr>
              <w:lastRenderedPageBreak/>
              <w:t xml:space="preserve">about at least one source of credit accessed by her </w:t>
            </w:r>
            <w:proofErr w:type="spellStart"/>
            <w:r w:rsidRPr="000C34A2">
              <w:rPr>
                <w:rFonts w:eastAsia="Times New Roman" w:cs="Calibri"/>
                <w:sz w:val="20"/>
                <w:szCs w:val="20"/>
              </w:rPr>
              <w:t>household</w:t>
            </w:r>
            <w:r w:rsidRPr="000C34A2">
              <w:rPr>
                <w:rFonts w:eastAsia="Times New Roman" w:cs="Calibri"/>
                <w:sz w:val="20"/>
                <w:szCs w:val="20"/>
                <w:vertAlign w:val="superscript"/>
              </w:rPr>
              <w:t>a</w:t>
            </w:r>
            <w:proofErr w:type="spellEnd"/>
          </w:p>
        </w:tc>
      </w:tr>
      <w:tr w:rsidR="00AB051C" w:rsidRPr="000C34A2" w14:paraId="1AC3257E" w14:textId="77777777" w:rsidTr="007324D2">
        <w:tc>
          <w:tcPr>
            <w:tcW w:w="658" w:type="pct"/>
            <w:tcBorders>
              <w:top w:val="nil"/>
              <w:left w:val="nil"/>
              <w:bottom w:val="single" w:sz="4" w:space="0" w:color="auto"/>
              <w:right w:val="nil"/>
            </w:tcBorders>
            <w:shd w:val="clear" w:color="auto" w:fill="auto"/>
            <w:vAlign w:val="center"/>
            <w:hideMark/>
          </w:tcPr>
          <w:p w14:paraId="1EBFA8D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lastRenderedPageBreak/>
              <w:t>Income</w:t>
            </w:r>
          </w:p>
        </w:tc>
        <w:tc>
          <w:tcPr>
            <w:tcW w:w="1619" w:type="pct"/>
            <w:tcBorders>
              <w:top w:val="nil"/>
              <w:left w:val="nil"/>
              <w:bottom w:val="single" w:sz="4" w:space="0" w:color="auto"/>
              <w:right w:val="nil"/>
            </w:tcBorders>
            <w:shd w:val="clear" w:color="auto" w:fill="auto"/>
            <w:vAlign w:val="center"/>
            <w:hideMark/>
          </w:tcPr>
          <w:p w14:paraId="39BDEA8C"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Control over use of income</w:t>
            </w:r>
          </w:p>
        </w:tc>
        <w:tc>
          <w:tcPr>
            <w:tcW w:w="2723" w:type="pct"/>
            <w:tcBorders>
              <w:top w:val="nil"/>
              <w:left w:val="nil"/>
              <w:bottom w:val="single" w:sz="4" w:space="0" w:color="auto"/>
              <w:right w:val="nil"/>
            </w:tcBorders>
            <w:shd w:val="clear" w:color="auto" w:fill="auto"/>
            <w:vAlign w:val="center"/>
            <w:hideMark/>
          </w:tcPr>
          <w:p w14:paraId="45DBC28B" w14:textId="3225F702"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Adequate if individual participates in and has input in</w:t>
            </w:r>
            <w:r w:rsidR="00C15B4E">
              <w:rPr>
                <w:rFonts w:eastAsia="Times New Roman" w:cs="Calibri"/>
                <w:sz w:val="20"/>
                <w:szCs w:val="20"/>
              </w:rPr>
              <w:t>to</w:t>
            </w:r>
            <w:r w:rsidRPr="000C34A2">
              <w:rPr>
                <w:rFonts w:eastAsia="Times New Roman" w:cs="Calibri"/>
                <w:sz w:val="20"/>
                <w:szCs w:val="20"/>
              </w:rPr>
              <w:t xml:space="preserve"> some, most, or all decisions about income generated from an activity; OR she/he makes decisions, has input in</w:t>
            </w:r>
            <w:r w:rsidR="00C15B4E">
              <w:rPr>
                <w:rFonts w:eastAsia="Times New Roman" w:cs="Calibri"/>
                <w:sz w:val="20"/>
                <w:szCs w:val="20"/>
              </w:rPr>
              <w:t>to</w:t>
            </w:r>
            <w:r w:rsidRPr="000C34A2">
              <w:rPr>
                <w:rFonts w:eastAsia="Times New Roman" w:cs="Calibri"/>
                <w:sz w:val="20"/>
                <w:szCs w:val="20"/>
              </w:rPr>
              <w:t xml:space="preserve"> decisions, or feels she/he could make decisions (if desired) about employment or major household expenditures (excluding minor expenditures)</w:t>
            </w:r>
          </w:p>
        </w:tc>
      </w:tr>
      <w:tr w:rsidR="00AB051C" w:rsidRPr="000C34A2" w14:paraId="48C2DEE3" w14:textId="77777777" w:rsidTr="007324D2">
        <w:tc>
          <w:tcPr>
            <w:tcW w:w="658" w:type="pct"/>
            <w:tcBorders>
              <w:top w:val="nil"/>
              <w:left w:val="nil"/>
              <w:bottom w:val="single" w:sz="4" w:space="0" w:color="auto"/>
              <w:right w:val="nil"/>
            </w:tcBorders>
            <w:shd w:val="clear" w:color="auto" w:fill="auto"/>
            <w:vAlign w:val="center"/>
            <w:hideMark/>
          </w:tcPr>
          <w:p w14:paraId="4B8201D4"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Leadership</w:t>
            </w:r>
          </w:p>
        </w:tc>
        <w:tc>
          <w:tcPr>
            <w:tcW w:w="1619" w:type="pct"/>
            <w:tcBorders>
              <w:top w:val="nil"/>
              <w:left w:val="nil"/>
              <w:bottom w:val="single" w:sz="4" w:space="0" w:color="auto"/>
              <w:right w:val="nil"/>
            </w:tcBorders>
            <w:shd w:val="clear" w:color="auto" w:fill="auto"/>
            <w:vAlign w:val="center"/>
            <w:hideMark/>
          </w:tcPr>
          <w:p w14:paraId="558CFE8D"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Group membership</w:t>
            </w:r>
          </w:p>
        </w:tc>
        <w:tc>
          <w:tcPr>
            <w:tcW w:w="2723" w:type="pct"/>
            <w:tcBorders>
              <w:top w:val="nil"/>
              <w:left w:val="nil"/>
              <w:bottom w:val="single" w:sz="4" w:space="0" w:color="auto"/>
              <w:right w:val="nil"/>
            </w:tcBorders>
            <w:shd w:val="clear" w:color="auto" w:fill="auto"/>
            <w:vAlign w:val="center"/>
            <w:hideMark/>
          </w:tcPr>
          <w:p w14:paraId="1D0E4D94"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is an active member of at least one </w:t>
            </w:r>
            <w:proofErr w:type="spellStart"/>
            <w:r w:rsidRPr="000C34A2">
              <w:rPr>
                <w:rFonts w:eastAsia="Times New Roman" w:cs="Calibri"/>
                <w:sz w:val="20"/>
                <w:szCs w:val="20"/>
              </w:rPr>
              <w:t>group</w:t>
            </w:r>
            <w:r w:rsidRPr="000C34A2">
              <w:rPr>
                <w:rFonts w:eastAsia="Times New Roman" w:cs="Calibri"/>
                <w:sz w:val="20"/>
                <w:szCs w:val="20"/>
                <w:vertAlign w:val="superscript"/>
              </w:rPr>
              <w:t>b</w:t>
            </w:r>
            <w:proofErr w:type="spellEnd"/>
          </w:p>
        </w:tc>
      </w:tr>
      <w:tr w:rsidR="00AB051C" w:rsidRPr="000C34A2" w14:paraId="3EEE7610" w14:textId="77777777" w:rsidTr="007324D2">
        <w:tc>
          <w:tcPr>
            <w:tcW w:w="658" w:type="pct"/>
            <w:tcBorders>
              <w:top w:val="nil"/>
              <w:left w:val="nil"/>
              <w:bottom w:val="single" w:sz="4" w:space="0" w:color="auto"/>
              <w:right w:val="nil"/>
            </w:tcBorders>
            <w:shd w:val="clear" w:color="auto" w:fill="auto"/>
            <w:vAlign w:val="center"/>
            <w:hideMark/>
          </w:tcPr>
          <w:p w14:paraId="76ED862D" w14:textId="77777777" w:rsidR="00AB051C" w:rsidRPr="000C34A2" w:rsidRDefault="00AB051C" w:rsidP="007324D2">
            <w:pPr>
              <w:widowControl/>
              <w:spacing w:line="259" w:lineRule="auto"/>
              <w:rPr>
                <w:rFonts w:eastAsia="Times New Roman" w:cs="Calibri"/>
                <w:b/>
                <w:bCs/>
                <w:sz w:val="20"/>
                <w:szCs w:val="20"/>
              </w:rPr>
            </w:pPr>
            <w:r w:rsidRPr="000C34A2">
              <w:rPr>
                <w:rFonts w:eastAsia="Times New Roman" w:cs="Calibri"/>
                <w:b/>
                <w:bCs/>
                <w:sz w:val="20"/>
                <w:szCs w:val="20"/>
              </w:rPr>
              <w:t>Time</w:t>
            </w:r>
          </w:p>
        </w:tc>
        <w:tc>
          <w:tcPr>
            <w:tcW w:w="1619" w:type="pct"/>
            <w:tcBorders>
              <w:top w:val="nil"/>
              <w:left w:val="nil"/>
              <w:bottom w:val="single" w:sz="4" w:space="0" w:color="auto"/>
              <w:right w:val="nil"/>
            </w:tcBorders>
            <w:shd w:val="clear" w:color="auto" w:fill="auto"/>
            <w:vAlign w:val="center"/>
            <w:hideMark/>
          </w:tcPr>
          <w:p w14:paraId="114152C7"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Workload</w:t>
            </w:r>
          </w:p>
        </w:tc>
        <w:tc>
          <w:tcPr>
            <w:tcW w:w="2723" w:type="pct"/>
            <w:tcBorders>
              <w:top w:val="nil"/>
              <w:left w:val="nil"/>
              <w:bottom w:val="single" w:sz="4" w:space="0" w:color="auto"/>
              <w:right w:val="nil"/>
            </w:tcBorders>
            <w:shd w:val="clear" w:color="auto" w:fill="auto"/>
            <w:vAlign w:val="center"/>
            <w:hideMark/>
          </w:tcPr>
          <w:p w14:paraId="12115B76" w14:textId="77777777" w:rsidR="00AB051C" w:rsidRPr="000C34A2" w:rsidRDefault="00AB051C" w:rsidP="007324D2">
            <w:pPr>
              <w:widowControl/>
              <w:spacing w:line="259" w:lineRule="auto"/>
              <w:rPr>
                <w:rFonts w:eastAsia="Times New Roman" w:cs="Calibri"/>
                <w:sz w:val="20"/>
                <w:szCs w:val="20"/>
              </w:rPr>
            </w:pPr>
            <w:r w:rsidRPr="000C34A2">
              <w:rPr>
                <w:rFonts w:eastAsia="Times New Roman" w:cs="Calibri"/>
                <w:sz w:val="20"/>
                <w:szCs w:val="20"/>
              </w:rPr>
              <w:t xml:space="preserve">Adequate if individual worked less than 10.5 hours during the previous </w:t>
            </w:r>
            <w:proofErr w:type="spellStart"/>
            <w:r w:rsidRPr="000C34A2">
              <w:rPr>
                <w:rFonts w:eastAsia="Times New Roman" w:cs="Calibri"/>
                <w:sz w:val="20"/>
                <w:szCs w:val="20"/>
              </w:rPr>
              <w:t>day</w:t>
            </w:r>
            <w:r w:rsidRPr="000C34A2">
              <w:rPr>
                <w:rFonts w:eastAsia="Times New Roman" w:cs="Calibri"/>
                <w:sz w:val="20"/>
                <w:szCs w:val="20"/>
                <w:vertAlign w:val="superscript"/>
              </w:rPr>
              <w:t>c</w:t>
            </w:r>
            <w:proofErr w:type="spellEnd"/>
          </w:p>
        </w:tc>
      </w:tr>
    </w:tbl>
    <w:p w14:paraId="34B59215" w14:textId="50F60914"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a</w:t>
      </w:r>
      <w:r w:rsidRPr="00603BEB">
        <w:rPr>
          <w:sz w:val="16"/>
          <w:szCs w:val="16"/>
        </w:rPr>
        <w:t xml:space="preserve"> Respondents who live in households that did not access credit are considered inadequate on access to credit and decisions on credit and receive a score of 0.</w:t>
      </w:r>
    </w:p>
    <w:p w14:paraId="34B1EF18"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b</w:t>
      </w:r>
      <w:r w:rsidRPr="00603BEB">
        <w:rPr>
          <w:sz w:val="16"/>
          <w:szCs w:val="16"/>
        </w:rPr>
        <w:t xml:space="preserve"> Respondents who report that no groups exist in their communities or who are not aware of any groups in their community are considered inadequate on group membership.</w:t>
      </w:r>
    </w:p>
    <w:p w14:paraId="292E3FCA" w14:textId="77777777" w:rsidR="00AB051C" w:rsidRPr="00603BEB" w:rsidRDefault="00AB051C" w:rsidP="004041D3">
      <w:pPr>
        <w:pStyle w:val="L1-FlLSp12"/>
        <w:tabs>
          <w:tab w:val="left" w:pos="360"/>
        </w:tabs>
        <w:spacing w:after="0" w:line="240" w:lineRule="auto"/>
        <w:ind w:left="90" w:hanging="90"/>
        <w:contextualSpacing/>
        <w:rPr>
          <w:sz w:val="16"/>
          <w:szCs w:val="16"/>
        </w:rPr>
      </w:pPr>
      <w:r w:rsidRPr="00603BEB">
        <w:rPr>
          <w:sz w:val="16"/>
          <w:szCs w:val="16"/>
          <w:vertAlign w:val="superscript"/>
        </w:rPr>
        <w:t>c</w:t>
      </w:r>
      <w:r w:rsidRPr="00603BEB">
        <w:rPr>
          <w:sz w:val="16"/>
          <w:szCs w:val="16"/>
        </w:rPr>
        <w:t xml:space="preserve"> Respondents who reported the past 24 hours as being an atypical workday are excluded.  </w:t>
      </w:r>
    </w:p>
    <w:p w14:paraId="6E51FA94" w14:textId="09C722C1" w:rsidR="00AB051C" w:rsidRPr="00603BEB" w:rsidRDefault="00AB051C" w:rsidP="007D7583">
      <w:pPr>
        <w:pStyle w:val="L1-FlLSp12"/>
        <w:tabs>
          <w:tab w:val="left" w:pos="360"/>
        </w:tabs>
        <w:spacing w:line="240" w:lineRule="auto"/>
        <w:ind w:left="86" w:hanging="86"/>
        <w:rPr>
          <w:sz w:val="16"/>
          <w:szCs w:val="16"/>
        </w:rPr>
      </w:pPr>
      <w:r w:rsidRPr="00603BEB">
        <w:rPr>
          <w:sz w:val="16"/>
          <w:szCs w:val="16"/>
        </w:rPr>
        <w:t>Source: Adapted from Malapit et al., 2015</w:t>
      </w:r>
    </w:p>
    <w:p w14:paraId="47B73E98" w14:textId="0C8FB830" w:rsidR="00AB051C" w:rsidRPr="00410B48" w:rsidRDefault="00AB051C" w:rsidP="007D7583">
      <w:pPr>
        <w:pStyle w:val="BodyText"/>
        <w:rPr>
          <w:lang w:val="en-GB"/>
        </w:rPr>
      </w:pPr>
      <w:r w:rsidRPr="00410B48">
        <w:rPr>
          <w:lang w:val="en-GB"/>
        </w:rPr>
        <w:t xml:space="preserve">The A-WEAI survey questions that are administered to the </w:t>
      </w:r>
      <w:r w:rsidR="00001DE7">
        <w:rPr>
          <w:lang w:val="en-GB"/>
        </w:rPr>
        <w:t xml:space="preserve">primary adult female decisionmaker </w:t>
      </w:r>
      <w:r w:rsidRPr="00410B48">
        <w:rPr>
          <w:lang w:val="en-GB"/>
        </w:rPr>
        <w:t xml:space="preserve">and used to determine </w:t>
      </w:r>
      <w:r w:rsidR="00001DE7">
        <w:rPr>
          <w:lang w:val="en-GB"/>
        </w:rPr>
        <w:t xml:space="preserve">her </w:t>
      </w:r>
      <w:r w:rsidRPr="00410B48">
        <w:rPr>
          <w:lang w:val="en-GB"/>
        </w:rPr>
        <w:t xml:space="preserve">empowerment status and calculate the inadequacy score are also administered to the </w:t>
      </w:r>
      <w:r w:rsidR="00001DE7">
        <w:rPr>
          <w:lang w:val="en-GB"/>
        </w:rPr>
        <w:t xml:space="preserve">primary adult male decisionmaker </w:t>
      </w:r>
      <w:r w:rsidRPr="00410B48">
        <w:rPr>
          <w:lang w:val="en-GB"/>
        </w:rPr>
        <w:t xml:space="preserve">in the same household </w:t>
      </w:r>
      <w:r w:rsidRPr="00410B48">
        <w:t xml:space="preserve">and used to determine his empowerment status and inadequacy score. </w:t>
      </w:r>
      <w:r w:rsidRPr="00410B48">
        <w:rPr>
          <w:lang w:val="en-GB"/>
        </w:rPr>
        <w:t xml:space="preserve">The GPI is the second sub-index of the A-WEAI and is calculated using these data for the </w:t>
      </w:r>
      <w:r w:rsidR="00001DE7">
        <w:rPr>
          <w:lang w:val="en-GB"/>
        </w:rPr>
        <w:t xml:space="preserve">primary adult female and male decisionmakers </w:t>
      </w:r>
      <w:r w:rsidRPr="00410B48">
        <w:rPr>
          <w:lang w:val="en-GB"/>
        </w:rPr>
        <w:t>in households that have both.</w:t>
      </w:r>
    </w:p>
    <w:p w14:paraId="5BE93751" w14:textId="584C50CF" w:rsidR="00AB051C" w:rsidRPr="00410B48" w:rsidRDefault="00AB051C" w:rsidP="007D7583">
      <w:pPr>
        <w:pStyle w:val="BodyText"/>
      </w:pPr>
      <w:r w:rsidRPr="00410B48">
        <w:t xml:space="preserve">The GPI measures the extent of inequality in empowerment in a household between the </w:t>
      </w:r>
      <w:r w:rsidR="00001DE7" w:rsidRPr="005D715A">
        <w:t>primary</w:t>
      </w:r>
      <w:r w:rsidR="00001DE7" w:rsidRPr="00587BEF">
        <w:t xml:space="preserve"> </w:t>
      </w:r>
      <w:r w:rsidR="00001DE7">
        <w:t xml:space="preserve">adult </w:t>
      </w:r>
      <w:r w:rsidR="00001DE7" w:rsidRPr="005D715A">
        <w:t xml:space="preserve">male decisionmaker and the primary </w:t>
      </w:r>
      <w:r w:rsidR="00001DE7">
        <w:t xml:space="preserve">adult </w:t>
      </w:r>
      <w:r w:rsidR="00001DE7" w:rsidRPr="005D715A">
        <w:t>female</w:t>
      </w:r>
      <w:r w:rsidR="00001DE7" w:rsidRPr="00CA76E4">
        <w:t xml:space="preserve"> </w:t>
      </w:r>
      <w:r w:rsidR="00001DE7" w:rsidRPr="005D715A">
        <w:t>decisionmaker</w:t>
      </w:r>
      <w:r w:rsidRPr="00410B48">
        <w:t xml:space="preserve">. The GPI excludes households that lack both a </w:t>
      </w:r>
      <w:r w:rsidR="00001DE7" w:rsidRPr="005D715A">
        <w:t>primary</w:t>
      </w:r>
      <w:r w:rsidR="00001DE7" w:rsidRPr="00587BEF">
        <w:t xml:space="preserve"> </w:t>
      </w:r>
      <w:r w:rsidR="00001DE7">
        <w:t xml:space="preserve">adult </w:t>
      </w:r>
      <w:r w:rsidR="00001DE7" w:rsidRPr="005D715A">
        <w:t xml:space="preserve">male decisionmaker and </w:t>
      </w:r>
      <w:r w:rsidR="003E44B6">
        <w:t>a</w:t>
      </w:r>
      <w:r w:rsidR="00001DE7" w:rsidRPr="005D715A">
        <w:t xml:space="preserve"> primary </w:t>
      </w:r>
      <w:r w:rsidR="00001DE7">
        <w:t xml:space="preserve">adult </w:t>
      </w:r>
      <w:r w:rsidR="00001DE7" w:rsidRPr="005D715A">
        <w:t>female</w:t>
      </w:r>
      <w:r w:rsidR="00001DE7" w:rsidRPr="00CA76E4">
        <w:t xml:space="preserve"> </w:t>
      </w:r>
      <w:r w:rsidR="00001DE7" w:rsidRPr="005D715A">
        <w:t>decisionmaker</w:t>
      </w:r>
      <w:r w:rsidRPr="00410B48">
        <w:t xml:space="preserve">. A household is considered to lack gender parity if </w:t>
      </w:r>
      <w:r w:rsidR="009C380A">
        <w:t xml:space="preserve">the </w:t>
      </w:r>
      <w:r w:rsidRPr="00410B48">
        <w:t xml:space="preserve">woman is </w:t>
      </w:r>
      <w:proofErr w:type="gramStart"/>
      <w:r w:rsidRPr="00410B48">
        <w:t>disempowered</w:t>
      </w:r>
      <w:proofErr w:type="gramEnd"/>
      <w:r w:rsidRPr="00410B48">
        <w:t xml:space="preserve"> and her inadequacy score is higher than that of the man. The GPI comprises two components: (1) proportion of gender parity-inadequate </w:t>
      </w:r>
      <w:r w:rsidR="009C380A">
        <w:t>households</w:t>
      </w:r>
      <w:r w:rsidRPr="00410B48">
        <w:t>, and (2) the average empowerment gap, which is the average normalized percentage gap in the censored inadequacy score of women and men in households that do not have gender parity.</w:t>
      </w:r>
    </w:p>
    <w:p w14:paraId="1CFC000F" w14:textId="77777777" w:rsidR="00AB051C" w:rsidRPr="00410B48" w:rsidRDefault="00AB051C" w:rsidP="007D7583">
      <w:pPr>
        <w:pStyle w:val="BodyText"/>
      </w:pPr>
      <w:r w:rsidRPr="00410B48">
        <w:t>The average normalized empowerment gap (</w:t>
      </w:r>
      <w:proofErr w:type="gramStart"/>
      <w:r w:rsidRPr="00410B48">
        <w:rPr>
          <w:i/>
        </w:rPr>
        <w:t>I</w:t>
      </w:r>
      <w:r w:rsidRPr="00410B48">
        <w:rPr>
          <w:i/>
          <w:vertAlign w:val="subscript"/>
        </w:rPr>
        <w:t>GPI</w:t>
      </w:r>
      <w:r w:rsidRPr="00410B48">
        <w:rPr>
          <w:i/>
        </w:rPr>
        <w:t xml:space="preserve"> )</w:t>
      </w:r>
      <w:proofErr w:type="gramEnd"/>
      <w:r w:rsidRPr="00410B48">
        <w:rPr>
          <w:i/>
        </w:rPr>
        <w:t xml:space="preserve"> </w:t>
      </w:r>
      <w:r w:rsidRPr="00410B48">
        <w:t>is calculated as:</w:t>
      </w:r>
    </w:p>
    <w:p w14:paraId="0A9B0CEE" w14:textId="19D32E3D" w:rsidR="00AB051C" w:rsidRPr="00757754" w:rsidRDefault="00AB051C" w:rsidP="00AB051C">
      <w:pPr>
        <w:pStyle w:val="L1-FlLSp12"/>
        <w:spacing w:before="240"/>
        <w:rPr>
          <w:i/>
        </w:rPr>
      </w:pPr>
      <w:r>
        <w:rPr>
          <w:i/>
        </w:rPr>
        <w:tab/>
      </w:r>
      <w:r w:rsidRPr="009C380A">
        <w:rPr>
          <w:i/>
        </w:rPr>
        <w:t>I</w:t>
      </w:r>
      <w:r w:rsidRPr="009C380A">
        <w:rPr>
          <w:i/>
          <w:vertAlign w:val="subscript"/>
        </w:rPr>
        <w:t>GPI</w:t>
      </w:r>
      <w:proofErr w:type="gramStart"/>
      <w:r w:rsidRPr="00757754">
        <w:rPr>
          <w:i/>
        </w:rPr>
        <w:t>=(</w:t>
      </w:r>
      <w:proofErr w:type="gramEnd"/>
      <w:r w:rsidRPr="00757754">
        <w:rPr>
          <w:i/>
        </w:rPr>
        <w:t xml:space="preserve">inadequacy </w:t>
      </w:r>
      <w:proofErr w:type="spellStart"/>
      <w:r w:rsidRPr="00757754">
        <w:rPr>
          <w:i/>
        </w:rPr>
        <w:t>score</w:t>
      </w:r>
      <w:r w:rsidRPr="00757754">
        <w:rPr>
          <w:i/>
          <w:vertAlign w:val="subscript"/>
        </w:rPr>
        <w:t>woman</w:t>
      </w:r>
      <w:proofErr w:type="spellEnd"/>
      <w:r w:rsidRPr="00757754">
        <w:rPr>
          <w:i/>
        </w:rPr>
        <w:t xml:space="preserve">–inadequacy </w:t>
      </w:r>
      <w:proofErr w:type="spellStart"/>
      <w:r w:rsidRPr="00757754">
        <w:rPr>
          <w:i/>
        </w:rPr>
        <w:t>score</w:t>
      </w:r>
      <w:r w:rsidRPr="00757754">
        <w:rPr>
          <w:i/>
          <w:vertAlign w:val="subscript"/>
        </w:rPr>
        <w:t>man</w:t>
      </w:r>
      <w:proofErr w:type="spellEnd"/>
      <w:r w:rsidRPr="00757754">
        <w:rPr>
          <w:i/>
        </w:rPr>
        <w:t xml:space="preserve">)/(1–inadequacy </w:t>
      </w:r>
      <w:proofErr w:type="spellStart"/>
      <w:r w:rsidRPr="00757754">
        <w:rPr>
          <w:i/>
        </w:rPr>
        <w:t>score</w:t>
      </w:r>
      <w:r w:rsidRPr="00757754">
        <w:rPr>
          <w:i/>
          <w:vertAlign w:val="subscript"/>
        </w:rPr>
        <w:t>man</w:t>
      </w:r>
      <w:proofErr w:type="spellEnd"/>
      <w:r w:rsidRPr="00757754">
        <w:rPr>
          <w:i/>
        </w:rPr>
        <w:t>)</w:t>
      </w:r>
    </w:p>
    <w:p w14:paraId="794BB2E4" w14:textId="129A233B" w:rsidR="00AB051C" w:rsidRPr="00410B48" w:rsidRDefault="00AB051C" w:rsidP="007D7583">
      <w:pPr>
        <w:pStyle w:val="BodyText"/>
      </w:pPr>
      <w:r w:rsidRPr="00410B48">
        <w:t xml:space="preserve">Note </w:t>
      </w:r>
      <w:r w:rsidR="0096225D">
        <w:t xml:space="preserve">that </w:t>
      </w:r>
      <w:r w:rsidRPr="00410B48">
        <w:t xml:space="preserve">the empowerment gap is normalized because each household has a different threshold for gender parity that is based on the man’s inadequacy score in </w:t>
      </w:r>
      <w:r w:rsidR="009C380A">
        <w:t xml:space="preserve">the </w:t>
      </w:r>
      <w:r w:rsidRPr="00410B48">
        <w:t>household. The average empowerment gap is normalized by dividing each difference in inadequacy scores by the maximum possible gap for women, which is 1 (i.e.</w:t>
      </w:r>
      <w:r w:rsidR="009C380A">
        <w:t>,</w:t>
      </w:r>
      <w:r w:rsidRPr="00410B48">
        <w:t xml:space="preserve"> complete inadequacy) minus the ma</w:t>
      </w:r>
      <w:r w:rsidR="009C380A">
        <w:t>n</w:t>
      </w:r>
      <w:r w:rsidRPr="00410B48">
        <w:t xml:space="preserve">’s inadequacy score.  </w:t>
      </w:r>
    </w:p>
    <w:p w14:paraId="681ACA04" w14:textId="0B9B8946" w:rsidR="00AB051C" w:rsidRPr="00410B48" w:rsidRDefault="00AB051C" w:rsidP="007D7583">
      <w:pPr>
        <w:pStyle w:val="BodyText"/>
        <w:keepNext/>
      </w:pPr>
      <w:r w:rsidRPr="00410B48">
        <w:t xml:space="preserve">The GPI score is calculated as: </w:t>
      </w:r>
      <w:r w:rsidRPr="004041D3">
        <w:rPr>
          <w:i/>
          <w:iCs/>
        </w:rPr>
        <w:t>GPI=1–(</w:t>
      </w:r>
      <w:proofErr w:type="spellStart"/>
      <w:r w:rsidRPr="004041D3">
        <w:rPr>
          <w:i/>
          <w:iCs/>
        </w:rPr>
        <w:t>H</w:t>
      </w:r>
      <w:r w:rsidRPr="004041D3">
        <w:rPr>
          <w:i/>
          <w:iCs/>
          <w:vertAlign w:val="subscript"/>
        </w:rPr>
        <w:t>GPI</w:t>
      </w:r>
      <w:r w:rsidRPr="004041D3">
        <w:rPr>
          <w:i/>
          <w:iCs/>
        </w:rPr>
        <w:t>xI</w:t>
      </w:r>
      <w:r w:rsidRPr="004041D3">
        <w:rPr>
          <w:i/>
          <w:iCs/>
          <w:vertAlign w:val="subscript"/>
        </w:rPr>
        <w:t>GPI</w:t>
      </w:r>
      <w:proofErr w:type="spellEnd"/>
      <w:r w:rsidRPr="004041D3">
        <w:rPr>
          <w:i/>
          <w:iCs/>
        </w:rPr>
        <w:t>)</w:t>
      </w:r>
      <w:r w:rsidRPr="00410B48">
        <w:t xml:space="preserve"> </w:t>
      </w:r>
    </w:p>
    <w:p w14:paraId="66C4D896" w14:textId="77777777" w:rsidR="00AB051C" w:rsidRPr="00410B48" w:rsidRDefault="00AB051C" w:rsidP="007D7583">
      <w:pPr>
        <w:pStyle w:val="L1-FlLSp12"/>
        <w:keepNext/>
        <w:contextualSpacing/>
      </w:pPr>
      <w:r w:rsidRPr="00410B48">
        <w:tab/>
        <w:t>Where:</w:t>
      </w:r>
    </w:p>
    <w:p w14:paraId="28B5EA3B" w14:textId="0C27D525" w:rsidR="00AB051C" w:rsidRPr="00410B48" w:rsidRDefault="00AB051C" w:rsidP="007D7583">
      <w:pPr>
        <w:pStyle w:val="L1-FlLSp12"/>
        <w:keepNext/>
        <w:contextualSpacing/>
      </w:pPr>
      <w:r w:rsidRPr="00410B48">
        <w:rPr>
          <w:i/>
        </w:rPr>
        <w:tab/>
      </w:r>
      <w:r w:rsidRPr="00410B48">
        <w:rPr>
          <w:i/>
        </w:rPr>
        <w:tab/>
        <w:t>H</w:t>
      </w:r>
      <w:r w:rsidRPr="00410B48">
        <w:rPr>
          <w:i/>
          <w:vertAlign w:val="subscript"/>
        </w:rPr>
        <w:t>GPI</w:t>
      </w:r>
      <w:r w:rsidRPr="00410B48">
        <w:t>=percentage of women without gender parity</w:t>
      </w:r>
    </w:p>
    <w:p w14:paraId="65E796F3" w14:textId="0754ABF9" w:rsidR="00AB051C" w:rsidRPr="00410B48" w:rsidRDefault="00AB051C" w:rsidP="007D7583">
      <w:pPr>
        <w:pStyle w:val="L1-FlLSp12"/>
        <w:contextualSpacing/>
      </w:pPr>
      <w:r w:rsidRPr="00410B48">
        <w:rPr>
          <w:i/>
        </w:rPr>
        <w:tab/>
      </w:r>
      <w:r w:rsidRPr="00410B48">
        <w:rPr>
          <w:i/>
        </w:rPr>
        <w:tab/>
        <w:t>I</w:t>
      </w:r>
      <w:r w:rsidRPr="00410B48">
        <w:rPr>
          <w:i/>
          <w:vertAlign w:val="subscript"/>
        </w:rPr>
        <w:t>GPI</w:t>
      </w:r>
      <w:r w:rsidRPr="00410B48">
        <w:t>=average normalized empowerment gap</w:t>
      </w:r>
    </w:p>
    <w:p w14:paraId="0096C6FE" w14:textId="77777777" w:rsidR="00AB051C" w:rsidRPr="00410B48" w:rsidRDefault="00AB051C" w:rsidP="007D7583">
      <w:pPr>
        <w:pStyle w:val="BodyText"/>
        <w:rPr>
          <w:lang w:val="en-GB"/>
        </w:rPr>
      </w:pPr>
      <w:r w:rsidRPr="00410B48">
        <w:lastRenderedPageBreak/>
        <w:t>The GPI score can be improved by increasing the percentage of women who have gender parity or, for those women who are less empowered than men, by reducing the empowerment gap between the woman and man in the same household.</w:t>
      </w:r>
    </w:p>
    <w:p w14:paraId="6E895A2C" w14:textId="5D83AAC2" w:rsidR="00AB051C" w:rsidRPr="00F36040" w:rsidRDefault="00AB051C" w:rsidP="007D7583">
      <w:pPr>
        <w:pStyle w:val="BodyText"/>
      </w:pPr>
      <w:r w:rsidRPr="00410B48">
        <w:t xml:space="preserve">This chapter </w:t>
      </w:r>
      <w:r w:rsidR="00975596">
        <w:t xml:space="preserve">presents </w:t>
      </w:r>
      <w:r w:rsidRPr="00410B48">
        <w:t>findings on the A-WEAI and the indices and indicators that compose the index</w:t>
      </w:r>
      <w:r w:rsidR="00975596">
        <w:t xml:space="preserve">, comparing </w:t>
      </w:r>
      <w:r w:rsidR="00160DC3">
        <w:rPr>
          <w:szCs w:val="22"/>
        </w:rPr>
        <w:t>Phase One</w:t>
      </w:r>
      <w:r w:rsidR="007F25EC">
        <w:rPr>
          <w:szCs w:val="22"/>
        </w:rPr>
        <w:t xml:space="preserve"> ZOI</w:t>
      </w:r>
      <w:r w:rsidR="00975596">
        <w:t xml:space="preserve"> estimates at baseline and at endline</w:t>
      </w:r>
      <w:r w:rsidRPr="00410B48">
        <w:t xml:space="preserve">. For additional details on calculating the A-WEAI, please refer to the </w:t>
      </w:r>
      <w:r w:rsidRPr="00BA1887">
        <w:rPr>
          <w:i/>
        </w:rPr>
        <w:t>Guide to</w:t>
      </w:r>
      <w:r w:rsidR="00975596" w:rsidRPr="0096225D">
        <w:rPr>
          <w:i/>
        </w:rPr>
        <w:t xml:space="preserve"> </w:t>
      </w:r>
      <w:r w:rsidR="00B2671D">
        <w:rPr>
          <w:i/>
        </w:rPr>
        <w:t xml:space="preserve">Feed the Future </w:t>
      </w:r>
      <w:r w:rsidRPr="0096225D">
        <w:rPr>
          <w:i/>
        </w:rPr>
        <w:t>Statistics</w:t>
      </w:r>
      <w:r w:rsidRPr="00410B48">
        <w:t>.</w:t>
      </w:r>
      <w:r w:rsidRPr="00410B48">
        <w:rPr>
          <w:rStyle w:val="FootnoteReference"/>
        </w:rPr>
        <w:footnoteReference w:id="25"/>
      </w:r>
      <w:bookmarkStart w:id="433" w:name="_Toc400542620"/>
      <w:bookmarkStart w:id="434" w:name="_Toc403769566"/>
      <w:bookmarkStart w:id="435" w:name="_Toc414874504"/>
    </w:p>
    <w:p w14:paraId="265533B6" w14:textId="0030AF11" w:rsidR="00AB051C" w:rsidRPr="00DF4DE5" w:rsidRDefault="00F92C04" w:rsidP="00AB051C">
      <w:pPr>
        <w:pStyle w:val="Heading2"/>
      </w:pPr>
      <w:bookmarkStart w:id="436" w:name="_Toc22897208"/>
      <w:bookmarkStart w:id="437" w:name="_Toc50719315"/>
      <w:r>
        <w:t>5</w:t>
      </w:r>
      <w:r w:rsidR="00AB051C" w:rsidRPr="00DF4DE5">
        <w:t>.2</w:t>
      </w:r>
      <w:r w:rsidR="00AB051C">
        <w:tab/>
      </w:r>
      <w:bookmarkEnd w:id="433"/>
      <w:bookmarkEnd w:id="434"/>
      <w:bookmarkEnd w:id="435"/>
      <w:r w:rsidR="00AB051C">
        <w:t>Summary of A-WEAI results</w:t>
      </w:r>
      <w:bookmarkEnd w:id="436"/>
      <w:bookmarkEnd w:id="437"/>
    </w:p>
    <w:p w14:paraId="2DAD8BFC" w14:textId="5AEF086B" w:rsidR="00AB051C" w:rsidRPr="00410B48" w:rsidRDefault="00975596" w:rsidP="007D7583">
      <w:pPr>
        <w:pStyle w:val="BodyText"/>
      </w:pPr>
      <w:r>
        <w:t xml:space="preserve">This </w:t>
      </w:r>
      <w:r w:rsidR="00AB051C" w:rsidRPr="00410B48">
        <w:t>section presents the following A-WEAI results for women and men</w:t>
      </w:r>
      <w:r w:rsidR="00521FBA">
        <w:t xml:space="preserve"> at baseline and at endline</w:t>
      </w:r>
      <w:r w:rsidR="00AB051C" w:rsidRPr="00410B48">
        <w:t>: (1)</w:t>
      </w:r>
      <w:r w:rsidR="007D7583">
        <w:t> </w:t>
      </w:r>
      <w:r w:rsidR="00AB051C" w:rsidRPr="00410B48">
        <w:t xml:space="preserve">A-WEAI scores, disaggregated by age group and </w:t>
      </w:r>
      <w:r w:rsidR="00AB051C" w:rsidRPr="00F92C04">
        <w:rPr>
          <w:highlight w:val="green"/>
        </w:rPr>
        <w:t>region/subzone, if applicable</w:t>
      </w:r>
      <w:r w:rsidR="00AB051C" w:rsidRPr="00410B48">
        <w:t xml:space="preserve">; (2) 5DE scores, representing the percentage of individuals achieving empowerment; (3) GPI scores, including percentage of women achieving gender parity; </w:t>
      </w:r>
      <w:r w:rsidR="00F92C04">
        <w:t xml:space="preserve">and </w:t>
      </w:r>
      <w:r w:rsidR="00AB051C" w:rsidRPr="00410B48">
        <w:t xml:space="preserve">(4) </w:t>
      </w:r>
      <w:r w:rsidR="00521FBA">
        <w:t xml:space="preserve">the </w:t>
      </w:r>
      <w:r w:rsidR="00F92C04">
        <w:t>a</w:t>
      </w:r>
      <w:r w:rsidR="00AB051C" w:rsidRPr="00410B48">
        <w:t xml:space="preserve">verage empowerment gap. </w:t>
      </w:r>
    </w:p>
    <w:p w14:paraId="75E0053B" w14:textId="50303FC0" w:rsidR="00AB051C" w:rsidRPr="00410B48" w:rsidRDefault="00AB051C" w:rsidP="007D7583">
      <w:pPr>
        <w:pStyle w:val="BodyText"/>
      </w:pPr>
      <w:r w:rsidRPr="00757754">
        <w:rPr>
          <w:b/>
          <w:bCs/>
        </w:rPr>
        <w:t xml:space="preserve">Table </w:t>
      </w:r>
      <w:r w:rsidR="00F92C04">
        <w:rPr>
          <w:b/>
          <w:bCs/>
        </w:rPr>
        <w:t>5</w:t>
      </w:r>
      <w:r w:rsidRPr="00757754">
        <w:rPr>
          <w:b/>
          <w:bCs/>
        </w:rPr>
        <w:t>.2</w:t>
      </w:r>
      <w:r w:rsidR="00F92C04">
        <w:rPr>
          <w:b/>
          <w:bCs/>
        </w:rPr>
        <w:t>.1</w:t>
      </w:r>
      <w:r w:rsidRPr="00410B48">
        <w:t xml:space="preserve"> presents an overview of the A-WEAI, 5DE, and GPI scores, disaggregated by age group and </w:t>
      </w:r>
      <w:r w:rsidRPr="00F92C04">
        <w:rPr>
          <w:highlight w:val="green"/>
        </w:rPr>
        <w:t>region/subzone if applicable</w:t>
      </w:r>
      <w:r w:rsidR="00521FBA">
        <w:t xml:space="preserve">, comparing </w:t>
      </w:r>
      <w:r w:rsidR="00975596">
        <w:t xml:space="preserve">estimates at </w:t>
      </w:r>
      <w:r w:rsidR="00521FBA">
        <w:t xml:space="preserve">baseline and </w:t>
      </w:r>
      <w:r w:rsidR="00975596">
        <w:t xml:space="preserve">at </w:t>
      </w:r>
      <w:r w:rsidR="00521FBA">
        <w:t>endline</w:t>
      </w:r>
      <w:r w:rsidRPr="00410B48">
        <w:t xml:space="preserve">. </w:t>
      </w:r>
    </w:p>
    <w:p w14:paraId="2E359B9A" w14:textId="3E3D75A3" w:rsidR="00AB051C" w:rsidRPr="00410B48" w:rsidRDefault="00AB051C" w:rsidP="007D7583">
      <w:pPr>
        <w:pStyle w:val="BodyText"/>
      </w:pPr>
      <w:r w:rsidRPr="00410B48">
        <w:rPr>
          <w:highlight w:val="yellow"/>
        </w:rPr>
        <w:t>[</w:t>
      </w:r>
      <w:commentRangeStart w:id="438"/>
      <w:r w:rsidRPr="00410B48">
        <w:rPr>
          <w:highlight w:val="yellow"/>
        </w:rPr>
        <w:t>D</w:t>
      </w:r>
      <w:r w:rsidR="00521FBA">
        <w:rPr>
          <w:highlight w:val="yellow"/>
        </w:rPr>
        <w:t xml:space="preserve">escribe the results presented in Table </w:t>
      </w:r>
      <w:r w:rsidR="00F92C04">
        <w:rPr>
          <w:highlight w:val="yellow"/>
        </w:rPr>
        <w:t>5.2.1</w:t>
      </w:r>
      <w:commentRangeEnd w:id="438"/>
      <w:r w:rsidR="00521FBA">
        <w:rPr>
          <w:rStyle w:val="CommentReference"/>
        </w:rPr>
        <w:commentReference w:id="438"/>
      </w:r>
      <w:r w:rsidRPr="00410B48">
        <w:rPr>
          <w:highlight w:val="yellow"/>
        </w:rPr>
        <w:t>.]</w:t>
      </w:r>
    </w:p>
    <w:p w14:paraId="599F1D77" w14:textId="707AA4C9" w:rsidR="00AB051C" w:rsidRPr="00AB051C" w:rsidRDefault="00AB051C" w:rsidP="00AB051C">
      <w:pPr>
        <w:pStyle w:val="Tabletitle"/>
        <w:keepLines/>
        <w:spacing w:before="240"/>
        <w:contextualSpacing/>
        <w:outlineLvl w:val="3"/>
      </w:pPr>
      <w:bookmarkStart w:id="439" w:name="_Toc50719183"/>
      <w:r w:rsidRPr="00AB051C">
        <w:t xml:space="preserve">Table </w:t>
      </w:r>
      <w:r w:rsidR="00F92C04">
        <w:t>5</w:t>
      </w:r>
      <w:r w:rsidRPr="00AB051C">
        <w:t>.2</w:t>
      </w:r>
      <w:r w:rsidR="00F92C04">
        <w:t>.1</w:t>
      </w:r>
      <w:r w:rsidRPr="00AB051C">
        <w:t xml:space="preserve">: </w:t>
      </w:r>
      <w:r w:rsidR="00F92C04" w:rsidRPr="00F92C04">
        <w:t>Comparison of A-WEAI, 5DE, and GPI Scores, and Average Empowerment Gap</w:t>
      </w:r>
      <w:r w:rsidR="00975596">
        <w:t xml:space="preserve"> in the </w:t>
      </w:r>
      <w:r w:rsidR="00160DC3">
        <w:t>Phase One</w:t>
      </w:r>
      <w:r w:rsidR="007F25EC">
        <w:t xml:space="preserve"> ZOI</w:t>
      </w:r>
      <w:r w:rsidR="00F92C04" w:rsidRPr="00F92C04">
        <w:t xml:space="preserve">, Feed the Future </w:t>
      </w:r>
      <w:r w:rsidR="00160DC3">
        <w:t>Phase One</w:t>
      </w:r>
      <w:r w:rsidR="00F92C04" w:rsidRPr="00F92C04">
        <w:t xml:space="preserve"> Baseline and Endline ZOI Surveys</w:t>
      </w:r>
      <w:bookmarkEnd w:id="439"/>
    </w:p>
    <w:tbl>
      <w:tblPr>
        <w:tblW w:w="5000" w:type="pct"/>
        <w:tblLayout w:type="fixed"/>
        <w:tblCellMar>
          <w:left w:w="72" w:type="dxa"/>
          <w:right w:w="72" w:type="dxa"/>
        </w:tblCellMar>
        <w:tblLook w:val="04A0" w:firstRow="1" w:lastRow="0" w:firstColumn="1" w:lastColumn="0" w:noHBand="0" w:noVBand="1"/>
      </w:tblPr>
      <w:tblGrid>
        <w:gridCol w:w="2353"/>
        <w:gridCol w:w="752"/>
        <w:gridCol w:w="1035"/>
        <w:gridCol w:w="659"/>
        <w:gridCol w:w="188"/>
        <w:gridCol w:w="752"/>
        <w:gridCol w:w="1035"/>
        <w:gridCol w:w="659"/>
        <w:gridCol w:w="634"/>
        <w:gridCol w:w="778"/>
        <w:gridCol w:w="659"/>
      </w:tblGrid>
      <w:tr w:rsidR="001F5716" w:rsidRPr="007D7583" w14:paraId="30C50C44" w14:textId="77777777" w:rsidTr="00141F30">
        <w:trPr>
          <w:tblHeader/>
        </w:trPr>
        <w:tc>
          <w:tcPr>
            <w:tcW w:w="2353" w:type="dxa"/>
            <w:vMerge w:val="restart"/>
            <w:tcBorders>
              <w:top w:val="single" w:sz="4" w:space="0" w:color="auto"/>
              <w:left w:val="nil"/>
              <w:bottom w:val="single" w:sz="4" w:space="0" w:color="000000"/>
              <w:right w:val="nil"/>
            </w:tcBorders>
            <w:shd w:val="clear" w:color="000000" w:fill="387990"/>
            <w:vAlign w:val="bottom"/>
            <w:hideMark/>
          </w:tcPr>
          <w:p w14:paraId="50F53EFC"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Indicator</w:t>
            </w:r>
          </w:p>
        </w:tc>
        <w:tc>
          <w:tcPr>
            <w:tcW w:w="2446" w:type="dxa"/>
            <w:gridSpan w:val="3"/>
            <w:tcBorders>
              <w:top w:val="single" w:sz="4" w:space="0" w:color="auto"/>
              <w:left w:val="nil"/>
              <w:bottom w:val="single" w:sz="4" w:space="0" w:color="FFFFFF"/>
              <w:right w:val="nil"/>
            </w:tcBorders>
            <w:shd w:val="clear" w:color="000000" w:fill="387990"/>
          </w:tcPr>
          <w:p w14:paraId="5C7A976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Baseline </w:t>
            </w:r>
          </w:p>
          <w:p w14:paraId="6B7E227C" w14:textId="62FE9A84"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188" w:type="dxa"/>
            <w:tcBorders>
              <w:top w:val="single" w:sz="4" w:space="0" w:color="auto"/>
              <w:left w:val="nil"/>
              <w:bottom w:val="nil"/>
              <w:right w:val="nil"/>
            </w:tcBorders>
            <w:shd w:val="clear" w:color="000000" w:fill="387990"/>
            <w:vAlign w:val="bottom"/>
            <w:hideMark/>
          </w:tcPr>
          <w:p w14:paraId="60FDE030" w14:textId="77777777" w:rsidR="001F5716" w:rsidRPr="007D7583" w:rsidRDefault="001F5716" w:rsidP="007D7583">
            <w:pPr>
              <w:widowControl/>
              <w:spacing w:line="259" w:lineRule="auto"/>
              <w:rPr>
                <w:rFonts w:eastAsia="Times New Roman" w:cs="Times New Roman"/>
                <w:b/>
                <w:bCs/>
                <w:color w:val="FFFFFF"/>
                <w:sz w:val="20"/>
                <w:szCs w:val="20"/>
              </w:rPr>
            </w:pPr>
            <w:r w:rsidRPr="007D7583">
              <w:rPr>
                <w:rFonts w:eastAsia="Times New Roman" w:cs="Times New Roman"/>
                <w:b/>
                <w:bCs/>
                <w:color w:val="FFFFFF"/>
                <w:sz w:val="20"/>
                <w:szCs w:val="20"/>
              </w:rPr>
              <w:t> </w:t>
            </w:r>
          </w:p>
        </w:tc>
        <w:tc>
          <w:tcPr>
            <w:tcW w:w="2446" w:type="dxa"/>
            <w:gridSpan w:val="3"/>
            <w:tcBorders>
              <w:top w:val="single" w:sz="4" w:space="0" w:color="auto"/>
              <w:left w:val="nil"/>
              <w:bottom w:val="single" w:sz="4" w:space="0" w:color="FFFFFF"/>
              <w:right w:val="nil"/>
            </w:tcBorders>
            <w:shd w:val="clear" w:color="000000" w:fill="387990"/>
          </w:tcPr>
          <w:p w14:paraId="59D85103" w14:textId="77777777" w:rsidR="001F5716"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 xml:space="preserve">Endline </w:t>
            </w:r>
          </w:p>
          <w:p w14:paraId="068E7612" w14:textId="660E9E35" w:rsidR="001F5716" w:rsidRPr="007D7583" w:rsidRDefault="001F5716" w:rsidP="007D7583">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([Year(s)])</w:t>
            </w:r>
          </w:p>
        </w:tc>
        <w:tc>
          <w:tcPr>
            <w:tcW w:w="634" w:type="dxa"/>
            <w:vMerge w:val="restart"/>
            <w:tcBorders>
              <w:top w:val="single" w:sz="4" w:space="0" w:color="auto"/>
              <w:left w:val="nil"/>
              <w:right w:val="nil"/>
            </w:tcBorders>
            <w:shd w:val="clear" w:color="000000" w:fill="387990"/>
            <w:vAlign w:val="bottom"/>
            <w:hideMark/>
          </w:tcPr>
          <w:p w14:paraId="5FB7C7AE" w14:textId="406A96D4" w:rsidR="001F5716" w:rsidRPr="007D7583" w:rsidRDefault="001F5716" w:rsidP="001F5716">
            <w:pPr>
              <w:widowControl/>
              <w:spacing w:line="259" w:lineRule="auto"/>
              <w:jc w:val="center"/>
              <w:rPr>
                <w:rFonts w:eastAsia="Times New Roman" w:cs="Times New Roman"/>
                <w:b/>
                <w:bCs/>
                <w:i/>
                <w:iCs/>
                <w:color w:val="FFFFFF"/>
                <w:sz w:val="20"/>
                <w:szCs w:val="20"/>
              </w:rPr>
            </w:pPr>
          </w:p>
          <w:p w14:paraId="225441D8" w14:textId="2874525A" w:rsidR="001F5716" w:rsidRPr="007D7583" w:rsidRDefault="001F5716" w:rsidP="001F5716">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Diff.</w:t>
            </w:r>
          </w:p>
        </w:tc>
        <w:tc>
          <w:tcPr>
            <w:tcW w:w="778" w:type="dxa"/>
            <w:vMerge w:val="restart"/>
            <w:tcBorders>
              <w:top w:val="single" w:sz="4" w:space="0" w:color="auto"/>
              <w:left w:val="nil"/>
              <w:right w:val="nil"/>
            </w:tcBorders>
            <w:shd w:val="clear" w:color="000000" w:fill="387990"/>
            <w:vAlign w:val="center"/>
            <w:hideMark/>
          </w:tcPr>
          <w:p w14:paraId="04AA0B5B" w14:textId="77777777" w:rsidR="001F5716" w:rsidRPr="007D7583" w:rsidRDefault="001F5716" w:rsidP="007D7583">
            <w:pPr>
              <w:widowControl/>
              <w:spacing w:line="259" w:lineRule="auto"/>
              <w:jc w:val="center"/>
              <w:rPr>
                <w:rFonts w:eastAsia="Times New Roman" w:cs="Times New Roman"/>
                <w:b/>
                <w:bCs/>
                <w:i/>
                <w:iCs/>
                <w:color w:val="FFFFFF"/>
                <w:sz w:val="20"/>
                <w:szCs w:val="20"/>
              </w:rPr>
            </w:pPr>
            <w:r w:rsidRPr="007D7583">
              <w:rPr>
                <w:rFonts w:eastAsia="Times New Roman" w:cs="Times New Roman"/>
                <w:b/>
                <w:bCs/>
                <w:i/>
                <w:iCs/>
                <w:color w:val="FFFFFF"/>
                <w:sz w:val="20"/>
                <w:szCs w:val="20"/>
              </w:rPr>
              <w:t> </w:t>
            </w:r>
          </w:p>
          <w:p w14:paraId="5536E92F" w14:textId="0A8245A7" w:rsidR="001F5716" w:rsidRPr="007D7583" w:rsidRDefault="001F5716" w:rsidP="002348A8">
            <w:pPr>
              <w:spacing w:line="259" w:lineRule="auto"/>
              <w:jc w:val="center"/>
              <w:rPr>
                <w:rFonts w:eastAsia="Times New Roman" w:cs="Times New Roman"/>
                <w:b/>
                <w:bCs/>
                <w:i/>
                <w:iCs/>
                <w:color w:val="FFFFFF"/>
                <w:sz w:val="20"/>
                <w:szCs w:val="20"/>
              </w:rPr>
            </w:pPr>
            <w:r w:rsidRPr="007D7583">
              <w:rPr>
                <w:rFonts w:eastAsia="Times New Roman" w:cs="Times New Roman"/>
                <w:b/>
                <w:bCs/>
                <w:color w:val="FFFFFF"/>
                <w:sz w:val="20"/>
                <w:szCs w:val="20"/>
              </w:rPr>
              <w:t>p-</w:t>
            </w:r>
            <w:proofErr w:type="spellStart"/>
            <w:r w:rsidRPr="007D7583">
              <w:rPr>
                <w:rFonts w:eastAsia="Times New Roman" w:cs="Times New Roman"/>
                <w:b/>
                <w:bCs/>
                <w:color w:val="FFFFFF"/>
                <w:sz w:val="20"/>
                <w:szCs w:val="20"/>
              </w:rPr>
              <w:t>value</w:t>
            </w:r>
            <w:r w:rsidRPr="007D7583">
              <w:rPr>
                <w:rFonts w:eastAsia="Times New Roman" w:cs="Times New Roman"/>
                <w:b/>
                <w:bCs/>
                <w:color w:val="FFFFFF"/>
                <w:sz w:val="20"/>
                <w:szCs w:val="20"/>
                <w:vertAlign w:val="superscript"/>
              </w:rPr>
              <w:t>a</w:t>
            </w:r>
            <w:proofErr w:type="spellEnd"/>
          </w:p>
        </w:tc>
        <w:tc>
          <w:tcPr>
            <w:tcW w:w="659" w:type="dxa"/>
            <w:vMerge w:val="restart"/>
            <w:tcBorders>
              <w:top w:val="single" w:sz="4" w:space="0" w:color="auto"/>
              <w:left w:val="nil"/>
              <w:right w:val="nil"/>
            </w:tcBorders>
            <w:shd w:val="clear" w:color="000000" w:fill="387990"/>
            <w:vAlign w:val="bottom"/>
            <w:hideMark/>
          </w:tcPr>
          <w:p w14:paraId="1E6DC26E" w14:textId="176467F2" w:rsidR="001F5716" w:rsidRPr="007D7583" w:rsidRDefault="001F5716" w:rsidP="001F5716">
            <w:pPr>
              <w:widowControl/>
              <w:spacing w:line="259" w:lineRule="auto"/>
              <w:jc w:val="center"/>
              <w:rPr>
                <w:rFonts w:eastAsia="Times New Roman" w:cs="Times New Roman"/>
                <w:b/>
                <w:bCs/>
                <w:i/>
                <w:iCs/>
                <w:color w:val="FFFFFF"/>
                <w:sz w:val="20"/>
                <w:szCs w:val="20"/>
              </w:rPr>
            </w:pPr>
          </w:p>
          <w:p w14:paraId="369C99CD" w14:textId="73C8C741" w:rsidR="001F5716" w:rsidRPr="007D7583" w:rsidRDefault="001F5716" w:rsidP="001F5716">
            <w:pPr>
              <w:spacing w:line="259" w:lineRule="auto"/>
              <w:jc w:val="center"/>
              <w:rPr>
                <w:rFonts w:eastAsia="Times New Roman" w:cs="Times New Roman"/>
                <w:b/>
                <w:bCs/>
                <w:i/>
                <w:iCs/>
                <w:color w:val="FFFFFF"/>
                <w:sz w:val="20"/>
                <w:szCs w:val="20"/>
              </w:rPr>
            </w:pPr>
            <w:proofErr w:type="spellStart"/>
            <w:r w:rsidRPr="007D7583">
              <w:rPr>
                <w:rFonts w:eastAsia="Times New Roman" w:cs="Times New Roman"/>
                <w:b/>
                <w:bCs/>
                <w:color w:val="FFFFFF"/>
                <w:sz w:val="20"/>
                <w:szCs w:val="20"/>
              </w:rPr>
              <w:t>Sig.</w:t>
            </w:r>
            <w:r w:rsidRPr="007D7583">
              <w:rPr>
                <w:rFonts w:eastAsia="Times New Roman" w:cs="Times New Roman"/>
                <w:b/>
                <w:bCs/>
                <w:color w:val="FFFFFF"/>
                <w:sz w:val="20"/>
                <w:szCs w:val="20"/>
                <w:vertAlign w:val="superscript"/>
              </w:rPr>
              <w:t>b</w:t>
            </w:r>
            <w:proofErr w:type="spellEnd"/>
          </w:p>
        </w:tc>
      </w:tr>
      <w:tr w:rsidR="001F5716" w:rsidRPr="007D7583" w14:paraId="6503C95C" w14:textId="77777777" w:rsidTr="00141F30">
        <w:trPr>
          <w:tblHeader/>
        </w:trPr>
        <w:tc>
          <w:tcPr>
            <w:tcW w:w="2353" w:type="dxa"/>
            <w:vMerge/>
            <w:tcBorders>
              <w:top w:val="single" w:sz="4" w:space="0" w:color="auto"/>
              <w:left w:val="nil"/>
              <w:bottom w:val="single" w:sz="4" w:space="0" w:color="000000"/>
              <w:right w:val="nil"/>
            </w:tcBorders>
            <w:vAlign w:val="center"/>
            <w:hideMark/>
          </w:tcPr>
          <w:p w14:paraId="1274486D" w14:textId="77777777" w:rsidR="001F5716" w:rsidRPr="007D7583" w:rsidRDefault="001F5716" w:rsidP="007D7583">
            <w:pPr>
              <w:widowControl/>
              <w:spacing w:line="259" w:lineRule="auto"/>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120B2829" w14:textId="78663DBC" w:rsidR="001F5716" w:rsidRPr="007D7583" w:rsidRDefault="001F5716" w:rsidP="007D758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4DDB89B" w14:textId="7A109D4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511066F7" w14:textId="15F576DD"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188" w:type="dxa"/>
            <w:tcBorders>
              <w:top w:val="nil"/>
              <w:left w:val="nil"/>
              <w:bottom w:val="single" w:sz="4" w:space="0" w:color="auto"/>
              <w:right w:val="nil"/>
            </w:tcBorders>
            <w:shd w:val="clear" w:color="000000" w:fill="387990"/>
            <w:vAlign w:val="bottom"/>
            <w:hideMark/>
          </w:tcPr>
          <w:p w14:paraId="7D4AE2CD" w14:textId="5AA8C04C" w:rsidR="001F5716" w:rsidRPr="007D7583" w:rsidRDefault="001F5716" w:rsidP="002348A8">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3CEBC0D8" w14:textId="7A52C045" w:rsidR="001F5716" w:rsidRPr="007D7583" w:rsidRDefault="001F5716" w:rsidP="002348A8">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35" w:type="dxa"/>
            <w:tcBorders>
              <w:top w:val="nil"/>
              <w:left w:val="nil"/>
              <w:bottom w:val="single" w:sz="4" w:space="0" w:color="auto"/>
              <w:right w:val="nil"/>
            </w:tcBorders>
            <w:shd w:val="clear" w:color="000000" w:fill="387990"/>
            <w:vAlign w:val="bottom"/>
          </w:tcPr>
          <w:p w14:paraId="0A634238" w14:textId="6A6F9CD7"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95% CI</w:t>
            </w:r>
          </w:p>
        </w:tc>
        <w:tc>
          <w:tcPr>
            <w:tcW w:w="659" w:type="dxa"/>
            <w:tcBorders>
              <w:top w:val="nil"/>
              <w:left w:val="nil"/>
              <w:bottom w:val="single" w:sz="4" w:space="0" w:color="auto"/>
              <w:right w:val="nil"/>
            </w:tcBorders>
            <w:shd w:val="clear" w:color="000000" w:fill="387990"/>
            <w:vAlign w:val="bottom"/>
            <w:hideMark/>
          </w:tcPr>
          <w:p w14:paraId="3B51E760" w14:textId="283B6A21" w:rsidR="001F5716" w:rsidRPr="007D7583" w:rsidRDefault="001F5716" w:rsidP="002348A8">
            <w:pPr>
              <w:widowControl/>
              <w:spacing w:line="259" w:lineRule="auto"/>
              <w:jc w:val="center"/>
              <w:rPr>
                <w:rFonts w:eastAsia="Times New Roman" w:cs="Times New Roman"/>
                <w:b/>
                <w:bCs/>
                <w:color w:val="FFFFFF"/>
                <w:sz w:val="20"/>
                <w:szCs w:val="20"/>
              </w:rPr>
            </w:pPr>
            <w:r w:rsidRPr="007D7583">
              <w:rPr>
                <w:rFonts w:eastAsia="Times New Roman" w:cs="Times New Roman"/>
                <w:b/>
                <w:bCs/>
                <w:color w:val="FFFFFF"/>
                <w:sz w:val="20"/>
                <w:szCs w:val="20"/>
              </w:rPr>
              <w:t>n</w:t>
            </w:r>
          </w:p>
        </w:tc>
        <w:tc>
          <w:tcPr>
            <w:tcW w:w="634" w:type="dxa"/>
            <w:vMerge/>
            <w:tcBorders>
              <w:left w:val="nil"/>
              <w:bottom w:val="single" w:sz="4" w:space="0" w:color="auto"/>
              <w:right w:val="nil"/>
            </w:tcBorders>
            <w:shd w:val="clear" w:color="000000" w:fill="387990"/>
            <w:vAlign w:val="bottom"/>
            <w:hideMark/>
          </w:tcPr>
          <w:p w14:paraId="50261D99" w14:textId="1CA4B8B2" w:rsidR="001F5716" w:rsidRPr="007D7583" w:rsidRDefault="001F5716" w:rsidP="002348A8">
            <w:pPr>
              <w:widowControl/>
              <w:spacing w:line="259" w:lineRule="auto"/>
              <w:jc w:val="center"/>
              <w:rPr>
                <w:rFonts w:eastAsia="Times New Roman" w:cs="Times New Roman"/>
                <w:b/>
                <w:bCs/>
                <w:color w:val="FFFFFF"/>
                <w:sz w:val="20"/>
                <w:szCs w:val="20"/>
              </w:rPr>
            </w:pPr>
          </w:p>
        </w:tc>
        <w:tc>
          <w:tcPr>
            <w:tcW w:w="778" w:type="dxa"/>
            <w:vMerge/>
            <w:tcBorders>
              <w:left w:val="nil"/>
              <w:bottom w:val="single" w:sz="4" w:space="0" w:color="auto"/>
              <w:right w:val="nil"/>
            </w:tcBorders>
            <w:shd w:val="clear" w:color="000000" w:fill="387990"/>
            <w:vAlign w:val="bottom"/>
            <w:hideMark/>
          </w:tcPr>
          <w:p w14:paraId="7C82FF51" w14:textId="241C992E" w:rsidR="001F5716" w:rsidRPr="007D7583" w:rsidRDefault="001F5716" w:rsidP="002348A8">
            <w:pPr>
              <w:widowControl/>
              <w:spacing w:line="259" w:lineRule="auto"/>
              <w:jc w:val="center"/>
              <w:rPr>
                <w:rFonts w:eastAsia="Times New Roman" w:cs="Times New Roman"/>
                <w:b/>
                <w:bCs/>
                <w:color w:val="FFFFFF"/>
                <w:sz w:val="20"/>
                <w:szCs w:val="20"/>
              </w:rPr>
            </w:pPr>
          </w:p>
        </w:tc>
        <w:tc>
          <w:tcPr>
            <w:tcW w:w="659" w:type="dxa"/>
            <w:vMerge/>
            <w:tcBorders>
              <w:left w:val="nil"/>
              <w:bottom w:val="single" w:sz="4" w:space="0" w:color="auto"/>
              <w:right w:val="nil"/>
            </w:tcBorders>
            <w:shd w:val="clear" w:color="000000" w:fill="387990"/>
            <w:vAlign w:val="bottom"/>
            <w:hideMark/>
          </w:tcPr>
          <w:p w14:paraId="4889AECD" w14:textId="17A1A854" w:rsidR="001F5716" w:rsidRPr="007D7583" w:rsidRDefault="001F5716" w:rsidP="002348A8">
            <w:pPr>
              <w:widowControl/>
              <w:spacing w:line="259" w:lineRule="auto"/>
              <w:jc w:val="center"/>
              <w:rPr>
                <w:rFonts w:eastAsia="Times New Roman" w:cs="Times New Roman"/>
                <w:b/>
                <w:bCs/>
                <w:color w:val="FFFFFF"/>
                <w:sz w:val="20"/>
                <w:szCs w:val="20"/>
              </w:rPr>
            </w:pPr>
          </w:p>
        </w:tc>
      </w:tr>
      <w:tr w:rsidR="005869AB" w:rsidRPr="007D7583" w14:paraId="763D0346" w14:textId="77777777" w:rsidTr="00141F30">
        <w:tc>
          <w:tcPr>
            <w:tcW w:w="2353" w:type="dxa"/>
            <w:tcBorders>
              <w:top w:val="nil"/>
              <w:left w:val="nil"/>
              <w:bottom w:val="single" w:sz="4" w:space="0" w:color="auto"/>
              <w:right w:val="nil"/>
            </w:tcBorders>
            <w:shd w:val="clear" w:color="000000" w:fill="DBE7F3"/>
            <w:vAlign w:val="center"/>
            <w:hideMark/>
          </w:tcPr>
          <w:p w14:paraId="5D50B4EC" w14:textId="655BF418" w:rsidR="005869AB" w:rsidRPr="007D7583" w:rsidRDefault="005869AB" w:rsidP="007D7583">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Women</w:t>
            </w:r>
            <w:r w:rsidRPr="007D7583">
              <w:rPr>
                <w:rFonts w:eastAsia="Times New Roman" w:cs="Times New Roman"/>
                <w:b/>
                <w:bCs/>
                <w:sz w:val="20"/>
                <w:szCs w:val="20"/>
                <w:vertAlign w:val="superscript"/>
              </w:rPr>
              <w:t>c</w:t>
            </w:r>
            <w:proofErr w:type="spellEnd"/>
          </w:p>
        </w:tc>
        <w:tc>
          <w:tcPr>
            <w:tcW w:w="752" w:type="dxa"/>
            <w:tcBorders>
              <w:top w:val="nil"/>
              <w:left w:val="nil"/>
              <w:bottom w:val="single" w:sz="4" w:space="0" w:color="auto"/>
              <w:right w:val="nil"/>
            </w:tcBorders>
            <w:shd w:val="clear" w:color="000000" w:fill="DBE7F3"/>
            <w:vAlign w:val="center"/>
            <w:hideMark/>
          </w:tcPr>
          <w:p w14:paraId="7C39AE27" w14:textId="023286E5"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7B0B876F"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DB0800" w14:textId="26B7FA56" w:rsidR="005869AB" w:rsidRPr="007D7583" w:rsidRDefault="005869AB" w:rsidP="007D7583">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2CCECF54" w14:textId="770D148D" w:rsidR="005869AB" w:rsidRPr="007D7583" w:rsidRDefault="005869AB" w:rsidP="007D758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14F48F80" w14:textId="4BDA5504" w:rsidR="005869AB" w:rsidRPr="007D7583" w:rsidRDefault="005869AB" w:rsidP="007D758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10D4BE96" w14:textId="77777777"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0531EE01" w14:textId="3572D150" w:rsidR="005869AB" w:rsidRPr="007D7583" w:rsidRDefault="005869AB" w:rsidP="007D7583">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6784614C" w14:textId="18461267" w:rsidR="005869AB" w:rsidRPr="007D7583" w:rsidRDefault="005869AB" w:rsidP="007D7583">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6E285834" w14:textId="5CF7B9E0" w:rsidR="005869AB" w:rsidRPr="007D7583" w:rsidRDefault="005869AB" w:rsidP="007D7583">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1CCCC20C" w14:textId="26A2AA68" w:rsidR="005869AB" w:rsidRPr="007D7583" w:rsidRDefault="005869AB" w:rsidP="007D7583">
            <w:pPr>
              <w:widowControl/>
              <w:spacing w:line="259" w:lineRule="auto"/>
              <w:jc w:val="center"/>
              <w:rPr>
                <w:rFonts w:eastAsia="Times New Roman" w:cs="Times New Roman"/>
                <w:sz w:val="20"/>
                <w:szCs w:val="20"/>
              </w:rPr>
            </w:pPr>
          </w:p>
        </w:tc>
      </w:tr>
      <w:tr w:rsidR="008E036F" w:rsidRPr="007D7583" w14:paraId="7ECB1F48" w14:textId="77777777" w:rsidTr="00141F30">
        <w:tc>
          <w:tcPr>
            <w:tcW w:w="2353" w:type="dxa"/>
            <w:tcBorders>
              <w:top w:val="nil"/>
              <w:left w:val="nil"/>
              <w:bottom w:val="single" w:sz="4" w:space="0" w:color="auto"/>
              <w:right w:val="nil"/>
            </w:tcBorders>
            <w:shd w:val="clear" w:color="auto" w:fill="auto"/>
            <w:vAlign w:val="center"/>
            <w:hideMark/>
          </w:tcPr>
          <w:p w14:paraId="1DB3881F" w14:textId="09CC3284" w:rsidR="008E036F" w:rsidRPr="007D7583" w:rsidRDefault="001E4D5B" w:rsidP="008E036F">
            <w:pPr>
              <w:widowControl/>
              <w:spacing w:line="259" w:lineRule="auto"/>
              <w:rPr>
                <w:rFonts w:eastAsia="Times New Roman" w:cs="Times New Roman"/>
                <w:b/>
                <w:bCs/>
                <w:sz w:val="20"/>
                <w:szCs w:val="20"/>
              </w:rPr>
            </w:pPr>
            <w:r>
              <w:rPr>
                <w:rFonts w:eastAsia="Times New Roman" w:cs="Times New Roman"/>
                <w:b/>
                <w:bCs/>
                <w:sz w:val="20"/>
                <w:szCs w:val="20"/>
              </w:rPr>
              <w:t>A-</w:t>
            </w:r>
            <w:r w:rsidR="008E036F" w:rsidRPr="007D7583">
              <w:rPr>
                <w:rFonts w:eastAsia="Times New Roman" w:cs="Times New Roman"/>
                <w:b/>
                <w:bCs/>
                <w:sz w:val="20"/>
                <w:szCs w:val="20"/>
              </w:rPr>
              <w:t>WEAI score</w:t>
            </w:r>
          </w:p>
        </w:tc>
        <w:tc>
          <w:tcPr>
            <w:tcW w:w="752" w:type="dxa"/>
            <w:tcBorders>
              <w:top w:val="nil"/>
              <w:left w:val="nil"/>
              <w:bottom w:val="single" w:sz="4" w:space="0" w:color="auto"/>
              <w:right w:val="nil"/>
            </w:tcBorders>
            <w:shd w:val="clear" w:color="auto" w:fill="auto"/>
            <w:vAlign w:val="center"/>
          </w:tcPr>
          <w:p w14:paraId="0B79D220" w14:textId="7472890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7C5FC234" w14:textId="4C4E572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B7EC654" w14:textId="3F416F0F"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tcPr>
          <w:p w14:paraId="298B60E7" w14:textId="0664F041"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tcPr>
          <w:p w14:paraId="63115655" w14:textId="160455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A9E7417" w14:textId="1D5D0E8F"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2B29E19B" w14:textId="7BD7B58E"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tcPr>
          <w:p w14:paraId="00C0D247" w14:textId="13032CBB"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tcPr>
          <w:p w14:paraId="071C0613" w14:textId="25FDC1DE"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tcPr>
          <w:p w14:paraId="5921BFE2" w14:textId="0D98478E"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BB17D78" w14:textId="77777777" w:rsidTr="00141F30">
        <w:tc>
          <w:tcPr>
            <w:tcW w:w="2353" w:type="dxa"/>
            <w:tcBorders>
              <w:top w:val="nil"/>
              <w:left w:val="nil"/>
              <w:bottom w:val="single" w:sz="4" w:space="0" w:color="auto"/>
              <w:right w:val="nil"/>
            </w:tcBorders>
            <w:shd w:val="clear" w:color="000000" w:fill="F2F2F2"/>
            <w:vAlign w:val="center"/>
            <w:hideMark/>
          </w:tcPr>
          <w:p w14:paraId="517C19B9"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20F39EC2" w14:textId="585D5F1A"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2552F4C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D1E3611" w14:textId="024B7EFA"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4B0D0FDA" w14:textId="1D41C478"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4F260AB1" w14:textId="7F1B042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5BB5E4CC"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017502BE" w14:textId="04FF92F8"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00F6EFB8" w14:textId="2595F3A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5530F36C" w14:textId="4397C77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1F76A2F" w14:textId="30CCE951"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16CA255C" w14:textId="77777777" w:rsidTr="00141F30">
        <w:tc>
          <w:tcPr>
            <w:tcW w:w="2353" w:type="dxa"/>
            <w:tcBorders>
              <w:top w:val="nil"/>
              <w:left w:val="nil"/>
              <w:bottom w:val="single" w:sz="4" w:space="0" w:color="auto"/>
              <w:right w:val="nil"/>
            </w:tcBorders>
            <w:shd w:val="clear" w:color="auto" w:fill="auto"/>
            <w:vAlign w:val="center"/>
            <w:hideMark/>
          </w:tcPr>
          <w:p w14:paraId="032729C2"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10799DB1" w14:textId="401F9946"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00D8B9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A35B35" w14:textId="02DA697D" w:rsidR="008E036F" w:rsidRPr="007D7583" w:rsidRDefault="008E036F" w:rsidP="008E036F">
            <w:pPr>
              <w:widowControl/>
              <w:spacing w:line="259" w:lineRule="auto"/>
              <w:ind w:left="-30"/>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9EECACF" w14:textId="3D31856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8E736C6" w14:textId="2FD6EE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602FA3E"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2D2005" w14:textId="78F339F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33254B5" w14:textId="1417C130"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A782C50" w14:textId="36426A3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F48CC16" w14:textId="2CF17974"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4B7E150" w14:textId="77777777" w:rsidTr="00141F30">
        <w:tc>
          <w:tcPr>
            <w:tcW w:w="2353" w:type="dxa"/>
            <w:tcBorders>
              <w:top w:val="nil"/>
              <w:left w:val="nil"/>
              <w:bottom w:val="single" w:sz="4" w:space="0" w:color="auto"/>
              <w:right w:val="nil"/>
            </w:tcBorders>
            <w:shd w:val="clear" w:color="auto" w:fill="auto"/>
            <w:vAlign w:val="center"/>
            <w:hideMark/>
          </w:tcPr>
          <w:p w14:paraId="64080B3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23A24FAA" w14:textId="46CD16D4"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680DA7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24D6DFB6" w14:textId="5F6F28E6"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6251105F" w14:textId="065FF51C"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AEE02BF" w14:textId="2A4AF1B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7C2012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7EC4B59" w14:textId="309B1003"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F13A019" w14:textId="6B7B6B07"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C9A6D06" w14:textId="5703E8D5"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B555C04" w14:textId="4C0812E9"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4E68175C" w14:textId="77777777" w:rsidTr="00141F30">
        <w:tc>
          <w:tcPr>
            <w:tcW w:w="2353" w:type="dxa"/>
            <w:tcBorders>
              <w:top w:val="nil"/>
              <w:left w:val="nil"/>
              <w:bottom w:val="single" w:sz="4" w:space="0" w:color="auto"/>
              <w:right w:val="nil"/>
            </w:tcBorders>
            <w:shd w:val="clear" w:color="auto" w:fill="auto"/>
            <w:vAlign w:val="center"/>
            <w:hideMark/>
          </w:tcPr>
          <w:p w14:paraId="00573410"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t>5DE score</w:t>
            </w:r>
          </w:p>
        </w:tc>
        <w:tc>
          <w:tcPr>
            <w:tcW w:w="752" w:type="dxa"/>
            <w:tcBorders>
              <w:top w:val="nil"/>
              <w:left w:val="nil"/>
              <w:bottom w:val="single" w:sz="4" w:space="0" w:color="auto"/>
              <w:right w:val="nil"/>
            </w:tcBorders>
            <w:shd w:val="clear" w:color="auto" w:fill="auto"/>
            <w:vAlign w:val="center"/>
            <w:hideMark/>
          </w:tcPr>
          <w:p w14:paraId="2C74E922" w14:textId="06AEAF7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3FE965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09459" w14:textId="4E3A0C81"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28E7D7C6" w14:textId="1E577B3D"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14D9EAB" w14:textId="1D1FA582"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A7144E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9CCFADB" w14:textId="7E541331"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7C0A39C" w14:textId="15EB04C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5EF2413" w14:textId="2EF76ACD"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2478FE5" w14:textId="64C8FB6F"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20796A32" w14:textId="77777777" w:rsidTr="00141F30">
        <w:tc>
          <w:tcPr>
            <w:tcW w:w="2353" w:type="dxa"/>
            <w:tcBorders>
              <w:top w:val="nil"/>
              <w:left w:val="nil"/>
              <w:bottom w:val="single" w:sz="4" w:space="0" w:color="auto"/>
              <w:right w:val="nil"/>
            </w:tcBorders>
            <w:shd w:val="clear" w:color="auto" w:fill="auto"/>
            <w:vAlign w:val="center"/>
            <w:hideMark/>
          </w:tcPr>
          <w:p w14:paraId="0A551617"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empowerment (%)</w:t>
            </w:r>
          </w:p>
        </w:tc>
        <w:tc>
          <w:tcPr>
            <w:tcW w:w="752" w:type="dxa"/>
            <w:tcBorders>
              <w:top w:val="nil"/>
              <w:left w:val="nil"/>
              <w:bottom w:val="single" w:sz="4" w:space="0" w:color="auto"/>
              <w:right w:val="nil"/>
            </w:tcBorders>
            <w:shd w:val="clear" w:color="auto" w:fill="auto"/>
            <w:vAlign w:val="center"/>
            <w:hideMark/>
          </w:tcPr>
          <w:p w14:paraId="7D3D38E2" w14:textId="0D62BD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D45DD9"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BC2FB6" w14:textId="2813208C"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E7F2B77" w14:textId="1CF11DD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FB33F9C" w14:textId="6912C5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043A5F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9C132D" w14:textId="0E8BB24B"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0984E1C" w14:textId="129DD0C8"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21DEB2E" w14:textId="20FA05D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0D402BA" w14:textId="32BF91E7"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662C447" w14:textId="77777777" w:rsidTr="00141F30">
        <w:tc>
          <w:tcPr>
            <w:tcW w:w="2353" w:type="dxa"/>
            <w:tcBorders>
              <w:top w:val="nil"/>
              <w:left w:val="nil"/>
              <w:bottom w:val="single" w:sz="4" w:space="0" w:color="auto"/>
              <w:right w:val="nil"/>
            </w:tcBorders>
            <w:shd w:val="clear" w:color="auto" w:fill="auto"/>
            <w:vAlign w:val="center"/>
            <w:hideMark/>
          </w:tcPr>
          <w:p w14:paraId="6CEBC4B9"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752" w:type="dxa"/>
            <w:tcBorders>
              <w:top w:val="nil"/>
              <w:left w:val="nil"/>
              <w:bottom w:val="single" w:sz="4" w:space="0" w:color="auto"/>
              <w:right w:val="nil"/>
            </w:tcBorders>
            <w:shd w:val="clear" w:color="auto" w:fill="auto"/>
            <w:vAlign w:val="center"/>
            <w:hideMark/>
          </w:tcPr>
          <w:p w14:paraId="2BE6CEC4" w14:textId="7A4D219B"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CB5AE6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096FBDC" w14:textId="7B1CD8CA"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4B490BC6" w14:textId="6FBA43C9"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C559780" w14:textId="57C75AF2"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8A44016"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AA1EAE9" w14:textId="6991C7A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00BDA538" w14:textId="0923C44D"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C348C8" w14:textId="5CF6D81F"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CCBED7D" w14:textId="04CDF934"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49A90585" w14:textId="77777777" w:rsidTr="00141F30">
        <w:tc>
          <w:tcPr>
            <w:tcW w:w="2353" w:type="dxa"/>
            <w:tcBorders>
              <w:top w:val="nil"/>
              <w:left w:val="nil"/>
              <w:bottom w:val="single" w:sz="4" w:space="0" w:color="auto"/>
              <w:right w:val="nil"/>
            </w:tcBorders>
            <w:shd w:val="clear" w:color="auto" w:fill="auto"/>
            <w:vAlign w:val="center"/>
            <w:hideMark/>
          </w:tcPr>
          <w:p w14:paraId="6091758A" w14:textId="77777777" w:rsidR="008E036F" w:rsidRPr="007D7583" w:rsidRDefault="008E036F" w:rsidP="008E036F">
            <w:pPr>
              <w:keepNext/>
              <w:widowControl/>
              <w:spacing w:line="259" w:lineRule="auto"/>
              <w:rPr>
                <w:rFonts w:eastAsia="Times New Roman" w:cs="Times New Roman"/>
                <w:b/>
                <w:bCs/>
                <w:sz w:val="20"/>
                <w:szCs w:val="20"/>
              </w:rPr>
            </w:pPr>
            <w:r w:rsidRPr="007D7583">
              <w:rPr>
                <w:rFonts w:eastAsia="Times New Roman" w:cs="Times New Roman"/>
                <w:b/>
                <w:bCs/>
                <w:sz w:val="20"/>
                <w:szCs w:val="20"/>
              </w:rPr>
              <w:t>GPI score</w:t>
            </w:r>
          </w:p>
        </w:tc>
        <w:tc>
          <w:tcPr>
            <w:tcW w:w="752" w:type="dxa"/>
            <w:tcBorders>
              <w:top w:val="nil"/>
              <w:left w:val="nil"/>
              <w:bottom w:val="single" w:sz="4" w:space="0" w:color="auto"/>
              <w:right w:val="nil"/>
            </w:tcBorders>
            <w:shd w:val="clear" w:color="auto" w:fill="auto"/>
            <w:vAlign w:val="center"/>
            <w:hideMark/>
          </w:tcPr>
          <w:p w14:paraId="47570FF1" w14:textId="3F615C0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5BB70A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B5E19" w14:textId="15263492"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925E536" w14:textId="212B869B"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D71378" w14:textId="1DD7A4A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D0CAB4F"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F12CE0B" w14:textId="2F26580D"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F7741C1" w14:textId="6E8D11C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BD91534" w14:textId="00CE82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20F2270" w14:textId="0D68EAD0"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62D07ABD" w14:textId="77777777" w:rsidTr="00141F30">
        <w:tc>
          <w:tcPr>
            <w:tcW w:w="2353" w:type="dxa"/>
            <w:tcBorders>
              <w:top w:val="nil"/>
              <w:left w:val="nil"/>
              <w:bottom w:val="single" w:sz="4" w:space="0" w:color="auto"/>
              <w:right w:val="nil"/>
            </w:tcBorders>
            <w:shd w:val="clear" w:color="auto" w:fill="auto"/>
            <w:vAlign w:val="center"/>
            <w:hideMark/>
          </w:tcPr>
          <w:p w14:paraId="74458945"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Women achieving gender parity (%)</w:t>
            </w:r>
          </w:p>
        </w:tc>
        <w:tc>
          <w:tcPr>
            <w:tcW w:w="752" w:type="dxa"/>
            <w:tcBorders>
              <w:top w:val="nil"/>
              <w:left w:val="nil"/>
              <w:bottom w:val="single" w:sz="4" w:space="0" w:color="auto"/>
              <w:right w:val="nil"/>
            </w:tcBorders>
            <w:shd w:val="clear" w:color="auto" w:fill="auto"/>
            <w:vAlign w:val="center"/>
            <w:hideMark/>
          </w:tcPr>
          <w:p w14:paraId="2AB0009F" w14:textId="0D04DB33"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ACE29D"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D14A49C" w14:textId="437FB0C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BFBCE23" w14:textId="29889867"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61FE9E8" w14:textId="784B7F31"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59619E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15D5746" w14:textId="5C3ADDF3"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4EA0B26" w14:textId="693863D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72FE99F" w14:textId="1F5CDFC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224C27" w14:textId="49015F7C"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4235AEE" w14:textId="77777777" w:rsidTr="00141F30">
        <w:tc>
          <w:tcPr>
            <w:tcW w:w="2353" w:type="dxa"/>
            <w:tcBorders>
              <w:top w:val="nil"/>
              <w:left w:val="nil"/>
              <w:bottom w:val="single" w:sz="4" w:space="0" w:color="auto"/>
              <w:right w:val="nil"/>
            </w:tcBorders>
            <w:shd w:val="clear" w:color="000000" w:fill="F2F2F2"/>
            <w:vAlign w:val="center"/>
            <w:hideMark/>
          </w:tcPr>
          <w:p w14:paraId="7301873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Age category</w:t>
            </w:r>
          </w:p>
        </w:tc>
        <w:tc>
          <w:tcPr>
            <w:tcW w:w="752" w:type="dxa"/>
            <w:tcBorders>
              <w:top w:val="nil"/>
              <w:left w:val="nil"/>
              <w:bottom w:val="single" w:sz="4" w:space="0" w:color="auto"/>
              <w:right w:val="nil"/>
            </w:tcBorders>
            <w:shd w:val="clear" w:color="000000" w:fill="F2F2F2"/>
            <w:vAlign w:val="center"/>
            <w:hideMark/>
          </w:tcPr>
          <w:p w14:paraId="1CAC372C" w14:textId="54B8E67F"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057F6ED4"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15CD5AD8" w14:textId="417A2237"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F2F2F2"/>
            <w:vAlign w:val="center"/>
            <w:hideMark/>
          </w:tcPr>
          <w:p w14:paraId="0222CB5E" w14:textId="532D2F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F2F2F2"/>
            <w:vAlign w:val="center"/>
            <w:hideMark/>
          </w:tcPr>
          <w:p w14:paraId="0BE07FC9" w14:textId="078CAE38"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F2F2F2"/>
          </w:tcPr>
          <w:p w14:paraId="77C62145"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3E93030F" w14:textId="0D685D0B"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F2F2F2"/>
            <w:vAlign w:val="center"/>
            <w:hideMark/>
          </w:tcPr>
          <w:p w14:paraId="28E93A65" w14:textId="2CC8DE61"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F2F2F2"/>
            <w:vAlign w:val="center"/>
            <w:hideMark/>
          </w:tcPr>
          <w:p w14:paraId="30200F07" w14:textId="1AF265B8"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F2F2F2"/>
            <w:vAlign w:val="center"/>
            <w:hideMark/>
          </w:tcPr>
          <w:p w14:paraId="58ED56AF" w14:textId="6034FAE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B30073D" w14:textId="77777777" w:rsidTr="00141F30">
        <w:tc>
          <w:tcPr>
            <w:tcW w:w="2353" w:type="dxa"/>
            <w:tcBorders>
              <w:top w:val="nil"/>
              <w:left w:val="nil"/>
              <w:bottom w:val="single" w:sz="4" w:space="0" w:color="auto"/>
              <w:right w:val="nil"/>
            </w:tcBorders>
            <w:shd w:val="clear" w:color="auto" w:fill="auto"/>
            <w:vAlign w:val="center"/>
            <w:hideMark/>
          </w:tcPr>
          <w:p w14:paraId="7B6430C1"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18-29</w:t>
            </w:r>
          </w:p>
        </w:tc>
        <w:tc>
          <w:tcPr>
            <w:tcW w:w="752" w:type="dxa"/>
            <w:tcBorders>
              <w:top w:val="nil"/>
              <w:left w:val="nil"/>
              <w:bottom w:val="single" w:sz="4" w:space="0" w:color="auto"/>
              <w:right w:val="nil"/>
            </w:tcBorders>
            <w:shd w:val="clear" w:color="auto" w:fill="auto"/>
            <w:vAlign w:val="center"/>
            <w:hideMark/>
          </w:tcPr>
          <w:p w14:paraId="4DAF4337" w14:textId="6B8AD040"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2E4A126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57B26C6C" w14:textId="26BFFC98"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72F64419" w14:textId="67532A02"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C9F5D41" w14:textId="7C7F783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714805B"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8C96F4A" w14:textId="58F62C76"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22BF3A48" w14:textId="06BC26F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05F2FE8" w14:textId="51A14216"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EBD9CAA" w14:textId="32712EF8"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8D686EA" w14:textId="77777777" w:rsidTr="00141F30">
        <w:tc>
          <w:tcPr>
            <w:tcW w:w="2353" w:type="dxa"/>
            <w:tcBorders>
              <w:top w:val="nil"/>
              <w:left w:val="nil"/>
              <w:bottom w:val="single" w:sz="4" w:space="0" w:color="auto"/>
              <w:right w:val="nil"/>
            </w:tcBorders>
            <w:shd w:val="clear" w:color="auto" w:fill="auto"/>
            <w:vAlign w:val="center"/>
            <w:hideMark/>
          </w:tcPr>
          <w:p w14:paraId="5C929510" w14:textId="77777777" w:rsidR="008E036F" w:rsidRPr="007D7583" w:rsidRDefault="008E036F" w:rsidP="008E036F">
            <w:pPr>
              <w:widowControl/>
              <w:spacing w:line="259" w:lineRule="auto"/>
              <w:ind w:firstLineChars="100" w:firstLine="200"/>
              <w:rPr>
                <w:rFonts w:eastAsia="Times New Roman" w:cs="Times New Roman"/>
                <w:sz w:val="20"/>
                <w:szCs w:val="20"/>
              </w:rPr>
            </w:pPr>
            <w:r w:rsidRPr="007D7583">
              <w:rPr>
                <w:rFonts w:eastAsia="Times New Roman" w:cs="Times New Roman"/>
                <w:sz w:val="20"/>
                <w:szCs w:val="20"/>
              </w:rPr>
              <w:t xml:space="preserve">30+ </w:t>
            </w:r>
          </w:p>
        </w:tc>
        <w:tc>
          <w:tcPr>
            <w:tcW w:w="752" w:type="dxa"/>
            <w:tcBorders>
              <w:top w:val="nil"/>
              <w:left w:val="nil"/>
              <w:bottom w:val="single" w:sz="4" w:space="0" w:color="auto"/>
              <w:right w:val="nil"/>
            </w:tcBorders>
            <w:shd w:val="clear" w:color="auto" w:fill="auto"/>
            <w:vAlign w:val="center"/>
            <w:hideMark/>
          </w:tcPr>
          <w:p w14:paraId="7E6D61D9" w14:textId="3B23A5ED"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1CB8A196"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54FB645" w14:textId="72114CB5"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E105966" w14:textId="06078BB9"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44259D8" w14:textId="6A87EF21"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228AE1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07DB1B9" w14:textId="4F260F60"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6117E298" w14:textId="66C4D33F"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3C4A6294" w14:textId="2F68B46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0CB4A2CF" w14:textId="5EDE199A"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0AD991E3" w14:textId="77777777" w:rsidTr="00141F30">
        <w:tc>
          <w:tcPr>
            <w:tcW w:w="2353" w:type="dxa"/>
            <w:tcBorders>
              <w:top w:val="nil"/>
              <w:left w:val="nil"/>
              <w:bottom w:val="single" w:sz="4" w:space="0" w:color="auto"/>
              <w:right w:val="nil"/>
            </w:tcBorders>
            <w:shd w:val="clear" w:color="auto" w:fill="auto"/>
            <w:vAlign w:val="center"/>
            <w:hideMark/>
          </w:tcPr>
          <w:p w14:paraId="29027CD3"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Average empowerment gap</w:t>
            </w:r>
          </w:p>
        </w:tc>
        <w:tc>
          <w:tcPr>
            <w:tcW w:w="752" w:type="dxa"/>
            <w:tcBorders>
              <w:top w:val="nil"/>
              <w:left w:val="nil"/>
              <w:bottom w:val="single" w:sz="4" w:space="0" w:color="auto"/>
              <w:right w:val="nil"/>
            </w:tcBorders>
            <w:shd w:val="clear" w:color="auto" w:fill="auto"/>
            <w:vAlign w:val="center"/>
            <w:hideMark/>
          </w:tcPr>
          <w:p w14:paraId="5F7B7EDF" w14:textId="098913A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39F1C243"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FBF1126" w14:textId="5B432510"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00019402" w14:textId="66503316"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97C2DA" w14:textId="2DC4CF26"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E3E5A48"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1B12E4" w14:textId="4985D4B7"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4DB09988" w14:textId="5EBDF309"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D3FCA47" w14:textId="78534A76"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3400A57" w14:textId="2E5C7F3D"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27C39452" w14:textId="77777777" w:rsidTr="00141F30">
        <w:tc>
          <w:tcPr>
            <w:tcW w:w="2353" w:type="dxa"/>
            <w:tcBorders>
              <w:top w:val="nil"/>
              <w:left w:val="nil"/>
              <w:bottom w:val="single" w:sz="4" w:space="0" w:color="auto"/>
              <w:right w:val="nil"/>
            </w:tcBorders>
            <w:shd w:val="clear" w:color="000000" w:fill="DBE7F3"/>
            <w:vAlign w:val="center"/>
            <w:hideMark/>
          </w:tcPr>
          <w:p w14:paraId="34E878D8" w14:textId="079EA373" w:rsidR="008E036F" w:rsidRPr="007D7583" w:rsidRDefault="008E036F" w:rsidP="008E036F">
            <w:pPr>
              <w:widowControl/>
              <w:spacing w:line="259" w:lineRule="auto"/>
              <w:rPr>
                <w:rFonts w:eastAsia="Times New Roman" w:cs="Times New Roman"/>
                <w:b/>
                <w:bCs/>
                <w:sz w:val="20"/>
                <w:szCs w:val="20"/>
                <w:vertAlign w:val="superscript"/>
              </w:rPr>
            </w:pPr>
            <w:proofErr w:type="spellStart"/>
            <w:r w:rsidRPr="007D7583">
              <w:rPr>
                <w:rFonts w:eastAsia="Times New Roman" w:cs="Times New Roman"/>
                <w:b/>
                <w:bCs/>
                <w:sz w:val="20"/>
                <w:szCs w:val="20"/>
              </w:rPr>
              <w:t>Men</w:t>
            </w:r>
            <w:r w:rsidRPr="007D7583">
              <w:rPr>
                <w:rFonts w:eastAsia="Times New Roman" w:cs="Times New Roman"/>
                <w:b/>
                <w:bCs/>
                <w:sz w:val="20"/>
                <w:szCs w:val="20"/>
                <w:vertAlign w:val="superscript"/>
              </w:rPr>
              <w:t>e</w:t>
            </w:r>
            <w:proofErr w:type="spellEnd"/>
          </w:p>
        </w:tc>
        <w:tc>
          <w:tcPr>
            <w:tcW w:w="752" w:type="dxa"/>
            <w:tcBorders>
              <w:top w:val="nil"/>
              <w:left w:val="nil"/>
              <w:bottom w:val="single" w:sz="4" w:space="0" w:color="auto"/>
              <w:right w:val="nil"/>
            </w:tcBorders>
            <w:shd w:val="clear" w:color="000000" w:fill="DBE7F3"/>
            <w:vAlign w:val="center"/>
            <w:hideMark/>
          </w:tcPr>
          <w:p w14:paraId="5570C19F" w14:textId="77BEC59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4C6DB7F1"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1C0D1B8" w14:textId="2A2AF109"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000000" w:fill="DBE7F3"/>
            <w:vAlign w:val="center"/>
            <w:hideMark/>
          </w:tcPr>
          <w:p w14:paraId="3D3A5B55" w14:textId="244F0ECE"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000000" w:fill="DBE7F3"/>
            <w:vAlign w:val="center"/>
            <w:hideMark/>
          </w:tcPr>
          <w:p w14:paraId="02CE9D68" w14:textId="07F7B91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shd w:val="clear" w:color="000000" w:fill="DBE7F3"/>
          </w:tcPr>
          <w:p w14:paraId="225D9C2D"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4B7943DF" w14:textId="2052C509"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000000" w:fill="DBE7F3"/>
            <w:vAlign w:val="center"/>
            <w:hideMark/>
          </w:tcPr>
          <w:p w14:paraId="062D987C" w14:textId="0FD76B33"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000000" w:fill="DBE7F3"/>
            <w:vAlign w:val="center"/>
            <w:hideMark/>
          </w:tcPr>
          <w:p w14:paraId="066BB842" w14:textId="44F95AAA"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000000" w:fill="DBE7F3"/>
            <w:vAlign w:val="center"/>
            <w:hideMark/>
          </w:tcPr>
          <w:p w14:paraId="6D887A2A" w14:textId="2D18121D"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728D5FE8" w14:textId="77777777" w:rsidTr="00141F30">
        <w:tc>
          <w:tcPr>
            <w:tcW w:w="2353" w:type="dxa"/>
            <w:tcBorders>
              <w:top w:val="nil"/>
              <w:left w:val="nil"/>
              <w:bottom w:val="single" w:sz="4" w:space="0" w:color="auto"/>
              <w:right w:val="nil"/>
            </w:tcBorders>
            <w:shd w:val="clear" w:color="auto" w:fill="auto"/>
            <w:vAlign w:val="center"/>
            <w:hideMark/>
          </w:tcPr>
          <w:p w14:paraId="151DD965" w14:textId="77777777" w:rsidR="008E036F" w:rsidRPr="007D7583" w:rsidRDefault="008E036F" w:rsidP="008E036F">
            <w:pPr>
              <w:widowControl/>
              <w:spacing w:line="259" w:lineRule="auto"/>
              <w:rPr>
                <w:rFonts w:eastAsia="Times New Roman" w:cs="Times New Roman"/>
                <w:b/>
                <w:bCs/>
                <w:sz w:val="20"/>
                <w:szCs w:val="20"/>
              </w:rPr>
            </w:pPr>
            <w:r w:rsidRPr="007D7583">
              <w:rPr>
                <w:rFonts w:eastAsia="Times New Roman" w:cs="Times New Roman"/>
                <w:b/>
                <w:bCs/>
                <w:sz w:val="20"/>
                <w:szCs w:val="20"/>
              </w:rPr>
              <w:lastRenderedPageBreak/>
              <w:t>5DE score</w:t>
            </w:r>
          </w:p>
        </w:tc>
        <w:tc>
          <w:tcPr>
            <w:tcW w:w="752" w:type="dxa"/>
            <w:tcBorders>
              <w:top w:val="nil"/>
              <w:left w:val="nil"/>
              <w:bottom w:val="single" w:sz="4" w:space="0" w:color="auto"/>
              <w:right w:val="nil"/>
            </w:tcBorders>
            <w:shd w:val="clear" w:color="auto" w:fill="auto"/>
            <w:vAlign w:val="center"/>
            <w:hideMark/>
          </w:tcPr>
          <w:p w14:paraId="3529B5BC" w14:textId="0F7B9AA9"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D3DB657"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C2DB00F" w14:textId="51FDB60B" w:rsidR="008E036F" w:rsidRPr="007D7583" w:rsidRDefault="008E036F" w:rsidP="008E036F">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1FC80339" w14:textId="6BE83173" w:rsidR="008E036F" w:rsidRPr="007D7583" w:rsidRDefault="008E036F" w:rsidP="008E036F">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57305807" w14:textId="45BDEE3B" w:rsidR="008E036F" w:rsidRPr="007D7583" w:rsidRDefault="008E036F" w:rsidP="008E036F">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D6845E2" w14:textId="77777777"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4ADF8D4" w14:textId="5868F412" w:rsidR="008E036F" w:rsidRPr="007D7583" w:rsidRDefault="008E036F" w:rsidP="008E036F">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512FD99F" w14:textId="36C3FDB9" w:rsidR="008E036F" w:rsidRPr="007D7583" w:rsidRDefault="008E036F" w:rsidP="008E036F">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2529AF6" w14:textId="7342EA49" w:rsidR="008E036F" w:rsidRPr="007D7583" w:rsidRDefault="008E036F" w:rsidP="008E036F">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160FADDB" w14:textId="6922FA83" w:rsidR="008E036F" w:rsidRPr="007D7583" w:rsidRDefault="008E036F" w:rsidP="008E036F">
            <w:pPr>
              <w:widowControl/>
              <w:spacing w:line="259" w:lineRule="auto"/>
              <w:jc w:val="center"/>
              <w:rPr>
                <w:rFonts w:eastAsia="Times New Roman" w:cs="Times New Roman"/>
                <w:sz w:val="20"/>
                <w:szCs w:val="20"/>
              </w:rPr>
            </w:pPr>
          </w:p>
        </w:tc>
      </w:tr>
      <w:tr w:rsidR="008E036F" w:rsidRPr="007D7583" w14:paraId="520AECF3" w14:textId="77777777" w:rsidTr="00141F30">
        <w:tc>
          <w:tcPr>
            <w:tcW w:w="2353" w:type="dxa"/>
            <w:tcBorders>
              <w:top w:val="nil"/>
              <w:left w:val="nil"/>
              <w:bottom w:val="single" w:sz="4" w:space="0" w:color="auto"/>
              <w:right w:val="nil"/>
            </w:tcBorders>
            <w:shd w:val="clear" w:color="auto" w:fill="auto"/>
            <w:vAlign w:val="center"/>
            <w:hideMark/>
          </w:tcPr>
          <w:p w14:paraId="34A52DB6"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Men achieving empowerment (%)</w:t>
            </w:r>
          </w:p>
        </w:tc>
        <w:tc>
          <w:tcPr>
            <w:tcW w:w="752" w:type="dxa"/>
            <w:tcBorders>
              <w:top w:val="nil"/>
              <w:left w:val="nil"/>
              <w:bottom w:val="single" w:sz="4" w:space="0" w:color="auto"/>
              <w:right w:val="nil"/>
            </w:tcBorders>
            <w:shd w:val="clear" w:color="auto" w:fill="auto"/>
            <w:vAlign w:val="center"/>
            <w:hideMark/>
          </w:tcPr>
          <w:p w14:paraId="3FD75E48" w14:textId="7DF16780"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565E11"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448CEB7" w14:textId="118CF316"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382F2529" w14:textId="313E8058"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03B17834" w14:textId="45CE750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00CC47CC"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4A5D225B" w14:textId="5D82DFB0"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71FBD120" w14:textId="2AFCFFB0"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AA43BF4" w14:textId="14BC107C"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399CDE5A" w14:textId="0DD12890" w:rsidR="008E036F" w:rsidRPr="007D7583" w:rsidRDefault="008E036F" w:rsidP="001F5716">
            <w:pPr>
              <w:widowControl/>
              <w:spacing w:line="259" w:lineRule="auto"/>
              <w:jc w:val="center"/>
              <w:rPr>
                <w:rFonts w:eastAsia="Times New Roman" w:cs="Times New Roman"/>
                <w:sz w:val="20"/>
                <w:szCs w:val="20"/>
              </w:rPr>
            </w:pPr>
          </w:p>
        </w:tc>
      </w:tr>
      <w:tr w:rsidR="008E036F" w:rsidRPr="007D7583" w14:paraId="3F3003BB" w14:textId="77777777" w:rsidTr="00141F30">
        <w:tc>
          <w:tcPr>
            <w:tcW w:w="2353" w:type="dxa"/>
            <w:tcBorders>
              <w:top w:val="nil"/>
              <w:left w:val="nil"/>
              <w:bottom w:val="single" w:sz="4" w:space="0" w:color="auto"/>
              <w:right w:val="nil"/>
            </w:tcBorders>
            <w:shd w:val="clear" w:color="auto" w:fill="auto"/>
            <w:vAlign w:val="center"/>
            <w:hideMark/>
          </w:tcPr>
          <w:p w14:paraId="08310058" w14:textId="77777777" w:rsidR="008E036F" w:rsidRPr="007D7583" w:rsidRDefault="008E036F" w:rsidP="008E036F">
            <w:pPr>
              <w:widowControl/>
              <w:spacing w:line="259" w:lineRule="auto"/>
              <w:rPr>
                <w:rFonts w:eastAsia="Times New Roman" w:cs="Times New Roman"/>
                <w:sz w:val="20"/>
                <w:szCs w:val="20"/>
              </w:rPr>
            </w:pPr>
            <w:r w:rsidRPr="007D7583">
              <w:rPr>
                <w:rFonts w:eastAsia="Times New Roman" w:cs="Times New Roman"/>
                <w:sz w:val="20"/>
                <w:szCs w:val="20"/>
              </w:rPr>
              <w:t>Weighted indicators in which disempowered individuals have adequate achievements (</w:t>
            </w:r>
            <w:proofErr w:type="gramStart"/>
            <w:r w:rsidRPr="007D7583">
              <w:rPr>
                <w:rFonts w:eastAsia="Times New Roman" w:cs="Times New Roman"/>
                <w:sz w:val="20"/>
                <w:szCs w:val="20"/>
              </w:rPr>
              <w:t>%)</w:t>
            </w:r>
            <w:r w:rsidRPr="007D7583">
              <w:rPr>
                <w:rFonts w:eastAsia="Times New Roman" w:cs="Times New Roman"/>
                <w:sz w:val="20"/>
                <w:szCs w:val="20"/>
                <w:vertAlign w:val="superscript"/>
              </w:rPr>
              <w:t>d</w:t>
            </w:r>
            <w:proofErr w:type="gramEnd"/>
          </w:p>
        </w:tc>
        <w:tc>
          <w:tcPr>
            <w:tcW w:w="752" w:type="dxa"/>
            <w:tcBorders>
              <w:top w:val="nil"/>
              <w:left w:val="nil"/>
              <w:bottom w:val="single" w:sz="4" w:space="0" w:color="auto"/>
              <w:right w:val="nil"/>
            </w:tcBorders>
            <w:shd w:val="clear" w:color="auto" w:fill="auto"/>
            <w:vAlign w:val="center"/>
            <w:hideMark/>
          </w:tcPr>
          <w:p w14:paraId="5AE6F02E" w14:textId="2C0DC2AD"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27071FE7"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8990819" w14:textId="05B90BD2" w:rsidR="008E036F" w:rsidRPr="007D7583" w:rsidRDefault="008E036F" w:rsidP="001F5716">
            <w:pPr>
              <w:widowControl/>
              <w:spacing w:line="259" w:lineRule="auto"/>
              <w:jc w:val="center"/>
              <w:rPr>
                <w:rFonts w:eastAsia="Times New Roman" w:cs="Times New Roman"/>
                <w:sz w:val="20"/>
                <w:szCs w:val="20"/>
              </w:rPr>
            </w:pPr>
          </w:p>
        </w:tc>
        <w:tc>
          <w:tcPr>
            <w:tcW w:w="188" w:type="dxa"/>
            <w:tcBorders>
              <w:top w:val="nil"/>
              <w:left w:val="nil"/>
              <w:bottom w:val="single" w:sz="4" w:space="0" w:color="auto"/>
              <w:right w:val="nil"/>
            </w:tcBorders>
            <w:shd w:val="clear" w:color="auto" w:fill="auto"/>
            <w:vAlign w:val="center"/>
            <w:hideMark/>
          </w:tcPr>
          <w:p w14:paraId="51D89CCB" w14:textId="36A8719C" w:rsidR="008E036F" w:rsidRPr="007D7583" w:rsidRDefault="008E036F" w:rsidP="001F5716">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E03FF4B" w14:textId="771B470F" w:rsidR="008E036F" w:rsidRPr="007D7583" w:rsidRDefault="008E036F" w:rsidP="001F5716">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67F9759E" w14:textId="77777777"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7A65E17F" w14:textId="3A7CFCC2" w:rsidR="008E036F" w:rsidRPr="007D7583" w:rsidRDefault="008E036F" w:rsidP="001F5716">
            <w:pPr>
              <w:widowControl/>
              <w:spacing w:line="259" w:lineRule="auto"/>
              <w:jc w:val="center"/>
              <w:rPr>
                <w:rFonts w:eastAsia="Times New Roman" w:cs="Times New Roman"/>
                <w:sz w:val="20"/>
                <w:szCs w:val="20"/>
              </w:rPr>
            </w:pPr>
          </w:p>
        </w:tc>
        <w:tc>
          <w:tcPr>
            <w:tcW w:w="634" w:type="dxa"/>
            <w:tcBorders>
              <w:top w:val="nil"/>
              <w:left w:val="nil"/>
              <w:bottom w:val="single" w:sz="4" w:space="0" w:color="auto"/>
              <w:right w:val="nil"/>
            </w:tcBorders>
            <w:shd w:val="clear" w:color="auto" w:fill="auto"/>
            <w:vAlign w:val="center"/>
            <w:hideMark/>
          </w:tcPr>
          <w:p w14:paraId="3188ABB7" w14:textId="5221EE62" w:rsidR="008E036F" w:rsidRPr="007D7583" w:rsidRDefault="008E036F" w:rsidP="001F5716">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0C32272" w14:textId="297D394E" w:rsidR="008E036F" w:rsidRPr="007D7583" w:rsidRDefault="008E036F" w:rsidP="001F5716">
            <w:pPr>
              <w:widowControl/>
              <w:spacing w:line="259" w:lineRule="auto"/>
              <w:jc w:val="center"/>
              <w:rPr>
                <w:rFonts w:eastAsia="Times New Roman" w:cs="Times New Roman"/>
                <w:sz w:val="20"/>
                <w:szCs w:val="20"/>
              </w:rPr>
            </w:pPr>
          </w:p>
        </w:tc>
        <w:tc>
          <w:tcPr>
            <w:tcW w:w="659" w:type="dxa"/>
            <w:tcBorders>
              <w:top w:val="nil"/>
              <w:left w:val="nil"/>
              <w:bottom w:val="single" w:sz="4" w:space="0" w:color="auto"/>
              <w:right w:val="nil"/>
            </w:tcBorders>
            <w:shd w:val="clear" w:color="auto" w:fill="auto"/>
            <w:vAlign w:val="center"/>
            <w:hideMark/>
          </w:tcPr>
          <w:p w14:paraId="690D52D7" w14:textId="440C35E2" w:rsidR="008E036F" w:rsidRPr="007D7583" w:rsidRDefault="008E036F" w:rsidP="001F5716">
            <w:pPr>
              <w:widowControl/>
              <w:spacing w:line="259" w:lineRule="auto"/>
              <w:jc w:val="center"/>
              <w:rPr>
                <w:rFonts w:eastAsia="Times New Roman" w:cs="Times New Roman"/>
                <w:sz w:val="20"/>
                <w:szCs w:val="20"/>
              </w:rPr>
            </w:pPr>
          </w:p>
        </w:tc>
      </w:tr>
    </w:tbl>
    <w:p w14:paraId="2AFE407F" w14:textId="77777777" w:rsidR="00310C79" w:rsidRPr="00842D33" w:rsidRDefault="00310C79" w:rsidP="00310C79">
      <w:pPr>
        <w:pStyle w:val="BodyText"/>
        <w:spacing w:after="0"/>
        <w:ind w:left="90" w:hanging="90"/>
        <w:rPr>
          <w:sz w:val="16"/>
        </w:rPr>
      </w:pPr>
      <w:r>
        <w:rPr>
          <w:sz w:val="16"/>
        </w:rPr>
        <w:t>Est.=estimate</w:t>
      </w:r>
    </w:p>
    <w:p w14:paraId="415AD1C8" w14:textId="48C6F3E5" w:rsidR="00044AFF" w:rsidRPr="00044AFF" w:rsidRDefault="00044AFF" w:rsidP="00044AFF">
      <w:pPr>
        <w:pStyle w:val="BodyText"/>
        <w:spacing w:after="0"/>
        <w:ind w:left="90" w:hanging="90"/>
        <w:rPr>
          <w:sz w:val="16"/>
        </w:rPr>
      </w:pPr>
      <w:commentRangeStart w:id="440"/>
      <w:r w:rsidRPr="00044AFF">
        <w:rPr>
          <w:sz w:val="16"/>
        </w:rPr>
        <w:t>^ Results not statistically reliable, n&lt;30</w:t>
      </w:r>
      <w:commentRangeEnd w:id="440"/>
      <w:r w:rsidR="004E33EB">
        <w:rPr>
          <w:rStyle w:val="CommentReference"/>
        </w:rPr>
        <w:commentReference w:id="440"/>
      </w:r>
    </w:p>
    <w:p w14:paraId="2AF8F951" w14:textId="13547C17" w:rsidR="00C73E42" w:rsidRPr="00044AFF" w:rsidRDefault="00C73E42" w:rsidP="00C73E42">
      <w:pPr>
        <w:pStyle w:val="BodyText"/>
        <w:spacing w:after="0"/>
        <w:ind w:left="90" w:hanging="90"/>
        <w:rPr>
          <w:sz w:val="16"/>
        </w:rPr>
      </w:pPr>
      <w:r>
        <w:rPr>
          <w:sz w:val="16"/>
          <w:vertAlign w:val="superscript"/>
        </w:rPr>
        <w:t>a</w:t>
      </w:r>
      <w:r w:rsidRPr="00044AFF">
        <w:rPr>
          <w:sz w:val="16"/>
        </w:rPr>
        <w:t xml:space="preserve"> Significance tests were performed to determine whether a difference exists between the baseline and endline estimates.</w:t>
      </w:r>
    </w:p>
    <w:p w14:paraId="2C816215" w14:textId="71940849" w:rsidR="00C73E42" w:rsidRPr="00044AFF" w:rsidRDefault="00C73E42" w:rsidP="00C73E42">
      <w:pPr>
        <w:pStyle w:val="BodyText"/>
        <w:spacing w:after="0"/>
        <w:ind w:left="90" w:hanging="90"/>
        <w:rPr>
          <w:sz w:val="16"/>
        </w:rPr>
      </w:pPr>
      <w:r>
        <w:rPr>
          <w:sz w:val="16"/>
          <w:vertAlign w:val="superscript"/>
        </w:rPr>
        <w:t>b</w:t>
      </w:r>
      <w:r w:rsidRPr="00044AFF">
        <w:rPr>
          <w:sz w:val="16"/>
        </w:rPr>
        <w:t xml:space="preserve"> Differences found to be statistically significant are indicated by level: * p&lt;0.05, ** p&lt;0.01, *** p&lt;0.001.</w:t>
      </w:r>
    </w:p>
    <w:p w14:paraId="542EBC46" w14:textId="566E98D0" w:rsidR="00044AFF" w:rsidRPr="00044AFF" w:rsidRDefault="00C73E42" w:rsidP="00044AFF">
      <w:pPr>
        <w:pStyle w:val="BodyText"/>
        <w:spacing w:after="0"/>
        <w:ind w:left="90" w:hanging="90"/>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3C8DB85D" w14:textId="66DB49E8" w:rsidR="00044AFF" w:rsidRDefault="00044AFF" w:rsidP="00044AFF">
      <w:pPr>
        <w:pStyle w:val="BodyText"/>
        <w:spacing w:after="0"/>
        <w:ind w:left="90" w:hanging="90"/>
        <w:rPr>
          <w:sz w:val="16"/>
        </w:rPr>
      </w:pPr>
      <w:r w:rsidRPr="00044AFF">
        <w:rPr>
          <w:sz w:val="16"/>
          <w:vertAlign w:val="superscript"/>
        </w:rPr>
        <w:t>d</w:t>
      </w:r>
      <w:r w:rsidRPr="00044AFF">
        <w:rPr>
          <w:sz w:val="16"/>
        </w:rPr>
        <w:t xml:space="preserve"> Also referred to as the average adequacy score</w:t>
      </w:r>
      <w:r w:rsidR="00C73E42">
        <w:rPr>
          <w:sz w:val="16"/>
        </w:rPr>
        <w:t>.</w:t>
      </w:r>
    </w:p>
    <w:p w14:paraId="05AF3196" w14:textId="2956F169" w:rsidR="00C73E42" w:rsidRPr="00044AFF" w:rsidRDefault="00C73E42" w:rsidP="00044AFF">
      <w:pPr>
        <w:pStyle w:val="BodyText"/>
        <w:spacing w:after="0"/>
        <w:ind w:left="90" w:hanging="90"/>
        <w:rPr>
          <w:sz w:val="16"/>
        </w:rPr>
      </w:pPr>
      <w:proofErr w:type="spellStart"/>
      <w:r>
        <w:rPr>
          <w:sz w:val="16"/>
          <w:vertAlign w:val="superscript"/>
        </w:rPr>
        <w:t>e</w:t>
      </w:r>
      <w:proofErr w:type="spellEnd"/>
      <w:r>
        <w:rPr>
          <w:sz w:val="16"/>
          <w:vertAlign w:val="superscript"/>
        </w:rPr>
        <w:t xml:space="preserve"> </w:t>
      </w:r>
      <w:r w:rsidRPr="00C73E42">
        <w:rPr>
          <w:sz w:val="16"/>
        </w:rPr>
        <w:t>E</w:t>
      </w:r>
      <w:r w:rsidRPr="00044AFF">
        <w:rPr>
          <w:sz w:val="16"/>
        </w:rPr>
        <w:t>stimates for men exclude households that do not have a primary adult male decisionmaker or that have missing or incomplete indicator data</w:t>
      </w:r>
      <w:r>
        <w:rPr>
          <w:sz w:val="16"/>
        </w:rPr>
        <w:t>.</w:t>
      </w:r>
    </w:p>
    <w:p w14:paraId="23E69184" w14:textId="671A5322" w:rsidR="00044AFF" w:rsidRPr="00044AFF" w:rsidRDefault="00044AFF" w:rsidP="00044AFF">
      <w:pPr>
        <w:pStyle w:val="BodyText"/>
        <w:spacing w:after="0"/>
        <w:ind w:left="90" w:hanging="90"/>
        <w:rPr>
          <w:sz w:val="16"/>
        </w:rPr>
      </w:pPr>
      <w:r w:rsidRPr="00044AFF">
        <w:rPr>
          <w:sz w:val="16"/>
        </w:rPr>
        <w:t xml:space="preserve">Notes: </w:t>
      </w:r>
    </w:p>
    <w:p w14:paraId="5F69449A" w14:textId="77777777" w:rsidR="00044AFF" w:rsidRPr="00044AFF" w:rsidRDefault="00044AFF" w:rsidP="007D7583">
      <w:pPr>
        <w:pStyle w:val="BodyText"/>
        <w:spacing w:after="0"/>
        <w:rPr>
          <w:sz w:val="16"/>
        </w:rPr>
      </w:pPr>
      <w:r w:rsidRPr="00044AFF">
        <w:rPr>
          <w:sz w:val="16"/>
        </w:rPr>
        <w:t>Estimates are sample-weighted; numbers of observations are unweighted.</w:t>
      </w:r>
    </w:p>
    <w:p w14:paraId="6479A501" w14:textId="01B5C34A" w:rsidR="00044AFF" w:rsidRPr="00044AFF" w:rsidRDefault="00044AFF" w:rsidP="007D7583">
      <w:pPr>
        <w:pStyle w:val="BodyText"/>
        <w:spacing w:after="0"/>
        <w:rPr>
          <w:sz w:val="16"/>
        </w:rPr>
      </w:pPr>
      <w:r w:rsidRPr="00044AFF">
        <w:rPr>
          <w:sz w:val="16"/>
        </w:rPr>
        <w:t>Estimates are based on primary adult decisionmakers</w:t>
      </w:r>
      <w:r w:rsidR="00216FE1">
        <w:rPr>
          <w:sz w:val="16"/>
        </w:rPr>
        <w:t xml:space="preserve"> who are de jure household members</w:t>
      </w:r>
      <w:r w:rsidRPr="00044AFF">
        <w:rPr>
          <w:sz w:val="16"/>
        </w:rPr>
        <w:t>.</w:t>
      </w:r>
    </w:p>
    <w:p w14:paraId="29BC0822" w14:textId="4B6EA41C" w:rsidR="00044AFF" w:rsidRPr="00044AFF" w:rsidRDefault="00044AFF" w:rsidP="007D7583">
      <w:pPr>
        <w:pStyle w:val="BodyText"/>
        <w:spacing w:after="0"/>
        <w:rPr>
          <w:sz w:val="16"/>
        </w:rPr>
      </w:pPr>
      <w:r w:rsidRPr="00044AFF">
        <w:rPr>
          <w:sz w:val="16"/>
        </w:rPr>
        <w:t>The WEAI was calculated at baseline, but only data for the A-WEAI were collected at endline; therefore, a baseline value for the A-WEAI was calculated so that baseline-endline comparisons could be made.</w:t>
      </w:r>
    </w:p>
    <w:p w14:paraId="7D7ED737" w14:textId="7146AF67" w:rsidR="00044AFF" w:rsidRDefault="00044AFF" w:rsidP="007D7583">
      <w:pPr>
        <w:pStyle w:val="BodyText"/>
        <w:rPr>
          <w:sz w:val="16"/>
        </w:rPr>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5E41492E" w14:textId="13C1B12F" w:rsidR="00975596" w:rsidRDefault="00975596" w:rsidP="007D7583">
      <w:pPr>
        <w:pStyle w:val="BodyText"/>
      </w:pPr>
      <w:r w:rsidRPr="00572AB5">
        <w:rPr>
          <w:b/>
          <w:bCs/>
        </w:rPr>
        <w:t>Tab</w:t>
      </w:r>
      <w:r>
        <w:rPr>
          <w:b/>
          <w:bCs/>
        </w:rPr>
        <w:t>l</w:t>
      </w:r>
      <w:r w:rsidRPr="00572AB5">
        <w:rPr>
          <w:b/>
          <w:bCs/>
        </w:rPr>
        <w:t>e</w:t>
      </w:r>
      <w:r>
        <w:rPr>
          <w:b/>
          <w:bCs/>
        </w:rPr>
        <w:t xml:space="preserve"> 5.2.2</w:t>
      </w:r>
      <w:r w:rsidRPr="00410B48">
        <w:t xml:space="preserve"> presents the percentage</w:t>
      </w:r>
      <w:r>
        <w:t>s</w:t>
      </w:r>
      <w:r w:rsidRPr="00410B48">
        <w:t xml:space="preserve"> of </w:t>
      </w:r>
      <w:r>
        <w:t xml:space="preserve">women and men </w:t>
      </w:r>
      <w:r w:rsidRPr="00410B48">
        <w:t xml:space="preserve">achieving empowerment </w:t>
      </w:r>
      <w:r>
        <w:t xml:space="preserve">in the </w:t>
      </w:r>
      <w:r w:rsidR="00160DC3">
        <w:rPr>
          <w:szCs w:val="22"/>
        </w:rPr>
        <w:t>Phase One</w:t>
      </w:r>
      <w:r w:rsidR="007F25EC">
        <w:rPr>
          <w:szCs w:val="22"/>
        </w:rPr>
        <w:t xml:space="preserve"> ZOI</w:t>
      </w:r>
      <w:r>
        <w:t xml:space="preserve"> </w:t>
      </w:r>
      <w:r w:rsidRPr="00410B48">
        <w:t>disaggregated by age, education, poverty</w:t>
      </w:r>
      <w:r>
        <w:t xml:space="preserve"> status</w:t>
      </w:r>
      <w:r w:rsidRPr="00410B48">
        <w:t>, region, and whether a wom</w:t>
      </w:r>
      <w:r>
        <w:t>a</w:t>
      </w:r>
      <w:r w:rsidRPr="00410B48">
        <w:t>n’s child is being fed according to recommendations</w:t>
      </w:r>
      <w:r>
        <w:t>,</w:t>
      </w:r>
      <w:r w:rsidRPr="00410B48">
        <w:rPr>
          <w:rStyle w:val="FootnoteReference"/>
        </w:rPr>
        <w:footnoteReference w:id="26"/>
      </w:r>
      <w:r>
        <w:t xml:space="preserve"> comparing estimates at baseline and at endline.</w:t>
      </w:r>
    </w:p>
    <w:p w14:paraId="7BB9C564" w14:textId="08A03471" w:rsidR="00AB051C" w:rsidRPr="00757754" w:rsidRDefault="00AB051C" w:rsidP="007D7583">
      <w:pPr>
        <w:pStyle w:val="BodyText"/>
      </w:pPr>
      <w:r w:rsidRPr="00410B48">
        <w:rPr>
          <w:highlight w:val="yellow"/>
        </w:rPr>
        <w:t>[</w:t>
      </w:r>
      <w:commentRangeStart w:id="441"/>
      <w:r w:rsidRPr="00410B48">
        <w:rPr>
          <w:highlight w:val="yellow"/>
        </w:rPr>
        <w:t>D</w:t>
      </w:r>
      <w:r w:rsidR="00521FBA">
        <w:rPr>
          <w:highlight w:val="yellow"/>
        </w:rPr>
        <w:t xml:space="preserve">escribe the results presented in Table </w:t>
      </w:r>
      <w:r w:rsidR="00F92C04">
        <w:rPr>
          <w:highlight w:val="yellow"/>
        </w:rPr>
        <w:t>5.2.2</w:t>
      </w:r>
      <w:r w:rsidRPr="00410B48">
        <w:rPr>
          <w:highlight w:val="yellow"/>
        </w:rPr>
        <w:t>.]</w:t>
      </w:r>
      <w:commentRangeEnd w:id="441"/>
      <w:r w:rsidR="00521FBA">
        <w:rPr>
          <w:rStyle w:val="CommentReference"/>
        </w:rPr>
        <w:commentReference w:id="441"/>
      </w:r>
    </w:p>
    <w:p w14:paraId="20D67EC6" w14:textId="6E6D2989" w:rsidR="00AB051C" w:rsidRDefault="00AB051C" w:rsidP="00AB051C">
      <w:pPr>
        <w:pStyle w:val="Tabletitle"/>
        <w:keepLines/>
        <w:spacing w:before="240"/>
        <w:contextualSpacing/>
        <w:outlineLvl w:val="3"/>
      </w:pPr>
      <w:bookmarkStart w:id="442" w:name="_Toc50719184"/>
      <w:r w:rsidRPr="00AB051C">
        <w:t xml:space="preserve">Table </w:t>
      </w:r>
      <w:r w:rsidR="00F92C04">
        <w:t xml:space="preserve">5.2.2: </w:t>
      </w:r>
      <w:r w:rsidR="00F92C04" w:rsidRPr="00F92C04">
        <w:t xml:space="preserve">Comparison of Empowerment </w:t>
      </w:r>
      <w:r w:rsidR="00975596">
        <w:t xml:space="preserve">in the </w:t>
      </w:r>
      <w:r w:rsidR="00160DC3">
        <w:t>Phase One</w:t>
      </w:r>
      <w:r w:rsidR="007F25EC">
        <w:t xml:space="preserve"> ZOI</w:t>
      </w:r>
      <w:r w:rsidR="00975596">
        <w:t xml:space="preserve"> </w:t>
      </w:r>
      <w:r w:rsidR="00F92C04" w:rsidRPr="00F92C04">
        <w:t xml:space="preserve">by Sex, Age, Education, Poverty Status, Region, and Child Feeding Behavior, Feed the Future </w:t>
      </w:r>
      <w:r w:rsidR="00160DC3">
        <w:t>Phase One</w:t>
      </w:r>
      <w:r w:rsidR="00F92C04" w:rsidRPr="00F92C04">
        <w:t xml:space="preserve"> Baseline and Endline ZOI Surveys</w:t>
      </w:r>
      <w:bookmarkEnd w:id="442"/>
    </w:p>
    <w:tbl>
      <w:tblPr>
        <w:tblW w:w="5000" w:type="pct"/>
        <w:tblLayout w:type="fixed"/>
        <w:tblCellMar>
          <w:left w:w="72" w:type="dxa"/>
          <w:right w:w="72" w:type="dxa"/>
        </w:tblCellMar>
        <w:tblLook w:val="04A0" w:firstRow="1" w:lastRow="0" w:firstColumn="1" w:lastColumn="0" w:noHBand="0" w:noVBand="1"/>
      </w:tblPr>
      <w:tblGrid>
        <w:gridCol w:w="2065"/>
        <w:gridCol w:w="773"/>
        <w:gridCol w:w="975"/>
        <w:gridCol w:w="682"/>
        <w:gridCol w:w="185"/>
        <w:gridCol w:w="869"/>
        <w:gridCol w:w="1004"/>
        <w:gridCol w:w="735"/>
        <w:gridCol w:w="651"/>
        <w:gridCol w:w="895"/>
        <w:gridCol w:w="670"/>
      </w:tblGrid>
      <w:tr w:rsidR="00A24395" w:rsidRPr="00943C09" w14:paraId="413E48C6" w14:textId="77777777" w:rsidTr="00DB2595">
        <w:trPr>
          <w:tblHeader/>
        </w:trPr>
        <w:tc>
          <w:tcPr>
            <w:tcW w:w="2034" w:type="dxa"/>
            <w:vMerge w:val="restart"/>
            <w:tcBorders>
              <w:top w:val="single" w:sz="4" w:space="0" w:color="auto"/>
              <w:left w:val="nil"/>
              <w:bottom w:val="single" w:sz="4" w:space="0" w:color="000000"/>
              <w:right w:val="nil"/>
            </w:tcBorders>
            <w:shd w:val="clear" w:color="000000" w:fill="387990"/>
            <w:vAlign w:val="bottom"/>
            <w:hideMark/>
          </w:tcPr>
          <w:p w14:paraId="4E7CD308"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Characteristic</w:t>
            </w:r>
          </w:p>
        </w:tc>
        <w:tc>
          <w:tcPr>
            <w:tcW w:w="2393" w:type="dxa"/>
            <w:gridSpan w:val="3"/>
            <w:tcBorders>
              <w:top w:val="single" w:sz="4" w:space="0" w:color="auto"/>
              <w:left w:val="nil"/>
              <w:bottom w:val="single" w:sz="4" w:space="0" w:color="FFFFFF"/>
              <w:right w:val="nil"/>
            </w:tcBorders>
            <w:shd w:val="clear" w:color="000000" w:fill="387990"/>
          </w:tcPr>
          <w:p w14:paraId="4FB76FE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25B8C2A8" w14:textId="2BE372CA"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82" w:type="dxa"/>
            <w:tcBorders>
              <w:top w:val="single" w:sz="4" w:space="0" w:color="auto"/>
              <w:left w:val="nil"/>
              <w:bottom w:val="nil"/>
              <w:right w:val="nil"/>
            </w:tcBorders>
            <w:shd w:val="clear" w:color="000000" w:fill="387990"/>
            <w:vAlign w:val="bottom"/>
            <w:hideMark/>
          </w:tcPr>
          <w:p w14:paraId="3C107E53" w14:textId="77777777" w:rsidR="00A24395" w:rsidRPr="00943C09" w:rsidRDefault="00A24395"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69" w:type="dxa"/>
            <w:gridSpan w:val="3"/>
            <w:tcBorders>
              <w:top w:val="single" w:sz="4" w:space="0" w:color="auto"/>
              <w:left w:val="nil"/>
              <w:bottom w:val="single" w:sz="4" w:space="0" w:color="FFFFFF"/>
              <w:right w:val="nil"/>
            </w:tcBorders>
            <w:shd w:val="clear" w:color="000000" w:fill="387990"/>
          </w:tcPr>
          <w:p w14:paraId="52CD9095" w14:textId="77777777" w:rsidR="00A24395"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5FCB0114" w14:textId="4B4C8D1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1" w:type="dxa"/>
            <w:vMerge w:val="restart"/>
            <w:tcBorders>
              <w:top w:val="single" w:sz="4" w:space="0" w:color="auto"/>
              <w:left w:val="nil"/>
              <w:right w:val="nil"/>
            </w:tcBorders>
            <w:shd w:val="clear" w:color="000000" w:fill="387990"/>
            <w:vAlign w:val="bottom"/>
            <w:hideMark/>
          </w:tcPr>
          <w:p w14:paraId="698A9660" w14:textId="3578D2FD" w:rsidR="00A24395" w:rsidRPr="00943C09" w:rsidRDefault="00A24395" w:rsidP="00A24395">
            <w:pPr>
              <w:widowControl/>
              <w:spacing w:line="259" w:lineRule="auto"/>
              <w:jc w:val="center"/>
              <w:rPr>
                <w:rFonts w:eastAsia="Times New Roman" w:cs="Times New Roman"/>
                <w:b/>
                <w:bCs/>
                <w:i/>
                <w:iCs/>
                <w:color w:val="FFFFFF"/>
                <w:sz w:val="20"/>
                <w:szCs w:val="20"/>
              </w:rPr>
            </w:pPr>
          </w:p>
          <w:p w14:paraId="09F54EAF" w14:textId="04B7E31B" w:rsidR="00A24395" w:rsidRPr="00943C09" w:rsidRDefault="00A24395" w:rsidP="00A24395">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Diff.</w:t>
            </w:r>
          </w:p>
        </w:tc>
        <w:tc>
          <w:tcPr>
            <w:tcW w:w="881" w:type="dxa"/>
            <w:vMerge w:val="restart"/>
            <w:tcBorders>
              <w:top w:val="single" w:sz="4" w:space="0" w:color="auto"/>
              <w:left w:val="nil"/>
              <w:right w:val="nil"/>
            </w:tcBorders>
            <w:shd w:val="clear" w:color="000000" w:fill="387990"/>
            <w:vAlign w:val="bottom"/>
            <w:hideMark/>
          </w:tcPr>
          <w:p w14:paraId="7C08C45B" w14:textId="53CE2A49" w:rsidR="00A24395" w:rsidRPr="00943C09" w:rsidRDefault="00A24395" w:rsidP="00943C09">
            <w:pPr>
              <w:widowControl/>
              <w:spacing w:line="259" w:lineRule="auto"/>
              <w:jc w:val="center"/>
              <w:rPr>
                <w:rFonts w:eastAsia="Times New Roman" w:cs="Times New Roman"/>
                <w:b/>
                <w:bCs/>
                <w:i/>
                <w:iCs/>
                <w:color w:val="FFFFFF"/>
                <w:sz w:val="20"/>
                <w:szCs w:val="20"/>
              </w:rPr>
            </w:pPr>
          </w:p>
          <w:p w14:paraId="5FAAA335" w14:textId="7760F4B9" w:rsidR="00A24395" w:rsidRPr="00943C09" w:rsidRDefault="00A24395" w:rsidP="00943C09">
            <w:pPr>
              <w:spacing w:line="259" w:lineRule="auto"/>
              <w:jc w:val="center"/>
              <w:rPr>
                <w:rFonts w:eastAsia="Times New Roman" w:cs="Times New Roman"/>
                <w:b/>
                <w:bCs/>
                <w:i/>
                <w:i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00E872F6">
              <w:rPr>
                <w:rFonts w:eastAsia="Times New Roman" w:cs="Times New Roman"/>
                <w:b/>
                <w:bCs/>
                <w:color w:val="FFFFFF"/>
                <w:sz w:val="20"/>
                <w:szCs w:val="20"/>
                <w:vertAlign w:val="superscript"/>
              </w:rPr>
              <w:t>b</w:t>
            </w:r>
            <w:proofErr w:type="spellEnd"/>
          </w:p>
        </w:tc>
        <w:tc>
          <w:tcPr>
            <w:tcW w:w="660" w:type="dxa"/>
            <w:vMerge w:val="restart"/>
            <w:tcBorders>
              <w:top w:val="single" w:sz="4" w:space="0" w:color="auto"/>
              <w:left w:val="nil"/>
              <w:right w:val="nil"/>
            </w:tcBorders>
            <w:shd w:val="clear" w:color="000000" w:fill="387990"/>
            <w:vAlign w:val="bottom"/>
            <w:hideMark/>
          </w:tcPr>
          <w:p w14:paraId="33F74006" w14:textId="0698246F" w:rsidR="00A24395" w:rsidRPr="00943C09" w:rsidRDefault="00A24395" w:rsidP="00A24395">
            <w:pPr>
              <w:widowControl/>
              <w:spacing w:line="259" w:lineRule="auto"/>
              <w:jc w:val="center"/>
              <w:rPr>
                <w:rFonts w:eastAsia="Times New Roman" w:cs="Times New Roman"/>
                <w:b/>
                <w:bCs/>
                <w:i/>
                <w:iCs/>
                <w:color w:val="FFFFFF"/>
                <w:sz w:val="20"/>
                <w:szCs w:val="20"/>
              </w:rPr>
            </w:pPr>
          </w:p>
          <w:p w14:paraId="304424A3" w14:textId="5F4DFAB7" w:rsidR="00A24395" w:rsidRPr="00943C09" w:rsidRDefault="00A24395" w:rsidP="00A24395">
            <w:pPr>
              <w:spacing w:line="259" w:lineRule="auto"/>
              <w:jc w:val="center"/>
              <w:rPr>
                <w:rFonts w:eastAsia="Times New Roman" w:cs="Times New Roman"/>
                <w:b/>
                <w:bCs/>
                <w:i/>
                <w:iCs/>
                <w:color w:val="FFFFFF"/>
                <w:sz w:val="20"/>
                <w:szCs w:val="20"/>
              </w:rPr>
            </w:pPr>
            <w:proofErr w:type="spellStart"/>
            <w:r w:rsidRPr="00943C09">
              <w:rPr>
                <w:rFonts w:eastAsia="Times New Roman" w:cs="Times New Roman"/>
                <w:b/>
                <w:bCs/>
                <w:color w:val="FFFFFF"/>
                <w:sz w:val="20"/>
                <w:szCs w:val="20"/>
              </w:rPr>
              <w:t>Sig.</w:t>
            </w:r>
            <w:r w:rsidR="00E872F6">
              <w:rPr>
                <w:rFonts w:eastAsia="Times New Roman" w:cs="Times New Roman"/>
                <w:b/>
                <w:bCs/>
                <w:color w:val="FFFFFF"/>
                <w:sz w:val="20"/>
                <w:szCs w:val="20"/>
                <w:vertAlign w:val="superscript"/>
              </w:rPr>
              <w:t>c</w:t>
            </w:r>
            <w:proofErr w:type="spellEnd"/>
          </w:p>
        </w:tc>
      </w:tr>
      <w:tr w:rsidR="00A24395" w:rsidRPr="00943C09" w14:paraId="0FBD7C55" w14:textId="77777777" w:rsidTr="00DB2595">
        <w:trPr>
          <w:tblHeader/>
        </w:trPr>
        <w:tc>
          <w:tcPr>
            <w:tcW w:w="2034" w:type="dxa"/>
            <w:vMerge/>
            <w:tcBorders>
              <w:top w:val="single" w:sz="4" w:space="0" w:color="auto"/>
              <w:left w:val="nil"/>
              <w:bottom w:val="single" w:sz="4" w:space="0" w:color="000000"/>
              <w:right w:val="nil"/>
            </w:tcBorders>
            <w:vAlign w:val="center"/>
            <w:hideMark/>
          </w:tcPr>
          <w:p w14:paraId="0D7A9951" w14:textId="77777777" w:rsidR="00A24395" w:rsidRPr="00943C09" w:rsidRDefault="00A24395" w:rsidP="00943C09">
            <w:pPr>
              <w:widowControl/>
              <w:spacing w:line="259" w:lineRule="auto"/>
              <w:rPr>
                <w:rFonts w:eastAsia="Times New Roman" w:cs="Times New Roman"/>
                <w:b/>
                <w:bCs/>
                <w:color w:val="FFFFFF"/>
                <w:sz w:val="20"/>
                <w:szCs w:val="20"/>
              </w:rPr>
            </w:pPr>
          </w:p>
        </w:tc>
        <w:tc>
          <w:tcPr>
            <w:tcW w:w="761" w:type="dxa"/>
            <w:tcBorders>
              <w:top w:val="nil"/>
              <w:left w:val="nil"/>
              <w:bottom w:val="single" w:sz="4" w:space="0" w:color="auto"/>
              <w:right w:val="nil"/>
            </w:tcBorders>
            <w:shd w:val="clear" w:color="000000" w:fill="387990"/>
            <w:vAlign w:val="bottom"/>
            <w:hideMark/>
          </w:tcPr>
          <w:p w14:paraId="3358738C" w14:textId="287B56E2"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60" w:type="dxa"/>
            <w:tcBorders>
              <w:top w:val="nil"/>
              <w:left w:val="nil"/>
              <w:bottom w:val="single" w:sz="4" w:space="0" w:color="auto"/>
              <w:right w:val="nil"/>
            </w:tcBorders>
            <w:shd w:val="clear" w:color="000000" w:fill="387990"/>
          </w:tcPr>
          <w:p w14:paraId="5B142962" w14:textId="5D69C1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72" w:type="dxa"/>
            <w:tcBorders>
              <w:top w:val="nil"/>
              <w:left w:val="nil"/>
              <w:bottom w:val="single" w:sz="4" w:space="0" w:color="auto"/>
              <w:right w:val="nil"/>
            </w:tcBorders>
            <w:shd w:val="clear" w:color="000000" w:fill="387990"/>
            <w:vAlign w:val="bottom"/>
            <w:hideMark/>
          </w:tcPr>
          <w:p w14:paraId="63558166" w14:textId="3C0E942E"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182" w:type="dxa"/>
            <w:tcBorders>
              <w:top w:val="nil"/>
              <w:left w:val="nil"/>
              <w:bottom w:val="single" w:sz="4" w:space="0" w:color="auto"/>
              <w:right w:val="nil"/>
            </w:tcBorders>
            <w:shd w:val="clear" w:color="000000" w:fill="387990"/>
            <w:vAlign w:val="bottom"/>
            <w:hideMark/>
          </w:tcPr>
          <w:p w14:paraId="62520117" w14:textId="77777777" w:rsidR="00A24395" w:rsidRPr="00943C09" w:rsidRDefault="00A24395"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856" w:type="dxa"/>
            <w:tcBorders>
              <w:top w:val="nil"/>
              <w:left w:val="nil"/>
              <w:bottom w:val="single" w:sz="4" w:space="0" w:color="auto"/>
              <w:right w:val="nil"/>
            </w:tcBorders>
            <w:shd w:val="clear" w:color="000000" w:fill="387990"/>
            <w:vAlign w:val="bottom"/>
            <w:hideMark/>
          </w:tcPr>
          <w:p w14:paraId="7F00C3CA" w14:textId="7C76BE0D" w:rsidR="00A24395" w:rsidRPr="00943C09" w:rsidRDefault="00E314EF"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89" w:type="dxa"/>
            <w:tcBorders>
              <w:top w:val="nil"/>
              <w:left w:val="nil"/>
              <w:bottom w:val="single" w:sz="4" w:space="0" w:color="auto"/>
              <w:right w:val="nil"/>
            </w:tcBorders>
            <w:shd w:val="clear" w:color="000000" w:fill="387990"/>
          </w:tcPr>
          <w:p w14:paraId="14F8A504" w14:textId="01192B9B" w:rsidR="00A24395" w:rsidRPr="00943C09" w:rsidRDefault="00A24395"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24" w:type="dxa"/>
            <w:tcBorders>
              <w:top w:val="nil"/>
              <w:left w:val="nil"/>
              <w:bottom w:val="single" w:sz="4" w:space="0" w:color="auto"/>
              <w:right w:val="nil"/>
            </w:tcBorders>
            <w:shd w:val="clear" w:color="000000" w:fill="387990"/>
            <w:vAlign w:val="bottom"/>
            <w:hideMark/>
          </w:tcPr>
          <w:p w14:paraId="5B6426ED" w14:textId="1EC0E0F7" w:rsidR="00A24395" w:rsidRPr="00E314EF" w:rsidRDefault="00A24395" w:rsidP="00943C09">
            <w:pPr>
              <w:widowControl/>
              <w:spacing w:line="259" w:lineRule="auto"/>
              <w:jc w:val="center"/>
              <w:rPr>
                <w:rFonts w:eastAsia="Times New Roman" w:cs="Times New Roman"/>
                <w:b/>
                <w:bCs/>
                <w:color w:val="FFFFFF"/>
                <w:sz w:val="20"/>
                <w:szCs w:val="20"/>
                <w:vertAlign w:val="superscript"/>
              </w:rPr>
            </w:pPr>
            <w:proofErr w:type="spellStart"/>
            <w:r w:rsidRPr="00943C09">
              <w:rPr>
                <w:rFonts w:eastAsia="Times New Roman" w:cs="Times New Roman"/>
                <w:b/>
                <w:bCs/>
                <w:color w:val="FFFFFF"/>
                <w:sz w:val="20"/>
                <w:szCs w:val="20"/>
              </w:rPr>
              <w:t>n</w:t>
            </w:r>
            <w:r w:rsidR="00E314EF">
              <w:rPr>
                <w:rFonts w:eastAsia="Times New Roman" w:cs="Times New Roman"/>
                <w:b/>
                <w:bCs/>
                <w:color w:val="FFFFFF"/>
                <w:sz w:val="20"/>
                <w:szCs w:val="20"/>
                <w:vertAlign w:val="superscript"/>
              </w:rPr>
              <w:t>a</w:t>
            </w:r>
            <w:proofErr w:type="spellEnd"/>
          </w:p>
        </w:tc>
        <w:tc>
          <w:tcPr>
            <w:tcW w:w="641" w:type="dxa"/>
            <w:vMerge/>
            <w:tcBorders>
              <w:left w:val="nil"/>
              <w:bottom w:val="single" w:sz="4" w:space="0" w:color="auto"/>
              <w:right w:val="nil"/>
            </w:tcBorders>
            <w:shd w:val="clear" w:color="000000" w:fill="387990"/>
            <w:vAlign w:val="bottom"/>
            <w:hideMark/>
          </w:tcPr>
          <w:p w14:paraId="2C362665" w14:textId="4EC6AB7F" w:rsidR="00A24395" w:rsidRPr="00943C09" w:rsidRDefault="00A24395" w:rsidP="00943C09">
            <w:pPr>
              <w:widowControl/>
              <w:spacing w:line="259" w:lineRule="auto"/>
              <w:jc w:val="center"/>
              <w:rPr>
                <w:rFonts w:eastAsia="Times New Roman" w:cs="Times New Roman"/>
                <w:b/>
                <w:bCs/>
                <w:color w:val="FFFFFF"/>
                <w:sz w:val="20"/>
                <w:szCs w:val="20"/>
              </w:rPr>
            </w:pPr>
          </w:p>
        </w:tc>
        <w:tc>
          <w:tcPr>
            <w:tcW w:w="881" w:type="dxa"/>
            <w:vMerge/>
            <w:tcBorders>
              <w:left w:val="nil"/>
              <w:bottom w:val="single" w:sz="4" w:space="0" w:color="auto"/>
              <w:right w:val="nil"/>
            </w:tcBorders>
            <w:shd w:val="clear" w:color="000000" w:fill="387990"/>
            <w:vAlign w:val="bottom"/>
            <w:hideMark/>
          </w:tcPr>
          <w:p w14:paraId="2282A068" w14:textId="436104FA" w:rsidR="00A24395" w:rsidRPr="00943C09" w:rsidRDefault="00A24395" w:rsidP="00943C09">
            <w:pPr>
              <w:widowControl/>
              <w:spacing w:line="259" w:lineRule="auto"/>
              <w:jc w:val="center"/>
              <w:rPr>
                <w:rFonts w:eastAsia="Times New Roman" w:cs="Times New Roman"/>
                <w:b/>
                <w:bCs/>
                <w:color w:val="FFFFFF"/>
                <w:sz w:val="20"/>
                <w:szCs w:val="20"/>
              </w:rPr>
            </w:pPr>
          </w:p>
        </w:tc>
        <w:tc>
          <w:tcPr>
            <w:tcW w:w="660" w:type="dxa"/>
            <w:vMerge/>
            <w:tcBorders>
              <w:left w:val="nil"/>
              <w:bottom w:val="single" w:sz="4" w:space="0" w:color="auto"/>
              <w:right w:val="nil"/>
            </w:tcBorders>
            <w:shd w:val="clear" w:color="000000" w:fill="387990"/>
            <w:vAlign w:val="bottom"/>
            <w:hideMark/>
          </w:tcPr>
          <w:p w14:paraId="08506849" w14:textId="68FEFB34" w:rsidR="00A24395" w:rsidRPr="00943C09" w:rsidRDefault="00A24395" w:rsidP="00943C09">
            <w:pPr>
              <w:widowControl/>
              <w:spacing w:line="259" w:lineRule="auto"/>
              <w:jc w:val="center"/>
              <w:rPr>
                <w:rFonts w:eastAsia="Times New Roman" w:cs="Times New Roman"/>
                <w:b/>
                <w:bCs/>
                <w:color w:val="FFFFFF"/>
                <w:sz w:val="20"/>
                <w:szCs w:val="20"/>
              </w:rPr>
            </w:pPr>
          </w:p>
        </w:tc>
      </w:tr>
      <w:tr w:rsidR="00DB2595" w:rsidRPr="00943C09" w14:paraId="6BDEE8CC" w14:textId="77777777" w:rsidTr="00DB2595">
        <w:tc>
          <w:tcPr>
            <w:tcW w:w="2034" w:type="dxa"/>
            <w:tcBorders>
              <w:top w:val="nil"/>
              <w:left w:val="nil"/>
              <w:bottom w:val="single" w:sz="4" w:space="0" w:color="auto"/>
              <w:right w:val="nil"/>
            </w:tcBorders>
            <w:shd w:val="clear" w:color="000000" w:fill="DBE7F3"/>
            <w:vAlign w:val="center"/>
            <w:hideMark/>
          </w:tcPr>
          <w:p w14:paraId="73578B1D" w14:textId="588354C5" w:rsidR="00F531BC" w:rsidRPr="00943C09" w:rsidRDefault="00F531BC" w:rsidP="00943C09">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Women</w:t>
            </w:r>
          </w:p>
        </w:tc>
        <w:tc>
          <w:tcPr>
            <w:tcW w:w="761" w:type="dxa"/>
            <w:tcBorders>
              <w:top w:val="nil"/>
              <w:left w:val="nil"/>
              <w:bottom w:val="single" w:sz="4" w:space="0" w:color="auto"/>
              <w:right w:val="nil"/>
            </w:tcBorders>
            <w:shd w:val="clear" w:color="000000" w:fill="DBE7F3"/>
            <w:vAlign w:val="center"/>
            <w:hideMark/>
          </w:tcPr>
          <w:p w14:paraId="0080C742" w14:textId="41E81299" w:rsidR="00F531BC" w:rsidRPr="00943C09" w:rsidRDefault="00F531BC" w:rsidP="00943C09">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7BBA718E" w14:textId="77777777" w:rsidR="00F531BC" w:rsidRPr="00943C09" w:rsidRDefault="00F531BC" w:rsidP="00943C09">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6768DBDB" w14:textId="3445FAFC" w:rsidR="00F531BC" w:rsidRPr="00943C09" w:rsidRDefault="00F531BC" w:rsidP="00943C09">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3CC75932" w14:textId="48DE9124" w:rsidR="00F531BC" w:rsidRPr="00943C09" w:rsidRDefault="00F531BC" w:rsidP="00943C09">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46B5A30A" w14:textId="1D72DF7B" w:rsidR="00F531BC" w:rsidRPr="00943C09" w:rsidRDefault="00F531BC" w:rsidP="00943C09">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02BEC004" w14:textId="77777777" w:rsidR="00F531BC" w:rsidRPr="00943C09" w:rsidRDefault="00F531BC" w:rsidP="00943C09">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413C823C" w14:textId="7C05BA08" w:rsidR="00F531BC" w:rsidRPr="00943C09" w:rsidRDefault="00F531BC" w:rsidP="00943C09">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495D1C33" w14:textId="66E89D89" w:rsidR="00F531BC" w:rsidRPr="00943C09" w:rsidRDefault="00F531BC" w:rsidP="00943C09">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3A520F70" w14:textId="16A6CF4E" w:rsidR="00F531BC" w:rsidRPr="00943C09" w:rsidRDefault="00F531BC" w:rsidP="00943C09">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7927185F" w14:textId="186B8F19" w:rsidR="00F531BC" w:rsidRPr="00943C09" w:rsidRDefault="00F531BC" w:rsidP="00943C09">
            <w:pPr>
              <w:widowControl/>
              <w:spacing w:line="259" w:lineRule="auto"/>
              <w:jc w:val="center"/>
              <w:rPr>
                <w:rFonts w:eastAsia="Times New Roman" w:cs="Times New Roman"/>
                <w:sz w:val="20"/>
                <w:szCs w:val="20"/>
              </w:rPr>
            </w:pPr>
          </w:p>
        </w:tc>
      </w:tr>
      <w:tr w:rsidR="008E036F" w:rsidRPr="00943C09" w14:paraId="3B0EE1D5" w14:textId="77777777" w:rsidTr="00381810">
        <w:tc>
          <w:tcPr>
            <w:tcW w:w="2034" w:type="dxa"/>
            <w:tcBorders>
              <w:top w:val="nil"/>
              <w:left w:val="nil"/>
              <w:bottom w:val="single" w:sz="4" w:space="0" w:color="auto"/>
              <w:right w:val="nil"/>
            </w:tcBorders>
            <w:shd w:val="clear" w:color="auto" w:fill="auto"/>
            <w:vAlign w:val="center"/>
            <w:hideMark/>
          </w:tcPr>
          <w:p w14:paraId="6195D6B7"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 xml:space="preserve">All women </w:t>
            </w:r>
          </w:p>
        </w:tc>
        <w:tc>
          <w:tcPr>
            <w:tcW w:w="761" w:type="dxa"/>
            <w:tcBorders>
              <w:top w:val="nil"/>
              <w:left w:val="nil"/>
              <w:bottom w:val="single" w:sz="4" w:space="0" w:color="auto"/>
              <w:right w:val="nil"/>
            </w:tcBorders>
            <w:shd w:val="clear" w:color="auto" w:fill="auto"/>
            <w:vAlign w:val="center"/>
          </w:tcPr>
          <w:p w14:paraId="4C5B0704" w14:textId="5A338DF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AB8E31D" w14:textId="742568D4"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tcPr>
          <w:p w14:paraId="5B290ACE" w14:textId="57AF1E2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tcPr>
          <w:p w14:paraId="50905F52" w14:textId="17D568E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tcPr>
          <w:p w14:paraId="4DA5A880" w14:textId="610A000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4E9F1D6" w14:textId="755BE26A"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tcPr>
          <w:p w14:paraId="673E1CED" w14:textId="6BDC169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tcPr>
          <w:p w14:paraId="54E8958D" w14:textId="2B8D6EB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tcPr>
          <w:p w14:paraId="0CF1275E" w14:textId="4B1624C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tcPr>
          <w:p w14:paraId="1A7FFCB8" w14:textId="554B76B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B6C3030" w14:textId="77777777" w:rsidTr="00DB2595">
        <w:tc>
          <w:tcPr>
            <w:tcW w:w="2034" w:type="dxa"/>
            <w:tcBorders>
              <w:top w:val="nil"/>
              <w:left w:val="nil"/>
              <w:bottom w:val="single" w:sz="4" w:space="0" w:color="auto"/>
              <w:right w:val="nil"/>
            </w:tcBorders>
            <w:shd w:val="clear" w:color="000000" w:fill="F2F2F2"/>
            <w:vAlign w:val="center"/>
            <w:hideMark/>
          </w:tcPr>
          <w:p w14:paraId="44FA6AB1"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55DBD89F" w14:textId="1382F7B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004C222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6E12412C" w14:textId="5E47B734"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D5B2706" w14:textId="57071BA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3CF4FCB4" w14:textId="46BDF37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767B7CE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1D8F51F8" w14:textId="00D7EBB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1E486300" w14:textId="46DFE32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663DBBDC" w14:textId="20F2ABC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695CE28D" w14:textId="18B3E6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C778141" w14:textId="77777777" w:rsidTr="00321196">
        <w:tc>
          <w:tcPr>
            <w:tcW w:w="2034" w:type="dxa"/>
            <w:tcBorders>
              <w:top w:val="nil"/>
              <w:left w:val="nil"/>
              <w:bottom w:val="single" w:sz="4" w:space="0" w:color="auto"/>
              <w:right w:val="nil"/>
            </w:tcBorders>
            <w:shd w:val="clear" w:color="auto" w:fill="auto"/>
            <w:vAlign w:val="center"/>
            <w:hideMark/>
          </w:tcPr>
          <w:p w14:paraId="708169A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2FBFA2DC" w14:textId="48B0D2D2"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0BC6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65D78E63" w14:textId="251F071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197E5C36" w14:textId="5AB7C9D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FA43AD7" w14:textId="57C71CDD"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72A22A"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A721EEC" w14:textId="24AF699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07193541" w14:textId="1D5EE83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1FCE19E" w14:textId="76FBDE6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D681196" w14:textId="379090A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1F40781" w14:textId="77777777" w:rsidTr="00321196">
        <w:tc>
          <w:tcPr>
            <w:tcW w:w="2034" w:type="dxa"/>
            <w:tcBorders>
              <w:top w:val="nil"/>
              <w:left w:val="nil"/>
              <w:bottom w:val="single" w:sz="4" w:space="0" w:color="auto"/>
              <w:right w:val="nil"/>
            </w:tcBorders>
            <w:shd w:val="clear" w:color="auto" w:fill="auto"/>
            <w:vAlign w:val="center"/>
            <w:hideMark/>
          </w:tcPr>
          <w:p w14:paraId="0FA6A2B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06BBE806" w14:textId="400A322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559A47"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71C0D67D" w14:textId="5143DBD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DF16EFA" w14:textId="58AFB68A"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23B2026" w14:textId="67FAA29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5C6B7A1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14D158B" w14:textId="21BCA0A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754030C4" w14:textId="5590154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02490A62" w14:textId="4617226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72001DB" w14:textId="008EB5BD" w:rsidR="008E036F" w:rsidRPr="00943C09" w:rsidRDefault="008E036F" w:rsidP="008E036F">
            <w:pPr>
              <w:widowControl/>
              <w:spacing w:line="259" w:lineRule="auto"/>
              <w:jc w:val="center"/>
              <w:rPr>
                <w:rFonts w:eastAsia="Times New Roman" w:cs="Times New Roman"/>
                <w:sz w:val="20"/>
                <w:szCs w:val="20"/>
              </w:rPr>
            </w:pPr>
          </w:p>
        </w:tc>
      </w:tr>
      <w:tr w:rsidR="00A24395" w:rsidRPr="00943C09" w14:paraId="6481B664" w14:textId="77777777" w:rsidTr="00DB2595">
        <w:tc>
          <w:tcPr>
            <w:tcW w:w="4609" w:type="dxa"/>
            <w:gridSpan w:val="5"/>
            <w:tcBorders>
              <w:top w:val="single" w:sz="4" w:space="0" w:color="auto"/>
              <w:left w:val="nil"/>
              <w:bottom w:val="single" w:sz="4" w:space="0" w:color="auto"/>
              <w:right w:val="nil"/>
            </w:tcBorders>
            <w:shd w:val="clear" w:color="000000" w:fill="F2F2F2"/>
          </w:tcPr>
          <w:p w14:paraId="79D09B47" w14:textId="16848E49"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52E1F491"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16CFC2DB" w14:textId="77777777" w:rsidR="00A24395" w:rsidRPr="00943C09" w:rsidRDefault="00A243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41704F98" w14:textId="6B0AC260"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0CAA49CC"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0621F4A2"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5FB2AC1D" w14:textId="77777777" w:rsidR="00A24395" w:rsidRPr="00943C09" w:rsidRDefault="00A243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5AA2C40B" w14:textId="77777777" w:rsidTr="00321196">
        <w:tc>
          <w:tcPr>
            <w:tcW w:w="2034" w:type="dxa"/>
            <w:tcBorders>
              <w:top w:val="nil"/>
              <w:left w:val="nil"/>
              <w:bottom w:val="single" w:sz="4" w:space="0" w:color="auto"/>
              <w:right w:val="nil"/>
            </w:tcBorders>
            <w:shd w:val="clear" w:color="auto" w:fill="auto"/>
            <w:vAlign w:val="center"/>
            <w:hideMark/>
          </w:tcPr>
          <w:p w14:paraId="5F3EFCB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0E71988E" w14:textId="7DDEC69C"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ED0927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36F6292C" w14:textId="1F30D10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C964F8F" w14:textId="60F3E4BB"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D76DADE" w14:textId="079AD1D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1E0B51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3B76025" w14:textId="4060EFE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CF0620E" w14:textId="400ABF7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3F7F06B" w14:textId="61A7185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9CF23F2" w14:textId="625C98C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F78DB3" w14:textId="77777777" w:rsidTr="00321196">
        <w:tc>
          <w:tcPr>
            <w:tcW w:w="2034" w:type="dxa"/>
            <w:tcBorders>
              <w:top w:val="nil"/>
              <w:left w:val="nil"/>
              <w:bottom w:val="single" w:sz="4" w:space="0" w:color="auto"/>
              <w:right w:val="nil"/>
            </w:tcBorders>
            <w:shd w:val="clear" w:color="auto" w:fill="auto"/>
            <w:vAlign w:val="center"/>
            <w:hideMark/>
          </w:tcPr>
          <w:p w14:paraId="3147BEA0"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lastRenderedPageBreak/>
              <w:t>Less than primary</w:t>
            </w:r>
          </w:p>
        </w:tc>
        <w:tc>
          <w:tcPr>
            <w:tcW w:w="761" w:type="dxa"/>
            <w:tcBorders>
              <w:top w:val="nil"/>
              <w:left w:val="nil"/>
              <w:bottom w:val="single" w:sz="4" w:space="0" w:color="auto"/>
              <w:right w:val="nil"/>
            </w:tcBorders>
            <w:shd w:val="clear" w:color="auto" w:fill="auto"/>
            <w:noWrap/>
            <w:vAlign w:val="center"/>
            <w:hideMark/>
          </w:tcPr>
          <w:p w14:paraId="2868D7CB" w14:textId="155E748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96D96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4E27" w14:textId="494DD191"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D620BFA" w14:textId="615ED8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5725F8B" w14:textId="0EB2F70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D4F2DA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6FC83CB9" w14:textId="77DCD11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6FCE6E41" w14:textId="43AEC131"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12D8C0EB" w14:textId="1A09200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206DC3A6" w14:textId="6B1E2A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C81B40A" w14:textId="77777777" w:rsidTr="00321196">
        <w:tc>
          <w:tcPr>
            <w:tcW w:w="2034" w:type="dxa"/>
            <w:tcBorders>
              <w:top w:val="nil"/>
              <w:left w:val="nil"/>
              <w:bottom w:val="single" w:sz="4" w:space="0" w:color="auto"/>
              <w:right w:val="nil"/>
            </w:tcBorders>
            <w:shd w:val="clear" w:color="auto" w:fill="auto"/>
            <w:vAlign w:val="center"/>
            <w:hideMark/>
          </w:tcPr>
          <w:p w14:paraId="0D03D011" w14:textId="77777777" w:rsidR="008E036F" w:rsidRPr="00943C09" w:rsidRDefault="008E036F" w:rsidP="00A24395">
            <w:pPr>
              <w:widowControl/>
              <w:spacing w:line="259" w:lineRule="auto"/>
              <w:ind w:left="202"/>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6651CCF4" w14:textId="7F520DD3"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184658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B308FFE" w14:textId="645C3C5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110FDEE" w14:textId="561052FF"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43EA7AA3" w14:textId="4B4CE830"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6C45D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56F9DA1" w14:textId="77DB62DA"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75FED7DE" w14:textId="69D3DAA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8A74565" w14:textId="3F33B6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1DF661" w14:textId="3DF9A3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52B17D6" w14:textId="77777777" w:rsidTr="00321196">
        <w:tc>
          <w:tcPr>
            <w:tcW w:w="2034" w:type="dxa"/>
            <w:tcBorders>
              <w:top w:val="nil"/>
              <w:left w:val="nil"/>
              <w:bottom w:val="single" w:sz="4" w:space="0" w:color="auto"/>
              <w:right w:val="nil"/>
            </w:tcBorders>
            <w:shd w:val="clear" w:color="auto" w:fill="auto"/>
            <w:vAlign w:val="center"/>
            <w:hideMark/>
          </w:tcPr>
          <w:p w14:paraId="76E4C470"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4150F09A" w14:textId="2D149A2B"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5A69BB6D"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92B1DC8" w14:textId="4028058D"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662279B0" w14:textId="4D22008F"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3A354B0" w14:textId="2C7C4BFC"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39765D64"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BF4D887" w14:textId="79A491B2"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B237ECC" w14:textId="2586365B"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A940E1" w14:textId="341C4D47"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0E2AA5E6" w14:textId="3CCD65C6"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6D223D20" w14:textId="77777777" w:rsidTr="00321196">
        <w:tc>
          <w:tcPr>
            <w:tcW w:w="2034" w:type="dxa"/>
            <w:tcBorders>
              <w:top w:val="nil"/>
              <w:left w:val="nil"/>
              <w:bottom w:val="single" w:sz="4" w:space="0" w:color="auto"/>
              <w:right w:val="nil"/>
            </w:tcBorders>
            <w:shd w:val="clear" w:color="auto" w:fill="auto"/>
            <w:vAlign w:val="center"/>
            <w:hideMark/>
          </w:tcPr>
          <w:p w14:paraId="313E37D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AF04D47" w14:textId="2EC633A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C5393D8"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FD17C67" w14:textId="56AD2AE6"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129E4C92" w14:textId="04529F25"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DEC25A6" w14:textId="70B00CEE"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0FC29C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476D3C61" w14:textId="5D3BFA3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4B21E5E" w14:textId="19345B64"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71309F5" w14:textId="684D81AF"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071E9C7" w14:textId="00750B04"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ACD3007" w14:textId="77777777" w:rsidTr="00DB2595">
        <w:tc>
          <w:tcPr>
            <w:tcW w:w="2034" w:type="dxa"/>
            <w:tcBorders>
              <w:top w:val="nil"/>
              <w:left w:val="nil"/>
              <w:bottom w:val="single" w:sz="4" w:space="0" w:color="auto"/>
              <w:right w:val="nil"/>
            </w:tcBorders>
            <w:shd w:val="clear" w:color="000000" w:fill="F2F2F2"/>
            <w:vAlign w:val="center"/>
            <w:hideMark/>
          </w:tcPr>
          <w:p w14:paraId="558FD98D"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0A99E9D7"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4FC25385"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4DAC9AFF" w14:textId="6AFEE5CA"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71C303D2"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617691A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2348FAC2"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1CBF02B3" w14:textId="54B79E83"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D73BA1"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4D38C4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2B8E8F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2C6BED0" w14:textId="77777777" w:rsidTr="00321196">
        <w:tc>
          <w:tcPr>
            <w:tcW w:w="2034" w:type="dxa"/>
            <w:tcBorders>
              <w:top w:val="nil"/>
              <w:left w:val="nil"/>
              <w:bottom w:val="single" w:sz="4" w:space="0" w:color="auto"/>
              <w:right w:val="nil"/>
            </w:tcBorders>
            <w:shd w:val="clear" w:color="auto" w:fill="auto"/>
            <w:vAlign w:val="center"/>
            <w:hideMark/>
          </w:tcPr>
          <w:p w14:paraId="5CB86B8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2A015AE1" w14:textId="25345645"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ED5D06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1083EDC" w14:textId="7E0487A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04603E97" w14:textId="667A012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B4DD0F6" w14:textId="718B1F6A"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A3F63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735670B7" w14:textId="47237749"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562F065A" w14:textId="38D2659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C9BE1BB" w14:textId="7104107E"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2F907C" w14:textId="43F9AAC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7F9450F" w14:textId="77777777" w:rsidTr="00321196">
        <w:tc>
          <w:tcPr>
            <w:tcW w:w="2034" w:type="dxa"/>
            <w:tcBorders>
              <w:top w:val="nil"/>
              <w:left w:val="nil"/>
              <w:bottom w:val="single" w:sz="4" w:space="0" w:color="auto"/>
              <w:right w:val="nil"/>
            </w:tcBorders>
            <w:shd w:val="clear" w:color="auto" w:fill="auto"/>
            <w:vAlign w:val="center"/>
            <w:hideMark/>
          </w:tcPr>
          <w:p w14:paraId="6D92FC4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AE49A37" w14:textId="5C19A1FB"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682CA2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6EFCFDD4" w14:textId="64B7545F"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AA2A3A6" w14:textId="57CF5BE8"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C6D1E66" w14:textId="4905BE94"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8FAC24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1341C14" w14:textId="2C2DED71"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725E9C2" w14:textId="7F50BDB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03383FB" w14:textId="2A67E2C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35B131E" w14:textId="6E74978E"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56E68310" w14:textId="77777777" w:rsidTr="00DB2595">
        <w:tc>
          <w:tcPr>
            <w:tcW w:w="4427" w:type="dxa"/>
            <w:gridSpan w:val="4"/>
            <w:tcBorders>
              <w:top w:val="single" w:sz="4" w:space="0" w:color="auto"/>
              <w:left w:val="nil"/>
              <w:bottom w:val="single" w:sz="4" w:space="0" w:color="auto"/>
              <w:right w:val="nil"/>
            </w:tcBorders>
            <w:shd w:val="clear" w:color="000000" w:fill="F2F2F2"/>
          </w:tcPr>
          <w:p w14:paraId="50DB1E26" w14:textId="27E1EC55"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0-5 months old exclusively </w:t>
            </w:r>
            <w:proofErr w:type="spellStart"/>
            <w:r w:rsidRPr="00943C09">
              <w:rPr>
                <w:rFonts w:eastAsia="Times New Roman" w:cs="Times New Roman"/>
                <w:b/>
                <w:bCs/>
                <w:color w:val="auto"/>
                <w:sz w:val="20"/>
                <w:szCs w:val="20"/>
              </w:rPr>
              <w:t>breastfed</w:t>
            </w:r>
            <w:r w:rsidR="00587C7A">
              <w:rPr>
                <w:rFonts w:eastAsia="Times New Roman" w:cs="Times New Roman"/>
                <w:b/>
                <w:bCs/>
                <w:color w:val="auto"/>
                <w:sz w:val="20"/>
                <w:szCs w:val="20"/>
                <w:vertAlign w:val="superscript"/>
              </w:rPr>
              <w:t>d</w:t>
            </w:r>
            <w:proofErr w:type="spellEnd"/>
          </w:p>
        </w:tc>
        <w:tc>
          <w:tcPr>
            <w:tcW w:w="182" w:type="dxa"/>
            <w:tcBorders>
              <w:top w:val="nil"/>
              <w:left w:val="nil"/>
              <w:bottom w:val="single" w:sz="4" w:space="0" w:color="auto"/>
              <w:right w:val="nil"/>
            </w:tcBorders>
            <w:shd w:val="clear" w:color="000000" w:fill="F2F2F2"/>
            <w:vAlign w:val="center"/>
            <w:hideMark/>
          </w:tcPr>
          <w:p w14:paraId="01207F82"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56C860B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766701F"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60321E32" w14:textId="22AD8F7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7DBD5CC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18FBF9C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15AADCD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677CF2D1" w14:textId="77777777" w:rsidTr="00321196">
        <w:tc>
          <w:tcPr>
            <w:tcW w:w="2034" w:type="dxa"/>
            <w:tcBorders>
              <w:top w:val="nil"/>
              <w:left w:val="nil"/>
              <w:bottom w:val="single" w:sz="4" w:space="0" w:color="auto"/>
              <w:right w:val="nil"/>
            </w:tcBorders>
            <w:shd w:val="clear" w:color="auto" w:fill="auto"/>
            <w:vAlign w:val="center"/>
            <w:hideMark/>
          </w:tcPr>
          <w:p w14:paraId="643ED2A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9253D31" w14:textId="09E70E9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9CC765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04A974CB" w14:textId="39338D9C"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3F24A1D" w14:textId="597330D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112277B" w14:textId="33268CB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D8C6648"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08177B9" w14:textId="6C63038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1DAA61D" w14:textId="621DAFC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5318B892" w14:textId="066AE3D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766DA5C2" w14:textId="4DB2EBD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E3D5F1F" w14:textId="77777777" w:rsidTr="00321196">
        <w:tc>
          <w:tcPr>
            <w:tcW w:w="2034" w:type="dxa"/>
            <w:tcBorders>
              <w:top w:val="nil"/>
              <w:left w:val="nil"/>
              <w:bottom w:val="single" w:sz="4" w:space="0" w:color="auto"/>
              <w:right w:val="nil"/>
            </w:tcBorders>
            <w:shd w:val="clear" w:color="auto" w:fill="auto"/>
            <w:vAlign w:val="center"/>
            <w:hideMark/>
          </w:tcPr>
          <w:p w14:paraId="3F7C392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1BA894D6" w14:textId="640DAC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87849A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D629429" w14:textId="17B6BCDE"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9DAA822" w14:textId="5104FF2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147105E2" w14:textId="47BC4D8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12772889"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4EFB674C" w14:textId="348CA3DD"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1DB6B14B" w14:textId="58A66DD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45DD8544" w14:textId="274C8DF2"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E4E55C5" w14:textId="3EEE34D0"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EF18069" w14:textId="77777777" w:rsidTr="00F27E8A">
        <w:tc>
          <w:tcPr>
            <w:tcW w:w="5465" w:type="dxa"/>
            <w:gridSpan w:val="6"/>
            <w:tcBorders>
              <w:top w:val="single" w:sz="4" w:space="0" w:color="auto"/>
              <w:left w:val="nil"/>
              <w:bottom w:val="single" w:sz="4" w:space="0" w:color="auto"/>
              <w:right w:val="nil"/>
            </w:tcBorders>
            <w:shd w:val="clear" w:color="000000" w:fill="F2F2F2"/>
          </w:tcPr>
          <w:p w14:paraId="1377326F" w14:textId="21344588" w:rsidR="00DB2595" w:rsidRPr="00587C7A" w:rsidRDefault="00DB2595"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 xml:space="preserve">6-23 months old with minimum acceptable </w:t>
            </w:r>
            <w:proofErr w:type="spellStart"/>
            <w:r w:rsidRPr="00943C09">
              <w:rPr>
                <w:rFonts w:eastAsia="Times New Roman" w:cs="Times New Roman"/>
                <w:b/>
                <w:bCs/>
                <w:color w:val="auto"/>
                <w:sz w:val="20"/>
                <w:szCs w:val="20"/>
              </w:rPr>
              <w:t>diet</w:t>
            </w:r>
            <w:r w:rsidR="00587C7A">
              <w:rPr>
                <w:rFonts w:eastAsia="Times New Roman" w:cs="Times New Roman"/>
                <w:b/>
                <w:bCs/>
                <w:color w:val="auto"/>
                <w:sz w:val="20"/>
                <w:szCs w:val="20"/>
                <w:vertAlign w:val="superscript"/>
              </w:rPr>
              <w:t>e</w:t>
            </w:r>
            <w:proofErr w:type="spellEnd"/>
          </w:p>
        </w:tc>
        <w:tc>
          <w:tcPr>
            <w:tcW w:w="989" w:type="dxa"/>
            <w:tcBorders>
              <w:top w:val="nil"/>
              <w:left w:val="nil"/>
              <w:bottom w:val="single" w:sz="4" w:space="0" w:color="auto"/>
              <w:right w:val="nil"/>
            </w:tcBorders>
            <w:shd w:val="clear" w:color="000000" w:fill="F2F2F2"/>
          </w:tcPr>
          <w:p w14:paraId="544DADBD"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5ED67DB3" w14:textId="04769563"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5A130C3"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59D41CED"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396691BB"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0BB43417" w14:textId="77777777" w:rsidTr="00321196">
        <w:tc>
          <w:tcPr>
            <w:tcW w:w="2034" w:type="dxa"/>
            <w:tcBorders>
              <w:top w:val="nil"/>
              <w:left w:val="nil"/>
              <w:bottom w:val="single" w:sz="4" w:space="0" w:color="auto"/>
              <w:right w:val="nil"/>
            </w:tcBorders>
            <w:shd w:val="clear" w:color="auto" w:fill="auto"/>
            <w:vAlign w:val="center"/>
            <w:hideMark/>
          </w:tcPr>
          <w:p w14:paraId="01D80EF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Yes</w:t>
            </w:r>
          </w:p>
        </w:tc>
        <w:tc>
          <w:tcPr>
            <w:tcW w:w="761" w:type="dxa"/>
            <w:tcBorders>
              <w:top w:val="nil"/>
              <w:left w:val="nil"/>
              <w:bottom w:val="single" w:sz="4" w:space="0" w:color="auto"/>
              <w:right w:val="nil"/>
            </w:tcBorders>
            <w:shd w:val="clear" w:color="auto" w:fill="auto"/>
            <w:noWrap/>
            <w:vAlign w:val="center"/>
            <w:hideMark/>
          </w:tcPr>
          <w:p w14:paraId="58C20260" w14:textId="536CD65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267983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5E1FA04" w14:textId="21F440D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9412D76" w14:textId="7BA4C98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47A090C" w14:textId="7BD3AF1B"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594F02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58B9CA87" w14:textId="011AA0BC"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A9B8D95" w14:textId="0A290AF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29F1330" w14:textId="7BB7AAA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5BB00B73" w14:textId="501B90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21E1CF0" w14:textId="77777777" w:rsidTr="00321196">
        <w:tc>
          <w:tcPr>
            <w:tcW w:w="2034" w:type="dxa"/>
            <w:tcBorders>
              <w:top w:val="nil"/>
              <w:left w:val="nil"/>
              <w:bottom w:val="single" w:sz="4" w:space="0" w:color="auto"/>
              <w:right w:val="nil"/>
            </w:tcBorders>
            <w:shd w:val="clear" w:color="auto" w:fill="auto"/>
            <w:vAlign w:val="center"/>
            <w:hideMark/>
          </w:tcPr>
          <w:p w14:paraId="1B3F0CC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w:t>
            </w:r>
          </w:p>
        </w:tc>
        <w:tc>
          <w:tcPr>
            <w:tcW w:w="761" w:type="dxa"/>
            <w:tcBorders>
              <w:top w:val="nil"/>
              <w:left w:val="nil"/>
              <w:bottom w:val="single" w:sz="4" w:space="0" w:color="auto"/>
              <w:right w:val="nil"/>
            </w:tcBorders>
            <w:shd w:val="clear" w:color="auto" w:fill="auto"/>
            <w:noWrap/>
            <w:vAlign w:val="center"/>
            <w:hideMark/>
          </w:tcPr>
          <w:p w14:paraId="5CD91D01" w14:textId="4C8E0BB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7832079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03AA7DA" w14:textId="44B53EAB"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35460CAB" w14:textId="2508A6D4"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B60D7FB" w14:textId="57F4E27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71515FA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2D4AAC8C" w14:textId="75D46C7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24CA5412" w14:textId="58519C3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D2FAD80" w14:textId="6B5D0121"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91FC039" w14:textId="6A01429A"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6D8C5498" w14:textId="77777777" w:rsidTr="00DB2595">
        <w:tc>
          <w:tcPr>
            <w:tcW w:w="2034" w:type="dxa"/>
            <w:tcBorders>
              <w:top w:val="nil"/>
              <w:left w:val="nil"/>
              <w:bottom w:val="single" w:sz="4" w:space="0" w:color="auto"/>
              <w:right w:val="nil"/>
            </w:tcBorders>
            <w:shd w:val="clear" w:color="000000" w:fill="DBE7F3"/>
            <w:vAlign w:val="center"/>
            <w:hideMark/>
          </w:tcPr>
          <w:p w14:paraId="08491DA9" w14:textId="41580114" w:rsidR="008E036F" w:rsidRPr="00943C09" w:rsidRDefault="008E036F" w:rsidP="008E036F">
            <w:pPr>
              <w:widowControl/>
              <w:spacing w:line="259" w:lineRule="auto"/>
              <w:rPr>
                <w:rFonts w:eastAsia="Times New Roman" w:cs="Times New Roman"/>
                <w:b/>
                <w:bCs/>
                <w:sz w:val="20"/>
                <w:szCs w:val="20"/>
                <w:vertAlign w:val="superscript"/>
              </w:rPr>
            </w:pPr>
            <w:r w:rsidRPr="00943C09">
              <w:rPr>
                <w:rFonts w:eastAsia="Times New Roman" w:cs="Times New Roman"/>
                <w:b/>
                <w:bCs/>
                <w:sz w:val="20"/>
                <w:szCs w:val="20"/>
              </w:rPr>
              <w:t>Men</w:t>
            </w:r>
          </w:p>
        </w:tc>
        <w:tc>
          <w:tcPr>
            <w:tcW w:w="761" w:type="dxa"/>
            <w:tcBorders>
              <w:top w:val="nil"/>
              <w:left w:val="nil"/>
              <w:bottom w:val="single" w:sz="4" w:space="0" w:color="auto"/>
              <w:right w:val="nil"/>
            </w:tcBorders>
            <w:shd w:val="clear" w:color="000000" w:fill="DBE7F3"/>
            <w:vAlign w:val="center"/>
            <w:hideMark/>
          </w:tcPr>
          <w:p w14:paraId="78039F01" w14:textId="4D64F246"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DBE7F3"/>
          </w:tcPr>
          <w:p w14:paraId="0CF8102D"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DBE7F3"/>
            <w:vAlign w:val="center"/>
            <w:hideMark/>
          </w:tcPr>
          <w:p w14:paraId="3DF7D58F" w14:textId="0F49601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DBE7F3"/>
            <w:vAlign w:val="center"/>
            <w:hideMark/>
          </w:tcPr>
          <w:p w14:paraId="67C8B3E0" w14:textId="43A6D76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DBE7F3"/>
            <w:vAlign w:val="center"/>
            <w:hideMark/>
          </w:tcPr>
          <w:p w14:paraId="19A98BEB" w14:textId="72A1A6E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DBE7F3"/>
          </w:tcPr>
          <w:p w14:paraId="7AAADEFC"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DBE7F3"/>
            <w:vAlign w:val="center"/>
            <w:hideMark/>
          </w:tcPr>
          <w:p w14:paraId="18696D4C" w14:textId="070F8D42"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DBE7F3"/>
            <w:vAlign w:val="center"/>
            <w:hideMark/>
          </w:tcPr>
          <w:p w14:paraId="1F92B58F" w14:textId="4988BD1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DBE7F3"/>
            <w:vAlign w:val="center"/>
            <w:hideMark/>
          </w:tcPr>
          <w:p w14:paraId="2C7F3E2B" w14:textId="67173304"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DBE7F3"/>
            <w:vAlign w:val="center"/>
            <w:hideMark/>
          </w:tcPr>
          <w:p w14:paraId="2880BAD5" w14:textId="000D1D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6EDBC21" w14:textId="77777777" w:rsidTr="00DB2595">
        <w:tc>
          <w:tcPr>
            <w:tcW w:w="2034" w:type="dxa"/>
            <w:tcBorders>
              <w:top w:val="nil"/>
              <w:left w:val="nil"/>
              <w:bottom w:val="single" w:sz="4" w:space="0" w:color="auto"/>
              <w:right w:val="nil"/>
            </w:tcBorders>
            <w:shd w:val="clear" w:color="auto" w:fill="auto"/>
            <w:vAlign w:val="center"/>
            <w:hideMark/>
          </w:tcPr>
          <w:p w14:paraId="3B96358B"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All men</w:t>
            </w:r>
          </w:p>
        </w:tc>
        <w:tc>
          <w:tcPr>
            <w:tcW w:w="761" w:type="dxa"/>
            <w:tcBorders>
              <w:top w:val="nil"/>
              <w:left w:val="nil"/>
              <w:bottom w:val="single" w:sz="4" w:space="0" w:color="auto"/>
              <w:right w:val="nil"/>
            </w:tcBorders>
            <w:shd w:val="clear" w:color="auto" w:fill="auto"/>
            <w:vAlign w:val="center"/>
            <w:hideMark/>
          </w:tcPr>
          <w:p w14:paraId="0C90E5BF" w14:textId="123A83C0"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0FDDD84"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2DCA9878" w14:textId="6D45FCB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0480364" w14:textId="61C9F4A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75B6FE53" w14:textId="1BBAA0E1"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2E0A5EFD"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8479EAE" w14:textId="6DCEB533"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3E9F3BAC" w14:textId="4C44F11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1F4D31" w14:textId="0F3FF7D3"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12E143AB" w14:textId="24131B97"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FBD1AB5" w14:textId="77777777" w:rsidTr="00DB2595">
        <w:tc>
          <w:tcPr>
            <w:tcW w:w="2034" w:type="dxa"/>
            <w:tcBorders>
              <w:top w:val="nil"/>
              <w:left w:val="nil"/>
              <w:bottom w:val="single" w:sz="4" w:space="0" w:color="auto"/>
              <w:right w:val="nil"/>
            </w:tcBorders>
            <w:shd w:val="clear" w:color="000000" w:fill="F2F2F2"/>
            <w:vAlign w:val="center"/>
            <w:hideMark/>
          </w:tcPr>
          <w:p w14:paraId="495722FE" w14:textId="77777777" w:rsidR="008E036F" w:rsidRPr="00943C09" w:rsidRDefault="008E036F" w:rsidP="008E036F">
            <w:pPr>
              <w:widowControl/>
              <w:spacing w:line="259" w:lineRule="auto"/>
              <w:rPr>
                <w:rFonts w:eastAsia="Times New Roman" w:cs="Times New Roman"/>
                <w:b/>
                <w:bCs/>
                <w:sz w:val="20"/>
                <w:szCs w:val="20"/>
              </w:rPr>
            </w:pPr>
            <w:r w:rsidRPr="00943C09">
              <w:rPr>
                <w:rFonts w:eastAsia="Times New Roman" w:cs="Times New Roman"/>
                <w:b/>
                <w:bCs/>
                <w:sz w:val="20"/>
                <w:szCs w:val="20"/>
              </w:rPr>
              <w:t>Age category</w:t>
            </w:r>
          </w:p>
        </w:tc>
        <w:tc>
          <w:tcPr>
            <w:tcW w:w="761" w:type="dxa"/>
            <w:tcBorders>
              <w:top w:val="nil"/>
              <w:left w:val="nil"/>
              <w:bottom w:val="single" w:sz="4" w:space="0" w:color="auto"/>
              <w:right w:val="nil"/>
            </w:tcBorders>
            <w:shd w:val="clear" w:color="000000" w:fill="F2F2F2"/>
            <w:vAlign w:val="center"/>
            <w:hideMark/>
          </w:tcPr>
          <w:p w14:paraId="2EE63E6B" w14:textId="0C1643B4"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shd w:val="clear" w:color="000000" w:fill="F2F2F2"/>
          </w:tcPr>
          <w:p w14:paraId="525F57AF"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000000" w:fill="F2F2F2"/>
            <w:vAlign w:val="center"/>
            <w:hideMark/>
          </w:tcPr>
          <w:p w14:paraId="51F56809" w14:textId="604F04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000000" w:fill="F2F2F2"/>
            <w:vAlign w:val="center"/>
            <w:hideMark/>
          </w:tcPr>
          <w:p w14:paraId="4EA500F4" w14:textId="4789BC61"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000000" w:fill="F2F2F2"/>
            <w:vAlign w:val="center"/>
            <w:hideMark/>
          </w:tcPr>
          <w:p w14:paraId="2B2268C2" w14:textId="0A0CABD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shd w:val="clear" w:color="000000" w:fill="F2F2F2"/>
          </w:tcPr>
          <w:p w14:paraId="3160326F"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000000" w:fill="F2F2F2"/>
            <w:vAlign w:val="center"/>
            <w:hideMark/>
          </w:tcPr>
          <w:p w14:paraId="6219A554" w14:textId="3E6E87E5"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000000" w:fill="F2F2F2"/>
            <w:vAlign w:val="center"/>
            <w:hideMark/>
          </w:tcPr>
          <w:p w14:paraId="0CE872F7" w14:textId="1523FE48"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000000" w:fill="F2F2F2"/>
            <w:vAlign w:val="center"/>
            <w:hideMark/>
          </w:tcPr>
          <w:p w14:paraId="2CB160A1" w14:textId="1E9C1D29"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000000" w:fill="F2F2F2"/>
            <w:vAlign w:val="center"/>
            <w:hideMark/>
          </w:tcPr>
          <w:p w14:paraId="2BD4DA07" w14:textId="66177D8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C11185B" w14:textId="77777777" w:rsidTr="00321196">
        <w:tc>
          <w:tcPr>
            <w:tcW w:w="2034" w:type="dxa"/>
            <w:tcBorders>
              <w:top w:val="nil"/>
              <w:left w:val="nil"/>
              <w:bottom w:val="single" w:sz="4" w:space="0" w:color="auto"/>
              <w:right w:val="nil"/>
            </w:tcBorders>
            <w:shd w:val="clear" w:color="auto" w:fill="auto"/>
            <w:vAlign w:val="center"/>
            <w:hideMark/>
          </w:tcPr>
          <w:p w14:paraId="34B6554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61" w:type="dxa"/>
            <w:tcBorders>
              <w:top w:val="nil"/>
              <w:left w:val="nil"/>
              <w:bottom w:val="single" w:sz="4" w:space="0" w:color="auto"/>
              <w:right w:val="nil"/>
            </w:tcBorders>
            <w:shd w:val="clear" w:color="auto" w:fill="auto"/>
            <w:vAlign w:val="center"/>
            <w:hideMark/>
          </w:tcPr>
          <w:p w14:paraId="51F1DE6E" w14:textId="2E381A8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441AE9F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6EEFBCD" w14:textId="3E044013"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593EB925" w14:textId="261726B3"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565199D4" w14:textId="613458F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6C754184"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13874E9B" w14:textId="418D8006"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8DF5C10" w14:textId="340DF49A"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3412F43" w14:textId="005FAD28"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6BF1839" w14:textId="71829A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29D952" w14:textId="77777777" w:rsidTr="00321196">
        <w:tc>
          <w:tcPr>
            <w:tcW w:w="2034" w:type="dxa"/>
            <w:tcBorders>
              <w:top w:val="nil"/>
              <w:left w:val="nil"/>
              <w:bottom w:val="single" w:sz="4" w:space="0" w:color="auto"/>
              <w:right w:val="nil"/>
            </w:tcBorders>
            <w:shd w:val="clear" w:color="auto" w:fill="auto"/>
            <w:vAlign w:val="center"/>
            <w:hideMark/>
          </w:tcPr>
          <w:p w14:paraId="06DFFFC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 xml:space="preserve">30+ </w:t>
            </w:r>
          </w:p>
        </w:tc>
        <w:tc>
          <w:tcPr>
            <w:tcW w:w="761" w:type="dxa"/>
            <w:tcBorders>
              <w:top w:val="nil"/>
              <w:left w:val="nil"/>
              <w:bottom w:val="single" w:sz="4" w:space="0" w:color="auto"/>
              <w:right w:val="nil"/>
            </w:tcBorders>
            <w:shd w:val="clear" w:color="auto" w:fill="auto"/>
            <w:vAlign w:val="center"/>
            <w:hideMark/>
          </w:tcPr>
          <w:p w14:paraId="5A6428EB" w14:textId="3A7A221D"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113C7FA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vAlign w:val="center"/>
            <w:hideMark/>
          </w:tcPr>
          <w:p w14:paraId="4F829EFB" w14:textId="3111C197"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6119D454" w14:textId="6F0A6476"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36F38FDB" w14:textId="7CBCF115"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50D3CF1"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38E28945" w14:textId="5096677E"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B8E532" w14:textId="13EDDA32"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325BAA6A" w14:textId="58EBBFC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01A56BEB" w14:textId="6729DC95"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108036A4" w14:textId="77777777" w:rsidTr="00F27E8A">
        <w:tc>
          <w:tcPr>
            <w:tcW w:w="4609" w:type="dxa"/>
            <w:gridSpan w:val="5"/>
            <w:tcBorders>
              <w:top w:val="single" w:sz="4" w:space="0" w:color="auto"/>
              <w:left w:val="nil"/>
              <w:bottom w:val="single" w:sz="4" w:space="0" w:color="auto"/>
              <w:right w:val="nil"/>
            </w:tcBorders>
            <w:shd w:val="clear" w:color="000000" w:fill="F2F2F2"/>
          </w:tcPr>
          <w:p w14:paraId="5A82F0CC" w14:textId="3FE4B0FD"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xml:space="preserve">Education  </w:t>
            </w:r>
          </w:p>
        </w:tc>
        <w:tc>
          <w:tcPr>
            <w:tcW w:w="856" w:type="dxa"/>
            <w:tcBorders>
              <w:top w:val="nil"/>
              <w:left w:val="nil"/>
              <w:bottom w:val="single" w:sz="4" w:space="0" w:color="auto"/>
              <w:right w:val="nil"/>
            </w:tcBorders>
            <w:shd w:val="clear" w:color="000000" w:fill="F2F2F2"/>
            <w:vAlign w:val="center"/>
            <w:hideMark/>
          </w:tcPr>
          <w:p w14:paraId="6C5CB32C"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4BF4B3FC" w14:textId="77777777" w:rsidR="00DB2595" w:rsidRPr="00943C09" w:rsidRDefault="00DB2595"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B52A2DC" w14:textId="2BD60118"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C3E9FC5"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215331A0"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0FA38DB6" w14:textId="77777777" w:rsidR="00DB2595" w:rsidRPr="00943C09" w:rsidRDefault="00DB2595"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37069274" w14:textId="77777777" w:rsidTr="00321196">
        <w:tc>
          <w:tcPr>
            <w:tcW w:w="2034" w:type="dxa"/>
            <w:tcBorders>
              <w:top w:val="nil"/>
              <w:left w:val="nil"/>
              <w:bottom w:val="single" w:sz="4" w:space="0" w:color="auto"/>
              <w:right w:val="nil"/>
            </w:tcBorders>
            <w:shd w:val="clear" w:color="auto" w:fill="auto"/>
            <w:vAlign w:val="center"/>
            <w:hideMark/>
          </w:tcPr>
          <w:p w14:paraId="21BCFBE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 education</w:t>
            </w:r>
          </w:p>
        </w:tc>
        <w:tc>
          <w:tcPr>
            <w:tcW w:w="761" w:type="dxa"/>
            <w:tcBorders>
              <w:top w:val="nil"/>
              <w:left w:val="nil"/>
              <w:bottom w:val="single" w:sz="4" w:space="0" w:color="auto"/>
              <w:right w:val="nil"/>
            </w:tcBorders>
            <w:shd w:val="clear" w:color="auto" w:fill="auto"/>
            <w:noWrap/>
            <w:vAlign w:val="center"/>
            <w:hideMark/>
          </w:tcPr>
          <w:p w14:paraId="6A18D450" w14:textId="4C003A6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A2B0DA3"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595E384" w14:textId="365D08E5"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24632B7" w14:textId="5236234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A1488AD" w14:textId="01F3253F"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CDEB3A7"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50CC016E" w14:textId="1D46B6C7"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3D5FB5B9" w14:textId="600D4A17"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61A66A91" w14:textId="4AEBCAC0"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48531983" w14:textId="52CE044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56E23F4" w14:textId="77777777" w:rsidTr="00321196">
        <w:tc>
          <w:tcPr>
            <w:tcW w:w="2034" w:type="dxa"/>
            <w:tcBorders>
              <w:top w:val="nil"/>
              <w:left w:val="nil"/>
              <w:bottom w:val="single" w:sz="4" w:space="0" w:color="auto"/>
              <w:right w:val="nil"/>
            </w:tcBorders>
            <w:shd w:val="clear" w:color="auto" w:fill="auto"/>
            <w:vAlign w:val="center"/>
            <w:hideMark/>
          </w:tcPr>
          <w:p w14:paraId="122D3A2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Less than primary</w:t>
            </w:r>
          </w:p>
        </w:tc>
        <w:tc>
          <w:tcPr>
            <w:tcW w:w="761" w:type="dxa"/>
            <w:tcBorders>
              <w:top w:val="nil"/>
              <w:left w:val="nil"/>
              <w:bottom w:val="single" w:sz="4" w:space="0" w:color="auto"/>
              <w:right w:val="nil"/>
            </w:tcBorders>
            <w:shd w:val="clear" w:color="auto" w:fill="auto"/>
            <w:noWrap/>
            <w:vAlign w:val="center"/>
            <w:hideMark/>
          </w:tcPr>
          <w:p w14:paraId="6C1C5449" w14:textId="44874ADF"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9EA7DAA"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5DA733A" w14:textId="72044C28"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7883318A" w14:textId="3FA182D9"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5C10612F" w14:textId="3225A543"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64E9FC2"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7B6D3132" w14:textId="6909C16F"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2705454D" w14:textId="1999E58E"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E815E48" w14:textId="16807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40A97CC" w14:textId="5A4C8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2A1EB00" w14:textId="77777777" w:rsidTr="00321196">
        <w:tc>
          <w:tcPr>
            <w:tcW w:w="2034" w:type="dxa"/>
            <w:tcBorders>
              <w:top w:val="nil"/>
              <w:left w:val="nil"/>
              <w:bottom w:val="single" w:sz="4" w:space="0" w:color="auto"/>
              <w:right w:val="nil"/>
            </w:tcBorders>
            <w:shd w:val="clear" w:color="auto" w:fill="auto"/>
            <w:vAlign w:val="center"/>
            <w:hideMark/>
          </w:tcPr>
          <w:p w14:paraId="1D66465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Completed primary</w:t>
            </w:r>
          </w:p>
        </w:tc>
        <w:tc>
          <w:tcPr>
            <w:tcW w:w="761" w:type="dxa"/>
            <w:tcBorders>
              <w:top w:val="nil"/>
              <w:left w:val="nil"/>
              <w:bottom w:val="single" w:sz="4" w:space="0" w:color="auto"/>
              <w:right w:val="nil"/>
            </w:tcBorders>
            <w:shd w:val="clear" w:color="auto" w:fill="auto"/>
            <w:noWrap/>
            <w:vAlign w:val="center"/>
            <w:hideMark/>
          </w:tcPr>
          <w:p w14:paraId="77A57DCD" w14:textId="4484CAFE"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0A242B4B"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22D80787" w14:textId="3835FC7D"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54A588CE" w14:textId="1543B6A2"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6D7E1A9A" w14:textId="61C23087"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7A953F6"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9CF88FF" w14:textId="25389B4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49C76CA3" w14:textId="50B34583"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3CF4DBF0" w14:textId="7903B375"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18A665F3" w14:textId="1E0895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C9D8B9" w14:textId="77777777" w:rsidTr="00321196">
        <w:tc>
          <w:tcPr>
            <w:tcW w:w="2034" w:type="dxa"/>
            <w:tcBorders>
              <w:top w:val="nil"/>
              <w:left w:val="nil"/>
              <w:bottom w:val="single" w:sz="4" w:space="0" w:color="auto"/>
              <w:right w:val="nil"/>
            </w:tcBorders>
            <w:shd w:val="clear" w:color="auto" w:fill="auto"/>
            <w:vAlign w:val="center"/>
            <w:hideMark/>
          </w:tcPr>
          <w:p w14:paraId="58C14307" w14:textId="77777777" w:rsidR="008E036F" w:rsidRPr="00943C09" w:rsidRDefault="008E036F" w:rsidP="008E036F">
            <w:pPr>
              <w:widowControl/>
              <w:spacing w:line="259" w:lineRule="auto"/>
              <w:ind w:left="202"/>
              <w:rPr>
                <w:rFonts w:eastAsia="Times New Roman" w:cs="Times New Roman"/>
                <w:sz w:val="20"/>
                <w:szCs w:val="20"/>
              </w:rPr>
            </w:pPr>
            <w:r w:rsidRPr="00943C09">
              <w:rPr>
                <w:rFonts w:eastAsia="Times New Roman" w:cs="Times New Roman"/>
                <w:sz w:val="20"/>
                <w:szCs w:val="20"/>
              </w:rPr>
              <w:t>Completed secondary</w:t>
            </w:r>
          </w:p>
        </w:tc>
        <w:tc>
          <w:tcPr>
            <w:tcW w:w="761" w:type="dxa"/>
            <w:tcBorders>
              <w:top w:val="nil"/>
              <w:left w:val="nil"/>
              <w:bottom w:val="single" w:sz="4" w:space="0" w:color="auto"/>
              <w:right w:val="nil"/>
            </w:tcBorders>
            <w:shd w:val="clear" w:color="auto" w:fill="auto"/>
            <w:noWrap/>
            <w:vAlign w:val="center"/>
            <w:hideMark/>
          </w:tcPr>
          <w:p w14:paraId="09355031" w14:textId="4A5E1A6A" w:rsidR="008E036F" w:rsidRPr="00943C09" w:rsidRDefault="008E036F" w:rsidP="00DB2595">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vAlign w:val="center"/>
          </w:tcPr>
          <w:p w14:paraId="3164EF65" w14:textId="77777777" w:rsidR="008E036F" w:rsidRPr="00943C09" w:rsidRDefault="008E036F" w:rsidP="00DB2595">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5D5229D0" w14:textId="648DDD05" w:rsidR="008E036F" w:rsidRPr="00943C09" w:rsidRDefault="008E036F" w:rsidP="00DB2595">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341AEB60" w14:textId="7A534BD7" w:rsidR="008E036F" w:rsidRPr="00943C09" w:rsidRDefault="008E036F" w:rsidP="00DB2595">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07C4A16A" w14:textId="68916373" w:rsidR="008E036F" w:rsidRPr="00943C09" w:rsidRDefault="008E036F" w:rsidP="00DB2595">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vAlign w:val="center"/>
          </w:tcPr>
          <w:p w14:paraId="212A7AFA" w14:textId="77777777" w:rsidR="008E036F" w:rsidRPr="00943C09" w:rsidRDefault="008E036F" w:rsidP="00DB2595">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1D710353" w14:textId="27DB3FC7" w:rsidR="008E036F" w:rsidRPr="00943C09" w:rsidRDefault="008E036F" w:rsidP="00DB2595">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13995A40" w14:textId="3D33AF9E" w:rsidR="008E036F" w:rsidRPr="00943C09" w:rsidRDefault="008E036F" w:rsidP="00DB2595">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049E0026" w14:textId="29912ED1" w:rsidR="008E036F" w:rsidRPr="00943C09" w:rsidRDefault="008E036F" w:rsidP="00DB2595">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3C785E63" w14:textId="41BDD9AD" w:rsidR="008E036F" w:rsidRPr="00943C09" w:rsidRDefault="008E036F" w:rsidP="00DB2595">
            <w:pPr>
              <w:widowControl/>
              <w:spacing w:line="259" w:lineRule="auto"/>
              <w:jc w:val="center"/>
              <w:rPr>
                <w:rFonts w:eastAsia="Times New Roman" w:cs="Times New Roman"/>
                <w:sz w:val="20"/>
                <w:szCs w:val="20"/>
              </w:rPr>
            </w:pPr>
          </w:p>
        </w:tc>
      </w:tr>
      <w:tr w:rsidR="008E036F" w:rsidRPr="00943C09" w14:paraId="3328FB25" w14:textId="77777777" w:rsidTr="00321196">
        <w:tc>
          <w:tcPr>
            <w:tcW w:w="2034" w:type="dxa"/>
            <w:tcBorders>
              <w:top w:val="nil"/>
              <w:left w:val="nil"/>
              <w:bottom w:val="single" w:sz="4" w:space="0" w:color="auto"/>
              <w:right w:val="nil"/>
            </w:tcBorders>
            <w:shd w:val="clear" w:color="auto" w:fill="auto"/>
            <w:vAlign w:val="center"/>
            <w:hideMark/>
          </w:tcPr>
          <w:p w14:paraId="0A8C2C78"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Higher</w:t>
            </w:r>
          </w:p>
        </w:tc>
        <w:tc>
          <w:tcPr>
            <w:tcW w:w="761" w:type="dxa"/>
            <w:tcBorders>
              <w:top w:val="nil"/>
              <w:left w:val="nil"/>
              <w:bottom w:val="single" w:sz="4" w:space="0" w:color="auto"/>
              <w:right w:val="nil"/>
            </w:tcBorders>
            <w:shd w:val="clear" w:color="auto" w:fill="auto"/>
            <w:noWrap/>
            <w:vAlign w:val="center"/>
            <w:hideMark/>
          </w:tcPr>
          <w:p w14:paraId="3E92A36D" w14:textId="2B5492D9"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5AB1F695"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A947068" w14:textId="7F5E2B5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noWrap/>
            <w:vAlign w:val="center"/>
            <w:hideMark/>
          </w:tcPr>
          <w:p w14:paraId="4BA8F729" w14:textId="160EEAF7"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noWrap/>
            <w:vAlign w:val="center"/>
            <w:hideMark/>
          </w:tcPr>
          <w:p w14:paraId="2C1EAE45" w14:textId="5558CE1C"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01E78933"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noWrap/>
            <w:vAlign w:val="center"/>
            <w:hideMark/>
          </w:tcPr>
          <w:p w14:paraId="301066C2" w14:textId="55AA50B8"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noWrap/>
            <w:vAlign w:val="center"/>
            <w:hideMark/>
          </w:tcPr>
          <w:p w14:paraId="0042E437" w14:textId="3F827FFC"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noWrap/>
            <w:vAlign w:val="center"/>
            <w:hideMark/>
          </w:tcPr>
          <w:p w14:paraId="4183DDBA" w14:textId="72B28DEA"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noWrap/>
            <w:vAlign w:val="center"/>
            <w:hideMark/>
          </w:tcPr>
          <w:p w14:paraId="7ADE09C0" w14:textId="46FB41F8" w:rsidR="008E036F" w:rsidRPr="00943C09" w:rsidRDefault="008E036F" w:rsidP="008E036F">
            <w:pPr>
              <w:widowControl/>
              <w:spacing w:line="259" w:lineRule="auto"/>
              <w:jc w:val="center"/>
              <w:rPr>
                <w:rFonts w:eastAsia="Times New Roman" w:cs="Times New Roman"/>
                <w:sz w:val="20"/>
                <w:szCs w:val="20"/>
              </w:rPr>
            </w:pPr>
          </w:p>
        </w:tc>
      </w:tr>
      <w:tr w:rsidR="00DB2595" w:rsidRPr="00943C09" w14:paraId="2A9395C1" w14:textId="77777777" w:rsidTr="00DB2595">
        <w:tc>
          <w:tcPr>
            <w:tcW w:w="2034" w:type="dxa"/>
            <w:tcBorders>
              <w:top w:val="nil"/>
              <w:left w:val="nil"/>
              <w:bottom w:val="single" w:sz="4" w:space="0" w:color="auto"/>
              <w:right w:val="nil"/>
            </w:tcBorders>
            <w:shd w:val="clear" w:color="000000" w:fill="F2F2F2"/>
            <w:vAlign w:val="center"/>
            <w:hideMark/>
          </w:tcPr>
          <w:p w14:paraId="46377F9A"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Poverty status</w:t>
            </w:r>
          </w:p>
        </w:tc>
        <w:tc>
          <w:tcPr>
            <w:tcW w:w="761" w:type="dxa"/>
            <w:tcBorders>
              <w:top w:val="nil"/>
              <w:left w:val="nil"/>
              <w:bottom w:val="single" w:sz="4" w:space="0" w:color="auto"/>
              <w:right w:val="nil"/>
            </w:tcBorders>
            <w:shd w:val="clear" w:color="000000" w:fill="F2F2F2"/>
            <w:vAlign w:val="center"/>
            <w:hideMark/>
          </w:tcPr>
          <w:p w14:paraId="5A27038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60" w:type="dxa"/>
            <w:tcBorders>
              <w:top w:val="nil"/>
              <w:left w:val="nil"/>
              <w:bottom w:val="single" w:sz="4" w:space="0" w:color="auto"/>
              <w:right w:val="nil"/>
            </w:tcBorders>
            <w:shd w:val="clear" w:color="000000" w:fill="F2F2F2"/>
          </w:tcPr>
          <w:p w14:paraId="731FF9E9" w14:textId="77777777" w:rsidR="008E036F" w:rsidRPr="00943C09" w:rsidRDefault="008E036F" w:rsidP="008E036F">
            <w:pPr>
              <w:widowControl/>
              <w:spacing w:line="259" w:lineRule="auto"/>
              <w:rPr>
                <w:rFonts w:eastAsia="Times New Roman" w:cs="Times New Roman"/>
                <w:b/>
                <w:bCs/>
                <w:color w:val="auto"/>
                <w:sz w:val="20"/>
                <w:szCs w:val="20"/>
              </w:rPr>
            </w:pPr>
          </w:p>
        </w:tc>
        <w:tc>
          <w:tcPr>
            <w:tcW w:w="672" w:type="dxa"/>
            <w:tcBorders>
              <w:top w:val="nil"/>
              <w:left w:val="nil"/>
              <w:bottom w:val="single" w:sz="4" w:space="0" w:color="auto"/>
              <w:right w:val="nil"/>
            </w:tcBorders>
            <w:shd w:val="clear" w:color="000000" w:fill="F2F2F2"/>
            <w:vAlign w:val="center"/>
            <w:hideMark/>
          </w:tcPr>
          <w:p w14:paraId="25BEF795" w14:textId="0BD7DC0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182" w:type="dxa"/>
            <w:tcBorders>
              <w:top w:val="nil"/>
              <w:left w:val="nil"/>
              <w:bottom w:val="single" w:sz="4" w:space="0" w:color="auto"/>
              <w:right w:val="nil"/>
            </w:tcBorders>
            <w:shd w:val="clear" w:color="000000" w:fill="F2F2F2"/>
            <w:vAlign w:val="center"/>
            <w:hideMark/>
          </w:tcPr>
          <w:p w14:paraId="2A2CE90B"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56" w:type="dxa"/>
            <w:tcBorders>
              <w:top w:val="nil"/>
              <w:left w:val="nil"/>
              <w:bottom w:val="single" w:sz="4" w:space="0" w:color="auto"/>
              <w:right w:val="nil"/>
            </w:tcBorders>
            <w:shd w:val="clear" w:color="000000" w:fill="F2F2F2"/>
            <w:vAlign w:val="center"/>
            <w:hideMark/>
          </w:tcPr>
          <w:p w14:paraId="17F523A4"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989" w:type="dxa"/>
            <w:tcBorders>
              <w:top w:val="nil"/>
              <w:left w:val="nil"/>
              <w:bottom w:val="single" w:sz="4" w:space="0" w:color="auto"/>
              <w:right w:val="nil"/>
            </w:tcBorders>
            <w:shd w:val="clear" w:color="000000" w:fill="F2F2F2"/>
          </w:tcPr>
          <w:p w14:paraId="7D3A797C" w14:textId="77777777" w:rsidR="008E036F" w:rsidRPr="00943C09" w:rsidRDefault="008E036F" w:rsidP="008E036F">
            <w:pPr>
              <w:widowControl/>
              <w:spacing w:line="259" w:lineRule="auto"/>
              <w:rPr>
                <w:rFonts w:eastAsia="Times New Roman" w:cs="Times New Roman"/>
                <w:b/>
                <w:bCs/>
                <w:color w:val="auto"/>
                <w:sz w:val="20"/>
                <w:szCs w:val="20"/>
              </w:rPr>
            </w:pPr>
          </w:p>
        </w:tc>
        <w:tc>
          <w:tcPr>
            <w:tcW w:w="724" w:type="dxa"/>
            <w:tcBorders>
              <w:top w:val="nil"/>
              <w:left w:val="nil"/>
              <w:bottom w:val="single" w:sz="4" w:space="0" w:color="auto"/>
              <w:right w:val="nil"/>
            </w:tcBorders>
            <w:shd w:val="clear" w:color="000000" w:fill="F2F2F2"/>
            <w:vAlign w:val="center"/>
            <w:hideMark/>
          </w:tcPr>
          <w:p w14:paraId="3264F97C" w14:textId="5820CBE2"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41" w:type="dxa"/>
            <w:tcBorders>
              <w:top w:val="nil"/>
              <w:left w:val="nil"/>
              <w:bottom w:val="single" w:sz="4" w:space="0" w:color="auto"/>
              <w:right w:val="nil"/>
            </w:tcBorders>
            <w:shd w:val="clear" w:color="000000" w:fill="F2F2F2"/>
            <w:vAlign w:val="center"/>
            <w:hideMark/>
          </w:tcPr>
          <w:p w14:paraId="66C3D8A5"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881" w:type="dxa"/>
            <w:tcBorders>
              <w:top w:val="nil"/>
              <w:left w:val="nil"/>
              <w:bottom w:val="single" w:sz="4" w:space="0" w:color="auto"/>
              <w:right w:val="nil"/>
            </w:tcBorders>
            <w:shd w:val="clear" w:color="000000" w:fill="F2F2F2"/>
            <w:vAlign w:val="center"/>
            <w:hideMark/>
          </w:tcPr>
          <w:p w14:paraId="7CFC0580"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c>
          <w:tcPr>
            <w:tcW w:w="660" w:type="dxa"/>
            <w:tcBorders>
              <w:top w:val="nil"/>
              <w:left w:val="nil"/>
              <w:bottom w:val="single" w:sz="4" w:space="0" w:color="auto"/>
              <w:right w:val="nil"/>
            </w:tcBorders>
            <w:shd w:val="clear" w:color="000000" w:fill="F2F2F2"/>
            <w:vAlign w:val="center"/>
            <w:hideMark/>
          </w:tcPr>
          <w:p w14:paraId="6B6C089E" w14:textId="77777777" w:rsidR="008E036F" w:rsidRPr="00943C09" w:rsidRDefault="008E036F" w:rsidP="008E036F">
            <w:pPr>
              <w:widowControl/>
              <w:spacing w:line="259" w:lineRule="auto"/>
              <w:rPr>
                <w:rFonts w:eastAsia="Times New Roman" w:cs="Times New Roman"/>
                <w:b/>
                <w:bCs/>
                <w:color w:val="auto"/>
                <w:sz w:val="20"/>
                <w:szCs w:val="20"/>
              </w:rPr>
            </w:pPr>
            <w:r w:rsidRPr="00943C09">
              <w:rPr>
                <w:rFonts w:eastAsia="Times New Roman" w:cs="Times New Roman"/>
                <w:b/>
                <w:bCs/>
                <w:color w:val="auto"/>
                <w:sz w:val="20"/>
                <w:szCs w:val="20"/>
              </w:rPr>
              <w:t> </w:t>
            </w:r>
          </w:p>
        </w:tc>
      </w:tr>
      <w:tr w:rsidR="008E036F" w:rsidRPr="00943C09" w14:paraId="1D088CD7" w14:textId="77777777" w:rsidTr="00321196">
        <w:tc>
          <w:tcPr>
            <w:tcW w:w="2034" w:type="dxa"/>
            <w:tcBorders>
              <w:top w:val="nil"/>
              <w:left w:val="nil"/>
              <w:bottom w:val="single" w:sz="4" w:space="0" w:color="auto"/>
              <w:right w:val="nil"/>
            </w:tcBorders>
            <w:shd w:val="clear" w:color="auto" w:fill="auto"/>
            <w:vAlign w:val="center"/>
            <w:hideMark/>
          </w:tcPr>
          <w:p w14:paraId="7AE4C66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Poor</w:t>
            </w:r>
          </w:p>
        </w:tc>
        <w:tc>
          <w:tcPr>
            <w:tcW w:w="761" w:type="dxa"/>
            <w:tcBorders>
              <w:top w:val="nil"/>
              <w:left w:val="nil"/>
              <w:bottom w:val="single" w:sz="4" w:space="0" w:color="auto"/>
              <w:right w:val="nil"/>
            </w:tcBorders>
            <w:shd w:val="clear" w:color="auto" w:fill="auto"/>
            <w:noWrap/>
            <w:vAlign w:val="center"/>
            <w:hideMark/>
          </w:tcPr>
          <w:p w14:paraId="359D6871" w14:textId="301E9997"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212D6F92"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72BC81E7" w14:textId="00C1AD99"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44D0665D" w14:textId="410DD23E"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09F3E9E9" w14:textId="4A476466"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32E6FB00"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6D61473D" w14:textId="3A037D34"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47F6E6D2" w14:textId="4232D96F"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7178DE3A" w14:textId="429CEF8C"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44F24331" w14:textId="199EAA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6937186" w14:textId="77777777" w:rsidTr="00321196">
        <w:tc>
          <w:tcPr>
            <w:tcW w:w="2034" w:type="dxa"/>
            <w:tcBorders>
              <w:top w:val="nil"/>
              <w:left w:val="nil"/>
              <w:bottom w:val="single" w:sz="4" w:space="0" w:color="auto"/>
              <w:right w:val="nil"/>
            </w:tcBorders>
            <w:shd w:val="clear" w:color="auto" w:fill="auto"/>
            <w:vAlign w:val="center"/>
            <w:hideMark/>
          </w:tcPr>
          <w:p w14:paraId="6C0FC60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Non-poor</w:t>
            </w:r>
          </w:p>
        </w:tc>
        <w:tc>
          <w:tcPr>
            <w:tcW w:w="761" w:type="dxa"/>
            <w:tcBorders>
              <w:top w:val="nil"/>
              <w:left w:val="nil"/>
              <w:bottom w:val="single" w:sz="4" w:space="0" w:color="auto"/>
              <w:right w:val="nil"/>
            </w:tcBorders>
            <w:shd w:val="clear" w:color="auto" w:fill="auto"/>
            <w:noWrap/>
            <w:vAlign w:val="center"/>
            <w:hideMark/>
          </w:tcPr>
          <w:p w14:paraId="342C1385" w14:textId="77018AC8" w:rsidR="008E036F" w:rsidRPr="00943C09" w:rsidRDefault="008E036F" w:rsidP="008E036F">
            <w:pPr>
              <w:widowControl/>
              <w:spacing w:line="259" w:lineRule="auto"/>
              <w:jc w:val="center"/>
              <w:rPr>
                <w:rFonts w:eastAsia="Times New Roman" w:cs="Times New Roman"/>
                <w:sz w:val="20"/>
                <w:szCs w:val="20"/>
              </w:rPr>
            </w:pPr>
          </w:p>
        </w:tc>
        <w:tc>
          <w:tcPr>
            <w:tcW w:w="960" w:type="dxa"/>
            <w:tcBorders>
              <w:top w:val="nil"/>
              <w:left w:val="nil"/>
              <w:bottom w:val="single" w:sz="4" w:space="0" w:color="auto"/>
              <w:right w:val="nil"/>
            </w:tcBorders>
          </w:tcPr>
          <w:p w14:paraId="33352470" w14:textId="77777777" w:rsidR="008E036F" w:rsidRPr="00943C09" w:rsidRDefault="008E036F" w:rsidP="008E036F">
            <w:pPr>
              <w:widowControl/>
              <w:spacing w:line="259" w:lineRule="auto"/>
              <w:jc w:val="center"/>
              <w:rPr>
                <w:rFonts w:eastAsia="Times New Roman" w:cs="Times New Roman"/>
                <w:sz w:val="20"/>
                <w:szCs w:val="20"/>
              </w:rPr>
            </w:pPr>
          </w:p>
        </w:tc>
        <w:tc>
          <w:tcPr>
            <w:tcW w:w="672" w:type="dxa"/>
            <w:tcBorders>
              <w:top w:val="nil"/>
              <w:left w:val="nil"/>
              <w:bottom w:val="single" w:sz="4" w:space="0" w:color="auto"/>
              <w:right w:val="nil"/>
            </w:tcBorders>
            <w:shd w:val="clear" w:color="auto" w:fill="auto"/>
            <w:noWrap/>
            <w:vAlign w:val="center"/>
            <w:hideMark/>
          </w:tcPr>
          <w:p w14:paraId="19F5923C" w14:textId="05C6B5B2" w:rsidR="008E036F" w:rsidRPr="00943C09" w:rsidRDefault="008E036F" w:rsidP="008E036F">
            <w:pPr>
              <w:widowControl/>
              <w:spacing w:line="259" w:lineRule="auto"/>
              <w:jc w:val="center"/>
              <w:rPr>
                <w:rFonts w:eastAsia="Times New Roman" w:cs="Times New Roman"/>
                <w:sz w:val="20"/>
                <w:szCs w:val="20"/>
              </w:rPr>
            </w:pPr>
          </w:p>
        </w:tc>
        <w:tc>
          <w:tcPr>
            <w:tcW w:w="182" w:type="dxa"/>
            <w:tcBorders>
              <w:top w:val="nil"/>
              <w:left w:val="nil"/>
              <w:bottom w:val="single" w:sz="4" w:space="0" w:color="auto"/>
              <w:right w:val="nil"/>
            </w:tcBorders>
            <w:shd w:val="clear" w:color="auto" w:fill="auto"/>
            <w:vAlign w:val="center"/>
            <w:hideMark/>
          </w:tcPr>
          <w:p w14:paraId="7CF7D51F" w14:textId="632741E0" w:rsidR="008E036F" w:rsidRPr="00943C09" w:rsidRDefault="008E036F" w:rsidP="008E036F">
            <w:pPr>
              <w:widowControl/>
              <w:spacing w:line="259" w:lineRule="auto"/>
              <w:jc w:val="center"/>
              <w:rPr>
                <w:rFonts w:eastAsia="Times New Roman" w:cs="Times New Roman"/>
                <w:sz w:val="20"/>
                <w:szCs w:val="20"/>
              </w:rPr>
            </w:pPr>
          </w:p>
        </w:tc>
        <w:tc>
          <w:tcPr>
            <w:tcW w:w="856" w:type="dxa"/>
            <w:tcBorders>
              <w:top w:val="nil"/>
              <w:left w:val="nil"/>
              <w:bottom w:val="single" w:sz="4" w:space="0" w:color="auto"/>
              <w:right w:val="nil"/>
            </w:tcBorders>
            <w:shd w:val="clear" w:color="auto" w:fill="auto"/>
            <w:vAlign w:val="center"/>
            <w:hideMark/>
          </w:tcPr>
          <w:p w14:paraId="4AB7F17C" w14:textId="741714B9" w:rsidR="008E036F" w:rsidRPr="00943C09" w:rsidRDefault="008E036F" w:rsidP="008E036F">
            <w:pPr>
              <w:widowControl/>
              <w:spacing w:line="259" w:lineRule="auto"/>
              <w:jc w:val="center"/>
              <w:rPr>
                <w:rFonts w:eastAsia="Times New Roman" w:cs="Times New Roman"/>
                <w:sz w:val="20"/>
                <w:szCs w:val="20"/>
              </w:rPr>
            </w:pPr>
          </w:p>
        </w:tc>
        <w:tc>
          <w:tcPr>
            <w:tcW w:w="989" w:type="dxa"/>
            <w:tcBorders>
              <w:top w:val="nil"/>
              <w:left w:val="nil"/>
              <w:bottom w:val="single" w:sz="4" w:space="0" w:color="auto"/>
              <w:right w:val="nil"/>
            </w:tcBorders>
          </w:tcPr>
          <w:p w14:paraId="494A6F1E" w14:textId="77777777" w:rsidR="008E036F" w:rsidRPr="00943C09" w:rsidRDefault="008E036F" w:rsidP="008E036F">
            <w:pPr>
              <w:widowControl/>
              <w:spacing w:line="259" w:lineRule="auto"/>
              <w:jc w:val="center"/>
              <w:rPr>
                <w:rFonts w:eastAsia="Times New Roman" w:cs="Times New Roman"/>
                <w:sz w:val="20"/>
                <w:szCs w:val="20"/>
              </w:rPr>
            </w:pPr>
          </w:p>
        </w:tc>
        <w:tc>
          <w:tcPr>
            <w:tcW w:w="724" w:type="dxa"/>
            <w:tcBorders>
              <w:top w:val="nil"/>
              <w:left w:val="nil"/>
              <w:bottom w:val="single" w:sz="4" w:space="0" w:color="auto"/>
              <w:right w:val="nil"/>
            </w:tcBorders>
            <w:shd w:val="clear" w:color="auto" w:fill="auto"/>
            <w:vAlign w:val="center"/>
            <w:hideMark/>
          </w:tcPr>
          <w:p w14:paraId="0DB7F931" w14:textId="34054590" w:rsidR="008E036F" w:rsidRPr="00943C09" w:rsidRDefault="008E036F" w:rsidP="008E036F">
            <w:pPr>
              <w:widowControl/>
              <w:spacing w:line="259" w:lineRule="auto"/>
              <w:jc w:val="center"/>
              <w:rPr>
                <w:rFonts w:eastAsia="Times New Roman" w:cs="Times New Roman"/>
                <w:sz w:val="20"/>
                <w:szCs w:val="20"/>
              </w:rPr>
            </w:pPr>
          </w:p>
        </w:tc>
        <w:tc>
          <w:tcPr>
            <w:tcW w:w="641" w:type="dxa"/>
            <w:tcBorders>
              <w:top w:val="nil"/>
              <w:left w:val="nil"/>
              <w:bottom w:val="single" w:sz="4" w:space="0" w:color="auto"/>
              <w:right w:val="nil"/>
            </w:tcBorders>
            <w:shd w:val="clear" w:color="auto" w:fill="auto"/>
            <w:vAlign w:val="center"/>
            <w:hideMark/>
          </w:tcPr>
          <w:p w14:paraId="65DF89CA" w14:textId="20F2AEE0" w:rsidR="008E036F" w:rsidRPr="00943C09" w:rsidRDefault="008E036F" w:rsidP="008E036F">
            <w:pPr>
              <w:widowControl/>
              <w:spacing w:line="259" w:lineRule="auto"/>
              <w:jc w:val="center"/>
              <w:rPr>
                <w:rFonts w:eastAsia="Times New Roman" w:cs="Times New Roman"/>
                <w:sz w:val="20"/>
                <w:szCs w:val="20"/>
              </w:rPr>
            </w:pPr>
          </w:p>
        </w:tc>
        <w:tc>
          <w:tcPr>
            <w:tcW w:w="881" w:type="dxa"/>
            <w:tcBorders>
              <w:top w:val="nil"/>
              <w:left w:val="nil"/>
              <w:bottom w:val="single" w:sz="4" w:space="0" w:color="auto"/>
              <w:right w:val="nil"/>
            </w:tcBorders>
            <w:shd w:val="clear" w:color="auto" w:fill="auto"/>
            <w:vAlign w:val="center"/>
            <w:hideMark/>
          </w:tcPr>
          <w:p w14:paraId="20EC37BD" w14:textId="37030D1D" w:rsidR="008E036F" w:rsidRPr="00943C09" w:rsidRDefault="008E036F" w:rsidP="008E036F">
            <w:pPr>
              <w:widowControl/>
              <w:spacing w:line="259" w:lineRule="auto"/>
              <w:jc w:val="center"/>
              <w:rPr>
                <w:rFonts w:eastAsia="Times New Roman" w:cs="Times New Roman"/>
                <w:sz w:val="20"/>
                <w:szCs w:val="20"/>
              </w:rPr>
            </w:pPr>
          </w:p>
        </w:tc>
        <w:tc>
          <w:tcPr>
            <w:tcW w:w="660" w:type="dxa"/>
            <w:tcBorders>
              <w:top w:val="nil"/>
              <w:left w:val="nil"/>
              <w:bottom w:val="single" w:sz="4" w:space="0" w:color="auto"/>
              <w:right w:val="nil"/>
            </w:tcBorders>
            <w:shd w:val="clear" w:color="auto" w:fill="auto"/>
            <w:vAlign w:val="center"/>
            <w:hideMark/>
          </w:tcPr>
          <w:p w14:paraId="2122FEBE" w14:textId="0B1AE981" w:rsidR="008E036F" w:rsidRPr="00943C09" w:rsidRDefault="008E036F" w:rsidP="008E036F">
            <w:pPr>
              <w:widowControl/>
              <w:spacing w:line="259" w:lineRule="auto"/>
              <w:jc w:val="center"/>
              <w:rPr>
                <w:rFonts w:eastAsia="Times New Roman" w:cs="Times New Roman"/>
                <w:sz w:val="20"/>
                <w:szCs w:val="20"/>
              </w:rPr>
            </w:pPr>
          </w:p>
        </w:tc>
      </w:tr>
    </w:tbl>
    <w:p w14:paraId="6D9DBC6D" w14:textId="77777777" w:rsidR="00310C79" w:rsidRPr="00310C79" w:rsidRDefault="00310C79" w:rsidP="00310C79">
      <w:pPr>
        <w:pStyle w:val="BodyText"/>
        <w:spacing w:after="0"/>
        <w:ind w:left="90" w:hanging="90"/>
        <w:rPr>
          <w:sz w:val="16"/>
        </w:rPr>
      </w:pPr>
      <w:r>
        <w:rPr>
          <w:sz w:val="16"/>
        </w:rPr>
        <w:t>Est.=estimate</w:t>
      </w:r>
    </w:p>
    <w:p w14:paraId="771AFFEC" w14:textId="6C5FB3DB" w:rsidR="00044AFF" w:rsidRPr="00044AFF" w:rsidRDefault="00044AFF" w:rsidP="00044AFF">
      <w:pPr>
        <w:pStyle w:val="BodyText"/>
        <w:spacing w:after="0"/>
        <w:ind w:left="90" w:hanging="90"/>
        <w:rPr>
          <w:sz w:val="16"/>
        </w:rPr>
      </w:pPr>
      <w:commentRangeStart w:id="443"/>
      <w:r w:rsidRPr="00044AFF">
        <w:rPr>
          <w:sz w:val="16"/>
        </w:rPr>
        <w:t>^ Results not statistically reliable, n&lt;30</w:t>
      </w:r>
      <w:commentRangeEnd w:id="443"/>
      <w:r w:rsidR="004E33EB">
        <w:rPr>
          <w:rStyle w:val="CommentReference"/>
        </w:rPr>
        <w:commentReference w:id="443"/>
      </w:r>
    </w:p>
    <w:p w14:paraId="61D90847" w14:textId="68586408" w:rsidR="00044AFF" w:rsidRPr="00044AFF" w:rsidRDefault="00044AFF" w:rsidP="00044AFF">
      <w:pPr>
        <w:pStyle w:val="BodyText"/>
        <w:spacing w:after="0"/>
        <w:ind w:left="90" w:hanging="90"/>
        <w:rPr>
          <w:sz w:val="16"/>
        </w:rPr>
      </w:pPr>
      <w:proofErr w:type="spellStart"/>
      <w:proofErr w:type="gramStart"/>
      <w:r w:rsidRPr="00044AFF">
        <w:rPr>
          <w:sz w:val="16"/>
          <w:vertAlign w:val="superscript"/>
        </w:rPr>
        <w:t>a</w:t>
      </w:r>
      <w:proofErr w:type="spellEnd"/>
      <w:proofErr w:type="gramEnd"/>
      <w:r w:rsidRPr="00044AFF">
        <w:rPr>
          <w:sz w:val="16"/>
        </w:rPr>
        <w:t xml:space="preserve"> Estimates for women exclude households that do not have a primary adult female decisionmaker or that have missing or incomplete indicator data; estimates for men exclude households that do not have a primary adult male decisionmaker or that have missing or incomplete indicator data.</w:t>
      </w:r>
    </w:p>
    <w:p w14:paraId="5E1F7C42" w14:textId="4BA97132" w:rsidR="00044AFF" w:rsidRPr="00044AFF" w:rsidRDefault="00044AFF" w:rsidP="00044AFF">
      <w:pPr>
        <w:pStyle w:val="BodyText"/>
        <w:spacing w:after="0"/>
        <w:ind w:left="90" w:hanging="90"/>
        <w:rPr>
          <w:sz w:val="16"/>
        </w:rPr>
      </w:pPr>
      <w:r w:rsidRPr="00044AFF">
        <w:rPr>
          <w:sz w:val="16"/>
          <w:vertAlign w:val="superscript"/>
        </w:rPr>
        <w:t>b</w:t>
      </w:r>
      <w:r w:rsidRPr="00044AFF">
        <w:rPr>
          <w:sz w:val="16"/>
        </w:rPr>
        <w:t xml:space="preserve"> Significance tests were performed to determine whether a difference exists between the baseline and endline estimates.</w:t>
      </w:r>
    </w:p>
    <w:p w14:paraId="15F9F4CE" w14:textId="0CE7860C" w:rsidR="00044AFF" w:rsidRDefault="00044AFF" w:rsidP="00044AFF">
      <w:pPr>
        <w:pStyle w:val="BodyText"/>
        <w:spacing w:after="0"/>
        <w:ind w:left="90" w:hanging="90"/>
        <w:rPr>
          <w:sz w:val="16"/>
        </w:rPr>
      </w:pPr>
      <w:r w:rsidRPr="00044AFF">
        <w:rPr>
          <w:sz w:val="16"/>
          <w:vertAlign w:val="superscript"/>
        </w:rPr>
        <w:t>c</w:t>
      </w:r>
      <w:r w:rsidRPr="00044AFF">
        <w:rPr>
          <w:sz w:val="16"/>
        </w:rPr>
        <w:t xml:space="preserve"> Differences found to be statistically significant are indicated by level: * p&lt;0.05, ** p&lt;0.01, *** p&lt;0.001. </w:t>
      </w:r>
    </w:p>
    <w:p w14:paraId="217CAB58" w14:textId="194194C5" w:rsidR="00A40D1F" w:rsidRDefault="00A40D1F" w:rsidP="00A40D1F">
      <w:pPr>
        <w:pStyle w:val="BodyText"/>
        <w:spacing w:after="0"/>
        <w:ind w:left="90" w:hanging="90"/>
        <w:rPr>
          <w:sz w:val="16"/>
        </w:rPr>
      </w:pPr>
      <w:r>
        <w:rPr>
          <w:sz w:val="16"/>
          <w:vertAlign w:val="superscript"/>
        </w:rPr>
        <w:t xml:space="preserve">d </w:t>
      </w:r>
      <w:proofErr w:type="gramStart"/>
      <w:r>
        <w:rPr>
          <w:sz w:val="16"/>
        </w:rPr>
        <w:t>The</w:t>
      </w:r>
      <w:proofErr w:type="gramEnd"/>
      <w:r>
        <w:rPr>
          <w:sz w:val="16"/>
        </w:rPr>
        <w:t xml:space="preserve"> ‘yes’ category indicates the percentage of primary adult female decisionmakers who achieved empowerment if any children 0-5 months of age for whom they are primary caregiver</w:t>
      </w:r>
      <w:r w:rsidR="00FF6246">
        <w:rPr>
          <w:sz w:val="16"/>
        </w:rPr>
        <w:t>s</w:t>
      </w:r>
      <w:r>
        <w:rPr>
          <w:sz w:val="16"/>
        </w:rPr>
        <w:t xml:space="preserve"> were exclusively breastfed during the day and night preceding the survey. The ‘no’ category indicates percentage of primary adult female decisionmakers who achieved empowerment if none of the children 0-5 months of age for whom they are primary caregiver</w:t>
      </w:r>
      <w:r w:rsidR="00034EE6">
        <w:rPr>
          <w:sz w:val="16"/>
        </w:rPr>
        <w:t>s</w:t>
      </w:r>
      <w:r>
        <w:rPr>
          <w:sz w:val="16"/>
        </w:rPr>
        <w:t xml:space="preserve"> were exclusively breastfed during the day and night preceding the survey. Primary adult female decisionmakers who are not primary caregivers of children 0-5 months of age are excluded.</w:t>
      </w:r>
    </w:p>
    <w:p w14:paraId="46C62177" w14:textId="77777777" w:rsidR="00A40D1F" w:rsidRPr="008C0FE1" w:rsidRDefault="00A40D1F" w:rsidP="00A40D1F">
      <w:pPr>
        <w:pStyle w:val="BodyText"/>
        <w:spacing w:after="0"/>
        <w:ind w:left="90" w:hanging="90"/>
        <w:rPr>
          <w:sz w:val="16"/>
        </w:rPr>
      </w:pPr>
      <w:r>
        <w:rPr>
          <w:sz w:val="16"/>
          <w:vertAlign w:val="superscript"/>
        </w:rPr>
        <w:t xml:space="preserve">e </w:t>
      </w:r>
      <w:proofErr w:type="gramStart"/>
      <w:r>
        <w:rPr>
          <w:sz w:val="16"/>
        </w:rPr>
        <w:t>The</w:t>
      </w:r>
      <w:proofErr w:type="gramEnd"/>
      <w:r>
        <w:rPr>
          <w:sz w:val="16"/>
        </w:rPr>
        <w:t xml:space="preserve"> ‘yes’ category indicates the percentage of primary adult female decisionmakers who achieved empowerment if any children 6-23 months of age for whom they are primary caregivers received a minimum acceptable diet during the day and night preceding the survey. The ‘no’ category indicates the percentage of primary adult female decisionmakers who achieved empowerment if none of the children 6-23 months of age for whom they are primary caregivers received a minimum acceptable diet during the day and night preceding</w:t>
      </w:r>
      <w:r w:rsidRPr="006A7C5E">
        <w:rPr>
          <w:sz w:val="16"/>
        </w:rPr>
        <w:t xml:space="preserve"> </w:t>
      </w:r>
      <w:r>
        <w:rPr>
          <w:sz w:val="16"/>
        </w:rPr>
        <w:t>the survey. Primary adult female decisionmakers who are not primary caregivers of children 6-23 months of age are excluded.</w:t>
      </w:r>
    </w:p>
    <w:p w14:paraId="7F72DE0C" w14:textId="2073CFDC" w:rsidR="00044AFF" w:rsidRPr="00044AFF" w:rsidRDefault="00044AFF" w:rsidP="00044AFF">
      <w:pPr>
        <w:pStyle w:val="BodyText"/>
        <w:spacing w:after="0"/>
        <w:ind w:left="90" w:hanging="90"/>
        <w:rPr>
          <w:sz w:val="16"/>
        </w:rPr>
      </w:pPr>
      <w:r w:rsidRPr="00044AFF">
        <w:rPr>
          <w:sz w:val="16"/>
        </w:rPr>
        <w:t xml:space="preserve">Notes: </w:t>
      </w:r>
    </w:p>
    <w:p w14:paraId="74BD6512" w14:textId="77777777" w:rsidR="00044AFF" w:rsidRPr="00044AFF" w:rsidRDefault="00044AFF" w:rsidP="00044AFF">
      <w:pPr>
        <w:pStyle w:val="BodyText"/>
        <w:spacing w:after="0"/>
        <w:ind w:left="90" w:hanging="90"/>
        <w:rPr>
          <w:sz w:val="16"/>
        </w:rPr>
      </w:pPr>
      <w:r w:rsidRPr="00044AFF">
        <w:rPr>
          <w:sz w:val="16"/>
        </w:rPr>
        <w:t>Estimates are sample-weighted; numbers of observations are unweighted.</w:t>
      </w:r>
    </w:p>
    <w:p w14:paraId="20DB6757" w14:textId="7F5D3620" w:rsidR="00044AFF" w:rsidRPr="00044AFF" w:rsidRDefault="00216FE1" w:rsidP="00044AFF">
      <w:pPr>
        <w:pStyle w:val="BodyText"/>
        <w:spacing w:after="0"/>
        <w:ind w:left="90" w:hanging="90"/>
        <w:rPr>
          <w:sz w:val="16"/>
        </w:rPr>
      </w:pPr>
      <w:r w:rsidRPr="00044AFF">
        <w:rPr>
          <w:sz w:val="16"/>
        </w:rPr>
        <w:t>Estimates are based on primary adult decisionmakers</w:t>
      </w:r>
      <w:r>
        <w:rPr>
          <w:sz w:val="16"/>
        </w:rPr>
        <w:t xml:space="preserve"> who are de jure household members.</w:t>
      </w:r>
    </w:p>
    <w:p w14:paraId="081BD2A5" w14:textId="5E23D9D1" w:rsidR="00044AFF" w:rsidRPr="00AB051C" w:rsidRDefault="00044AFF" w:rsidP="00943C09">
      <w:pPr>
        <w:pStyle w:val="BodyText"/>
        <w:ind w:left="86" w:hanging="86"/>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0E2D799B" w14:textId="18317D27" w:rsidR="00AB051C" w:rsidRDefault="00AB051C" w:rsidP="00943C09">
      <w:pPr>
        <w:pStyle w:val="BodyText"/>
      </w:pPr>
      <w:bookmarkStart w:id="444" w:name="_Toc403769569"/>
      <w:bookmarkStart w:id="445" w:name="_Toc414874507"/>
      <w:r>
        <w:lastRenderedPageBreak/>
        <w:t>Empowerment is a complex and multidimensional concept. Aggregating the different dimensions of empowerment into a single index to generate the A-WEAI score provides a simple way to communicate the status of women’s empowerment in agriculture</w:t>
      </w:r>
      <w:r w:rsidR="00BA1887">
        <w:t>,</w:t>
      </w:r>
      <w:r>
        <w:t xml:space="preserve"> compare those scores across countries and over time</w:t>
      </w:r>
      <w:r w:rsidR="00BA1887">
        <w:t>,</w:t>
      </w:r>
      <w:r>
        <w:t xml:space="preserve"> and analyze the relationship of women’s empowerment in agriculture to other outcome</w:t>
      </w:r>
      <w:r w:rsidR="00BA1887">
        <w:t>s</w:t>
      </w:r>
      <w:r>
        <w:t xml:space="preserve"> of interest, such as hunger and malnutrition. A-WEAI scores also provide incentives for decisionmakers to reduce the prevalence and intensity of disempowerment.  </w:t>
      </w:r>
    </w:p>
    <w:p w14:paraId="019EF8F8" w14:textId="33E61E0D" w:rsidR="00AB051C" w:rsidRDefault="00AB051C" w:rsidP="00943C09">
      <w:pPr>
        <w:pStyle w:val="BodyText"/>
      </w:pPr>
      <w:r>
        <w:rPr>
          <w:szCs w:val="22"/>
        </w:rPr>
        <w:t>Based on the A-WEAI methodology, empowerment in agriculture occurs when a woman has adequate achievements across the 80 percent of the indicators that compose the index. Therefore, decomposing the A-WEAI and examining its individual indicators is critical for identifying the greatest constraints to empowerment</w:t>
      </w:r>
      <w:r w:rsidR="00BA1887">
        <w:rPr>
          <w:szCs w:val="22"/>
        </w:rPr>
        <w:t>,</w:t>
      </w:r>
      <w:r>
        <w:rPr>
          <w:szCs w:val="22"/>
        </w:rPr>
        <w:t xml:space="preserve"> designing policies and programs to reduce those constraints</w:t>
      </w:r>
      <w:r w:rsidR="00BA1887">
        <w:rPr>
          <w:szCs w:val="22"/>
        </w:rPr>
        <w:t>,</w:t>
      </w:r>
      <w:r>
        <w:rPr>
          <w:szCs w:val="22"/>
        </w:rPr>
        <w:t xml:space="preserve"> and understanding how and why those constraints change over time.</w:t>
      </w:r>
    </w:p>
    <w:p w14:paraId="24F9C6C1" w14:textId="0CD5179B" w:rsidR="000852B7" w:rsidRDefault="000852B7" w:rsidP="00A65542">
      <w:pPr>
        <w:pStyle w:val="Heading2"/>
        <w:tabs>
          <w:tab w:val="left" w:pos="1440"/>
        </w:tabs>
      </w:pPr>
      <w:bookmarkStart w:id="446" w:name="_Toc22897209"/>
      <w:bookmarkStart w:id="447" w:name="_Toc50719316"/>
      <w:r>
        <w:t>5.3</w:t>
      </w:r>
      <w:r w:rsidR="0032620A">
        <w:tab/>
      </w:r>
      <w:r w:rsidRPr="00410B48">
        <w:t>A-WEAI domain and indicator results</w:t>
      </w:r>
      <w:bookmarkEnd w:id="446"/>
      <w:bookmarkEnd w:id="447"/>
    </w:p>
    <w:p w14:paraId="4AC1E469" w14:textId="51A986AF" w:rsidR="00AB051C" w:rsidRDefault="00AB051C" w:rsidP="00943C09">
      <w:pPr>
        <w:pStyle w:val="BodyText"/>
      </w:pPr>
      <w:r>
        <w:t xml:space="preserve">This section presents A-WEAI results for </w:t>
      </w:r>
      <w:r w:rsidR="00521FBA">
        <w:t xml:space="preserve">the </w:t>
      </w:r>
      <w:r w:rsidR="00975596">
        <w:t xml:space="preserve">Feed the Future </w:t>
      </w:r>
      <w:r w:rsidR="00160DC3">
        <w:t>Phase One</w:t>
      </w:r>
      <w:r w:rsidR="00521FBA">
        <w:t xml:space="preserve"> </w:t>
      </w:r>
      <w:r>
        <w:t>baseline and endline</w:t>
      </w:r>
      <w:r w:rsidR="00521FBA">
        <w:t xml:space="preserve"> ZOI Surveys</w:t>
      </w:r>
      <w:r>
        <w:t xml:space="preserve">, disaggregated by age and decomposed by: (1) </w:t>
      </w:r>
      <w:r w:rsidR="00521FBA">
        <w:t>a</w:t>
      </w:r>
      <w:r>
        <w:t xml:space="preserve">verage percentage of individuals achieving adequacy across the six A-WEAI indicators; (2) </w:t>
      </w:r>
      <w:r w:rsidR="00521FBA">
        <w:t>c</w:t>
      </w:r>
      <w:r>
        <w:t>ontribution of each indicator to empowerment; and (3)</w:t>
      </w:r>
      <w:r w:rsidR="00BA1887">
        <w:t> </w:t>
      </w:r>
      <w:r w:rsidR="00521FBA">
        <w:t>p</w:t>
      </w:r>
      <w:r>
        <w:t>ercentage of individuals with adequate achievements in each A-WEAI indicator, using censored headcount ratios. Examining censored headcount ratios (i.e.</w:t>
      </w:r>
      <w:r w:rsidR="00521FBA">
        <w:t>,</w:t>
      </w:r>
      <w:r>
        <w:t xml:space="preserve"> percentages) help</w:t>
      </w:r>
      <w:r w:rsidR="00521FBA">
        <w:t>s</w:t>
      </w:r>
      <w:r>
        <w:t xml:space="preserve"> focus attention on those indicators that are the biggest constraints to empowerment </w:t>
      </w:r>
      <w:r w:rsidRPr="00ED088A">
        <w:rPr>
          <w:i/>
          <w:iCs/>
        </w:rPr>
        <w:t xml:space="preserve">among the </w:t>
      </w:r>
      <w:r w:rsidRPr="00A65542">
        <w:rPr>
          <w:i/>
        </w:rPr>
        <w:t xml:space="preserve">disempowered. </w:t>
      </w:r>
      <w:r>
        <w:t xml:space="preserve">Uncensored headcount ratios present indicator results </w:t>
      </w:r>
      <w:r>
        <w:rPr>
          <w:i/>
          <w:iCs/>
        </w:rPr>
        <w:t>regardless of empowerment status</w:t>
      </w:r>
      <w:r>
        <w:t xml:space="preserve"> by identifying those indicators that report the lowest percentages achieving adequacy.</w:t>
      </w:r>
      <w:r>
        <w:rPr>
          <w:rStyle w:val="FootnoteReference"/>
        </w:rPr>
        <w:footnoteReference w:id="27"/>
      </w:r>
      <w:r>
        <w:t xml:space="preserve">  </w:t>
      </w:r>
    </w:p>
    <w:p w14:paraId="0B647155" w14:textId="33D26B54" w:rsidR="00AB051C" w:rsidRDefault="00AB051C" w:rsidP="00943C09">
      <w:pPr>
        <w:pStyle w:val="BodyText"/>
        <w:rPr>
          <w:szCs w:val="22"/>
        </w:rPr>
      </w:pPr>
      <w:r w:rsidRPr="00757754">
        <w:rPr>
          <w:b/>
          <w:bCs/>
          <w:szCs w:val="22"/>
        </w:rPr>
        <w:t xml:space="preserve">Table </w:t>
      </w:r>
      <w:r w:rsidR="00F92C04">
        <w:rPr>
          <w:b/>
          <w:bCs/>
          <w:szCs w:val="22"/>
        </w:rPr>
        <w:t>5</w:t>
      </w:r>
      <w:r w:rsidRPr="00757754">
        <w:rPr>
          <w:b/>
          <w:bCs/>
          <w:szCs w:val="22"/>
        </w:rPr>
        <w:t>.</w:t>
      </w:r>
      <w:r w:rsidR="00F92C04">
        <w:rPr>
          <w:b/>
          <w:bCs/>
          <w:szCs w:val="22"/>
        </w:rPr>
        <w:t>3.1</w:t>
      </w:r>
      <w:r>
        <w:rPr>
          <w:szCs w:val="22"/>
        </w:rPr>
        <w:t xml:space="preserve"> </w:t>
      </w:r>
      <w:r w:rsidR="00975596">
        <w:rPr>
          <w:szCs w:val="22"/>
        </w:rPr>
        <w:t>present</w:t>
      </w:r>
      <w:r w:rsidR="00521FBA">
        <w:rPr>
          <w:szCs w:val="22"/>
        </w:rPr>
        <w:t xml:space="preserve">s </w:t>
      </w:r>
      <w:r>
        <w:rPr>
          <w:szCs w:val="22"/>
        </w:rPr>
        <w:t>the average censored headcount ratios (i.e.</w:t>
      </w:r>
      <w:r w:rsidR="00521FBA">
        <w:rPr>
          <w:szCs w:val="22"/>
        </w:rPr>
        <w:t>,</w:t>
      </w:r>
      <w:r>
        <w:rPr>
          <w:szCs w:val="22"/>
        </w:rPr>
        <w:t xml:space="preserve"> percentages) of women achieving adequacy in the six A-WEAI indicators, which is also a Feed the Future </w:t>
      </w:r>
      <w:r w:rsidR="00975596">
        <w:rPr>
          <w:szCs w:val="22"/>
        </w:rPr>
        <w:t>p</w:t>
      </w:r>
      <w:r w:rsidR="00521FBA">
        <w:rPr>
          <w:szCs w:val="22"/>
        </w:rPr>
        <w:t xml:space="preserve">hase </w:t>
      </w:r>
      <w:r w:rsidR="00975596">
        <w:rPr>
          <w:szCs w:val="22"/>
        </w:rPr>
        <w:t>t</w:t>
      </w:r>
      <w:r w:rsidR="00521FBA">
        <w:rPr>
          <w:szCs w:val="22"/>
        </w:rPr>
        <w:t xml:space="preserve">wo </w:t>
      </w:r>
      <w:r>
        <w:rPr>
          <w:szCs w:val="22"/>
        </w:rPr>
        <w:t>context indicator. The purpose of reporting on the average percentage of women achieving adequacy across the six A</w:t>
      </w:r>
      <w:r w:rsidR="00BA1887">
        <w:rPr>
          <w:szCs w:val="22"/>
        </w:rPr>
        <w:noBreakHyphen/>
      </w:r>
      <w:r>
        <w:rPr>
          <w:szCs w:val="22"/>
        </w:rPr>
        <w:t xml:space="preserve">WEAI indicators overall and for individual indicators is two-fold: to bring greater attention to the composition of empowerment and disempowerment, and to identify the individual indicators that present the greatest constraints to empowerment for women and men.  </w:t>
      </w:r>
    </w:p>
    <w:p w14:paraId="219B253C" w14:textId="2A6C3714" w:rsidR="00AB051C" w:rsidRDefault="00AB051C" w:rsidP="00943C09">
      <w:pPr>
        <w:pStyle w:val="BodyText"/>
        <w:rPr>
          <w:szCs w:val="22"/>
        </w:rPr>
      </w:pPr>
      <w:r>
        <w:rPr>
          <w:szCs w:val="22"/>
          <w:highlight w:val="yellow"/>
        </w:rPr>
        <w:t>[</w:t>
      </w:r>
      <w:commentRangeStart w:id="448"/>
      <w:r>
        <w:rPr>
          <w:szCs w:val="22"/>
          <w:highlight w:val="yellow"/>
        </w:rPr>
        <w:t>D</w:t>
      </w:r>
      <w:r w:rsidR="00521FBA">
        <w:rPr>
          <w:szCs w:val="22"/>
          <w:highlight w:val="yellow"/>
        </w:rPr>
        <w:t>escribe the results presented in Table 5.3.1</w:t>
      </w:r>
      <w:r>
        <w:rPr>
          <w:szCs w:val="22"/>
          <w:highlight w:val="yellow"/>
        </w:rPr>
        <w:t>.]</w:t>
      </w:r>
      <w:commentRangeEnd w:id="448"/>
      <w:r w:rsidR="00521FBA">
        <w:rPr>
          <w:rStyle w:val="CommentReference"/>
        </w:rPr>
        <w:commentReference w:id="448"/>
      </w:r>
    </w:p>
    <w:p w14:paraId="33A19A9E" w14:textId="3515754A" w:rsidR="00AB051C" w:rsidRDefault="00943C09" w:rsidP="00943C09">
      <w:pPr>
        <w:pStyle w:val="Tabletitle"/>
        <w:keepLines/>
        <w:spacing w:before="240"/>
        <w:contextualSpacing/>
        <w:outlineLvl w:val="3"/>
      </w:pPr>
      <w:bookmarkStart w:id="449" w:name="_Toc50719185"/>
      <w:r>
        <w:lastRenderedPageBreak/>
        <w:t xml:space="preserve">Table 5.3.1: </w:t>
      </w:r>
      <w:r w:rsidR="00F92C04" w:rsidRPr="00F92C04">
        <w:t xml:space="preserve">Comparison of Average Percent of Primary Adult Decisionmakers </w:t>
      </w:r>
      <w:r w:rsidR="00975596">
        <w:t xml:space="preserve">in the </w:t>
      </w:r>
      <w:r w:rsidR="00160DC3">
        <w:t>Phase One</w:t>
      </w:r>
      <w:r w:rsidR="007F25EC">
        <w:t xml:space="preserve"> ZOI</w:t>
      </w:r>
      <w:r w:rsidR="00975596">
        <w:t xml:space="preserve"> </w:t>
      </w:r>
      <w:r w:rsidR="00F92C04" w:rsidRPr="00F92C04">
        <w:t xml:space="preserve">Achieving Adequacy in the Six A-WEAI Indicators, by Sex and Age, Feed the Future </w:t>
      </w:r>
      <w:r w:rsidR="00160DC3">
        <w:t>Phase One</w:t>
      </w:r>
      <w:r w:rsidR="00F92C04" w:rsidRPr="00F92C04">
        <w:t xml:space="preserve"> Baseline and Endline ZOI Surveys</w:t>
      </w:r>
      <w:bookmarkEnd w:id="449"/>
    </w:p>
    <w:tbl>
      <w:tblPr>
        <w:tblW w:w="5000" w:type="pct"/>
        <w:tblCellMar>
          <w:left w:w="72" w:type="dxa"/>
          <w:right w:w="72" w:type="dxa"/>
        </w:tblCellMar>
        <w:tblLook w:val="04A0" w:firstRow="1" w:lastRow="0" w:firstColumn="1" w:lastColumn="0" w:noHBand="0" w:noVBand="1"/>
      </w:tblPr>
      <w:tblGrid>
        <w:gridCol w:w="1415"/>
        <w:gridCol w:w="1257"/>
        <w:gridCol w:w="968"/>
        <w:gridCol w:w="766"/>
        <w:gridCol w:w="226"/>
        <w:gridCol w:w="1121"/>
        <w:gridCol w:w="956"/>
        <w:gridCol w:w="612"/>
        <w:gridCol w:w="625"/>
        <w:gridCol w:w="916"/>
        <w:gridCol w:w="642"/>
      </w:tblGrid>
      <w:tr w:rsidR="00506711" w:rsidRPr="00943C09" w14:paraId="6D89FB5C" w14:textId="77777777" w:rsidTr="00EB4AD0">
        <w:tc>
          <w:tcPr>
            <w:tcW w:w="744" w:type="pct"/>
            <w:vMerge w:val="restart"/>
            <w:tcBorders>
              <w:top w:val="single" w:sz="4" w:space="0" w:color="auto"/>
              <w:left w:val="nil"/>
              <w:bottom w:val="single" w:sz="4" w:space="0" w:color="000000"/>
              <w:right w:val="nil"/>
            </w:tcBorders>
            <w:shd w:val="clear" w:color="000000" w:fill="387990"/>
            <w:vAlign w:val="bottom"/>
            <w:hideMark/>
          </w:tcPr>
          <w:p w14:paraId="15D35F84" w14:textId="77777777" w:rsidR="00506711" w:rsidRPr="00943C09" w:rsidRDefault="00506711" w:rsidP="00943C09">
            <w:pPr>
              <w:keepNext/>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w:t>
            </w:r>
          </w:p>
        </w:tc>
        <w:tc>
          <w:tcPr>
            <w:tcW w:w="1573" w:type="pct"/>
            <w:gridSpan w:val="3"/>
            <w:tcBorders>
              <w:top w:val="single" w:sz="4" w:space="0" w:color="auto"/>
              <w:left w:val="nil"/>
              <w:bottom w:val="single" w:sz="4" w:space="0" w:color="FFFFFF"/>
              <w:right w:val="nil"/>
            </w:tcBorders>
            <w:shd w:val="clear" w:color="000000" w:fill="387990"/>
          </w:tcPr>
          <w:p w14:paraId="7A4FC529" w14:textId="4EEA0D59"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690417D4" w14:textId="614BBA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119" w:type="pct"/>
            <w:tcBorders>
              <w:top w:val="single" w:sz="4" w:space="0" w:color="auto"/>
              <w:left w:val="nil"/>
              <w:bottom w:val="nil"/>
              <w:right w:val="nil"/>
            </w:tcBorders>
            <w:shd w:val="clear" w:color="000000" w:fill="387990"/>
            <w:vAlign w:val="bottom"/>
            <w:hideMark/>
          </w:tcPr>
          <w:p w14:paraId="5D1307CA" w14:textId="437FB4BE"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1415" w:type="pct"/>
            <w:gridSpan w:val="3"/>
            <w:tcBorders>
              <w:top w:val="single" w:sz="4" w:space="0" w:color="auto"/>
              <w:left w:val="nil"/>
              <w:bottom w:val="single" w:sz="4" w:space="0" w:color="FFFFFF"/>
              <w:right w:val="nil"/>
            </w:tcBorders>
            <w:shd w:val="clear" w:color="000000" w:fill="387990"/>
          </w:tcPr>
          <w:p w14:paraId="3136A796" w14:textId="440B5B52" w:rsidR="00506711"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Endline</w:t>
            </w:r>
          </w:p>
          <w:p w14:paraId="3E1EC02D" w14:textId="18C80541"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 ([Year(s)])</w:t>
            </w:r>
          </w:p>
        </w:tc>
        <w:tc>
          <w:tcPr>
            <w:tcW w:w="329" w:type="pct"/>
            <w:vMerge w:val="restart"/>
            <w:tcBorders>
              <w:top w:val="single" w:sz="4" w:space="0" w:color="auto"/>
              <w:left w:val="nil"/>
              <w:right w:val="nil"/>
            </w:tcBorders>
            <w:shd w:val="clear" w:color="000000" w:fill="387990"/>
            <w:vAlign w:val="bottom"/>
            <w:hideMark/>
          </w:tcPr>
          <w:p w14:paraId="3CBF587D" w14:textId="252405D7" w:rsidR="00506711" w:rsidRPr="00943C09" w:rsidRDefault="00506711" w:rsidP="00943C09">
            <w:pPr>
              <w:keepNext/>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482" w:type="pct"/>
            <w:vMerge w:val="restart"/>
            <w:tcBorders>
              <w:top w:val="single" w:sz="4" w:space="0" w:color="auto"/>
              <w:left w:val="nil"/>
              <w:right w:val="nil"/>
            </w:tcBorders>
            <w:shd w:val="clear" w:color="000000" w:fill="387990"/>
            <w:vAlign w:val="bottom"/>
            <w:hideMark/>
          </w:tcPr>
          <w:p w14:paraId="2912D338" w14:textId="7257CF2A" w:rsidR="00506711" w:rsidRPr="00943C09" w:rsidRDefault="00506711" w:rsidP="00943C09">
            <w:pPr>
              <w:keepNext/>
              <w:widowControl/>
              <w:spacing w:line="259" w:lineRule="auto"/>
              <w:jc w:val="center"/>
              <w:rPr>
                <w:rFonts w:eastAsia="Times New Roman" w:cs="Times New Roman"/>
                <w:b/>
                <w:bCs/>
                <w:color w:val="FFFFFF"/>
                <w:sz w:val="20"/>
                <w:szCs w:val="20"/>
              </w:rPr>
            </w:pPr>
          </w:p>
          <w:p w14:paraId="4115E220" w14:textId="523DCEC7"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338" w:type="pct"/>
            <w:vMerge w:val="restart"/>
            <w:tcBorders>
              <w:top w:val="single" w:sz="4" w:space="0" w:color="auto"/>
              <w:left w:val="nil"/>
              <w:right w:val="nil"/>
            </w:tcBorders>
            <w:shd w:val="clear" w:color="000000" w:fill="387990"/>
            <w:vAlign w:val="bottom"/>
            <w:hideMark/>
          </w:tcPr>
          <w:p w14:paraId="7F90B558" w14:textId="7E6BC4C7" w:rsidR="00506711" w:rsidRPr="00943C09" w:rsidRDefault="00506711" w:rsidP="00943C09">
            <w:pPr>
              <w:keepNext/>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506711" w:rsidRPr="00943C09" w14:paraId="0069F65A" w14:textId="77777777" w:rsidTr="00EB4AD0">
        <w:tc>
          <w:tcPr>
            <w:tcW w:w="744" w:type="pct"/>
            <w:vMerge/>
            <w:tcBorders>
              <w:top w:val="single" w:sz="4" w:space="0" w:color="auto"/>
              <w:left w:val="nil"/>
              <w:bottom w:val="single" w:sz="4" w:space="0" w:color="000000"/>
              <w:right w:val="nil"/>
            </w:tcBorders>
            <w:vAlign w:val="center"/>
            <w:hideMark/>
          </w:tcPr>
          <w:p w14:paraId="617CE524" w14:textId="77777777" w:rsidR="00506711" w:rsidRPr="00943C09" w:rsidRDefault="00506711" w:rsidP="00943C09">
            <w:pPr>
              <w:keepNext/>
              <w:widowControl/>
              <w:spacing w:line="259" w:lineRule="auto"/>
              <w:rPr>
                <w:rFonts w:eastAsia="Times New Roman" w:cs="Times New Roman"/>
                <w:b/>
                <w:bCs/>
                <w:color w:val="FFFFFF"/>
                <w:sz w:val="20"/>
                <w:szCs w:val="20"/>
              </w:rPr>
            </w:pPr>
          </w:p>
        </w:tc>
        <w:tc>
          <w:tcPr>
            <w:tcW w:w="661" w:type="pct"/>
            <w:tcBorders>
              <w:top w:val="nil"/>
              <w:left w:val="nil"/>
              <w:bottom w:val="single" w:sz="4" w:space="0" w:color="auto"/>
              <w:right w:val="nil"/>
            </w:tcBorders>
            <w:shd w:val="clear" w:color="000000" w:fill="387990"/>
            <w:vAlign w:val="bottom"/>
            <w:hideMark/>
          </w:tcPr>
          <w:p w14:paraId="0F6F8580" w14:textId="2A2F4C32"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9" w:type="pct"/>
            <w:tcBorders>
              <w:top w:val="nil"/>
              <w:left w:val="nil"/>
              <w:bottom w:val="single" w:sz="4" w:space="0" w:color="auto"/>
              <w:right w:val="nil"/>
            </w:tcBorders>
            <w:shd w:val="clear" w:color="000000" w:fill="387990"/>
          </w:tcPr>
          <w:p w14:paraId="5C7574A0" w14:textId="3325486B"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3" w:type="pct"/>
            <w:tcBorders>
              <w:top w:val="nil"/>
              <w:left w:val="nil"/>
              <w:bottom w:val="single" w:sz="4" w:space="0" w:color="auto"/>
              <w:right w:val="nil"/>
            </w:tcBorders>
            <w:shd w:val="clear" w:color="000000" w:fill="387990"/>
            <w:vAlign w:val="bottom"/>
            <w:hideMark/>
          </w:tcPr>
          <w:p w14:paraId="446136CC" w14:textId="55B3594B"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119" w:type="pct"/>
            <w:tcBorders>
              <w:top w:val="nil"/>
              <w:left w:val="nil"/>
              <w:bottom w:val="single" w:sz="4" w:space="0" w:color="auto"/>
              <w:right w:val="nil"/>
            </w:tcBorders>
            <w:shd w:val="clear" w:color="000000" w:fill="387990"/>
            <w:vAlign w:val="bottom"/>
            <w:hideMark/>
          </w:tcPr>
          <w:p w14:paraId="60800BE5" w14:textId="572D2776"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590" w:type="pct"/>
            <w:tcBorders>
              <w:top w:val="nil"/>
              <w:left w:val="nil"/>
              <w:bottom w:val="single" w:sz="4" w:space="0" w:color="auto"/>
              <w:right w:val="nil"/>
            </w:tcBorders>
            <w:shd w:val="clear" w:color="000000" w:fill="387990"/>
            <w:vAlign w:val="bottom"/>
            <w:hideMark/>
          </w:tcPr>
          <w:p w14:paraId="2B553D97" w14:textId="31448421"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3" w:type="pct"/>
            <w:tcBorders>
              <w:top w:val="nil"/>
              <w:left w:val="nil"/>
              <w:bottom w:val="single" w:sz="4" w:space="0" w:color="auto"/>
              <w:right w:val="nil"/>
            </w:tcBorders>
            <w:shd w:val="clear" w:color="000000" w:fill="387990"/>
          </w:tcPr>
          <w:p w14:paraId="741C519B" w14:textId="6DFD7BA3" w:rsidR="00506711" w:rsidRPr="00943C09" w:rsidRDefault="00506711" w:rsidP="00943C09">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2" w:type="pct"/>
            <w:tcBorders>
              <w:top w:val="nil"/>
              <w:left w:val="nil"/>
              <w:bottom w:val="single" w:sz="4" w:space="0" w:color="auto"/>
              <w:right w:val="nil"/>
            </w:tcBorders>
            <w:shd w:val="clear" w:color="000000" w:fill="387990"/>
            <w:vAlign w:val="bottom"/>
            <w:hideMark/>
          </w:tcPr>
          <w:p w14:paraId="002884D4" w14:textId="6BF6BF78" w:rsidR="00506711" w:rsidRPr="00943C09" w:rsidRDefault="00506711" w:rsidP="00943C09">
            <w:pPr>
              <w:keepNext/>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329" w:type="pct"/>
            <w:vMerge/>
            <w:tcBorders>
              <w:left w:val="nil"/>
              <w:bottom w:val="single" w:sz="4" w:space="0" w:color="auto"/>
              <w:right w:val="nil"/>
            </w:tcBorders>
            <w:shd w:val="clear" w:color="000000" w:fill="387990"/>
            <w:vAlign w:val="bottom"/>
            <w:hideMark/>
          </w:tcPr>
          <w:p w14:paraId="2D7C6A9F" w14:textId="22CCF811"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482" w:type="pct"/>
            <w:vMerge/>
            <w:tcBorders>
              <w:left w:val="nil"/>
              <w:bottom w:val="single" w:sz="4" w:space="0" w:color="auto"/>
              <w:right w:val="nil"/>
            </w:tcBorders>
            <w:shd w:val="clear" w:color="000000" w:fill="387990"/>
            <w:vAlign w:val="bottom"/>
            <w:hideMark/>
          </w:tcPr>
          <w:p w14:paraId="0BC078ED" w14:textId="1C209578" w:rsidR="00506711" w:rsidRPr="00943C09" w:rsidRDefault="00506711" w:rsidP="00943C09">
            <w:pPr>
              <w:keepNext/>
              <w:widowControl/>
              <w:spacing w:line="259" w:lineRule="auto"/>
              <w:jc w:val="center"/>
              <w:rPr>
                <w:rFonts w:eastAsia="Times New Roman" w:cs="Times New Roman"/>
                <w:b/>
                <w:bCs/>
                <w:color w:val="FFFFFF"/>
                <w:sz w:val="20"/>
                <w:szCs w:val="20"/>
              </w:rPr>
            </w:pPr>
          </w:p>
        </w:tc>
        <w:tc>
          <w:tcPr>
            <w:tcW w:w="338" w:type="pct"/>
            <w:vMerge/>
            <w:tcBorders>
              <w:left w:val="nil"/>
              <w:bottom w:val="single" w:sz="4" w:space="0" w:color="auto"/>
              <w:right w:val="nil"/>
            </w:tcBorders>
            <w:shd w:val="clear" w:color="000000" w:fill="387990"/>
            <w:vAlign w:val="bottom"/>
            <w:hideMark/>
          </w:tcPr>
          <w:p w14:paraId="71EBDC29" w14:textId="7E048F36" w:rsidR="00506711" w:rsidRPr="00943C09" w:rsidRDefault="00506711" w:rsidP="00943C09">
            <w:pPr>
              <w:keepNext/>
              <w:widowControl/>
              <w:spacing w:line="259" w:lineRule="auto"/>
              <w:jc w:val="center"/>
              <w:rPr>
                <w:rFonts w:eastAsia="Times New Roman" w:cs="Times New Roman"/>
                <w:b/>
                <w:bCs/>
                <w:color w:val="FFFFFF"/>
                <w:sz w:val="20"/>
                <w:szCs w:val="20"/>
              </w:rPr>
            </w:pPr>
          </w:p>
        </w:tc>
      </w:tr>
      <w:tr w:rsidR="001C1354" w:rsidRPr="00943C09" w14:paraId="72D212B5" w14:textId="77777777" w:rsidTr="00EB4AD0">
        <w:tc>
          <w:tcPr>
            <w:tcW w:w="744" w:type="pct"/>
            <w:tcBorders>
              <w:top w:val="nil"/>
              <w:left w:val="nil"/>
              <w:bottom w:val="single" w:sz="4" w:space="0" w:color="auto"/>
              <w:right w:val="nil"/>
            </w:tcBorders>
            <w:shd w:val="clear" w:color="000000" w:fill="DDEBF7"/>
            <w:vAlign w:val="bottom"/>
            <w:hideMark/>
          </w:tcPr>
          <w:p w14:paraId="7C1C8C12" w14:textId="334F1EDB" w:rsidR="001C1354" w:rsidRPr="00943C09" w:rsidRDefault="001C1354" w:rsidP="00943C09">
            <w:pPr>
              <w:keepNext/>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661" w:type="pct"/>
            <w:tcBorders>
              <w:top w:val="nil"/>
              <w:left w:val="nil"/>
              <w:bottom w:val="nil"/>
              <w:right w:val="nil"/>
            </w:tcBorders>
            <w:shd w:val="clear" w:color="000000" w:fill="DDEBF7"/>
            <w:vAlign w:val="bottom"/>
            <w:hideMark/>
          </w:tcPr>
          <w:p w14:paraId="6E368347" w14:textId="50D1AB28"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6C0E4EB9"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3C5722DE" w14:textId="77073F2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75E18406" w14:textId="14C1A814"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6792D12A" w14:textId="6459CD7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140B8F7F" w14:textId="77777777"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066F232F" w14:textId="771C4EE5"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70A57D44" w14:textId="19ABDAB9"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430E8C65" w14:textId="278A8811" w:rsidR="001C1354" w:rsidRPr="00943C09" w:rsidRDefault="001C1354" w:rsidP="00943C09">
            <w:pPr>
              <w:keepNext/>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02CD41D" w14:textId="0892B598" w:rsidR="001C1354" w:rsidRPr="00943C09" w:rsidRDefault="001C1354" w:rsidP="00943C09">
            <w:pPr>
              <w:keepNext/>
              <w:widowControl/>
              <w:spacing w:line="259" w:lineRule="auto"/>
              <w:jc w:val="center"/>
              <w:rPr>
                <w:rFonts w:eastAsia="Times New Roman" w:cs="Times New Roman"/>
                <w:b/>
                <w:bCs/>
                <w:color w:val="auto"/>
                <w:sz w:val="20"/>
                <w:szCs w:val="20"/>
              </w:rPr>
            </w:pPr>
          </w:p>
        </w:tc>
      </w:tr>
      <w:tr w:rsidR="008E036F" w:rsidRPr="00943C09" w14:paraId="792C2DD8" w14:textId="77777777" w:rsidTr="007070EE">
        <w:tc>
          <w:tcPr>
            <w:tcW w:w="744" w:type="pct"/>
            <w:tcBorders>
              <w:top w:val="nil"/>
              <w:left w:val="nil"/>
              <w:bottom w:val="single" w:sz="4" w:space="0" w:color="auto"/>
              <w:right w:val="nil"/>
            </w:tcBorders>
            <w:shd w:val="clear" w:color="auto" w:fill="auto"/>
            <w:vAlign w:val="center"/>
            <w:hideMark/>
          </w:tcPr>
          <w:p w14:paraId="0024901C" w14:textId="03E50BE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t>Average</w:t>
            </w:r>
            <w:r w:rsidRPr="00943C09">
              <w:rPr>
                <w:rFonts w:eastAsia="Times New Roman" w:cs="Times New Roman"/>
                <w:sz w:val="20"/>
                <w:szCs w:val="20"/>
                <w:vertAlign w:val="superscript"/>
              </w:rPr>
              <w:t>d</w:t>
            </w:r>
            <w:r w:rsidRPr="00943C09">
              <w:rPr>
                <w:rFonts w:eastAsia="Times New Roman" w:cs="Times New Roman"/>
                <w:sz w:val="20"/>
                <w:szCs w:val="20"/>
              </w:rPr>
              <w:t xml:space="preserve"> </w:t>
            </w:r>
          </w:p>
        </w:tc>
        <w:tc>
          <w:tcPr>
            <w:tcW w:w="661" w:type="pct"/>
            <w:tcBorders>
              <w:top w:val="single" w:sz="4" w:space="0" w:color="auto"/>
              <w:left w:val="nil"/>
              <w:bottom w:val="single" w:sz="4" w:space="0" w:color="auto"/>
              <w:right w:val="nil"/>
            </w:tcBorders>
            <w:shd w:val="clear" w:color="auto" w:fill="auto"/>
            <w:noWrap/>
            <w:vAlign w:val="center"/>
          </w:tcPr>
          <w:p w14:paraId="15B93A72" w14:textId="384F7A93" w:rsidR="008E036F" w:rsidRPr="00943C09" w:rsidRDefault="008E036F" w:rsidP="008E036F">
            <w:pPr>
              <w:keepNext/>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vAlign w:val="center"/>
          </w:tcPr>
          <w:p w14:paraId="2FB03D2E" w14:textId="713278C1"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center"/>
          </w:tcPr>
          <w:p w14:paraId="7E03EAB3" w14:textId="674C324C"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center"/>
          </w:tcPr>
          <w:p w14:paraId="774FC194" w14:textId="69113F30"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center"/>
          </w:tcPr>
          <w:p w14:paraId="49C2340A" w14:textId="0985A65F"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vAlign w:val="center"/>
          </w:tcPr>
          <w:p w14:paraId="02E53C73" w14:textId="15200C54"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center"/>
          </w:tcPr>
          <w:p w14:paraId="3A53456A" w14:textId="229DA718"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center"/>
          </w:tcPr>
          <w:p w14:paraId="279ACEEC" w14:textId="75E9BA51"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center"/>
          </w:tcPr>
          <w:p w14:paraId="36282C75" w14:textId="235B055E"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center"/>
          </w:tcPr>
          <w:p w14:paraId="3E3E5ABF" w14:textId="345105DF"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5DC80ECB" w14:textId="77777777" w:rsidTr="00EB4AD0">
        <w:tc>
          <w:tcPr>
            <w:tcW w:w="1405" w:type="pct"/>
            <w:gridSpan w:val="2"/>
            <w:tcBorders>
              <w:top w:val="nil"/>
              <w:left w:val="nil"/>
              <w:bottom w:val="single" w:sz="4" w:space="0" w:color="auto"/>
              <w:right w:val="nil"/>
            </w:tcBorders>
            <w:shd w:val="clear" w:color="000000" w:fill="F2F2F2"/>
            <w:vAlign w:val="center"/>
            <w:hideMark/>
          </w:tcPr>
          <w:p w14:paraId="0B52C9AA" w14:textId="21C35684"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06CADC62" w14:textId="77777777" w:rsidR="008E036F" w:rsidRPr="00943C09" w:rsidRDefault="008E036F" w:rsidP="008E036F">
            <w:pPr>
              <w:keepNext/>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20F3AB4" w14:textId="4CCA4521" w:rsidR="008E036F" w:rsidRPr="00943C09" w:rsidRDefault="008E036F" w:rsidP="008E036F">
            <w:pPr>
              <w:keepNext/>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1D4BCADB" w14:textId="7C1C3FA6" w:rsidR="008E036F" w:rsidRPr="00943C09" w:rsidRDefault="008E036F" w:rsidP="008E036F">
            <w:pPr>
              <w:keepNext/>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7FB207A0" w14:textId="62C2B98A" w:rsidR="008E036F" w:rsidRPr="00943C09" w:rsidRDefault="008E036F" w:rsidP="008E036F">
            <w:pPr>
              <w:keepNext/>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736961BB" w14:textId="77777777" w:rsidR="008E036F" w:rsidRPr="00943C09" w:rsidRDefault="008E036F" w:rsidP="008E036F">
            <w:pPr>
              <w:keepNext/>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6BDB94AF" w14:textId="6E84B039" w:rsidR="008E036F" w:rsidRPr="00943C09" w:rsidRDefault="008E036F" w:rsidP="008E036F">
            <w:pPr>
              <w:keepNext/>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61E3FEAD" w14:textId="4885C43A" w:rsidR="008E036F" w:rsidRPr="00943C09" w:rsidRDefault="008E036F" w:rsidP="008E036F">
            <w:pPr>
              <w:keepNext/>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69FB8FAD" w14:textId="1447F62A" w:rsidR="008E036F" w:rsidRPr="00943C09" w:rsidRDefault="008E036F" w:rsidP="008E036F">
            <w:pPr>
              <w:keepNext/>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72C3D4CF" w14:textId="27BB588A" w:rsidR="008E036F" w:rsidRPr="00943C09" w:rsidRDefault="008E036F" w:rsidP="008E036F">
            <w:pPr>
              <w:keepNext/>
              <w:widowControl/>
              <w:spacing w:line="259" w:lineRule="auto"/>
              <w:jc w:val="center"/>
              <w:rPr>
                <w:rFonts w:eastAsia="Times New Roman" w:cs="Times New Roman"/>
                <w:sz w:val="20"/>
                <w:szCs w:val="20"/>
              </w:rPr>
            </w:pPr>
          </w:p>
        </w:tc>
      </w:tr>
      <w:tr w:rsidR="008E036F" w:rsidRPr="00943C09" w14:paraId="3EA29C16" w14:textId="77777777" w:rsidTr="00C60B09">
        <w:tc>
          <w:tcPr>
            <w:tcW w:w="744" w:type="pct"/>
            <w:tcBorders>
              <w:top w:val="nil"/>
              <w:left w:val="nil"/>
              <w:bottom w:val="single" w:sz="4" w:space="0" w:color="auto"/>
              <w:right w:val="nil"/>
            </w:tcBorders>
            <w:shd w:val="clear" w:color="auto" w:fill="auto"/>
            <w:vAlign w:val="center"/>
            <w:hideMark/>
          </w:tcPr>
          <w:p w14:paraId="5EEC7CD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317EA1BF" w14:textId="681625F4"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0786D791"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620FDB1A" w14:textId="539B4A86"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5554F90" w14:textId="037998B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04D9F5FF" w14:textId="6AE42B26"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31FD7408"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38BEF155" w14:textId="536DAFC8"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03D1E7A" w14:textId="285D229F"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503B7BFF" w14:textId="398C9A0F"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1510C001" w14:textId="61FF04C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BAA2EAA" w14:textId="77777777" w:rsidTr="00C60B09">
        <w:tc>
          <w:tcPr>
            <w:tcW w:w="744" w:type="pct"/>
            <w:tcBorders>
              <w:top w:val="nil"/>
              <w:left w:val="nil"/>
              <w:bottom w:val="single" w:sz="4" w:space="0" w:color="auto"/>
              <w:right w:val="nil"/>
            </w:tcBorders>
            <w:shd w:val="clear" w:color="auto" w:fill="auto"/>
            <w:vAlign w:val="center"/>
            <w:hideMark/>
          </w:tcPr>
          <w:p w14:paraId="7F4ADAE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5BC7A66" w14:textId="0F66D2CF"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D79231E"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5AB09AF5" w14:textId="1E5BA94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4435853E" w14:textId="2809026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4456600" w14:textId="7CAE1B1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414D7A1E"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0566FCF9" w14:textId="62ED366A"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B03904E" w14:textId="66925EEC"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229513FB" w14:textId="62C00CE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C2C5448" w14:textId="7CBC8D5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FE01D97" w14:textId="77777777" w:rsidTr="00EB4AD0">
        <w:tc>
          <w:tcPr>
            <w:tcW w:w="744" w:type="pct"/>
            <w:tcBorders>
              <w:top w:val="nil"/>
              <w:left w:val="nil"/>
              <w:bottom w:val="single" w:sz="4" w:space="0" w:color="auto"/>
              <w:right w:val="nil"/>
            </w:tcBorders>
            <w:shd w:val="clear" w:color="000000" w:fill="DDEBF7"/>
            <w:vAlign w:val="bottom"/>
            <w:hideMark/>
          </w:tcPr>
          <w:p w14:paraId="2ACD07CD" w14:textId="1458014F" w:rsidR="008E036F" w:rsidRPr="00943C09" w:rsidRDefault="008E036F" w:rsidP="008E036F">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e</w:t>
            </w:r>
            <w:proofErr w:type="spellEnd"/>
          </w:p>
        </w:tc>
        <w:tc>
          <w:tcPr>
            <w:tcW w:w="661" w:type="pct"/>
            <w:tcBorders>
              <w:top w:val="nil"/>
              <w:left w:val="nil"/>
              <w:bottom w:val="nil"/>
              <w:right w:val="nil"/>
            </w:tcBorders>
            <w:shd w:val="clear" w:color="000000" w:fill="DDEBF7"/>
            <w:vAlign w:val="bottom"/>
            <w:hideMark/>
          </w:tcPr>
          <w:p w14:paraId="16B1075C" w14:textId="59407136" w:rsidR="008E036F" w:rsidRPr="00943C09" w:rsidRDefault="008E036F" w:rsidP="008E036F">
            <w:pPr>
              <w:widowControl/>
              <w:spacing w:line="259" w:lineRule="auto"/>
              <w:jc w:val="center"/>
              <w:rPr>
                <w:rFonts w:eastAsia="Times New Roman" w:cs="Times New Roman"/>
                <w:b/>
                <w:bCs/>
                <w:color w:val="auto"/>
                <w:sz w:val="20"/>
                <w:szCs w:val="20"/>
              </w:rPr>
            </w:pPr>
          </w:p>
        </w:tc>
        <w:tc>
          <w:tcPr>
            <w:tcW w:w="509" w:type="pct"/>
            <w:tcBorders>
              <w:top w:val="nil"/>
              <w:left w:val="nil"/>
              <w:bottom w:val="nil"/>
              <w:right w:val="nil"/>
            </w:tcBorders>
            <w:shd w:val="clear" w:color="000000" w:fill="DDEBF7"/>
          </w:tcPr>
          <w:p w14:paraId="02620FAD"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403" w:type="pct"/>
            <w:tcBorders>
              <w:top w:val="nil"/>
              <w:left w:val="nil"/>
              <w:bottom w:val="nil"/>
              <w:right w:val="nil"/>
            </w:tcBorders>
            <w:shd w:val="clear" w:color="000000" w:fill="DDEBF7"/>
            <w:vAlign w:val="bottom"/>
            <w:hideMark/>
          </w:tcPr>
          <w:p w14:paraId="20741DA1" w14:textId="38327292" w:rsidR="008E036F" w:rsidRPr="00943C09" w:rsidRDefault="008E036F" w:rsidP="008E036F">
            <w:pPr>
              <w:widowControl/>
              <w:spacing w:line="259" w:lineRule="auto"/>
              <w:jc w:val="center"/>
              <w:rPr>
                <w:rFonts w:eastAsia="Times New Roman" w:cs="Times New Roman"/>
                <w:b/>
                <w:bCs/>
                <w:color w:val="auto"/>
                <w:sz w:val="20"/>
                <w:szCs w:val="20"/>
              </w:rPr>
            </w:pPr>
          </w:p>
        </w:tc>
        <w:tc>
          <w:tcPr>
            <w:tcW w:w="119" w:type="pct"/>
            <w:tcBorders>
              <w:top w:val="nil"/>
              <w:left w:val="nil"/>
              <w:bottom w:val="nil"/>
              <w:right w:val="nil"/>
            </w:tcBorders>
            <w:shd w:val="clear" w:color="000000" w:fill="DDEBF7"/>
            <w:vAlign w:val="bottom"/>
            <w:hideMark/>
          </w:tcPr>
          <w:p w14:paraId="21A16EB9" w14:textId="038B5FEC" w:rsidR="008E036F" w:rsidRPr="00943C09" w:rsidRDefault="008E036F" w:rsidP="008E036F">
            <w:pPr>
              <w:widowControl/>
              <w:spacing w:line="259" w:lineRule="auto"/>
              <w:jc w:val="center"/>
              <w:rPr>
                <w:rFonts w:eastAsia="Times New Roman" w:cs="Times New Roman"/>
                <w:b/>
                <w:bCs/>
                <w:color w:val="auto"/>
                <w:sz w:val="20"/>
                <w:szCs w:val="20"/>
              </w:rPr>
            </w:pPr>
          </w:p>
        </w:tc>
        <w:tc>
          <w:tcPr>
            <w:tcW w:w="590" w:type="pct"/>
            <w:tcBorders>
              <w:top w:val="nil"/>
              <w:left w:val="nil"/>
              <w:bottom w:val="nil"/>
              <w:right w:val="nil"/>
            </w:tcBorders>
            <w:shd w:val="clear" w:color="000000" w:fill="DDEBF7"/>
            <w:vAlign w:val="bottom"/>
            <w:hideMark/>
          </w:tcPr>
          <w:p w14:paraId="492182C0" w14:textId="14EB8B85" w:rsidR="008E036F" w:rsidRPr="00943C09" w:rsidRDefault="008E036F" w:rsidP="008E036F">
            <w:pPr>
              <w:widowControl/>
              <w:spacing w:line="259" w:lineRule="auto"/>
              <w:jc w:val="center"/>
              <w:rPr>
                <w:rFonts w:eastAsia="Times New Roman" w:cs="Times New Roman"/>
                <w:b/>
                <w:bCs/>
                <w:color w:val="auto"/>
                <w:sz w:val="20"/>
                <w:szCs w:val="20"/>
              </w:rPr>
            </w:pPr>
          </w:p>
        </w:tc>
        <w:tc>
          <w:tcPr>
            <w:tcW w:w="503" w:type="pct"/>
            <w:tcBorders>
              <w:top w:val="nil"/>
              <w:left w:val="nil"/>
              <w:bottom w:val="nil"/>
              <w:right w:val="nil"/>
            </w:tcBorders>
            <w:shd w:val="clear" w:color="000000" w:fill="DDEBF7"/>
          </w:tcPr>
          <w:p w14:paraId="59D994D0" w14:textId="77777777" w:rsidR="008E036F" w:rsidRPr="00943C09" w:rsidRDefault="008E036F" w:rsidP="008E036F">
            <w:pPr>
              <w:widowControl/>
              <w:spacing w:line="259" w:lineRule="auto"/>
              <w:jc w:val="center"/>
              <w:rPr>
                <w:rFonts w:eastAsia="Times New Roman" w:cs="Times New Roman"/>
                <w:b/>
                <w:bCs/>
                <w:color w:val="auto"/>
                <w:sz w:val="20"/>
                <w:szCs w:val="20"/>
              </w:rPr>
            </w:pPr>
          </w:p>
        </w:tc>
        <w:tc>
          <w:tcPr>
            <w:tcW w:w="322" w:type="pct"/>
            <w:tcBorders>
              <w:top w:val="nil"/>
              <w:left w:val="nil"/>
              <w:bottom w:val="nil"/>
              <w:right w:val="nil"/>
            </w:tcBorders>
            <w:shd w:val="clear" w:color="000000" w:fill="DDEBF7"/>
            <w:vAlign w:val="bottom"/>
            <w:hideMark/>
          </w:tcPr>
          <w:p w14:paraId="25A1EDE6" w14:textId="25055D50" w:rsidR="008E036F" w:rsidRPr="00943C09" w:rsidRDefault="008E036F" w:rsidP="008E036F">
            <w:pPr>
              <w:widowControl/>
              <w:spacing w:line="259" w:lineRule="auto"/>
              <w:jc w:val="center"/>
              <w:rPr>
                <w:rFonts w:eastAsia="Times New Roman" w:cs="Times New Roman"/>
                <w:b/>
                <w:bCs/>
                <w:color w:val="auto"/>
                <w:sz w:val="20"/>
                <w:szCs w:val="20"/>
              </w:rPr>
            </w:pPr>
          </w:p>
        </w:tc>
        <w:tc>
          <w:tcPr>
            <w:tcW w:w="329" w:type="pct"/>
            <w:tcBorders>
              <w:top w:val="nil"/>
              <w:left w:val="nil"/>
              <w:bottom w:val="single" w:sz="4" w:space="0" w:color="auto"/>
              <w:right w:val="nil"/>
            </w:tcBorders>
            <w:shd w:val="clear" w:color="000000" w:fill="DDEBF7"/>
            <w:vAlign w:val="center"/>
            <w:hideMark/>
          </w:tcPr>
          <w:p w14:paraId="5030447B" w14:textId="5999CDF4" w:rsidR="008E036F" w:rsidRPr="00943C09" w:rsidRDefault="008E036F" w:rsidP="008E036F">
            <w:pPr>
              <w:widowControl/>
              <w:spacing w:line="259" w:lineRule="auto"/>
              <w:jc w:val="center"/>
              <w:rPr>
                <w:rFonts w:eastAsia="Times New Roman" w:cs="Times New Roman"/>
                <w:b/>
                <w:bCs/>
                <w:color w:val="auto"/>
                <w:sz w:val="20"/>
                <w:szCs w:val="20"/>
              </w:rPr>
            </w:pPr>
          </w:p>
        </w:tc>
        <w:tc>
          <w:tcPr>
            <w:tcW w:w="482" w:type="pct"/>
            <w:tcBorders>
              <w:top w:val="nil"/>
              <w:left w:val="nil"/>
              <w:bottom w:val="single" w:sz="4" w:space="0" w:color="auto"/>
              <w:right w:val="nil"/>
            </w:tcBorders>
            <w:shd w:val="clear" w:color="000000" w:fill="DDEBF7"/>
            <w:vAlign w:val="center"/>
            <w:hideMark/>
          </w:tcPr>
          <w:p w14:paraId="6D925A7F" w14:textId="2E2871FB" w:rsidR="008E036F" w:rsidRPr="00943C09" w:rsidRDefault="008E036F" w:rsidP="008E036F">
            <w:pPr>
              <w:widowControl/>
              <w:spacing w:line="259" w:lineRule="auto"/>
              <w:jc w:val="center"/>
              <w:rPr>
                <w:rFonts w:eastAsia="Times New Roman" w:cs="Times New Roman"/>
                <w:b/>
                <w:bCs/>
                <w:color w:val="auto"/>
                <w:sz w:val="20"/>
                <w:szCs w:val="20"/>
              </w:rPr>
            </w:pPr>
          </w:p>
        </w:tc>
        <w:tc>
          <w:tcPr>
            <w:tcW w:w="338" w:type="pct"/>
            <w:tcBorders>
              <w:top w:val="nil"/>
              <w:left w:val="nil"/>
              <w:bottom w:val="single" w:sz="4" w:space="0" w:color="auto"/>
              <w:right w:val="nil"/>
            </w:tcBorders>
            <w:shd w:val="clear" w:color="000000" w:fill="DDEBF7"/>
            <w:vAlign w:val="center"/>
            <w:hideMark/>
          </w:tcPr>
          <w:p w14:paraId="22A6B0FA" w14:textId="60A981EC" w:rsidR="008E036F" w:rsidRPr="00943C09" w:rsidRDefault="008E036F" w:rsidP="008E036F">
            <w:pPr>
              <w:widowControl/>
              <w:spacing w:line="259" w:lineRule="auto"/>
              <w:jc w:val="center"/>
              <w:rPr>
                <w:rFonts w:eastAsia="Times New Roman" w:cs="Times New Roman"/>
                <w:b/>
                <w:bCs/>
                <w:color w:val="auto"/>
                <w:sz w:val="20"/>
                <w:szCs w:val="20"/>
              </w:rPr>
            </w:pPr>
          </w:p>
        </w:tc>
      </w:tr>
      <w:tr w:rsidR="008E036F" w:rsidRPr="00943C09" w14:paraId="08188124" w14:textId="77777777" w:rsidTr="00EB4AD0">
        <w:tc>
          <w:tcPr>
            <w:tcW w:w="744" w:type="pct"/>
            <w:tcBorders>
              <w:top w:val="nil"/>
              <w:left w:val="nil"/>
              <w:bottom w:val="single" w:sz="4" w:space="0" w:color="auto"/>
              <w:right w:val="nil"/>
            </w:tcBorders>
            <w:shd w:val="clear" w:color="auto" w:fill="auto"/>
            <w:vAlign w:val="center"/>
            <w:hideMark/>
          </w:tcPr>
          <w:p w14:paraId="03DC2198" w14:textId="13095329" w:rsidR="008E036F" w:rsidRPr="00943C09" w:rsidRDefault="008E036F" w:rsidP="008E036F">
            <w:pPr>
              <w:widowControl/>
              <w:spacing w:line="259" w:lineRule="auto"/>
              <w:rPr>
                <w:rFonts w:eastAsia="Times New Roman" w:cs="Times New Roman"/>
                <w:sz w:val="20"/>
                <w:szCs w:val="20"/>
                <w:vertAlign w:val="superscript"/>
              </w:rPr>
            </w:pPr>
            <w:r w:rsidRPr="00943C09">
              <w:rPr>
                <w:rFonts w:eastAsia="Times New Roman" w:cs="Times New Roman"/>
                <w:sz w:val="20"/>
                <w:szCs w:val="20"/>
              </w:rPr>
              <w:t>Average</w:t>
            </w:r>
            <w:r w:rsidRPr="00943C09">
              <w:rPr>
                <w:rFonts w:eastAsia="Times New Roman" w:cs="Times New Roman"/>
                <w:sz w:val="20"/>
                <w:szCs w:val="20"/>
                <w:vertAlign w:val="superscript"/>
              </w:rPr>
              <w:t>d</w:t>
            </w:r>
          </w:p>
        </w:tc>
        <w:tc>
          <w:tcPr>
            <w:tcW w:w="661" w:type="pct"/>
            <w:tcBorders>
              <w:top w:val="single" w:sz="4" w:space="0" w:color="auto"/>
              <w:left w:val="nil"/>
              <w:bottom w:val="single" w:sz="4" w:space="0" w:color="auto"/>
              <w:right w:val="nil"/>
            </w:tcBorders>
            <w:shd w:val="clear" w:color="auto" w:fill="auto"/>
            <w:noWrap/>
            <w:vAlign w:val="bottom"/>
            <w:hideMark/>
          </w:tcPr>
          <w:p w14:paraId="2F0181E3" w14:textId="4C7E4755"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single" w:sz="4" w:space="0" w:color="auto"/>
              <w:left w:val="nil"/>
              <w:bottom w:val="single" w:sz="4" w:space="0" w:color="auto"/>
              <w:right w:val="nil"/>
            </w:tcBorders>
          </w:tcPr>
          <w:p w14:paraId="638EF849"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single" w:sz="4" w:space="0" w:color="auto"/>
              <w:left w:val="nil"/>
              <w:bottom w:val="single" w:sz="4" w:space="0" w:color="auto"/>
              <w:right w:val="nil"/>
            </w:tcBorders>
            <w:shd w:val="clear" w:color="auto" w:fill="auto"/>
            <w:noWrap/>
            <w:vAlign w:val="bottom"/>
            <w:hideMark/>
          </w:tcPr>
          <w:p w14:paraId="67E0A7BF" w14:textId="5AFE299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single" w:sz="4" w:space="0" w:color="auto"/>
              <w:left w:val="nil"/>
              <w:bottom w:val="single" w:sz="4" w:space="0" w:color="auto"/>
              <w:right w:val="nil"/>
            </w:tcBorders>
            <w:shd w:val="clear" w:color="auto" w:fill="auto"/>
            <w:noWrap/>
            <w:vAlign w:val="bottom"/>
            <w:hideMark/>
          </w:tcPr>
          <w:p w14:paraId="309032C3" w14:textId="052B6048"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single" w:sz="4" w:space="0" w:color="auto"/>
              <w:left w:val="nil"/>
              <w:bottom w:val="single" w:sz="4" w:space="0" w:color="auto"/>
              <w:right w:val="nil"/>
            </w:tcBorders>
            <w:shd w:val="clear" w:color="auto" w:fill="auto"/>
            <w:noWrap/>
            <w:vAlign w:val="bottom"/>
            <w:hideMark/>
          </w:tcPr>
          <w:p w14:paraId="26F83DA8" w14:textId="6C196C3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single" w:sz="4" w:space="0" w:color="auto"/>
              <w:left w:val="nil"/>
              <w:bottom w:val="single" w:sz="4" w:space="0" w:color="auto"/>
              <w:right w:val="nil"/>
            </w:tcBorders>
          </w:tcPr>
          <w:p w14:paraId="50D82ADB"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single" w:sz="4" w:space="0" w:color="auto"/>
              <w:left w:val="nil"/>
              <w:bottom w:val="single" w:sz="4" w:space="0" w:color="auto"/>
              <w:right w:val="nil"/>
            </w:tcBorders>
            <w:shd w:val="clear" w:color="auto" w:fill="auto"/>
            <w:noWrap/>
            <w:vAlign w:val="bottom"/>
            <w:hideMark/>
          </w:tcPr>
          <w:p w14:paraId="1C620F34" w14:textId="72D78362"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78EE0811" w14:textId="756053D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452CA9F" w14:textId="45C064CD"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57342FBE" w14:textId="00E7E2F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ED8284" w14:textId="77777777" w:rsidTr="00EB4AD0">
        <w:tc>
          <w:tcPr>
            <w:tcW w:w="1405" w:type="pct"/>
            <w:gridSpan w:val="2"/>
            <w:tcBorders>
              <w:top w:val="nil"/>
              <w:left w:val="nil"/>
              <w:bottom w:val="single" w:sz="4" w:space="0" w:color="auto"/>
              <w:right w:val="nil"/>
            </w:tcBorders>
            <w:shd w:val="clear" w:color="000000" w:fill="F2F2F2"/>
            <w:vAlign w:val="center"/>
            <w:hideMark/>
          </w:tcPr>
          <w:p w14:paraId="51324098" w14:textId="194E5FD9"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b/>
                <w:bCs/>
                <w:sz w:val="20"/>
                <w:szCs w:val="20"/>
              </w:rPr>
              <w:t>Age category</w:t>
            </w:r>
          </w:p>
        </w:tc>
        <w:tc>
          <w:tcPr>
            <w:tcW w:w="509" w:type="pct"/>
            <w:tcBorders>
              <w:top w:val="nil"/>
              <w:left w:val="nil"/>
              <w:bottom w:val="single" w:sz="4" w:space="0" w:color="auto"/>
              <w:right w:val="nil"/>
            </w:tcBorders>
            <w:shd w:val="clear" w:color="000000" w:fill="F2F2F2"/>
          </w:tcPr>
          <w:p w14:paraId="282F0BC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000000" w:fill="F2F2F2"/>
            <w:vAlign w:val="center"/>
            <w:hideMark/>
          </w:tcPr>
          <w:p w14:paraId="0FE4EABA" w14:textId="7FDEFA23"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000000" w:fill="F2F2F2"/>
            <w:vAlign w:val="center"/>
            <w:hideMark/>
          </w:tcPr>
          <w:p w14:paraId="5C0D9D70" w14:textId="653ABA0A"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000000" w:fill="F2F2F2"/>
            <w:vAlign w:val="center"/>
            <w:hideMark/>
          </w:tcPr>
          <w:p w14:paraId="115DB08D" w14:textId="18FFF344"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shd w:val="clear" w:color="000000" w:fill="F2F2F2"/>
          </w:tcPr>
          <w:p w14:paraId="1461D2A7"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000000" w:fill="F2F2F2"/>
            <w:vAlign w:val="center"/>
            <w:hideMark/>
          </w:tcPr>
          <w:p w14:paraId="524AC30D" w14:textId="73DD85C5"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000000" w:fill="F2F2F2"/>
            <w:vAlign w:val="center"/>
            <w:hideMark/>
          </w:tcPr>
          <w:p w14:paraId="19299B8C" w14:textId="407EC882"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000000" w:fill="F2F2F2"/>
            <w:vAlign w:val="center"/>
            <w:hideMark/>
          </w:tcPr>
          <w:p w14:paraId="164906A3" w14:textId="35F8B9DC"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000000" w:fill="F2F2F2"/>
            <w:vAlign w:val="center"/>
            <w:hideMark/>
          </w:tcPr>
          <w:p w14:paraId="0A9067DF" w14:textId="21FEFE4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824AF1C" w14:textId="77777777" w:rsidTr="00C60B09">
        <w:tc>
          <w:tcPr>
            <w:tcW w:w="744" w:type="pct"/>
            <w:tcBorders>
              <w:top w:val="nil"/>
              <w:left w:val="nil"/>
              <w:bottom w:val="single" w:sz="4" w:space="0" w:color="auto"/>
              <w:right w:val="nil"/>
            </w:tcBorders>
            <w:shd w:val="clear" w:color="auto" w:fill="auto"/>
            <w:vAlign w:val="center"/>
            <w:hideMark/>
          </w:tcPr>
          <w:p w14:paraId="12B4FE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661" w:type="pct"/>
            <w:tcBorders>
              <w:top w:val="nil"/>
              <w:left w:val="nil"/>
              <w:bottom w:val="single" w:sz="4" w:space="0" w:color="auto"/>
              <w:right w:val="nil"/>
            </w:tcBorders>
            <w:shd w:val="clear" w:color="auto" w:fill="auto"/>
            <w:noWrap/>
            <w:vAlign w:val="bottom"/>
            <w:hideMark/>
          </w:tcPr>
          <w:p w14:paraId="44855130" w14:textId="5AFA028D"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36AE3F80"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4988702F" w14:textId="52FC5DF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12449B6F" w14:textId="06292D82"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6D0BBB6D" w14:textId="74C3769E"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682FA34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76223716" w14:textId="36DA1A4C"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19A835D0" w14:textId="6B1FAE47"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6005465E" w14:textId="455C8873"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45696A6D" w14:textId="09EB902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718CDA3" w14:textId="77777777" w:rsidTr="00C60B09">
        <w:tc>
          <w:tcPr>
            <w:tcW w:w="744" w:type="pct"/>
            <w:tcBorders>
              <w:top w:val="nil"/>
              <w:left w:val="nil"/>
              <w:bottom w:val="single" w:sz="4" w:space="0" w:color="auto"/>
              <w:right w:val="nil"/>
            </w:tcBorders>
            <w:shd w:val="clear" w:color="auto" w:fill="auto"/>
            <w:vAlign w:val="center"/>
            <w:hideMark/>
          </w:tcPr>
          <w:p w14:paraId="325ECB5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661" w:type="pct"/>
            <w:tcBorders>
              <w:top w:val="nil"/>
              <w:left w:val="nil"/>
              <w:bottom w:val="single" w:sz="4" w:space="0" w:color="auto"/>
              <w:right w:val="nil"/>
            </w:tcBorders>
            <w:shd w:val="clear" w:color="auto" w:fill="auto"/>
            <w:noWrap/>
            <w:vAlign w:val="bottom"/>
            <w:hideMark/>
          </w:tcPr>
          <w:p w14:paraId="79ACBB46" w14:textId="2D04E821" w:rsidR="008E036F" w:rsidRPr="00943C09" w:rsidRDefault="008E036F" w:rsidP="008E036F">
            <w:pPr>
              <w:widowControl/>
              <w:spacing w:line="259" w:lineRule="auto"/>
              <w:jc w:val="center"/>
              <w:rPr>
                <w:rFonts w:eastAsia="Times New Roman" w:cs="Times New Roman"/>
                <w:sz w:val="20"/>
                <w:szCs w:val="20"/>
              </w:rPr>
            </w:pPr>
          </w:p>
        </w:tc>
        <w:tc>
          <w:tcPr>
            <w:tcW w:w="509" w:type="pct"/>
            <w:tcBorders>
              <w:top w:val="nil"/>
              <w:left w:val="nil"/>
              <w:bottom w:val="single" w:sz="4" w:space="0" w:color="auto"/>
              <w:right w:val="nil"/>
            </w:tcBorders>
          </w:tcPr>
          <w:p w14:paraId="45B31A03" w14:textId="77777777" w:rsidR="008E036F" w:rsidRPr="00943C09" w:rsidRDefault="008E036F" w:rsidP="008E036F">
            <w:pPr>
              <w:widowControl/>
              <w:spacing w:line="259" w:lineRule="auto"/>
              <w:jc w:val="center"/>
              <w:rPr>
                <w:rFonts w:eastAsia="Times New Roman" w:cs="Times New Roman"/>
                <w:sz w:val="20"/>
                <w:szCs w:val="20"/>
              </w:rPr>
            </w:pPr>
          </w:p>
        </w:tc>
        <w:tc>
          <w:tcPr>
            <w:tcW w:w="403" w:type="pct"/>
            <w:tcBorders>
              <w:top w:val="nil"/>
              <w:left w:val="nil"/>
              <w:bottom w:val="single" w:sz="4" w:space="0" w:color="auto"/>
              <w:right w:val="nil"/>
            </w:tcBorders>
            <w:shd w:val="clear" w:color="auto" w:fill="auto"/>
            <w:noWrap/>
            <w:vAlign w:val="bottom"/>
            <w:hideMark/>
          </w:tcPr>
          <w:p w14:paraId="72995C5F" w14:textId="7F74FA4B" w:rsidR="008E036F" w:rsidRPr="00943C09" w:rsidRDefault="008E036F" w:rsidP="008E036F">
            <w:pPr>
              <w:widowControl/>
              <w:spacing w:line="259" w:lineRule="auto"/>
              <w:jc w:val="center"/>
              <w:rPr>
                <w:rFonts w:eastAsia="Times New Roman" w:cs="Times New Roman"/>
                <w:sz w:val="20"/>
                <w:szCs w:val="20"/>
              </w:rPr>
            </w:pPr>
          </w:p>
        </w:tc>
        <w:tc>
          <w:tcPr>
            <w:tcW w:w="119" w:type="pct"/>
            <w:tcBorders>
              <w:top w:val="nil"/>
              <w:left w:val="nil"/>
              <w:bottom w:val="single" w:sz="4" w:space="0" w:color="auto"/>
              <w:right w:val="nil"/>
            </w:tcBorders>
            <w:shd w:val="clear" w:color="auto" w:fill="auto"/>
            <w:noWrap/>
            <w:vAlign w:val="bottom"/>
            <w:hideMark/>
          </w:tcPr>
          <w:p w14:paraId="007990BE" w14:textId="21C581C6" w:rsidR="008E036F" w:rsidRPr="00943C09" w:rsidRDefault="008E036F" w:rsidP="008E036F">
            <w:pPr>
              <w:widowControl/>
              <w:spacing w:line="259" w:lineRule="auto"/>
              <w:jc w:val="center"/>
              <w:rPr>
                <w:rFonts w:eastAsia="Times New Roman" w:cs="Times New Roman"/>
                <w:sz w:val="20"/>
                <w:szCs w:val="20"/>
              </w:rPr>
            </w:pPr>
          </w:p>
        </w:tc>
        <w:tc>
          <w:tcPr>
            <w:tcW w:w="590" w:type="pct"/>
            <w:tcBorders>
              <w:top w:val="nil"/>
              <w:left w:val="nil"/>
              <w:bottom w:val="single" w:sz="4" w:space="0" w:color="auto"/>
              <w:right w:val="nil"/>
            </w:tcBorders>
            <w:shd w:val="clear" w:color="auto" w:fill="auto"/>
            <w:noWrap/>
            <w:vAlign w:val="bottom"/>
            <w:hideMark/>
          </w:tcPr>
          <w:p w14:paraId="52B26F9C" w14:textId="31103AD5" w:rsidR="008E036F" w:rsidRPr="00943C09" w:rsidRDefault="008E036F" w:rsidP="008E036F">
            <w:pPr>
              <w:widowControl/>
              <w:spacing w:line="259" w:lineRule="auto"/>
              <w:jc w:val="center"/>
              <w:rPr>
                <w:rFonts w:eastAsia="Times New Roman" w:cs="Times New Roman"/>
                <w:sz w:val="20"/>
                <w:szCs w:val="20"/>
              </w:rPr>
            </w:pPr>
          </w:p>
        </w:tc>
        <w:tc>
          <w:tcPr>
            <w:tcW w:w="503" w:type="pct"/>
            <w:tcBorders>
              <w:top w:val="nil"/>
              <w:left w:val="nil"/>
              <w:bottom w:val="single" w:sz="4" w:space="0" w:color="auto"/>
              <w:right w:val="nil"/>
            </w:tcBorders>
          </w:tcPr>
          <w:p w14:paraId="1CF186CF" w14:textId="77777777" w:rsidR="008E036F" w:rsidRPr="00943C09" w:rsidRDefault="008E036F" w:rsidP="008E036F">
            <w:pPr>
              <w:widowControl/>
              <w:spacing w:line="259" w:lineRule="auto"/>
              <w:jc w:val="center"/>
              <w:rPr>
                <w:rFonts w:eastAsia="Times New Roman" w:cs="Times New Roman"/>
                <w:sz w:val="20"/>
                <w:szCs w:val="20"/>
              </w:rPr>
            </w:pPr>
          </w:p>
        </w:tc>
        <w:tc>
          <w:tcPr>
            <w:tcW w:w="322" w:type="pct"/>
            <w:tcBorders>
              <w:top w:val="nil"/>
              <w:left w:val="nil"/>
              <w:bottom w:val="single" w:sz="4" w:space="0" w:color="auto"/>
              <w:right w:val="nil"/>
            </w:tcBorders>
            <w:shd w:val="clear" w:color="auto" w:fill="auto"/>
            <w:noWrap/>
            <w:vAlign w:val="bottom"/>
            <w:hideMark/>
          </w:tcPr>
          <w:p w14:paraId="2270A26B" w14:textId="09ABC000" w:rsidR="008E036F" w:rsidRPr="00943C09" w:rsidRDefault="008E036F" w:rsidP="008E036F">
            <w:pPr>
              <w:widowControl/>
              <w:spacing w:line="259" w:lineRule="auto"/>
              <w:jc w:val="center"/>
              <w:rPr>
                <w:rFonts w:eastAsia="Times New Roman" w:cs="Times New Roman"/>
                <w:sz w:val="20"/>
                <w:szCs w:val="20"/>
              </w:rPr>
            </w:pPr>
          </w:p>
        </w:tc>
        <w:tc>
          <w:tcPr>
            <w:tcW w:w="329" w:type="pct"/>
            <w:tcBorders>
              <w:top w:val="nil"/>
              <w:left w:val="nil"/>
              <w:bottom w:val="single" w:sz="4" w:space="0" w:color="auto"/>
              <w:right w:val="nil"/>
            </w:tcBorders>
            <w:shd w:val="clear" w:color="auto" w:fill="auto"/>
            <w:noWrap/>
            <w:vAlign w:val="bottom"/>
            <w:hideMark/>
          </w:tcPr>
          <w:p w14:paraId="5613B3A5" w14:textId="65FE12D3" w:rsidR="008E036F" w:rsidRPr="00943C09" w:rsidRDefault="008E036F" w:rsidP="008E036F">
            <w:pPr>
              <w:widowControl/>
              <w:spacing w:line="259" w:lineRule="auto"/>
              <w:jc w:val="center"/>
              <w:rPr>
                <w:rFonts w:eastAsia="Times New Roman" w:cs="Times New Roman"/>
                <w:sz w:val="20"/>
                <w:szCs w:val="20"/>
              </w:rPr>
            </w:pPr>
          </w:p>
        </w:tc>
        <w:tc>
          <w:tcPr>
            <w:tcW w:w="482" w:type="pct"/>
            <w:tcBorders>
              <w:top w:val="nil"/>
              <w:left w:val="nil"/>
              <w:bottom w:val="single" w:sz="4" w:space="0" w:color="auto"/>
              <w:right w:val="nil"/>
            </w:tcBorders>
            <w:shd w:val="clear" w:color="auto" w:fill="auto"/>
            <w:noWrap/>
            <w:vAlign w:val="bottom"/>
            <w:hideMark/>
          </w:tcPr>
          <w:p w14:paraId="38280901" w14:textId="2CB1CCDB" w:rsidR="008E036F" w:rsidRPr="00943C09" w:rsidRDefault="008E036F" w:rsidP="008E036F">
            <w:pPr>
              <w:widowControl/>
              <w:spacing w:line="259" w:lineRule="auto"/>
              <w:jc w:val="center"/>
              <w:rPr>
                <w:rFonts w:eastAsia="Times New Roman" w:cs="Times New Roman"/>
                <w:sz w:val="20"/>
                <w:szCs w:val="20"/>
              </w:rPr>
            </w:pPr>
          </w:p>
        </w:tc>
        <w:tc>
          <w:tcPr>
            <w:tcW w:w="338" w:type="pct"/>
            <w:tcBorders>
              <w:top w:val="nil"/>
              <w:left w:val="nil"/>
              <w:bottom w:val="single" w:sz="4" w:space="0" w:color="auto"/>
              <w:right w:val="nil"/>
            </w:tcBorders>
            <w:shd w:val="clear" w:color="auto" w:fill="auto"/>
            <w:noWrap/>
            <w:vAlign w:val="bottom"/>
            <w:hideMark/>
          </w:tcPr>
          <w:p w14:paraId="72EE329E" w14:textId="3C0CC440" w:rsidR="008E036F" w:rsidRPr="00943C09" w:rsidRDefault="008E036F" w:rsidP="008E036F">
            <w:pPr>
              <w:widowControl/>
              <w:spacing w:line="259" w:lineRule="auto"/>
              <w:jc w:val="center"/>
              <w:rPr>
                <w:rFonts w:eastAsia="Times New Roman" w:cs="Times New Roman"/>
                <w:sz w:val="20"/>
                <w:szCs w:val="20"/>
              </w:rPr>
            </w:pPr>
          </w:p>
        </w:tc>
      </w:tr>
    </w:tbl>
    <w:p w14:paraId="32DE19A4" w14:textId="1ECEE699" w:rsidR="00044AFF" w:rsidRPr="00044AFF" w:rsidRDefault="00044AFF" w:rsidP="00943C09">
      <w:pPr>
        <w:pStyle w:val="BodyText"/>
        <w:spacing w:after="0"/>
        <w:ind w:left="86" w:hanging="86"/>
        <w:rPr>
          <w:sz w:val="16"/>
        </w:rPr>
      </w:pPr>
      <w:commentRangeStart w:id="450"/>
      <w:r w:rsidRPr="00044AFF">
        <w:rPr>
          <w:sz w:val="16"/>
        </w:rPr>
        <w:t>^ Results not statistically reliable, n&lt;30</w:t>
      </w:r>
      <w:commentRangeEnd w:id="450"/>
      <w:r w:rsidR="004E33EB">
        <w:rPr>
          <w:rStyle w:val="CommentReference"/>
        </w:rPr>
        <w:commentReference w:id="450"/>
      </w:r>
    </w:p>
    <w:p w14:paraId="6747E2D9" w14:textId="6D3AE1DA" w:rsidR="005F2D7B" w:rsidRPr="00044AFF" w:rsidRDefault="005F2D7B" w:rsidP="00943C09">
      <w:pPr>
        <w:pStyle w:val="BodyText"/>
        <w:spacing w:after="0"/>
        <w:ind w:left="86" w:hanging="86"/>
        <w:rPr>
          <w:sz w:val="16"/>
        </w:rPr>
      </w:pPr>
      <w:r>
        <w:rPr>
          <w:sz w:val="16"/>
          <w:vertAlign w:val="superscript"/>
        </w:rPr>
        <w:t>a</w:t>
      </w:r>
      <w:r w:rsidRPr="00044AFF">
        <w:rPr>
          <w:sz w:val="16"/>
        </w:rPr>
        <w:t xml:space="preserve"> Significance tests were performed to determine whether a difference exists between the baseline and endline estimates. </w:t>
      </w:r>
    </w:p>
    <w:p w14:paraId="4BD695BE" w14:textId="3FD9B5F5" w:rsidR="005F2D7B" w:rsidRPr="00044AFF" w:rsidRDefault="005F2D7B" w:rsidP="00943C09">
      <w:pPr>
        <w:pStyle w:val="BodyText"/>
        <w:spacing w:after="0"/>
        <w:ind w:left="86" w:hanging="86"/>
        <w:rPr>
          <w:sz w:val="16"/>
        </w:rPr>
      </w:pPr>
      <w:r>
        <w:rPr>
          <w:sz w:val="16"/>
          <w:vertAlign w:val="superscript"/>
        </w:rPr>
        <w:t>b</w:t>
      </w:r>
      <w:r w:rsidRPr="00044AFF">
        <w:rPr>
          <w:sz w:val="16"/>
        </w:rPr>
        <w:t xml:space="preserve"> Differences found to be statistically significant are indicated by level: * p&lt;0.05, ** p&lt;0.01, *** p&lt;0.001.</w:t>
      </w:r>
    </w:p>
    <w:p w14:paraId="0D8A7A2E" w14:textId="28FB47FF" w:rsidR="00044AFF" w:rsidRPr="00044AFF" w:rsidRDefault="005F2D7B" w:rsidP="00943C09">
      <w:pPr>
        <w:pStyle w:val="BodyText"/>
        <w:spacing w:after="0"/>
        <w:ind w:left="86" w:hanging="86"/>
        <w:rPr>
          <w:sz w:val="16"/>
        </w:rPr>
      </w:pPr>
      <w:r>
        <w:rPr>
          <w:sz w:val="16"/>
          <w:vertAlign w:val="superscript"/>
        </w:rPr>
        <w:t>c</w:t>
      </w:r>
      <w:r w:rsidR="00044AFF" w:rsidRPr="00044AFF">
        <w:rPr>
          <w:sz w:val="16"/>
        </w:rPr>
        <w:t xml:space="preserve"> Estimates for women exclude households that do not have a primary adult female decisionmaker or that have missing or incomplete indicator data.</w:t>
      </w:r>
    </w:p>
    <w:p w14:paraId="1AA54A77" w14:textId="560C448D" w:rsidR="00044AFF" w:rsidRPr="00044AFF" w:rsidRDefault="005F2D7B" w:rsidP="00943C09">
      <w:pPr>
        <w:pStyle w:val="BodyText"/>
        <w:spacing w:after="0"/>
        <w:ind w:left="86" w:hanging="86"/>
        <w:rPr>
          <w:sz w:val="16"/>
        </w:rPr>
      </w:pPr>
      <w:r>
        <w:rPr>
          <w:sz w:val="16"/>
          <w:vertAlign w:val="superscript"/>
        </w:rPr>
        <w:t>d</w:t>
      </w:r>
      <w:r w:rsidR="00044AFF" w:rsidRPr="00044AFF">
        <w:rPr>
          <w:sz w:val="16"/>
        </w:rPr>
        <w:t xml:space="preserve"> Average percentage (censored headcount ratio)</w:t>
      </w:r>
    </w:p>
    <w:p w14:paraId="7DDC3F18" w14:textId="0BF7F0DD" w:rsidR="005F2D7B" w:rsidRPr="00044AFF" w:rsidRDefault="005F2D7B" w:rsidP="00943C09">
      <w:pPr>
        <w:pStyle w:val="BodyText"/>
        <w:spacing w:after="0"/>
        <w:ind w:left="86" w:hanging="86"/>
        <w:rPr>
          <w:sz w:val="16"/>
        </w:rPr>
      </w:pPr>
      <w:proofErr w:type="spellStart"/>
      <w:r>
        <w:rPr>
          <w:sz w:val="16"/>
          <w:vertAlign w:val="superscript"/>
        </w:rPr>
        <w:t>e</w:t>
      </w:r>
      <w:proofErr w:type="spellEnd"/>
      <w:r w:rsidRPr="00044AFF">
        <w:rPr>
          <w:sz w:val="16"/>
        </w:rPr>
        <w:t xml:space="preserve"> Estimates for men exclude households that do not have a primary adult male decisionmaker or that have missing or incomplete indicator data.</w:t>
      </w:r>
    </w:p>
    <w:p w14:paraId="5226865B" w14:textId="28501AF3" w:rsidR="00044AFF" w:rsidRPr="00044AFF" w:rsidRDefault="00044AFF" w:rsidP="00943C09">
      <w:pPr>
        <w:pStyle w:val="BodyText"/>
        <w:spacing w:after="0"/>
        <w:ind w:left="86" w:hanging="86"/>
        <w:rPr>
          <w:sz w:val="16"/>
        </w:rPr>
      </w:pPr>
      <w:r w:rsidRPr="00044AFF">
        <w:rPr>
          <w:sz w:val="16"/>
        </w:rPr>
        <w:t xml:space="preserve">Notes: </w:t>
      </w:r>
    </w:p>
    <w:p w14:paraId="2AFD23B5" w14:textId="77777777" w:rsidR="00044AFF" w:rsidRPr="00044AFF" w:rsidRDefault="00044AFF" w:rsidP="00943C09">
      <w:pPr>
        <w:pStyle w:val="BodyText"/>
        <w:spacing w:after="0"/>
        <w:rPr>
          <w:sz w:val="16"/>
        </w:rPr>
      </w:pPr>
      <w:r w:rsidRPr="00044AFF">
        <w:rPr>
          <w:sz w:val="16"/>
        </w:rPr>
        <w:t>Estimates are sample-weighted; numbers of observations are unweighted.</w:t>
      </w:r>
    </w:p>
    <w:p w14:paraId="3A5588A9" w14:textId="73E78C61" w:rsidR="00216FE1" w:rsidRDefault="00216FE1" w:rsidP="00943C09">
      <w:pPr>
        <w:pStyle w:val="BodyText"/>
        <w:spacing w:after="0"/>
        <w:rPr>
          <w:sz w:val="16"/>
        </w:rPr>
      </w:pPr>
      <w:r w:rsidRPr="00044AFF">
        <w:rPr>
          <w:sz w:val="16"/>
        </w:rPr>
        <w:t>Estimates are based on primary adult decisionmakers</w:t>
      </w:r>
      <w:r>
        <w:rPr>
          <w:sz w:val="16"/>
        </w:rPr>
        <w:t xml:space="preserve"> who are de jure household members.</w:t>
      </w:r>
    </w:p>
    <w:p w14:paraId="247953F5" w14:textId="4D511312" w:rsidR="00044AFF" w:rsidRPr="00044AFF" w:rsidRDefault="00044AFF" w:rsidP="00943C09">
      <w:pPr>
        <w:pStyle w:val="BodyText"/>
        <w:spacing w:after="0"/>
        <w:rPr>
          <w:sz w:val="16"/>
        </w:rPr>
      </w:pPr>
      <w:r w:rsidRPr="00044AFF">
        <w:rPr>
          <w:sz w:val="16"/>
        </w:rPr>
        <w:t>The Feed the Future ZOI context indicator, “Average percent of women achieving adequacy across the six indicators of the A-WEAI,” is calculated as the sum of the censored headcount ratios for primary adult female decisionmakers for each of the six A-WEAI indicators, divided by six (the number of indicators). It shows the average across the six indicators of the proportion of primary adult female decisionmakers in the ZOI population who are disempowered but still achieved adequacy in an individual A-WEAI indicator.</w:t>
      </w:r>
    </w:p>
    <w:p w14:paraId="79335DFC" w14:textId="537EB384" w:rsidR="00B42F58" w:rsidRPr="00AB051C" w:rsidRDefault="00044AFF" w:rsidP="00943C09">
      <w:pPr>
        <w:pStyle w:val="BodyText"/>
      </w:pPr>
      <w:r w:rsidRPr="00044AFF">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r w:rsidRPr="00044AFF">
        <w:rPr>
          <w:sz w:val="16"/>
        </w:rPr>
        <w:tab/>
      </w:r>
    </w:p>
    <w:p w14:paraId="21B9ADAE" w14:textId="4E927073" w:rsidR="00AB051C" w:rsidRDefault="00AB051C" w:rsidP="00943C09">
      <w:pPr>
        <w:pStyle w:val="BodyText"/>
      </w:pPr>
      <w:r w:rsidRPr="00757754">
        <w:rPr>
          <w:b/>
          <w:bCs/>
        </w:rPr>
        <w:t xml:space="preserve">Table </w:t>
      </w:r>
      <w:r w:rsidR="00F92C04">
        <w:rPr>
          <w:b/>
          <w:bCs/>
        </w:rPr>
        <w:t>5</w:t>
      </w:r>
      <w:r w:rsidRPr="00757754">
        <w:rPr>
          <w:b/>
          <w:bCs/>
        </w:rPr>
        <w:t>.</w:t>
      </w:r>
      <w:r w:rsidR="00F92C04">
        <w:rPr>
          <w:b/>
          <w:bCs/>
        </w:rPr>
        <w:t>3.2</w:t>
      </w:r>
      <w:r>
        <w:rPr>
          <w:b/>
        </w:rPr>
        <w:t xml:space="preserve"> </w:t>
      </w:r>
      <w:r>
        <w:t xml:space="preserve">presents the percentage of individuals </w:t>
      </w:r>
      <w:r w:rsidR="00975596">
        <w:t xml:space="preserve">in the </w:t>
      </w:r>
      <w:r w:rsidR="00160DC3">
        <w:rPr>
          <w:szCs w:val="22"/>
        </w:rPr>
        <w:t>Phase One</w:t>
      </w:r>
      <w:r w:rsidR="007F25EC">
        <w:rPr>
          <w:szCs w:val="22"/>
        </w:rPr>
        <w:t xml:space="preserve"> ZOI</w:t>
      </w:r>
      <w:r w:rsidR="00975596">
        <w:t xml:space="preserve"> </w:t>
      </w:r>
      <w:r>
        <w:t>achieving adequacy in each indicator</w:t>
      </w:r>
      <w:r w:rsidR="00975596">
        <w:t>, comparing estimates at baseline and at endline</w:t>
      </w:r>
      <w:r>
        <w:t xml:space="preserve">. </w:t>
      </w:r>
    </w:p>
    <w:p w14:paraId="5E285D54" w14:textId="1489D1A3" w:rsidR="00AB051C" w:rsidRDefault="00943C09" w:rsidP="00943C09">
      <w:pPr>
        <w:pStyle w:val="BodyText"/>
      </w:pPr>
      <w:r>
        <w:rPr>
          <w:highlight w:val="yellow"/>
        </w:rPr>
        <w:t xml:space="preserve"> </w:t>
      </w:r>
      <w:r w:rsidR="00AB051C">
        <w:rPr>
          <w:highlight w:val="yellow"/>
        </w:rPr>
        <w:t>[</w:t>
      </w:r>
      <w:commentRangeStart w:id="451"/>
      <w:r w:rsidR="00AB051C">
        <w:rPr>
          <w:highlight w:val="yellow"/>
        </w:rPr>
        <w:t>D</w:t>
      </w:r>
      <w:r w:rsidR="00521FBA">
        <w:rPr>
          <w:highlight w:val="yellow"/>
        </w:rPr>
        <w:t>escribe the results in Table 5.3.2</w:t>
      </w:r>
      <w:commentRangeEnd w:id="451"/>
      <w:r w:rsidR="00521FBA">
        <w:rPr>
          <w:rStyle w:val="CommentReference"/>
        </w:rPr>
        <w:commentReference w:id="451"/>
      </w:r>
      <w:r w:rsidR="00AB051C">
        <w:rPr>
          <w:highlight w:val="yellow"/>
        </w:rPr>
        <w:t>.]</w:t>
      </w:r>
    </w:p>
    <w:p w14:paraId="4282BF96" w14:textId="494E710D" w:rsidR="00AB051C" w:rsidRPr="00F36C92" w:rsidRDefault="00F92C04" w:rsidP="00F36C92">
      <w:pPr>
        <w:pStyle w:val="Tabletitle"/>
        <w:keepLines/>
        <w:spacing w:before="240"/>
        <w:contextualSpacing/>
        <w:outlineLvl w:val="3"/>
      </w:pPr>
      <w:bookmarkStart w:id="452" w:name="_Toc50719186"/>
      <w:r w:rsidRPr="00F36C92">
        <w:t xml:space="preserve">Table 5.3.2: Comparison of Adequate Achievement in Each A-WEAI Indicator </w:t>
      </w:r>
      <w:r w:rsidR="00975596">
        <w:t xml:space="preserve">in the </w:t>
      </w:r>
      <w:r w:rsidR="00160DC3">
        <w:t>Phase One</w:t>
      </w:r>
      <w:r w:rsidR="007F25EC">
        <w:t xml:space="preserve"> ZOI</w:t>
      </w:r>
      <w:r w:rsidR="00975596">
        <w:t xml:space="preserve"> </w:t>
      </w:r>
      <w:r w:rsidRPr="00F36C92">
        <w:t xml:space="preserve">Using Censored Headcount Ratios, by Sex and Age, Feed the Future </w:t>
      </w:r>
      <w:r w:rsidR="00160DC3">
        <w:t>Phase One</w:t>
      </w:r>
      <w:r w:rsidRPr="00F36C92">
        <w:t xml:space="preserve"> Baseline and Endline ZOI Surveys</w:t>
      </w:r>
      <w:bookmarkEnd w:id="452"/>
    </w:p>
    <w:tbl>
      <w:tblPr>
        <w:tblW w:w="5000" w:type="pct"/>
        <w:tblLayout w:type="fixed"/>
        <w:tblCellMar>
          <w:left w:w="72" w:type="dxa"/>
          <w:right w:w="72" w:type="dxa"/>
        </w:tblCellMar>
        <w:tblLook w:val="04A0" w:firstRow="1" w:lastRow="0" w:firstColumn="1" w:lastColumn="0" w:noHBand="0" w:noVBand="1"/>
      </w:tblPr>
      <w:tblGrid>
        <w:gridCol w:w="2066"/>
        <w:gridCol w:w="746"/>
        <w:gridCol w:w="970"/>
        <w:gridCol w:w="658"/>
        <w:gridCol w:w="293"/>
        <w:gridCol w:w="698"/>
        <w:gridCol w:w="1094"/>
        <w:gridCol w:w="765"/>
        <w:gridCol w:w="653"/>
        <w:gridCol w:w="889"/>
        <w:gridCol w:w="672"/>
      </w:tblGrid>
      <w:tr w:rsidR="00182D28" w:rsidRPr="00943C09" w14:paraId="480B19DF" w14:textId="77777777" w:rsidTr="00182D28">
        <w:trPr>
          <w:tblHeader/>
        </w:trPr>
        <w:tc>
          <w:tcPr>
            <w:tcW w:w="2035" w:type="dxa"/>
            <w:vMerge w:val="restart"/>
            <w:tcBorders>
              <w:top w:val="single" w:sz="4" w:space="0" w:color="auto"/>
              <w:left w:val="nil"/>
              <w:bottom w:val="single" w:sz="4" w:space="0" w:color="000000"/>
              <w:right w:val="nil"/>
            </w:tcBorders>
            <w:shd w:val="clear" w:color="000000" w:fill="387990"/>
            <w:vAlign w:val="bottom"/>
            <w:hideMark/>
          </w:tcPr>
          <w:p w14:paraId="12ED47A8" w14:textId="77777777"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A-WEAI indicator and characteristic</w:t>
            </w:r>
          </w:p>
        </w:tc>
        <w:tc>
          <w:tcPr>
            <w:tcW w:w="2338" w:type="dxa"/>
            <w:gridSpan w:val="3"/>
            <w:tcBorders>
              <w:top w:val="single" w:sz="4" w:space="0" w:color="auto"/>
              <w:left w:val="nil"/>
              <w:bottom w:val="single" w:sz="4" w:space="0" w:color="FFFFFF"/>
              <w:right w:val="nil"/>
            </w:tcBorders>
            <w:shd w:val="clear" w:color="000000" w:fill="387990"/>
          </w:tcPr>
          <w:p w14:paraId="75C8547E"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Baseline </w:t>
            </w:r>
          </w:p>
          <w:p w14:paraId="33E2C103" w14:textId="23B1C46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289" w:type="dxa"/>
            <w:tcBorders>
              <w:top w:val="single" w:sz="4" w:space="0" w:color="auto"/>
              <w:left w:val="nil"/>
              <w:bottom w:val="nil"/>
              <w:right w:val="nil"/>
            </w:tcBorders>
            <w:shd w:val="clear" w:color="000000" w:fill="387990"/>
            <w:vAlign w:val="bottom"/>
            <w:hideMark/>
          </w:tcPr>
          <w:p w14:paraId="1D1366C9" w14:textId="3CC53790" w:rsidR="00182D28" w:rsidRPr="00943C09" w:rsidRDefault="00182D28" w:rsidP="00943C09">
            <w:pPr>
              <w:widowControl/>
              <w:spacing w:line="259" w:lineRule="auto"/>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2517" w:type="dxa"/>
            <w:gridSpan w:val="3"/>
            <w:tcBorders>
              <w:top w:val="single" w:sz="4" w:space="0" w:color="auto"/>
              <w:left w:val="nil"/>
              <w:bottom w:val="single" w:sz="4" w:space="0" w:color="FFFFFF"/>
              <w:right w:val="nil"/>
            </w:tcBorders>
            <w:shd w:val="clear" w:color="000000" w:fill="387990"/>
          </w:tcPr>
          <w:p w14:paraId="3D559B53" w14:textId="77777777" w:rsidR="00182D28"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xml:space="preserve">Endline </w:t>
            </w:r>
          </w:p>
          <w:p w14:paraId="0C5AE691" w14:textId="215E6501"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([Year(s)])</w:t>
            </w:r>
          </w:p>
        </w:tc>
        <w:tc>
          <w:tcPr>
            <w:tcW w:w="643" w:type="dxa"/>
            <w:vMerge w:val="restart"/>
            <w:tcBorders>
              <w:top w:val="single" w:sz="4" w:space="0" w:color="auto"/>
              <w:left w:val="nil"/>
              <w:right w:val="nil"/>
            </w:tcBorders>
            <w:shd w:val="clear" w:color="000000" w:fill="387990"/>
            <w:vAlign w:val="bottom"/>
            <w:hideMark/>
          </w:tcPr>
          <w:p w14:paraId="04E5FA41" w14:textId="7C4A454C" w:rsidR="00182D28" w:rsidRPr="00943C09" w:rsidRDefault="00182D28" w:rsidP="00182D28">
            <w:pPr>
              <w:widowControl/>
              <w:spacing w:line="259" w:lineRule="auto"/>
              <w:jc w:val="center"/>
              <w:rPr>
                <w:rFonts w:eastAsia="Times New Roman" w:cs="Times New Roman"/>
                <w:b/>
                <w:bCs/>
                <w:color w:val="FFFFFF"/>
                <w:sz w:val="20"/>
                <w:szCs w:val="20"/>
              </w:rPr>
            </w:pPr>
          </w:p>
          <w:p w14:paraId="164C0F56" w14:textId="05BE3D66" w:rsidR="00182D28" w:rsidRPr="00943C09" w:rsidRDefault="00182D28" w:rsidP="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Diff.</w:t>
            </w:r>
          </w:p>
        </w:tc>
        <w:tc>
          <w:tcPr>
            <w:tcW w:w="876" w:type="dxa"/>
            <w:vMerge w:val="restart"/>
            <w:tcBorders>
              <w:top w:val="single" w:sz="4" w:space="0" w:color="auto"/>
              <w:left w:val="nil"/>
              <w:right w:val="nil"/>
            </w:tcBorders>
            <w:shd w:val="clear" w:color="000000" w:fill="387990"/>
            <w:vAlign w:val="bottom"/>
            <w:hideMark/>
          </w:tcPr>
          <w:p w14:paraId="4DBD6111" w14:textId="2090F753" w:rsidR="00182D28" w:rsidRPr="00943C09" w:rsidRDefault="00182D28">
            <w:pPr>
              <w:widowControl/>
              <w:spacing w:line="259" w:lineRule="auto"/>
              <w:jc w:val="center"/>
              <w:rPr>
                <w:rFonts w:eastAsia="Times New Roman" w:cs="Times New Roman"/>
                <w:b/>
                <w:bCs/>
                <w:color w:val="FFFFFF"/>
                <w:sz w:val="20"/>
                <w:szCs w:val="20"/>
              </w:rPr>
            </w:pPr>
          </w:p>
          <w:p w14:paraId="1B293682" w14:textId="7541B49F" w:rsidR="00182D28" w:rsidRPr="00943C09" w:rsidRDefault="00182D28">
            <w:pPr>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p-</w:t>
            </w:r>
            <w:proofErr w:type="spellStart"/>
            <w:r w:rsidRPr="00943C09">
              <w:rPr>
                <w:rFonts w:eastAsia="Times New Roman" w:cs="Times New Roman"/>
                <w:b/>
                <w:bCs/>
                <w:color w:val="FFFFFF"/>
                <w:sz w:val="20"/>
                <w:szCs w:val="20"/>
              </w:rPr>
              <w:t>value</w:t>
            </w:r>
            <w:r w:rsidRPr="00943C09">
              <w:rPr>
                <w:rFonts w:eastAsia="Times New Roman" w:cs="Times New Roman"/>
                <w:b/>
                <w:bCs/>
                <w:color w:val="FFFFFF"/>
                <w:sz w:val="20"/>
                <w:szCs w:val="20"/>
                <w:vertAlign w:val="superscript"/>
              </w:rPr>
              <w:t>a</w:t>
            </w:r>
            <w:proofErr w:type="spellEnd"/>
          </w:p>
        </w:tc>
        <w:tc>
          <w:tcPr>
            <w:tcW w:w="662" w:type="dxa"/>
            <w:vMerge w:val="restart"/>
            <w:tcBorders>
              <w:top w:val="single" w:sz="4" w:space="0" w:color="auto"/>
              <w:left w:val="nil"/>
              <w:right w:val="nil"/>
            </w:tcBorders>
            <w:shd w:val="clear" w:color="000000" w:fill="387990"/>
            <w:vAlign w:val="bottom"/>
            <w:hideMark/>
          </w:tcPr>
          <w:p w14:paraId="0B251BE6" w14:textId="77777777"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p w14:paraId="171CD459" w14:textId="29ABF8D5" w:rsidR="00182D28" w:rsidRPr="00943C09" w:rsidRDefault="00182D28" w:rsidP="00943C09">
            <w:pPr>
              <w:widowControl/>
              <w:spacing w:line="259" w:lineRule="auto"/>
              <w:jc w:val="center"/>
              <w:rPr>
                <w:rFonts w:eastAsia="Times New Roman" w:cs="Times New Roman"/>
                <w:b/>
                <w:bCs/>
                <w:color w:val="FFFFFF"/>
                <w:sz w:val="20"/>
                <w:szCs w:val="20"/>
              </w:rPr>
            </w:pPr>
            <w:proofErr w:type="spellStart"/>
            <w:r w:rsidRPr="00943C09">
              <w:rPr>
                <w:rFonts w:eastAsia="Times New Roman" w:cs="Times New Roman"/>
                <w:b/>
                <w:bCs/>
                <w:color w:val="FFFFFF"/>
                <w:sz w:val="20"/>
                <w:szCs w:val="20"/>
              </w:rPr>
              <w:t>Sig.</w:t>
            </w:r>
            <w:r w:rsidRPr="00943C09">
              <w:rPr>
                <w:rFonts w:eastAsia="Times New Roman" w:cs="Times New Roman"/>
                <w:b/>
                <w:bCs/>
                <w:color w:val="FFFFFF"/>
                <w:sz w:val="20"/>
                <w:szCs w:val="20"/>
                <w:vertAlign w:val="superscript"/>
              </w:rPr>
              <w:t>b</w:t>
            </w:r>
            <w:proofErr w:type="spellEnd"/>
          </w:p>
        </w:tc>
      </w:tr>
      <w:tr w:rsidR="00182D28" w:rsidRPr="00943C09" w14:paraId="12CA42E1" w14:textId="77777777" w:rsidTr="00182D28">
        <w:trPr>
          <w:tblHeader/>
        </w:trPr>
        <w:tc>
          <w:tcPr>
            <w:tcW w:w="2035" w:type="dxa"/>
            <w:vMerge/>
            <w:tcBorders>
              <w:top w:val="single" w:sz="4" w:space="0" w:color="auto"/>
              <w:left w:val="nil"/>
              <w:bottom w:val="single" w:sz="4" w:space="0" w:color="000000"/>
              <w:right w:val="nil"/>
            </w:tcBorders>
            <w:vAlign w:val="center"/>
            <w:hideMark/>
          </w:tcPr>
          <w:p w14:paraId="6CEC5B0C" w14:textId="77777777" w:rsidR="00182D28" w:rsidRPr="00943C09" w:rsidRDefault="00182D28" w:rsidP="00943C09">
            <w:pPr>
              <w:widowControl/>
              <w:spacing w:line="259" w:lineRule="auto"/>
              <w:rPr>
                <w:rFonts w:eastAsia="Times New Roman" w:cs="Times New Roman"/>
                <w:b/>
                <w:bCs/>
                <w:color w:val="FFFFFF"/>
                <w:sz w:val="20"/>
                <w:szCs w:val="20"/>
              </w:rPr>
            </w:pPr>
          </w:p>
        </w:tc>
        <w:tc>
          <w:tcPr>
            <w:tcW w:w="735" w:type="dxa"/>
            <w:tcBorders>
              <w:top w:val="nil"/>
              <w:left w:val="nil"/>
              <w:bottom w:val="single" w:sz="4" w:space="0" w:color="auto"/>
              <w:right w:val="nil"/>
            </w:tcBorders>
            <w:shd w:val="clear" w:color="000000" w:fill="387990"/>
            <w:vAlign w:val="bottom"/>
            <w:hideMark/>
          </w:tcPr>
          <w:p w14:paraId="426DCFCC" w14:textId="70899575"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tcPr>
          <w:p w14:paraId="6208DF8C" w14:textId="65846938"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8" w:type="dxa"/>
            <w:tcBorders>
              <w:top w:val="nil"/>
              <w:left w:val="nil"/>
              <w:bottom w:val="single" w:sz="4" w:space="0" w:color="auto"/>
              <w:right w:val="nil"/>
            </w:tcBorders>
            <w:shd w:val="clear" w:color="000000" w:fill="387990"/>
            <w:vAlign w:val="bottom"/>
            <w:hideMark/>
          </w:tcPr>
          <w:p w14:paraId="09C9A971" w14:textId="32D64B05"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289" w:type="dxa"/>
            <w:tcBorders>
              <w:top w:val="nil"/>
              <w:left w:val="nil"/>
              <w:bottom w:val="single" w:sz="4" w:space="0" w:color="auto"/>
              <w:right w:val="nil"/>
            </w:tcBorders>
            <w:shd w:val="clear" w:color="000000" w:fill="387990"/>
            <w:vAlign w:val="bottom"/>
            <w:hideMark/>
          </w:tcPr>
          <w:p w14:paraId="18760FD9" w14:textId="57039F7D"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 </w:t>
            </w:r>
          </w:p>
        </w:tc>
        <w:tc>
          <w:tcPr>
            <w:tcW w:w="687" w:type="dxa"/>
            <w:tcBorders>
              <w:top w:val="nil"/>
              <w:left w:val="nil"/>
              <w:bottom w:val="single" w:sz="4" w:space="0" w:color="auto"/>
              <w:right w:val="nil"/>
            </w:tcBorders>
            <w:shd w:val="clear" w:color="000000" w:fill="387990"/>
            <w:vAlign w:val="bottom"/>
            <w:hideMark/>
          </w:tcPr>
          <w:p w14:paraId="044AA95D" w14:textId="1545CFA6"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77" w:type="dxa"/>
            <w:tcBorders>
              <w:top w:val="nil"/>
              <w:left w:val="nil"/>
              <w:bottom w:val="single" w:sz="4" w:space="0" w:color="auto"/>
              <w:right w:val="nil"/>
            </w:tcBorders>
            <w:shd w:val="clear" w:color="000000" w:fill="387990"/>
          </w:tcPr>
          <w:p w14:paraId="5127B60D" w14:textId="426283EA" w:rsidR="00182D28" w:rsidRPr="00943C09" w:rsidRDefault="00182D28" w:rsidP="00943C09">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53" w:type="dxa"/>
            <w:tcBorders>
              <w:top w:val="nil"/>
              <w:left w:val="nil"/>
              <w:bottom w:val="single" w:sz="4" w:space="0" w:color="auto"/>
              <w:right w:val="nil"/>
            </w:tcBorders>
            <w:shd w:val="clear" w:color="000000" w:fill="387990"/>
            <w:vAlign w:val="bottom"/>
            <w:hideMark/>
          </w:tcPr>
          <w:p w14:paraId="3F500ABC" w14:textId="1C465496" w:rsidR="00182D28" w:rsidRPr="00943C09" w:rsidRDefault="00182D28" w:rsidP="00943C09">
            <w:pPr>
              <w:widowControl/>
              <w:spacing w:line="259" w:lineRule="auto"/>
              <w:jc w:val="center"/>
              <w:rPr>
                <w:rFonts w:eastAsia="Times New Roman" w:cs="Times New Roman"/>
                <w:b/>
                <w:bCs/>
                <w:color w:val="FFFFFF"/>
                <w:sz w:val="20"/>
                <w:szCs w:val="20"/>
              </w:rPr>
            </w:pPr>
            <w:r w:rsidRPr="00943C09">
              <w:rPr>
                <w:rFonts w:eastAsia="Times New Roman" w:cs="Times New Roman"/>
                <w:b/>
                <w:bCs/>
                <w:color w:val="FFFFFF"/>
                <w:sz w:val="20"/>
                <w:szCs w:val="20"/>
              </w:rPr>
              <w:t>n</w:t>
            </w:r>
          </w:p>
        </w:tc>
        <w:tc>
          <w:tcPr>
            <w:tcW w:w="643" w:type="dxa"/>
            <w:vMerge/>
            <w:tcBorders>
              <w:left w:val="nil"/>
              <w:bottom w:val="single" w:sz="4" w:space="0" w:color="auto"/>
              <w:right w:val="nil"/>
            </w:tcBorders>
            <w:shd w:val="clear" w:color="000000" w:fill="387990"/>
            <w:vAlign w:val="bottom"/>
            <w:hideMark/>
          </w:tcPr>
          <w:p w14:paraId="7CB89FBE" w14:textId="043C25FC" w:rsidR="00182D28" w:rsidRPr="00943C09" w:rsidRDefault="00182D28" w:rsidP="00943C09">
            <w:pPr>
              <w:widowControl/>
              <w:spacing w:line="259" w:lineRule="auto"/>
              <w:jc w:val="center"/>
              <w:rPr>
                <w:rFonts w:eastAsia="Times New Roman" w:cs="Times New Roman"/>
                <w:b/>
                <w:bCs/>
                <w:color w:val="FFFFFF"/>
                <w:sz w:val="20"/>
                <w:szCs w:val="20"/>
              </w:rPr>
            </w:pPr>
          </w:p>
        </w:tc>
        <w:tc>
          <w:tcPr>
            <w:tcW w:w="876" w:type="dxa"/>
            <w:vMerge/>
            <w:tcBorders>
              <w:left w:val="nil"/>
              <w:bottom w:val="single" w:sz="4" w:space="0" w:color="auto"/>
              <w:right w:val="nil"/>
            </w:tcBorders>
            <w:shd w:val="clear" w:color="000000" w:fill="387990"/>
            <w:vAlign w:val="bottom"/>
            <w:hideMark/>
          </w:tcPr>
          <w:p w14:paraId="794113BF" w14:textId="694CFEE6" w:rsidR="00182D28" w:rsidRPr="00943C09" w:rsidRDefault="00182D28" w:rsidP="00943C09">
            <w:pPr>
              <w:widowControl/>
              <w:spacing w:line="259" w:lineRule="auto"/>
              <w:jc w:val="center"/>
              <w:rPr>
                <w:rFonts w:eastAsia="Times New Roman" w:cs="Times New Roman"/>
                <w:b/>
                <w:bCs/>
                <w:color w:val="FFFFFF"/>
                <w:sz w:val="20"/>
                <w:szCs w:val="20"/>
              </w:rPr>
            </w:pPr>
          </w:p>
        </w:tc>
        <w:tc>
          <w:tcPr>
            <w:tcW w:w="662" w:type="dxa"/>
            <w:vMerge/>
            <w:tcBorders>
              <w:left w:val="nil"/>
              <w:bottom w:val="single" w:sz="4" w:space="0" w:color="auto"/>
              <w:right w:val="nil"/>
            </w:tcBorders>
            <w:shd w:val="clear" w:color="000000" w:fill="387990"/>
            <w:vAlign w:val="bottom"/>
            <w:hideMark/>
          </w:tcPr>
          <w:p w14:paraId="509F8551" w14:textId="151549B7" w:rsidR="00182D28" w:rsidRPr="00943C09" w:rsidRDefault="00182D28" w:rsidP="00943C09">
            <w:pPr>
              <w:widowControl/>
              <w:spacing w:line="259" w:lineRule="auto"/>
              <w:jc w:val="center"/>
              <w:rPr>
                <w:rFonts w:eastAsia="Times New Roman" w:cs="Times New Roman"/>
                <w:b/>
                <w:bCs/>
                <w:color w:val="FFFFFF"/>
                <w:sz w:val="20"/>
                <w:szCs w:val="20"/>
              </w:rPr>
            </w:pPr>
          </w:p>
        </w:tc>
      </w:tr>
      <w:tr w:rsidR="00227B61" w:rsidRPr="00943C09" w14:paraId="0DB98CC1" w14:textId="77777777" w:rsidTr="00182D28">
        <w:tc>
          <w:tcPr>
            <w:tcW w:w="2035" w:type="dxa"/>
            <w:tcBorders>
              <w:top w:val="nil"/>
              <w:left w:val="nil"/>
              <w:bottom w:val="single" w:sz="4" w:space="0" w:color="auto"/>
              <w:right w:val="nil"/>
            </w:tcBorders>
            <w:shd w:val="clear" w:color="000000" w:fill="DDEBF7"/>
            <w:vAlign w:val="bottom"/>
            <w:hideMark/>
          </w:tcPr>
          <w:p w14:paraId="74746C08" w14:textId="3A872B37" w:rsidR="00227B61" w:rsidRPr="00943C09" w:rsidRDefault="00227B61" w:rsidP="00943C09">
            <w:pPr>
              <w:widowControl/>
              <w:spacing w:line="259" w:lineRule="auto"/>
              <w:rPr>
                <w:rFonts w:eastAsia="Times New Roman" w:cs="Times New Roman"/>
                <w:b/>
                <w:bCs/>
                <w:color w:val="auto"/>
                <w:sz w:val="20"/>
                <w:szCs w:val="20"/>
                <w:vertAlign w:val="superscript"/>
              </w:rPr>
            </w:pPr>
            <w:proofErr w:type="spellStart"/>
            <w:r w:rsidRPr="00943C09">
              <w:rPr>
                <w:rFonts w:eastAsia="Times New Roman" w:cs="Times New Roman"/>
                <w:b/>
                <w:bCs/>
                <w:color w:val="auto"/>
                <w:sz w:val="20"/>
                <w:szCs w:val="20"/>
              </w:rPr>
              <w:t>Women</w:t>
            </w:r>
            <w:r w:rsidRPr="00943C09">
              <w:rPr>
                <w:rFonts w:eastAsia="Times New Roman" w:cs="Times New Roman"/>
                <w:b/>
                <w:bCs/>
                <w:color w:val="auto"/>
                <w:sz w:val="20"/>
                <w:szCs w:val="20"/>
                <w:vertAlign w:val="superscript"/>
              </w:rPr>
              <w:t>c</w:t>
            </w:r>
            <w:proofErr w:type="spellEnd"/>
          </w:p>
        </w:tc>
        <w:tc>
          <w:tcPr>
            <w:tcW w:w="735" w:type="dxa"/>
            <w:tcBorders>
              <w:top w:val="nil"/>
              <w:left w:val="nil"/>
              <w:bottom w:val="nil"/>
              <w:right w:val="nil"/>
            </w:tcBorders>
            <w:shd w:val="clear" w:color="000000" w:fill="DDEBF7"/>
            <w:vAlign w:val="bottom"/>
            <w:hideMark/>
          </w:tcPr>
          <w:p w14:paraId="316154E3"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955" w:type="dxa"/>
            <w:tcBorders>
              <w:top w:val="nil"/>
              <w:left w:val="nil"/>
              <w:bottom w:val="nil"/>
              <w:right w:val="nil"/>
            </w:tcBorders>
            <w:shd w:val="clear" w:color="000000" w:fill="DDEBF7"/>
          </w:tcPr>
          <w:p w14:paraId="43862DCD"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648" w:type="dxa"/>
            <w:tcBorders>
              <w:top w:val="nil"/>
              <w:left w:val="nil"/>
              <w:bottom w:val="nil"/>
              <w:right w:val="nil"/>
            </w:tcBorders>
            <w:shd w:val="clear" w:color="000000" w:fill="DDEBF7"/>
            <w:vAlign w:val="bottom"/>
            <w:hideMark/>
          </w:tcPr>
          <w:p w14:paraId="7E02442E" w14:textId="4B818989"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xml:space="preserve"> </w:t>
            </w:r>
          </w:p>
        </w:tc>
        <w:tc>
          <w:tcPr>
            <w:tcW w:w="289" w:type="dxa"/>
            <w:tcBorders>
              <w:top w:val="nil"/>
              <w:left w:val="nil"/>
              <w:bottom w:val="nil"/>
              <w:right w:val="nil"/>
            </w:tcBorders>
            <w:shd w:val="clear" w:color="000000" w:fill="DDEBF7"/>
            <w:vAlign w:val="bottom"/>
            <w:hideMark/>
          </w:tcPr>
          <w:p w14:paraId="37FE8FFF"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87" w:type="dxa"/>
            <w:tcBorders>
              <w:top w:val="nil"/>
              <w:left w:val="nil"/>
              <w:bottom w:val="nil"/>
              <w:right w:val="nil"/>
            </w:tcBorders>
            <w:shd w:val="clear" w:color="000000" w:fill="DDEBF7"/>
            <w:vAlign w:val="bottom"/>
            <w:hideMark/>
          </w:tcPr>
          <w:p w14:paraId="3BE70A12"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1077" w:type="dxa"/>
            <w:tcBorders>
              <w:top w:val="nil"/>
              <w:left w:val="nil"/>
              <w:bottom w:val="nil"/>
              <w:right w:val="nil"/>
            </w:tcBorders>
            <w:shd w:val="clear" w:color="000000" w:fill="DDEBF7"/>
          </w:tcPr>
          <w:p w14:paraId="75B870CB" w14:textId="77777777" w:rsidR="00227B61" w:rsidRPr="00182D28" w:rsidRDefault="00227B61" w:rsidP="00943C09">
            <w:pPr>
              <w:widowControl/>
              <w:spacing w:line="259" w:lineRule="auto"/>
              <w:jc w:val="center"/>
              <w:rPr>
                <w:rFonts w:eastAsia="Times New Roman" w:cs="Times New Roman"/>
                <w:b/>
                <w:bCs/>
                <w:color w:val="auto"/>
                <w:sz w:val="20"/>
                <w:szCs w:val="20"/>
              </w:rPr>
            </w:pPr>
          </w:p>
        </w:tc>
        <w:tc>
          <w:tcPr>
            <w:tcW w:w="753" w:type="dxa"/>
            <w:tcBorders>
              <w:top w:val="nil"/>
              <w:left w:val="nil"/>
              <w:bottom w:val="nil"/>
              <w:right w:val="nil"/>
            </w:tcBorders>
            <w:shd w:val="clear" w:color="000000" w:fill="DDEBF7"/>
            <w:vAlign w:val="bottom"/>
            <w:hideMark/>
          </w:tcPr>
          <w:p w14:paraId="297A259D" w14:textId="3225F86E"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43" w:type="dxa"/>
            <w:tcBorders>
              <w:top w:val="nil"/>
              <w:left w:val="nil"/>
              <w:bottom w:val="single" w:sz="4" w:space="0" w:color="auto"/>
              <w:right w:val="nil"/>
            </w:tcBorders>
            <w:shd w:val="clear" w:color="000000" w:fill="DDEBF7"/>
            <w:vAlign w:val="center"/>
            <w:hideMark/>
          </w:tcPr>
          <w:p w14:paraId="4E01C00A"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876" w:type="dxa"/>
            <w:tcBorders>
              <w:top w:val="nil"/>
              <w:left w:val="nil"/>
              <w:bottom w:val="single" w:sz="4" w:space="0" w:color="auto"/>
              <w:right w:val="nil"/>
            </w:tcBorders>
            <w:shd w:val="clear" w:color="000000" w:fill="DDEBF7"/>
            <w:vAlign w:val="center"/>
            <w:hideMark/>
          </w:tcPr>
          <w:p w14:paraId="5DDE43C5"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c>
          <w:tcPr>
            <w:tcW w:w="662" w:type="dxa"/>
            <w:tcBorders>
              <w:top w:val="nil"/>
              <w:left w:val="nil"/>
              <w:bottom w:val="single" w:sz="4" w:space="0" w:color="auto"/>
              <w:right w:val="nil"/>
            </w:tcBorders>
            <w:shd w:val="clear" w:color="000000" w:fill="DDEBF7"/>
            <w:vAlign w:val="center"/>
            <w:hideMark/>
          </w:tcPr>
          <w:p w14:paraId="32DAC4B8" w14:textId="77777777" w:rsidR="00227B61" w:rsidRPr="00182D28" w:rsidRDefault="00227B61" w:rsidP="00943C09">
            <w:pPr>
              <w:widowControl/>
              <w:spacing w:line="259" w:lineRule="auto"/>
              <w:jc w:val="center"/>
              <w:rPr>
                <w:rFonts w:eastAsia="Times New Roman" w:cs="Times New Roman"/>
                <w:b/>
                <w:bCs/>
                <w:color w:val="auto"/>
                <w:sz w:val="20"/>
                <w:szCs w:val="20"/>
              </w:rPr>
            </w:pPr>
            <w:r w:rsidRPr="00182D28">
              <w:rPr>
                <w:rFonts w:eastAsia="Times New Roman" w:cs="Times New Roman"/>
                <w:b/>
                <w:bCs/>
                <w:color w:val="auto"/>
                <w:sz w:val="20"/>
                <w:szCs w:val="20"/>
              </w:rPr>
              <w:t> </w:t>
            </w:r>
          </w:p>
        </w:tc>
      </w:tr>
      <w:tr w:rsidR="008E036F" w:rsidRPr="00943C09" w14:paraId="1DA61B41" w14:textId="77777777" w:rsidTr="007070EE">
        <w:tc>
          <w:tcPr>
            <w:tcW w:w="2035" w:type="dxa"/>
            <w:tcBorders>
              <w:top w:val="nil"/>
              <w:left w:val="nil"/>
              <w:bottom w:val="single" w:sz="4" w:space="0" w:color="auto"/>
              <w:right w:val="nil"/>
            </w:tcBorders>
            <w:shd w:val="clear" w:color="auto" w:fill="auto"/>
            <w:vAlign w:val="center"/>
            <w:hideMark/>
          </w:tcPr>
          <w:p w14:paraId="22598DA6" w14:textId="6E342994"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tcPr>
          <w:p w14:paraId="609BE25C" w14:textId="3B7C183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78335B7A" w14:textId="2ABD4E93"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tcPr>
          <w:p w14:paraId="5747C115" w14:textId="00E9F7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tcPr>
          <w:p w14:paraId="76C71E6A" w14:textId="57FFE7D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tcPr>
          <w:p w14:paraId="4FE6B5E7" w14:textId="590A72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2DE1E89B" w14:textId="26E5CD8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tcPr>
          <w:p w14:paraId="60DD4040" w14:textId="07BADE1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tcPr>
          <w:p w14:paraId="22F6AF38" w14:textId="2B62C8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tcPr>
          <w:p w14:paraId="388C3BAB" w14:textId="0EA3578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tcPr>
          <w:p w14:paraId="76D9D3FA" w14:textId="5C1E39F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166CD6F" w14:textId="77777777" w:rsidTr="00182D28">
        <w:tc>
          <w:tcPr>
            <w:tcW w:w="2035" w:type="dxa"/>
            <w:tcBorders>
              <w:top w:val="nil"/>
              <w:left w:val="nil"/>
              <w:bottom w:val="single" w:sz="4" w:space="0" w:color="auto"/>
              <w:right w:val="nil"/>
            </w:tcBorders>
            <w:shd w:val="clear" w:color="000000" w:fill="F2F2F2"/>
            <w:vAlign w:val="center"/>
            <w:hideMark/>
          </w:tcPr>
          <w:p w14:paraId="087042CA"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5BEFF5F" w14:textId="4EE719F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659BACE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57BE00" w14:textId="39C2149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1020BB5A" w14:textId="05C570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52C02BC2" w14:textId="028343D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579F329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315B96EE" w14:textId="72B2FC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1BA000E" w14:textId="742A94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0C5CB9C" w14:textId="5BBC33F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F210918" w14:textId="5E219EF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6D521AA" w14:textId="77777777" w:rsidTr="00504332">
        <w:tc>
          <w:tcPr>
            <w:tcW w:w="2035" w:type="dxa"/>
            <w:tcBorders>
              <w:top w:val="nil"/>
              <w:left w:val="nil"/>
              <w:bottom w:val="single" w:sz="4" w:space="0" w:color="auto"/>
              <w:right w:val="nil"/>
            </w:tcBorders>
            <w:shd w:val="clear" w:color="auto" w:fill="auto"/>
            <w:vAlign w:val="center"/>
            <w:hideMark/>
          </w:tcPr>
          <w:p w14:paraId="3FE414E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C03E719" w14:textId="4ADCFBB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838DB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CC56E7E" w14:textId="38AD402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D2CAB65" w14:textId="4EAB1BC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5B81071" w14:textId="1554AFD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A560C4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5B9538" w14:textId="6B92D08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1785AD6" w14:textId="1200233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1EB9FE1F" w14:textId="565E1B5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56A3C2" w14:textId="734CDE4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BE643BD" w14:textId="77777777" w:rsidTr="00504332">
        <w:tc>
          <w:tcPr>
            <w:tcW w:w="2035" w:type="dxa"/>
            <w:tcBorders>
              <w:top w:val="nil"/>
              <w:left w:val="nil"/>
              <w:bottom w:val="single" w:sz="4" w:space="0" w:color="auto"/>
              <w:right w:val="nil"/>
            </w:tcBorders>
            <w:shd w:val="clear" w:color="auto" w:fill="auto"/>
            <w:vAlign w:val="center"/>
            <w:hideMark/>
          </w:tcPr>
          <w:p w14:paraId="69796EF1"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2A1FAE0" w14:textId="66F94B8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271C0F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224FB9" w14:textId="07E68B1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E5938DB" w14:textId="3504934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FE722CB" w14:textId="0B93AE7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B530D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12E9BB1" w14:textId="074A8AA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795E4" w14:textId="16D1FF8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DE53EFC" w14:textId="0318910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EAE32F8" w14:textId="6080ACE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BD051B" w14:textId="77777777" w:rsidTr="00182D28">
        <w:tc>
          <w:tcPr>
            <w:tcW w:w="2035" w:type="dxa"/>
            <w:tcBorders>
              <w:top w:val="nil"/>
              <w:left w:val="nil"/>
              <w:bottom w:val="single" w:sz="4" w:space="0" w:color="auto"/>
              <w:right w:val="nil"/>
            </w:tcBorders>
            <w:shd w:val="clear" w:color="auto" w:fill="auto"/>
            <w:vAlign w:val="center"/>
            <w:hideMark/>
          </w:tcPr>
          <w:p w14:paraId="3BC17603"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Ownership of assets</w:t>
            </w:r>
          </w:p>
        </w:tc>
        <w:tc>
          <w:tcPr>
            <w:tcW w:w="735" w:type="dxa"/>
            <w:tcBorders>
              <w:top w:val="nil"/>
              <w:left w:val="nil"/>
              <w:bottom w:val="single" w:sz="4" w:space="0" w:color="auto"/>
              <w:right w:val="nil"/>
            </w:tcBorders>
            <w:shd w:val="clear" w:color="auto" w:fill="auto"/>
            <w:noWrap/>
            <w:vAlign w:val="center"/>
            <w:hideMark/>
          </w:tcPr>
          <w:p w14:paraId="07D92E74" w14:textId="43771C2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0C03A7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1D7D80E" w14:textId="0D3B232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088689A" w14:textId="25B3F9F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C21BBC7" w14:textId="0488ECF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03CBE6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52DA758" w14:textId="3DC240C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379C3F3" w14:textId="1F9147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E0E450" w14:textId="43F4AD8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A3C4AD" w14:textId="1CB2390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A0927CB" w14:textId="77777777" w:rsidTr="00182D28">
        <w:tc>
          <w:tcPr>
            <w:tcW w:w="2035" w:type="dxa"/>
            <w:tcBorders>
              <w:top w:val="nil"/>
              <w:left w:val="nil"/>
              <w:bottom w:val="single" w:sz="4" w:space="0" w:color="auto"/>
              <w:right w:val="nil"/>
            </w:tcBorders>
            <w:shd w:val="clear" w:color="000000" w:fill="F2F2F2"/>
            <w:vAlign w:val="center"/>
            <w:hideMark/>
          </w:tcPr>
          <w:p w14:paraId="787991A1"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AD4CFDC" w14:textId="7C42E70E"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14BF67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01372D3A" w14:textId="40804AB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CCEB8C0" w14:textId="7CC3AC6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61927DCF" w14:textId="79B9414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321658E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4BF14E42" w14:textId="4E65CA7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03540E93" w14:textId="73377E0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C2774A1" w14:textId="1511713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0B20F7E" w14:textId="59318B8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46A0C7F" w14:textId="77777777" w:rsidTr="00504332">
        <w:tc>
          <w:tcPr>
            <w:tcW w:w="2035" w:type="dxa"/>
            <w:tcBorders>
              <w:top w:val="nil"/>
              <w:left w:val="nil"/>
              <w:bottom w:val="single" w:sz="4" w:space="0" w:color="auto"/>
              <w:right w:val="nil"/>
            </w:tcBorders>
            <w:shd w:val="clear" w:color="auto" w:fill="auto"/>
            <w:vAlign w:val="center"/>
            <w:hideMark/>
          </w:tcPr>
          <w:p w14:paraId="2C487A7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38F6B17" w14:textId="5D48163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FF0E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00C4A37" w14:textId="7819EF5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87F95E" w14:textId="67A2EED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5767FBD" w14:textId="70B2D04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F661BC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E0F4169" w14:textId="0CF1480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A4D4B7C" w14:textId="236C80C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10A2BA" w14:textId="2B5D2C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F609B" w14:textId="3075C8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A95B29" w14:textId="77777777" w:rsidTr="00504332">
        <w:tc>
          <w:tcPr>
            <w:tcW w:w="2035" w:type="dxa"/>
            <w:tcBorders>
              <w:top w:val="nil"/>
              <w:left w:val="nil"/>
              <w:bottom w:val="single" w:sz="4" w:space="0" w:color="auto"/>
              <w:right w:val="nil"/>
            </w:tcBorders>
            <w:shd w:val="clear" w:color="auto" w:fill="auto"/>
            <w:vAlign w:val="center"/>
            <w:hideMark/>
          </w:tcPr>
          <w:p w14:paraId="536E5D7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C03BB2D" w14:textId="318913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5DDD0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0823E" w14:textId="32FC588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0156A5" w14:textId="2FACF1B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465D4C8" w14:textId="18C1712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C8EE63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1A0B227" w14:textId="29D35C7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CDF7688" w14:textId="56E3257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00919C" w14:textId="2AC9BD4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1DEE94E" w14:textId="186E707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084B5D" w14:textId="77777777" w:rsidTr="00182D28">
        <w:tc>
          <w:tcPr>
            <w:tcW w:w="2035" w:type="dxa"/>
            <w:tcBorders>
              <w:top w:val="nil"/>
              <w:left w:val="nil"/>
              <w:bottom w:val="single" w:sz="4" w:space="0" w:color="auto"/>
              <w:right w:val="nil"/>
            </w:tcBorders>
            <w:shd w:val="clear" w:color="auto" w:fill="auto"/>
            <w:vAlign w:val="center"/>
            <w:hideMark/>
          </w:tcPr>
          <w:p w14:paraId="6F1AF74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788C5DC3" w14:textId="5FDE00EA"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41AF59B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BF60A6F" w14:textId="4F2B0D70"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8FB2342" w14:textId="445FEFD7"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847A24" w14:textId="2F80DCEE"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6F5C96B6"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64E5E6A" w14:textId="14CBF401"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788F035" w14:textId="3E2EB695"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DB37F86" w14:textId="46B85187"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302500" w14:textId="281C7DD6"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5B1B22A5" w14:textId="77777777" w:rsidTr="00182D28">
        <w:tc>
          <w:tcPr>
            <w:tcW w:w="2035" w:type="dxa"/>
            <w:tcBorders>
              <w:top w:val="nil"/>
              <w:left w:val="nil"/>
              <w:bottom w:val="single" w:sz="4" w:space="0" w:color="auto"/>
              <w:right w:val="nil"/>
            </w:tcBorders>
            <w:shd w:val="clear" w:color="000000" w:fill="F2F2F2"/>
            <w:vAlign w:val="center"/>
            <w:hideMark/>
          </w:tcPr>
          <w:p w14:paraId="3D400AD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EDEFEA" w14:textId="681453C1"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A0080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9DB38" w14:textId="1338F87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DFBCCD0" w14:textId="57616A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FECF665" w14:textId="4F2ED86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04FCAE8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0B54853" w14:textId="587E6BD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5A46482" w14:textId="38B9A2C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51A1EFC" w14:textId="24CA593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6238110" w14:textId="01CD542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71755DE" w14:textId="77777777" w:rsidTr="00504332">
        <w:tc>
          <w:tcPr>
            <w:tcW w:w="2035" w:type="dxa"/>
            <w:tcBorders>
              <w:top w:val="nil"/>
              <w:left w:val="nil"/>
              <w:bottom w:val="single" w:sz="4" w:space="0" w:color="auto"/>
              <w:right w:val="nil"/>
            </w:tcBorders>
            <w:shd w:val="clear" w:color="auto" w:fill="auto"/>
            <w:vAlign w:val="center"/>
            <w:hideMark/>
          </w:tcPr>
          <w:p w14:paraId="3B0CF9F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7BDF6E3F" w14:textId="3D22D08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3CDCB7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5955315" w14:textId="3D8649E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CA13190" w14:textId="28376F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1EF70821" w14:textId="71D0543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8C8B5B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FF90EA" w14:textId="4AFCA166"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86719F4" w14:textId="45CD581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7B6040" w14:textId="141CCFCF"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B2860D4" w14:textId="305CF485"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F305FC7" w14:textId="77777777" w:rsidTr="00504332">
        <w:tc>
          <w:tcPr>
            <w:tcW w:w="2035" w:type="dxa"/>
            <w:tcBorders>
              <w:top w:val="nil"/>
              <w:left w:val="nil"/>
              <w:bottom w:val="single" w:sz="4" w:space="0" w:color="auto"/>
              <w:right w:val="nil"/>
            </w:tcBorders>
            <w:shd w:val="clear" w:color="auto" w:fill="auto"/>
            <w:vAlign w:val="center"/>
            <w:hideMark/>
          </w:tcPr>
          <w:p w14:paraId="55460FF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BDF93B4" w14:textId="791D4E42"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C08264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B324ED6" w14:textId="286A95F8"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40737B0" w14:textId="40E0F5F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3F053E0" w14:textId="1149776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468CC0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5CE724C" w14:textId="14816E1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C0390BF" w14:textId="5E66E87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C8984B" w14:textId="2B52FAA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D876B69" w14:textId="2966634F"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9230AFC" w14:textId="77777777" w:rsidTr="00182D28">
        <w:tc>
          <w:tcPr>
            <w:tcW w:w="2035" w:type="dxa"/>
            <w:tcBorders>
              <w:top w:val="nil"/>
              <w:left w:val="nil"/>
              <w:bottom w:val="single" w:sz="4" w:space="0" w:color="auto"/>
              <w:right w:val="nil"/>
            </w:tcBorders>
            <w:shd w:val="clear" w:color="auto" w:fill="auto"/>
            <w:vAlign w:val="center"/>
            <w:hideMark/>
          </w:tcPr>
          <w:p w14:paraId="3DD73DD2"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056B63AE" w14:textId="57FC9F9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E88A35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3DBBB25" w14:textId="1F8B4F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FA71F02" w14:textId="7BB321D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95D5BC7" w14:textId="22251BCE"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E56C29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96C925" w14:textId="7E0E86D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CAF60D7" w14:textId="4CC6736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16092F" w14:textId="5A78884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A6B1576" w14:textId="5D111A6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E0C3D6E" w14:textId="77777777" w:rsidTr="00182D28">
        <w:tc>
          <w:tcPr>
            <w:tcW w:w="2035" w:type="dxa"/>
            <w:tcBorders>
              <w:top w:val="nil"/>
              <w:left w:val="nil"/>
              <w:bottom w:val="single" w:sz="4" w:space="0" w:color="auto"/>
              <w:right w:val="nil"/>
            </w:tcBorders>
            <w:shd w:val="clear" w:color="000000" w:fill="F2F2F2"/>
            <w:vAlign w:val="center"/>
            <w:hideMark/>
          </w:tcPr>
          <w:p w14:paraId="60694B73"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28055D1" w14:textId="742DEE7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355912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0690100" w14:textId="363BF5F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758412D" w14:textId="494AD6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FC955EE" w14:textId="5717199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7CE9F1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9F26B98" w14:textId="05FCA18F"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541681C8" w14:textId="5E93D20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68EAF23" w14:textId="729C13E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AE1A88F" w14:textId="68B3B3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E5F704" w14:textId="77777777" w:rsidTr="00504332">
        <w:tc>
          <w:tcPr>
            <w:tcW w:w="2035" w:type="dxa"/>
            <w:tcBorders>
              <w:top w:val="nil"/>
              <w:left w:val="nil"/>
              <w:bottom w:val="single" w:sz="4" w:space="0" w:color="auto"/>
              <w:right w:val="nil"/>
            </w:tcBorders>
            <w:shd w:val="clear" w:color="auto" w:fill="auto"/>
            <w:vAlign w:val="center"/>
            <w:hideMark/>
          </w:tcPr>
          <w:p w14:paraId="169D89BE"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4B9FD44" w14:textId="50FEB19A"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EB98CE3"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E35D8DE" w14:textId="2D36146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2CD9B35" w14:textId="7F0B802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4C822EF" w14:textId="77408A7F"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989131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F10D20" w14:textId="76814D8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9190D1" w14:textId="707BCB64"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75769B4" w14:textId="4364001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F7EFE13" w14:textId="6E6409B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709F824E" w14:textId="77777777" w:rsidTr="00504332">
        <w:tc>
          <w:tcPr>
            <w:tcW w:w="2035" w:type="dxa"/>
            <w:tcBorders>
              <w:top w:val="nil"/>
              <w:left w:val="nil"/>
              <w:bottom w:val="single" w:sz="4" w:space="0" w:color="auto"/>
              <w:right w:val="nil"/>
            </w:tcBorders>
            <w:shd w:val="clear" w:color="auto" w:fill="auto"/>
            <w:vAlign w:val="center"/>
            <w:hideMark/>
          </w:tcPr>
          <w:p w14:paraId="724245A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3779C91" w14:textId="0ED63E8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5C1FAB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EBE52CC" w14:textId="0B10FC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67B3A24" w14:textId="1178C4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07275B4" w14:textId="611AD31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BE9AC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1A79B1" w14:textId="41669DC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CBB6C84" w14:textId="713C277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275E7F9" w14:textId="17FF698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0510E53" w14:textId="3C7F2C1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C9DCAC" w14:textId="77777777" w:rsidTr="00182D28">
        <w:tc>
          <w:tcPr>
            <w:tcW w:w="2035" w:type="dxa"/>
            <w:tcBorders>
              <w:top w:val="nil"/>
              <w:left w:val="nil"/>
              <w:bottom w:val="single" w:sz="4" w:space="0" w:color="auto"/>
              <w:right w:val="nil"/>
            </w:tcBorders>
            <w:shd w:val="clear" w:color="auto" w:fill="auto"/>
            <w:vAlign w:val="center"/>
            <w:hideMark/>
          </w:tcPr>
          <w:p w14:paraId="3256E9CA"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4B53C32C" w14:textId="75CA567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00DCE0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735230" w14:textId="0D71C13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24E828" w14:textId="1AB8C2DB"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EB35DF" w14:textId="3D18068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95E71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27EA910" w14:textId="6F37D93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028D12A" w14:textId="0D2DCD0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24AB1EB" w14:textId="7CFC44F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6987B95" w14:textId="74EDCEF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604EBBD" w14:textId="77777777" w:rsidTr="00182D28">
        <w:tc>
          <w:tcPr>
            <w:tcW w:w="2035" w:type="dxa"/>
            <w:tcBorders>
              <w:top w:val="nil"/>
              <w:left w:val="nil"/>
              <w:bottom w:val="single" w:sz="4" w:space="0" w:color="auto"/>
              <w:right w:val="nil"/>
            </w:tcBorders>
            <w:shd w:val="clear" w:color="000000" w:fill="F2F2F2"/>
            <w:vAlign w:val="center"/>
            <w:hideMark/>
          </w:tcPr>
          <w:p w14:paraId="6523684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1A647C08" w14:textId="622A4FB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6BADE1"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F70BA3" w14:textId="03D07D8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F861FB0" w14:textId="3B4C3885"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77A9AFA" w14:textId="76211DE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23858D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81C00" w14:textId="2D1CBA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3776E1CD" w14:textId="642BEB8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DB3E847" w14:textId="77794A2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19E29F45" w14:textId="031EACB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3A2E4E9" w14:textId="77777777" w:rsidTr="00504332">
        <w:tc>
          <w:tcPr>
            <w:tcW w:w="2035" w:type="dxa"/>
            <w:tcBorders>
              <w:top w:val="nil"/>
              <w:left w:val="nil"/>
              <w:bottom w:val="single" w:sz="4" w:space="0" w:color="auto"/>
              <w:right w:val="nil"/>
            </w:tcBorders>
            <w:shd w:val="clear" w:color="auto" w:fill="auto"/>
            <w:vAlign w:val="center"/>
            <w:hideMark/>
          </w:tcPr>
          <w:p w14:paraId="25D48B0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5E73FF2" w14:textId="4AD577C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93D4D8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38D1907" w14:textId="606A4DF3"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70613E3" w14:textId="0DB39373"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35A623" w14:textId="3D2C5AC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303D8D8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83348CF" w14:textId="7121942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27CFA9B" w14:textId="1152145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8FECBE2" w14:textId="768D5AE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1E04424" w14:textId="27E539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B9DA44" w14:textId="77777777" w:rsidTr="00504332">
        <w:tc>
          <w:tcPr>
            <w:tcW w:w="2035" w:type="dxa"/>
            <w:tcBorders>
              <w:top w:val="nil"/>
              <w:left w:val="nil"/>
              <w:bottom w:val="single" w:sz="4" w:space="0" w:color="auto"/>
              <w:right w:val="nil"/>
            </w:tcBorders>
            <w:shd w:val="clear" w:color="auto" w:fill="auto"/>
            <w:vAlign w:val="center"/>
            <w:hideMark/>
          </w:tcPr>
          <w:p w14:paraId="1B346B3B"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45026CD5" w14:textId="1FDE4E0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D42840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15FC47" w14:textId="5621799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B7BDB8D" w14:textId="3D9F8AF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9A28D0F" w14:textId="2CA2975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2D0EE7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C0A544F" w14:textId="2118E33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3514F10" w14:textId="0FD2A29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B7FC63" w14:textId="0D8E385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5A63F8" w14:textId="2415101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C1F6691" w14:textId="77777777" w:rsidTr="00182D28">
        <w:tc>
          <w:tcPr>
            <w:tcW w:w="2035" w:type="dxa"/>
            <w:tcBorders>
              <w:top w:val="nil"/>
              <w:left w:val="nil"/>
              <w:bottom w:val="single" w:sz="4" w:space="0" w:color="auto"/>
              <w:right w:val="nil"/>
            </w:tcBorders>
            <w:shd w:val="clear" w:color="auto" w:fill="auto"/>
            <w:vAlign w:val="center"/>
            <w:hideMark/>
          </w:tcPr>
          <w:p w14:paraId="65F72CE1"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Workload</w:t>
            </w:r>
          </w:p>
        </w:tc>
        <w:tc>
          <w:tcPr>
            <w:tcW w:w="735" w:type="dxa"/>
            <w:tcBorders>
              <w:top w:val="nil"/>
              <w:left w:val="nil"/>
              <w:bottom w:val="single" w:sz="4" w:space="0" w:color="auto"/>
              <w:right w:val="nil"/>
            </w:tcBorders>
            <w:shd w:val="clear" w:color="auto" w:fill="auto"/>
            <w:noWrap/>
            <w:vAlign w:val="center"/>
            <w:hideMark/>
          </w:tcPr>
          <w:p w14:paraId="5681AD32" w14:textId="5717270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02061A0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7DE41DD" w14:textId="753B610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49187F0" w14:textId="3FFA944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E18D50F" w14:textId="0B1745F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980C7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29B2763E" w14:textId="2900A3C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E6F018A" w14:textId="545DACBA"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7188419" w14:textId="3F69DD5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2907D2F" w14:textId="5B5DD88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94104F9" w14:textId="77777777" w:rsidTr="00182D28">
        <w:tc>
          <w:tcPr>
            <w:tcW w:w="2035" w:type="dxa"/>
            <w:tcBorders>
              <w:top w:val="nil"/>
              <w:left w:val="nil"/>
              <w:bottom w:val="single" w:sz="4" w:space="0" w:color="auto"/>
              <w:right w:val="nil"/>
            </w:tcBorders>
            <w:shd w:val="clear" w:color="000000" w:fill="F2F2F2"/>
            <w:vAlign w:val="center"/>
            <w:hideMark/>
          </w:tcPr>
          <w:p w14:paraId="4BAE9122"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030291A2" w14:textId="3A499A0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A558F4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499A3E2" w14:textId="2E003DF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6530D923" w14:textId="7B69CB9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E0701DD" w14:textId="24B3E45A"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6DD5ED8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DDF2F37" w14:textId="3283300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622FFBC" w14:textId="1873222B"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3A945EA0" w14:textId="5C4FCDB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68FEFD1C" w14:textId="7C94685B"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876AD9C" w14:textId="77777777" w:rsidTr="00504332">
        <w:tc>
          <w:tcPr>
            <w:tcW w:w="2035" w:type="dxa"/>
            <w:tcBorders>
              <w:top w:val="nil"/>
              <w:left w:val="nil"/>
              <w:bottom w:val="single" w:sz="4" w:space="0" w:color="auto"/>
              <w:right w:val="nil"/>
            </w:tcBorders>
            <w:shd w:val="clear" w:color="auto" w:fill="auto"/>
            <w:vAlign w:val="center"/>
            <w:hideMark/>
          </w:tcPr>
          <w:p w14:paraId="6E688A36"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3B8B3DF1" w14:textId="64745AB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0391675"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417FF" w14:textId="0EC0A9A7"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A97C7C" w14:textId="4BA69162"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197BA2" w14:textId="502442E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B9FB75E"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7A8E6D9" w14:textId="33980FB7"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5ACC302" w14:textId="536C627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4BB60DC" w14:textId="0AB7DF3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37FCA0A" w14:textId="4AFABA1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28DB762" w14:textId="77777777" w:rsidTr="00504332">
        <w:tc>
          <w:tcPr>
            <w:tcW w:w="2035" w:type="dxa"/>
            <w:tcBorders>
              <w:top w:val="nil"/>
              <w:left w:val="nil"/>
              <w:bottom w:val="single" w:sz="4" w:space="0" w:color="auto"/>
              <w:right w:val="nil"/>
            </w:tcBorders>
            <w:shd w:val="clear" w:color="auto" w:fill="auto"/>
            <w:vAlign w:val="center"/>
            <w:hideMark/>
          </w:tcPr>
          <w:p w14:paraId="0BEF1A8F"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6EDA8E1A" w14:textId="0FC1D0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8BFE7F9"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518A7773" w14:textId="308A67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15684B" w14:textId="4CE6868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84EE633" w14:textId="42C4174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834B93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5E23462" w14:textId="79E9C4E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2003ED6" w14:textId="22BD2B3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6309F9A" w14:textId="0A458092"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67C8C3" w14:textId="27620AC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20DDE8A" w14:textId="77777777" w:rsidTr="00182D28">
        <w:tc>
          <w:tcPr>
            <w:tcW w:w="2035" w:type="dxa"/>
            <w:tcBorders>
              <w:top w:val="nil"/>
              <w:left w:val="nil"/>
              <w:bottom w:val="single" w:sz="4" w:space="0" w:color="auto"/>
              <w:right w:val="nil"/>
            </w:tcBorders>
            <w:shd w:val="clear" w:color="000000" w:fill="DDEBF7"/>
            <w:vAlign w:val="bottom"/>
            <w:hideMark/>
          </w:tcPr>
          <w:p w14:paraId="31C0FC93" w14:textId="3803B4AE" w:rsidR="008E036F" w:rsidRPr="00943C09" w:rsidRDefault="008E036F" w:rsidP="008E036F">
            <w:pPr>
              <w:widowControl/>
              <w:spacing w:line="259" w:lineRule="auto"/>
              <w:rPr>
                <w:rFonts w:eastAsia="Times New Roman" w:cs="Times New Roman"/>
                <w:b/>
                <w:bCs/>
                <w:color w:val="auto"/>
                <w:sz w:val="20"/>
                <w:szCs w:val="20"/>
                <w:vertAlign w:val="superscript"/>
              </w:rPr>
            </w:pPr>
            <w:r w:rsidRPr="00943C09">
              <w:rPr>
                <w:rFonts w:eastAsia="Times New Roman" w:cs="Times New Roman"/>
                <w:b/>
                <w:bCs/>
                <w:color w:val="auto"/>
                <w:sz w:val="20"/>
                <w:szCs w:val="20"/>
              </w:rPr>
              <w:t>Men</w:t>
            </w:r>
            <w:r w:rsidRPr="00943C09">
              <w:rPr>
                <w:rFonts w:eastAsia="Times New Roman" w:cs="Times New Roman"/>
                <w:b/>
                <w:bCs/>
                <w:color w:val="auto"/>
                <w:sz w:val="20"/>
                <w:szCs w:val="20"/>
                <w:vertAlign w:val="superscript"/>
              </w:rPr>
              <w:t>d</w:t>
            </w:r>
          </w:p>
        </w:tc>
        <w:tc>
          <w:tcPr>
            <w:tcW w:w="735" w:type="dxa"/>
            <w:tcBorders>
              <w:top w:val="nil"/>
              <w:left w:val="nil"/>
              <w:bottom w:val="nil"/>
              <w:right w:val="nil"/>
            </w:tcBorders>
            <w:shd w:val="clear" w:color="000000" w:fill="DDEBF7"/>
            <w:vAlign w:val="center"/>
            <w:hideMark/>
          </w:tcPr>
          <w:p w14:paraId="53A6624D" w14:textId="77442E6F" w:rsidR="008E036F" w:rsidRPr="00943C09" w:rsidRDefault="008E036F" w:rsidP="008E036F">
            <w:pPr>
              <w:widowControl/>
              <w:spacing w:line="259" w:lineRule="auto"/>
              <w:jc w:val="center"/>
              <w:rPr>
                <w:rFonts w:eastAsia="Times New Roman" w:cs="Times New Roman"/>
                <w:b/>
                <w:bCs/>
                <w:color w:val="FFFFFF"/>
                <w:sz w:val="20"/>
                <w:szCs w:val="20"/>
              </w:rPr>
            </w:pPr>
          </w:p>
        </w:tc>
        <w:tc>
          <w:tcPr>
            <w:tcW w:w="955" w:type="dxa"/>
            <w:tcBorders>
              <w:top w:val="nil"/>
              <w:left w:val="nil"/>
              <w:bottom w:val="nil"/>
              <w:right w:val="nil"/>
            </w:tcBorders>
            <w:shd w:val="clear" w:color="000000" w:fill="DDEBF7"/>
          </w:tcPr>
          <w:p w14:paraId="6169B50D"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648" w:type="dxa"/>
            <w:tcBorders>
              <w:top w:val="nil"/>
              <w:left w:val="nil"/>
              <w:bottom w:val="nil"/>
              <w:right w:val="nil"/>
            </w:tcBorders>
            <w:shd w:val="clear" w:color="000000" w:fill="DDEBF7"/>
            <w:vAlign w:val="center"/>
            <w:hideMark/>
          </w:tcPr>
          <w:p w14:paraId="31160814" w14:textId="5242A2BB" w:rsidR="008E036F" w:rsidRPr="00943C09" w:rsidRDefault="008E036F" w:rsidP="008E036F">
            <w:pPr>
              <w:widowControl/>
              <w:spacing w:line="259" w:lineRule="auto"/>
              <w:jc w:val="center"/>
              <w:rPr>
                <w:rFonts w:eastAsia="Times New Roman" w:cs="Times New Roman"/>
                <w:b/>
                <w:bCs/>
                <w:color w:val="FFFFFF"/>
                <w:sz w:val="20"/>
                <w:szCs w:val="20"/>
              </w:rPr>
            </w:pPr>
          </w:p>
        </w:tc>
        <w:tc>
          <w:tcPr>
            <w:tcW w:w="289" w:type="dxa"/>
            <w:tcBorders>
              <w:top w:val="nil"/>
              <w:left w:val="nil"/>
              <w:bottom w:val="nil"/>
              <w:right w:val="nil"/>
            </w:tcBorders>
            <w:shd w:val="clear" w:color="000000" w:fill="DDEBF7"/>
            <w:vAlign w:val="center"/>
            <w:hideMark/>
          </w:tcPr>
          <w:p w14:paraId="3540B485" w14:textId="272A07E5" w:rsidR="008E036F" w:rsidRPr="00943C09" w:rsidRDefault="008E036F" w:rsidP="008E036F">
            <w:pPr>
              <w:widowControl/>
              <w:spacing w:line="259" w:lineRule="auto"/>
              <w:jc w:val="center"/>
              <w:rPr>
                <w:rFonts w:eastAsia="Times New Roman" w:cs="Times New Roman"/>
                <w:b/>
                <w:bCs/>
                <w:color w:val="FFFFFF"/>
                <w:sz w:val="20"/>
                <w:szCs w:val="20"/>
              </w:rPr>
            </w:pPr>
          </w:p>
        </w:tc>
        <w:tc>
          <w:tcPr>
            <w:tcW w:w="687" w:type="dxa"/>
            <w:tcBorders>
              <w:top w:val="nil"/>
              <w:left w:val="nil"/>
              <w:bottom w:val="nil"/>
              <w:right w:val="nil"/>
            </w:tcBorders>
            <w:shd w:val="clear" w:color="000000" w:fill="DDEBF7"/>
            <w:vAlign w:val="center"/>
            <w:hideMark/>
          </w:tcPr>
          <w:p w14:paraId="0E5A1036" w14:textId="127DAC5E" w:rsidR="008E036F" w:rsidRPr="00943C09" w:rsidRDefault="008E036F" w:rsidP="008E036F">
            <w:pPr>
              <w:widowControl/>
              <w:spacing w:line="259" w:lineRule="auto"/>
              <w:jc w:val="center"/>
              <w:rPr>
                <w:rFonts w:eastAsia="Times New Roman" w:cs="Times New Roman"/>
                <w:b/>
                <w:bCs/>
                <w:color w:val="FFFFFF"/>
                <w:sz w:val="20"/>
                <w:szCs w:val="20"/>
              </w:rPr>
            </w:pPr>
          </w:p>
        </w:tc>
        <w:tc>
          <w:tcPr>
            <w:tcW w:w="1077" w:type="dxa"/>
            <w:tcBorders>
              <w:top w:val="nil"/>
              <w:left w:val="nil"/>
              <w:bottom w:val="nil"/>
              <w:right w:val="nil"/>
            </w:tcBorders>
            <w:shd w:val="clear" w:color="000000" w:fill="DDEBF7"/>
          </w:tcPr>
          <w:p w14:paraId="547C2944" w14:textId="77777777" w:rsidR="008E036F" w:rsidRPr="00943C09" w:rsidRDefault="008E036F" w:rsidP="008E036F">
            <w:pPr>
              <w:widowControl/>
              <w:spacing w:line="259" w:lineRule="auto"/>
              <w:jc w:val="center"/>
              <w:rPr>
                <w:rFonts w:eastAsia="Times New Roman" w:cs="Times New Roman"/>
                <w:b/>
                <w:bCs/>
                <w:color w:val="FFFFFF"/>
                <w:sz w:val="20"/>
                <w:szCs w:val="20"/>
              </w:rPr>
            </w:pPr>
          </w:p>
        </w:tc>
        <w:tc>
          <w:tcPr>
            <w:tcW w:w="753" w:type="dxa"/>
            <w:tcBorders>
              <w:top w:val="nil"/>
              <w:left w:val="nil"/>
              <w:bottom w:val="nil"/>
              <w:right w:val="nil"/>
            </w:tcBorders>
            <w:shd w:val="clear" w:color="000000" w:fill="DDEBF7"/>
            <w:vAlign w:val="center"/>
            <w:hideMark/>
          </w:tcPr>
          <w:p w14:paraId="302C9C71" w14:textId="1882296E" w:rsidR="008E036F" w:rsidRPr="00943C09" w:rsidRDefault="008E036F" w:rsidP="008E036F">
            <w:pPr>
              <w:widowControl/>
              <w:spacing w:line="259" w:lineRule="auto"/>
              <w:jc w:val="center"/>
              <w:rPr>
                <w:rFonts w:eastAsia="Times New Roman" w:cs="Times New Roman"/>
                <w:b/>
                <w:bCs/>
                <w:color w:val="FFFFFF"/>
                <w:sz w:val="20"/>
                <w:szCs w:val="20"/>
              </w:rPr>
            </w:pPr>
          </w:p>
        </w:tc>
        <w:tc>
          <w:tcPr>
            <w:tcW w:w="643" w:type="dxa"/>
            <w:tcBorders>
              <w:top w:val="nil"/>
              <w:left w:val="nil"/>
              <w:bottom w:val="single" w:sz="4" w:space="0" w:color="auto"/>
              <w:right w:val="nil"/>
            </w:tcBorders>
            <w:shd w:val="clear" w:color="000000" w:fill="DDEBF7"/>
            <w:vAlign w:val="center"/>
            <w:hideMark/>
          </w:tcPr>
          <w:p w14:paraId="3A7A7710" w14:textId="10690543" w:rsidR="008E036F" w:rsidRPr="00943C09" w:rsidRDefault="008E036F" w:rsidP="008E036F">
            <w:pPr>
              <w:widowControl/>
              <w:spacing w:line="259" w:lineRule="auto"/>
              <w:jc w:val="center"/>
              <w:rPr>
                <w:rFonts w:eastAsia="Times New Roman" w:cs="Times New Roman"/>
                <w:b/>
                <w:bCs/>
                <w:color w:val="FFFFFF"/>
                <w:sz w:val="20"/>
                <w:szCs w:val="20"/>
              </w:rPr>
            </w:pPr>
          </w:p>
        </w:tc>
        <w:tc>
          <w:tcPr>
            <w:tcW w:w="876" w:type="dxa"/>
            <w:tcBorders>
              <w:top w:val="nil"/>
              <w:left w:val="nil"/>
              <w:bottom w:val="single" w:sz="4" w:space="0" w:color="auto"/>
              <w:right w:val="nil"/>
            </w:tcBorders>
            <w:shd w:val="clear" w:color="000000" w:fill="DDEBF7"/>
            <w:vAlign w:val="center"/>
            <w:hideMark/>
          </w:tcPr>
          <w:p w14:paraId="505CA6B8" w14:textId="7B269CA0" w:rsidR="008E036F" w:rsidRPr="00943C09" w:rsidRDefault="008E036F" w:rsidP="008E036F">
            <w:pPr>
              <w:widowControl/>
              <w:spacing w:line="259" w:lineRule="auto"/>
              <w:jc w:val="center"/>
              <w:rPr>
                <w:rFonts w:eastAsia="Times New Roman" w:cs="Times New Roman"/>
                <w:b/>
                <w:bCs/>
                <w:color w:val="FFFFFF"/>
                <w:sz w:val="20"/>
                <w:szCs w:val="20"/>
              </w:rPr>
            </w:pPr>
          </w:p>
        </w:tc>
        <w:tc>
          <w:tcPr>
            <w:tcW w:w="662" w:type="dxa"/>
            <w:tcBorders>
              <w:top w:val="nil"/>
              <w:left w:val="nil"/>
              <w:bottom w:val="single" w:sz="4" w:space="0" w:color="auto"/>
              <w:right w:val="nil"/>
            </w:tcBorders>
            <w:shd w:val="clear" w:color="000000" w:fill="DDEBF7"/>
            <w:vAlign w:val="center"/>
            <w:hideMark/>
          </w:tcPr>
          <w:p w14:paraId="0D74B9F0" w14:textId="1353A37C" w:rsidR="008E036F" w:rsidRPr="00943C09" w:rsidRDefault="008E036F" w:rsidP="008E036F">
            <w:pPr>
              <w:widowControl/>
              <w:spacing w:line="259" w:lineRule="auto"/>
              <w:jc w:val="center"/>
              <w:rPr>
                <w:rFonts w:eastAsia="Times New Roman" w:cs="Times New Roman"/>
                <w:b/>
                <w:bCs/>
                <w:color w:val="FFFFFF"/>
                <w:sz w:val="20"/>
                <w:szCs w:val="20"/>
              </w:rPr>
            </w:pPr>
          </w:p>
        </w:tc>
      </w:tr>
      <w:tr w:rsidR="008E036F" w:rsidRPr="00943C09" w14:paraId="0859BCF7" w14:textId="77777777" w:rsidTr="00182D28">
        <w:tc>
          <w:tcPr>
            <w:tcW w:w="2035" w:type="dxa"/>
            <w:tcBorders>
              <w:top w:val="nil"/>
              <w:left w:val="nil"/>
              <w:bottom w:val="single" w:sz="4" w:space="0" w:color="auto"/>
              <w:right w:val="nil"/>
            </w:tcBorders>
            <w:shd w:val="clear" w:color="auto" w:fill="auto"/>
            <w:vAlign w:val="center"/>
            <w:hideMark/>
          </w:tcPr>
          <w:p w14:paraId="791F305E"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Input in productive decisions</w:t>
            </w:r>
          </w:p>
        </w:tc>
        <w:tc>
          <w:tcPr>
            <w:tcW w:w="735" w:type="dxa"/>
            <w:tcBorders>
              <w:top w:val="single" w:sz="4" w:space="0" w:color="auto"/>
              <w:left w:val="nil"/>
              <w:bottom w:val="single" w:sz="4" w:space="0" w:color="auto"/>
              <w:right w:val="nil"/>
            </w:tcBorders>
            <w:shd w:val="clear" w:color="auto" w:fill="auto"/>
            <w:noWrap/>
            <w:vAlign w:val="center"/>
            <w:hideMark/>
          </w:tcPr>
          <w:p w14:paraId="3C8F76FE" w14:textId="0AB37B2E"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single" w:sz="4" w:space="0" w:color="auto"/>
              <w:left w:val="nil"/>
              <w:bottom w:val="single" w:sz="4" w:space="0" w:color="auto"/>
              <w:right w:val="nil"/>
            </w:tcBorders>
            <w:vAlign w:val="center"/>
          </w:tcPr>
          <w:p w14:paraId="3B8EA31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single" w:sz="4" w:space="0" w:color="auto"/>
              <w:left w:val="nil"/>
              <w:bottom w:val="single" w:sz="4" w:space="0" w:color="auto"/>
              <w:right w:val="nil"/>
            </w:tcBorders>
            <w:shd w:val="clear" w:color="auto" w:fill="auto"/>
            <w:noWrap/>
            <w:vAlign w:val="center"/>
            <w:hideMark/>
          </w:tcPr>
          <w:p w14:paraId="66D4B707" w14:textId="6CCACFB1"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097E6FB2" w14:textId="08EF9D6E"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single" w:sz="4" w:space="0" w:color="auto"/>
              <w:left w:val="nil"/>
              <w:bottom w:val="single" w:sz="4" w:space="0" w:color="auto"/>
              <w:right w:val="nil"/>
            </w:tcBorders>
            <w:shd w:val="clear" w:color="auto" w:fill="auto"/>
            <w:noWrap/>
            <w:vAlign w:val="center"/>
            <w:hideMark/>
          </w:tcPr>
          <w:p w14:paraId="528FC592" w14:textId="6B773D74"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single" w:sz="4" w:space="0" w:color="auto"/>
              <w:left w:val="nil"/>
              <w:bottom w:val="single" w:sz="4" w:space="0" w:color="auto"/>
              <w:right w:val="nil"/>
            </w:tcBorders>
            <w:vAlign w:val="center"/>
          </w:tcPr>
          <w:p w14:paraId="7E83EEDD"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single" w:sz="4" w:space="0" w:color="auto"/>
              <w:left w:val="nil"/>
              <w:bottom w:val="single" w:sz="4" w:space="0" w:color="auto"/>
              <w:right w:val="nil"/>
            </w:tcBorders>
            <w:shd w:val="clear" w:color="auto" w:fill="auto"/>
            <w:noWrap/>
            <w:vAlign w:val="center"/>
            <w:hideMark/>
          </w:tcPr>
          <w:p w14:paraId="709B5DEF" w14:textId="19C03A29"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36F893F" w14:textId="6318438F"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DCADFBC" w14:textId="44BD39C0"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AF5F235" w14:textId="2A5D47A1"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3D31C4B1" w14:textId="77777777" w:rsidTr="00182D28">
        <w:tc>
          <w:tcPr>
            <w:tcW w:w="2035" w:type="dxa"/>
            <w:tcBorders>
              <w:top w:val="nil"/>
              <w:left w:val="nil"/>
              <w:bottom w:val="single" w:sz="4" w:space="0" w:color="auto"/>
              <w:right w:val="nil"/>
            </w:tcBorders>
            <w:shd w:val="clear" w:color="000000" w:fill="F2F2F2"/>
            <w:vAlign w:val="center"/>
            <w:hideMark/>
          </w:tcPr>
          <w:p w14:paraId="75B2FDCF"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EBFE33C" w14:textId="5791ACE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7411CAE"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527D6A82" w14:textId="1814F67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306BE4DB" w14:textId="25F8A77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3637610D" w14:textId="4F3D942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AF22D2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0593121B" w14:textId="4410935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62A5C3D" w14:textId="3D18204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B30A29A" w14:textId="0CD4145E"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3DAD532" w14:textId="3F1E1C2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AED315A" w14:textId="77777777" w:rsidTr="00504332">
        <w:tc>
          <w:tcPr>
            <w:tcW w:w="2035" w:type="dxa"/>
            <w:tcBorders>
              <w:top w:val="nil"/>
              <w:left w:val="nil"/>
              <w:bottom w:val="single" w:sz="4" w:space="0" w:color="auto"/>
              <w:right w:val="nil"/>
            </w:tcBorders>
            <w:shd w:val="clear" w:color="auto" w:fill="auto"/>
            <w:vAlign w:val="center"/>
            <w:hideMark/>
          </w:tcPr>
          <w:p w14:paraId="395398DC"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571C129A" w14:textId="012B2BB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65F14AE4"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B028040" w14:textId="06181BD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9FEFD14" w14:textId="471D471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63FBC69" w14:textId="493C0F7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4B7AE5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62BE14E" w14:textId="7F0EC56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C6F7363" w14:textId="7109ADF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9D9391" w14:textId="0B3809A8"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2330900" w14:textId="7FD72F9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5C40148" w14:textId="77777777" w:rsidTr="00504332">
        <w:tc>
          <w:tcPr>
            <w:tcW w:w="2035" w:type="dxa"/>
            <w:tcBorders>
              <w:top w:val="nil"/>
              <w:left w:val="nil"/>
              <w:bottom w:val="single" w:sz="4" w:space="0" w:color="auto"/>
              <w:right w:val="nil"/>
            </w:tcBorders>
            <w:shd w:val="clear" w:color="auto" w:fill="auto"/>
            <w:vAlign w:val="center"/>
            <w:hideMark/>
          </w:tcPr>
          <w:p w14:paraId="488AEFD5"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151FA9AE" w14:textId="7D4ACC7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825C5E7"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ABD2FE1" w14:textId="7A97AF1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6E2C95E" w14:textId="2A15B27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553F418" w14:textId="1D6C186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1E3C871"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0C7E123" w14:textId="1E47C1D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F14B9D5" w14:textId="7CB7CE5C"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8070F52" w14:textId="40A93D0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1E3A87F" w14:textId="3796F64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06B6283" w14:textId="77777777" w:rsidTr="00182D28">
        <w:tc>
          <w:tcPr>
            <w:tcW w:w="2035" w:type="dxa"/>
            <w:tcBorders>
              <w:top w:val="nil"/>
              <w:left w:val="nil"/>
              <w:bottom w:val="single" w:sz="4" w:space="0" w:color="auto"/>
              <w:right w:val="nil"/>
            </w:tcBorders>
            <w:shd w:val="clear" w:color="auto" w:fill="auto"/>
            <w:vAlign w:val="center"/>
            <w:hideMark/>
          </w:tcPr>
          <w:p w14:paraId="6B71E545"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Ownership of assets</w:t>
            </w:r>
          </w:p>
        </w:tc>
        <w:tc>
          <w:tcPr>
            <w:tcW w:w="735" w:type="dxa"/>
            <w:tcBorders>
              <w:top w:val="nil"/>
              <w:left w:val="nil"/>
              <w:bottom w:val="single" w:sz="4" w:space="0" w:color="auto"/>
              <w:right w:val="nil"/>
            </w:tcBorders>
            <w:shd w:val="clear" w:color="auto" w:fill="auto"/>
            <w:noWrap/>
            <w:vAlign w:val="center"/>
            <w:hideMark/>
          </w:tcPr>
          <w:p w14:paraId="0B75782A" w14:textId="3572FF9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92961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48F8C8B" w14:textId="42E01BA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20F8D90" w14:textId="650E249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9B6715B" w14:textId="6A9E771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6431F7B"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72771B2" w14:textId="4DF8A0F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F41AF01" w14:textId="5BD5B512"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3686808" w14:textId="2E876AC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76BDF8A" w14:textId="1C187444"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556A4D03" w14:textId="77777777" w:rsidTr="00182D28">
        <w:tc>
          <w:tcPr>
            <w:tcW w:w="2035" w:type="dxa"/>
            <w:tcBorders>
              <w:top w:val="nil"/>
              <w:left w:val="nil"/>
              <w:bottom w:val="single" w:sz="4" w:space="0" w:color="auto"/>
              <w:right w:val="nil"/>
            </w:tcBorders>
            <w:shd w:val="clear" w:color="000000" w:fill="F2F2F2"/>
            <w:vAlign w:val="center"/>
            <w:hideMark/>
          </w:tcPr>
          <w:p w14:paraId="42AF09F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01E226B" w14:textId="713126F9"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0B5E883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2F1B4CF9" w14:textId="6089390D"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564A7BA" w14:textId="73BBF02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4183580C" w14:textId="0BF7F7B6"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4E7A6E36"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6D59727" w14:textId="3375EFB9"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B14A85B" w14:textId="26800A5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4DF4B789" w14:textId="040CED7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4031E6A6" w14:textId="7EFF686A"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2AB9553" w14:textId="77777777" w:rsidTr="00504332">
        <w:tc>
          <w:tcPr>
            <w:tcW w:w="2035" w:type="dxa"/>
            <w:tcBorders>
              <w:top w:val="nil"/>
              <w:left w:val="nil"/>
              <w:bottom w:val="single" w:sz="4" w:space="0" w:color="auto"/>
              <w:right w:val="nil"/>
            </w:tcBorders>
            <w:shd w:val="clear" w:color="auto" w:fill="auto"/>
            <w:vAlign w:val="center"/>
            <w:hideMark/>
          </w:tcPr>
          <w:p w14:paraId="6A195CB4"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6A0665D1" w14:textId="2755977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687E51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27CE981" w14:textId="13762576"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D16C6E3" w14:textId="2E3F659D"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DD8E82D" w14:textId="512A10D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4C25B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54FEDE7" w14:textId="11ACBFF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36666B72" w14:textId="4D552B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AFF71A6" w14:textId="20123F69"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4B79A6A" w14:textId="771758B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C24793F" w14:textId="77777777" w:rsidTr="00504332">
        <w:tc>
          <w:tcPr>
            <w:tcW w:w="2035" w:type="dxa"/>
            <w:tcBorders>
              <w:top w:val="nil"/>
              <w:left w:val="nil"/>
              <w:bottom w:val="single" w:sz="4" w:space="0" w:color="auto"/>
              <w:right w:val="nil"/>
            </w:tcBorders>
            <w:shd w:val="clear" w:color="auto" w:fill="auto"/>
            <w:vAlign w:val="center"/>
            <w:hideMark/>
          </w:tcPr>
          <w:p w14:paraId="5B8C4933"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2FE0FE46" w14:textId="55B244F5"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4527A41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587879D" w14:textId="631F5C5F"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B6A771E" w14:textId="7A6350FF"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E686EA5" w14:textId="4F274A4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CD8E9E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769AB59" w14:textId="7724E10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BDF5564" w14:textId="590ACD8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0445875A" w14:textId="2F78A867"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A662849" w14:textId="42E14B1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D421C53" w14:textId="77777777" w:rsidTr="00182D28">
        <w:tc>
          <w:tcPr>
            <w:tcW w:w="2035" w:type="dxa"/>
            <w:tcBorders>
              <w:top w:val="nil"/>
              <w:left w:val="nil"/>
              <w:bottom w:val="single" w:sz="4" w:space="0" w:color="auto"/>
              <w:right w:val="nil"/>
            </w:tcBorders>
            <w:shd w:val="clear" w:color="auto" w:fill="auto"/>
            <w:vAlign w:val="center"/>
            <w:hideMark/>
          </w:tcPr>
          <w:p w14:paraId="5E4C421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Access to and decisions on credit</w:t>
            </w:r>
          </w:p>
        </w:tc>
        <w:tc>
          <w:tcPr>
            <w:tcW w:w="735" w:type="dxa"/>
            <w:tcBorders>
              <w:top w:val="nil"/>
              <w:left w:val="nil"/>
              <w:bottom w:val="single" w:sz="4" w:space="0" w:color="auto"/>
              <w:right w:val="nil"/>
            </w:tcBorders>
            <w:shd w:val="clear" w:color="auto" w:fill="auto"/>
            <w:noWrap/>
            <w:vAlign w:val="center"/>
            <w:hideMark/>
          </w:tcPr>
          <w:p w14:paraId="2E91901B" w14:textId="580B6D41" w:rsidR="008E036F" w:rsidRPr="00943C09" w:rsidRDefault="008E036F" w:rsidP="00182D28">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vAlign w:val="center"/>
          </w:tcPr>
          <w:p w14:paraId="0A02843A" w14:textId="77777777" w:rsidR="008E036F" w:rsidRPr="00943C09" w:rsidRDefault="008E036F" w:rsidP="00182D28">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152246B" w14:textId="021C129B" w:rsidR="008E036F" w:rsidRPr="00943C09" w:rsidRDefault="008E036F" w:rsidP="00182D28">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4BD0B8" w14:textId="2F03B144" w:rsidR="008E036F" w:rsidRPr="00943C09" w:rsidRDefault="008E036F" w:rsidP="00182D28">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293175B" w14:textId="3BB43753" w:rsidR="008E036F" w:rsidRPr="00943C09" w:rsidRDefault="008E036F" w:rsidP="00182D28">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vAlign w:val="center"/>
          </w:tcPr>
          <w:p w14:paraId="36FCF171" w14:textId="77777777" w:rsidR="008E036F" w:rsidRPr="00943C09" w:rsidRDefault="008E036F" w:rsidP="00182D28">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FF3E935" w14:textId="0D0C96AC" w:rsidR="008E036F" w:rsidRPr="00943C09" w:rsidRDefault="008E036F" w:rsidP="00182D28">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0B46665B" w14:textId="287E0B07" w:rsidR="008E036F" w:rsidRPr="00943C09" w:rsidRDefault="008E036F" w:rsidP="00182D28">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B0A81EE" w14:textId="0A7EF384" w:rsidR="008E036F" w:rsidRPr="00943C09" w:rsidRDefault="008E036F" w:rsidP="00182D28">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D2771B5" w14:textId="4350B2EB" w:rsidR="008E036F" w:rsidRPr="00943C09" w:rsidRDefault="008E036F" w:rsidP="00182D28">
            <w:pPr>
              <w:widowControl/>
              <w:spacing w:line="259" w:lineRule="auto"/>
              <w:jc w:val="center"/>
              <w:rPr>
                <w:rFonts w:eastAsia="Times New Roman" w:cs="Times New Roman"/>
                <w:sz w:val="20"/>
                <w:szCs w:val="20"/>
              </w:rPr>
            </w:pPr>
          </w:p>
        </w:tc>
      </w:tr>
      <w:tr w:rsidR="008E036F" w:rsidRPr="00943C09" w14:paraId="4861C951" w14:textId="77777777" w:rsidTr="00182D28">
        <w:tc>
          <w:tcPr>
            <w:tcW w:w="2035" w:type="dxa"/>
            <w:tcBorders>
              <w:top w:val="nil"/>
              <w:left w:val="nil"/>
              <w:bottom w:val="single" w:sz="4" w:space="0" w:color="auto"/>
              <w:right w:val="nil"/>
            </w:tcBorders>
            <w:shd w:val="clear" w:color="000000" w:fill="F2F2F2"/>
            <w:vAlign w:val="center"/>
            <w:hideMark/>
          </w:tcPr>
          <w:p w14:paraId="0C456177"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CB8C661" w14:textId="09ECC26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D1E2B30"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379F6143" w14:textId="4367B882"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78632200" w14:textId="7C9C1DC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0E1C51F7" w14:textId="0C2F2720"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5B5876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F811CDC" w14:textId="53A901C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473D2399" w14:textId="020E0505"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7874A4C3" w14:textId="1F020B75"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2DE1BECF" w14:textId="2C7E550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0080469" w14:textId="77777777" w:rsidTr="00504332">
        <w:tc>
          <w:tcPr>
            <w:tcW w:w="2035" w:type="dxa"/>
            <w:tcBorders>
              <w:top w:val="nil"/>
              <w:left w:val="nil"/>
              <w:bottom w:val="single" w:sz="4" w:space="0" w:color="auto"/>
              <w:right w:val="nil"/>
            </w:tcBorders>
            <w:shd w:val="clear" w:color="auto" w:fill="auto"/>
            <w:vAlign w:val="center"/>
            <w:hideMark/>
          </w:tcPr>
          <w:p w14:paraId="6A74F22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37AB82F" w14:textId="0591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54A523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35F899C6" w14:textId="798B6FBB"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300B56" w14:textId="2F56811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572FA3E1" w14:textId="24A23707"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B53ED78"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59AECD12" w14:textId="4BE1AA6D"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1FE1FAE" w14:textId="0CAEF08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B2992A9" w14:textId="6FBFE5CB"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4EC15AA" w14:textId="2FDF889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4AA03C04" w14:textId="77777777" w:rsidTr="00504332">
        <w:tc>
          <w:tcPr>
            <w:tcW w:w="2035" w:type="dxa"/>
            <w:tcBorders>
              <w:top w:val="nil"/>
              <w:left w:val="nil"/>
              <w:bottom w:val="single" w:sz="4" w:space="0" w:color="auto"/>
              <w:right w:val="nil"/>
            </w:tcBorders>
            <w:shd w:val="clear" w:color="auto" w:fill="auto"/>
            <w:vAlign w:val="center"/>
            <w:hideMark/>
          </w:tcPr>
          <w:p w14:paraId="6E9DE81D"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ADE94AD" w14:textId="2D870B3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9897D6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7FA794F" w14:textId="10F9C8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0C719D" w14:textId="25A35716"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B6F6A6E" w14:textId="0650B1E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CB3E49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C52C1FF" w14:textId="53F3D80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DE92AC8" w14:textId="38C7E4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469B6F99" w14:textId="1BF0052A"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541527AF" w14:textId="6202E3D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465914D" w14:textId="77777777" w:rsidTr="00182D28">
        <w:tc>
          <w:tcPr>
            <w:tcW w:w="2035" w:type="dxa"/>
            <w:tcBorders>
              <w:top w:val="nil"/>
              <w:left w:val="nil"/>
              <w:bottom w:val="single" w:sz="4" w:space="0" w:color="auto"/>
              <w:right w:val="nil"/>
            </w:tcBorders>
            <w:shd w:val="clear" w:color="auto" w:fill="auto"/>
            <w:vAlign w:val="center"/>
            <w:hideMark/>
          </w:tcPr>
          <w:p w14:paraId="002B3E53"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Control over income</w:t>
            </w:r>
          </w:p>
        </w:tc>
        <w:tc>
          <w:tcPr>
            <w:tcW w:w="735" w:type="dxa"/>
            <w:tcBorders>
              <w:top w:val="nil"/>
              <w:left w:val="nil"/>
              <w:bottom w:val="single" w:sz="4" w:space="0" w:color="auto"/>
              <w:right w:val="nil"/>
            </w:tcBorders>
            <w:shd w:val="clear" w:color="auto" w:fill="auto"/>
            <w:noWrap/>
            <w:vAlign w:val="center"/>
            <w:hideMark/>
          </w:tcPr>
          <w:p w14:paraId="1602939A" w14:textId="23EA8E50"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BEF331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BE53D2E" w14:textId="60E4286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4690BCC" w14:textId="6E5E209C"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CF66759" w14:textId="2C160213"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76408893"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3E7C428" w14:textId="6D15BEAB"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5D1211" w14:textId="1D4A1ADF"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DD627" w14:textId="71FEEBA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0B9D80DF" w14:textId="5BA44A40"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0222DDF" w14:textId="77777777" w:rsidTr="00182D28">
        <w:tc>
          <w:tcPr>
            <w:tcW w:w="2035" w:type="dxa"/>
            <w:tcBorders>
              <w:top w:val="nil"/>
              <w:left w:val="nil"/>
              <w:bottom w:val="single" w:sz="4" w:space="0" w:color="auto"/>
              <w:right w:val="nil"/>
            </w:tcBorders>
            <w:shd w:val="clear" w:color="000000" w:fill="F2F2F2"/>
            <w:vAlign w:val="center"/>
            <w:hideMark/>
          </w:tcPr>
          <w:p w14:paraId="378409D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5F7A7943" w14:textId="48C16393"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5E496B7D"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788AD85A" w14:textId="2A0A0AB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19AECCF" w14:textId="65A2C4E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F7B7B45" w14:textId="3067BFA9"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7588A4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2F34D724" w14:textId="6101A66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192E5397" w14:textId="39DE44B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1AB2B1A1" w14:textId="3668B26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54551C0E" w14:textId="698FE969"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30F55A76" w14:textId="77777777" w:rsidTr="00504332">
        <w:tc>
          <w:tcPr>
            <w:tcW w:w="2035" w:type="dxa"/>
            <w:tcBorders>
              <w:top w:val="nil"/>
              <w:left w:val="nil"/>
              <w:bottom w:val="single" w:sz="4" w:space="0" w:color="auto"/>
              <w:right w:val="nil"/>
            </w:tcBorders>
            <w:shd w:val="clear" w:color="auto" w:fill="auto"/>
            <w:vAlign w:val="center"/>
            <w:hideMark/>
          </w:tcPr>
          <w:p w14:paraId="1A46B202"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527C315" w14:textId="50FA477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17AA62E6"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173B3A1" w14:textId="4812E365"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EBEE767" w14:textId="05CBFC7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CC031F0" w14:textId="7DA1946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020822E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4448891F" w14:textId="4C5207F5"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2DC1484C" w14:textId="665345D3"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62A7612A" w14:textId="64716A04"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A476B8A" w14:textId="6DFD058D"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F528E73" w14:textId="77777777" w:rsidTr="00504332">
        <w:tc>
          <w:tcPr>
            <w:tcW w:w="2035" w:type="dxa"/>
            <w:tcBorders>
              <w:top w:val="nil"/>
              <w:left w:val="nil"/>
              <w:bottom w:val="single" w:sz="4" w:space="0" w:color="auto"/>
              <w:right w:val="nil"/>
            </w:tcBorders>
            <w:shd w:val="clear" w:color="auto" w:fill="auto"/>
            <w:vAlign w:val="center"/>
            <w:hideMark/>
          </w:tcPr>
          <w:p w14:paraId="4F9C25B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346027A3" w14:textId="1ECAD3D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3C8074C2"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DD7499" w14:textId="33AE305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5CF105D" w14:textId="184479F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63B38026" w14:textId="1606B6E5"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25A82304"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78480CC4" w14:textId="7F2410D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7F1EA8AB" w14:textId="0002A57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F28F0CE" w14:textId="06FEDAE1"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0AB1BB3" w14:textId="7A1FB037"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8DB1B1F" w14:textId="77777777" w:rsidTr="00182D28">
        <w:tc>
          <w:tcPr>
            <w:tcW w:w="2035" w:type="dxa"/>
            <w:tcBorders>
              <w:top w:val="nil"/>
              <w:left w:val="nil"/>
              <w:bottom w:val="single" w:sz="4" w:space="0" w:color="auto"/>
              <w:right w:val="nil"/>
            </w:tcBorders>
            <w:shd w:val="clear" w:color="auto" w:fill="auto"/>
            <w:vAlign w:val="center"/>
            <w:hideMark/>
          </w:tcPr>
          <w:p w14:paraId="3D2FA53F" w14:textId="77777777" w:rsidR="008E036F" w:rsidRPr="00943C09" w:rsidRDefault="008E036F" w:rsidP="008E036F">
            <w:pPr>
              <w:widowControl/>
              <w:spacing w:line="259" w:lineRule="auto"/>
              <w:rPr>
                <w:rFonts w:eastAsia="Times New Roman" w:cs="Times New Roman"/>
                <w:sz w:val="20"/>
                <w:szCs w:val="20"/>
              </w:rPr>
            </w:pPr>
            <w:r w:rsidRPr="00943C09">
              <w:rPr>
                <w:rFonts w:eastAsia="Times New Roman" w:cs="Times New Roman"/>
                <w:sz w:val="20"/>
                <w:szCs w:val="20"/>
              </w:rPr>
              <w:t>Group membership</w:t>
            </w:r>
          </w:p>
        </w:tc>
        <w:tc>
          <w:tcPr>
            <w:tcW w:w="735" w:type="dxa"/>
            <w:tcBorders>
              <w:top w:val="nil"/>
              <w:left w:val="nil"/>
              <w:bottom w:val="single" w:sz="4" w:space="0" w:color="auto"/>
              <w:right w:val="nil"/>
            </w:tcBorders>
            <w:shd w:val="clear" w:color="auto" w:fill="auto"/>
            <w:noWrap/>
            <w:vAlign w:val="center"/>
            <w:hideMark/>
          </w:tcPr>
          <w:p w14:paraId="67E34910" w14:textId="2CB82F5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278001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576C93A" w14:textId="62E7D234"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9126474" w14:textId="07AC1D14"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21A47A54" w14:textId="70E4463B"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BF00B6A"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DF5A73B" w14:textId="39C52A2E"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41D5D8D" w14:textId="1066A3E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6E8B5FA" w14:textId="41F530A0"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389A0C6A" w14:textId="7657326E"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85663F4" w14:textId="77777777" w:rsidTr="00182D28">
        <w:tc>
          <w:tcPr>
            <w:tcW w:w="2035" w:type="dxa"/>
            <w:tcBorders>
              <w:top w:val="nil"/>
              <w:left w:val="nil"/>
              <w:bottom w:val="single" w:sz="4" w:space="0" w:color="auto"/>
              <w:right w:val="nil"/>
            </w:tcBorders>
            <w:shd w:val="clear" w:color="000000" w:fill="F2F2F2"/>
            <w:vAlign w:val="center"/>
            <w:hideMark/>
          </w:tcPr>
          <w:p w14:paraId="58AC3B38" w14:textId="77777777" w:rsidR="008E036F" w:rsidRPr="00943C09" w:rsidRDefault="008E036F" w:rsidP="008E036F">
            <w:pPr>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6268ADB5" w14:textId="0A368AAB"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707B7F4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64DCD4D7" w14:textId="4A566C0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06DE1F04" w14:textId="67CE37FA"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125886F1" w14:textId="6D465001"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10B77952"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693D7EA6" w14:textId="10BBD3C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7730A1DC" w14:textId="43ECB739"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5E59DB9" w14:textId="4139DE1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4E09F92" w14:textId="6409451C"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0704019" w14:textId="77777777" w:rsidTr="00504332">
        <w:tc>
          <w:tcPr>
            <w:tcW w:w="2035" w:type="dxa"/>
            <w:tcBorders>
              <w:top w:val="nil"/>
              <w:left w:val="nil"/>
              <w:bottom w:val="single" w:sz="4" w:space="0" w:color="auto"/>
              <w:right w:val="nil"/>
            </w:tcBorders>
            <w:shd w:val="clear" w:color="auto" w:fill="auto"/>
            <w:vAlign w:val="center"/>
            <w:hideMark/>
          </w:tcPr>
          <w:p w14:paraId="15455F29"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160615E" w14:textId="52AD2494"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90D40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98412D7" w14:textId="23E1B2B0"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AD384B8" w14:textId="44305230"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0F974CAE" w14:textId="0CCDC92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51153DC9"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3A656DC7" w14:textId="542CADD2"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0313878" w14:textId="14506A56"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2E70070C" w14:textId="27C6B4E3"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1ACB3300" w14:textId="0D1634F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F443363" w14:textId="77777777" w:rsidTr="00504332">
        <w:tc>
          <w:tcPr>
            <w:tcW w:w="2035" w:type="dxa"/>
            <w:tcBorders>
              <w:top w:val="nil"/>
              <w:left w:val="nil"/>
              <w:bottom w:val="single" w:sz="4" w:space="0" w:color="auto"/>
              <w:right w:val="nil"/>
            </w:tcBorders>
            <w:shd w:val="clear" w:color="auto" w:fill="auto"/>
            <w:vAlign w:val="center"/>
            <w:hideMark/>
          </w:tcPr>
          <w:p w14:paraId="6D57C24A"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5AC58E76" w14:textId="27FAD308"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5AB2A9AC"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67F73ABA" w14:textId="1B605BE9"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294E710" w14:textId="7EA3B30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7570FD18" w14:textId="691812B2"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4A8C74C5"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0AAA68F9" w14:textId="0126DA2C"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4689D79F" w14:textId="0EFA263E"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78CEA577" w14:textId="02CECFA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2AAECEE7" w14:textId="5301AF82"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1BC5F09B" w14:textId="77777777" w:rsidTr="00182D28">
        <w:tc>
          <w:tcPr>
            <w:tcW w:w="2035" w:type="dxa"/>
            <w:tcBorders>
              <w:top w:val="nil"/>
              <w:left w:val="nil"/>
              <w:bottom w:val="single" w:sz="4" w:space="0" w:color="auto"/>
              <w:right w:val="nil"/>
            </w:tcBorders>
            <w:shd w:val="clear" w:color="auto" w:fill="auto"/>
            <w:vAlign w:val="center"/>
            <w:hideMark/>
          </w:tcPr>
          <w:p w14:paraId="46740AAC" w14:textId="77777777" w:rsidR="008E036F" w:rsidRPr="00943C09" w:rsidRDefault="008E036F" w:rsidP="008E036F">
            <w:pPr>
              <w:keepNext/>
              <w:widowControl/>
              <w:spacing w:line="259" w:lineRule="auto"/>
              <w:rPr>
                <w:rFonts w:eastAsia="Times New Roman" w:cs="Times New Roman"/>
                <w:sz w:val="20"/>
                <w:szCs w:val="20"/>
              </w:rPr>
            </w:pPr>
            <w:r w:rsidRPr="00943C09">
              <w:rPr>
                <w:rFonts w:eastAsia="Times New Roman" w:cs="Times New Roman"/>
                <w:sz w:val="20"/>
                <w:szCs w:val="20"/>
              </w:rPr>
              <w:lastRenderedPageBreak/>
              <w:t>Workload</w:t>
            </w:r>
          </w:p>
        </w:tc>
        <w:tc>
          <w:tcPr>
            <w:tcW w:w="735" w:type="dxa"/>
            <w:tcBorders>
              <w:top w:val="nil"/>
              <w:left w:val="nil"/>
              <w:bottom w:val="single" w:sz="4" w:space="0" w:color="auto"/>
              <w:right w:val="nil"/>
            </w:tcBorders>
            <w:shd w:val="clear" w:color="auto" w:fill="auto"/>
            <w:noWrap/>
            <w:vAlign w:val="center"/>
            <w:hideMark/>
          </w:tcPr>
          <w:p w14:paraId="6CCA3AAE" w14:textId="02B6E6A6"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7A546B0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53A0904" w14:textId="3FC16BE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E78B632" w14:textId="4EACEB99"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7F26A8A" w14:textId="5AD72B84"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474E880"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9EE09D2" w14:textId="0055539A"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6BFBA763" w14:textId="1167943D"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D405522" w14:textId="40A955F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680ED31D" w14:textId="3B539C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2DAD5695" w14:textId="77777777" w:rsidTr="00182D28">
        <w:tc>
          <w:tcPr>
            <w:tcW w:w="2035" w:type="dxa"/>
            <w:tcBorders>
              <w:top w:val="nil"/>
              <w:left w:val="nil"/>
              <w:bottom w:val="single" w:sz="4" w:space="0" w:color="auto"/>
              <w:right w:val="nil"/>
            </w:tcBorders>
            <w:shd w:val="clear" w:color="000000" w:fill="F2F2F2"/>
            <w:vAlign w:val="center"/>
            <w:hideMark/>
          </w:tcPr>
          <w:p w14:paraId="13AC2175" w14:textId="77777777" w:rsidR="008E036F" w:rsidRPr="00943C09" w:rsidRDefault="008E036F" w:rsidP="008E036F">
            <w:pPr>
              <w:keepNext/>
              <w:widowControl/>
              <w:spacing w:line="259" w:lineRule="auto"/>
              <w:ind w:firstLineChars="100" w:firstLine="201"/>
              <w:rPr>
                <w:rFonts w:eastAsia="Times New Roman" w:cs="Times New Roman"/>
                <w:b/>
                <w:bCs/>
                <w:sz w:val="20"/>
                <w:szCs w:val="20"/>
              </w:rPr>
            </w:pPr>
            <w:r w:rsidRPr="00943C09">
              <w:rPr>
                <w:rFonts w:eastAsia="Times New Roman" w:cs="Times New Roman"/>
                <w:b/>
                <w:bCs/>
                <w:sz w:val="20"/>
                <w:szCs w:val="20"/>
              </w:rPr>
              <w:t>Age category</w:t>
            </w:r>
          </w:p>
        </w:tc>
        <w:tc>
          <w:tcPr>
            <w:tcW w:w="735" w:type="dxa"/>
            <w:tcBorders>
              <w:top w:val="nil"/>
              <w:left w:val="nil"/>
              <w:bottom w:val="single" w:sz="4" w:space="0" w:color="auto"/>
              <w:right w:val="nil"/>
            </w:tcBorders>
            <w:shd w:val="clear" w:color="000000" w:fill="F2F2F2"/>
            <w:noWrap/>
            <w:vAlign w:val="center"/>
            <w:hideMark/>
          </w:tcPr>
          <w:p w14:paraId="4D8C535B" w14:textId="11AC934C"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F2F2F2"/>
          </w:tcPr>
          <w:p w14:paraId="4A918238"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000000" w:fill="F2F2F2"/>
            <w:noWrap/>
            <w:vAlign w:val="center"/>
            <w:hideMark/>
          </w:tcPr>
          <w:p w14:paraId="1B669956" w14:textId="77B3DF7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000000" w:fill="F2F2F2"/>
            <w:noWrap/>
            <w:vAlign w:val="center"/>
            <w:hideMark/>
          </w:tcPr>
          <w:p w14:paraId="4A153276" w14:textId="7FFE1898"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000000" w:fill="F2F2F2"/>
            <w:noWrap/>
            <w:vAlign w:val="center"/>
            <w:hideMark/>
          </w:tcPr>
          <w:p w14:paraId="2A3DB7E1" w14:textId="520287BD"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shd w:val="clear" w:color="000000" w:fill="F2F2F2"/>
          </w:tcPr>
          <w:p w14:paraId="7C6B1D77"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000000" w:fill="F2F2F2"/>
            <w:noWrap/>
            <w:vAlign w:val="center"/>
            <w:hideMark/>
          </w:tcPr>
          <w:p w14:paraId="1CC3F281" w14:textId="37596B03"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000000" w:fill="F2F2F2"/>
            <w:noWrap/>
            <w:vAlign w:val="center"/>
            <w:hideMark/>
          </w:tcPr>
          <w:p w14:paraId="243B0872" w14:textId="0FFEFE47"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000000" w:fill="F2F2F2"/>
            <w:noWrap/>
            <w:vAlign w:val="center"/>
            <w:hideMark/>
          </w:tcPr>
          <w:p w14:paraId="621413ED" w14:textId="3F78CC3C"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000000" w:fill="F2F2F2"/>
            <w:noWrap/>
            <w:vAlign w:val="center"/>
            <w:hideMark/>
          </w:tcPr>
          <w:p w14:paraId="374D5B1E" w14:textId="183FED58"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02455B38" w14:textId="77777777" w:rsidTr="00504332">
        <w:tc>
          <w:tcPr>
            <w:tcW w:w="2035" w:type="dxa"/>
            <w:tcBorders>
              <w:top w:val="nil"/>
              <w:left w:val="nil"/>
              <w:bottom w:val="single" w:sz="4" w:space="0" w:color="auto"/>
              <w:right w:val="nil"/>
            </w:tcBorders>
            <w:shd w:val="clear" w:color="auto" w:fill="auto"/>
            <w:vAlign w:val="center"/>
            <w:hideMark/>
          </w:tcPr>
          <w:p w14:paraId="6DDF4CF2" w14:textId="77777777" w:rsidR="008E036F" w:rsidRPr="00943C09" w:rsidRDefault="008E036F" w:rsidP="008E036F">
            <w:pPr>
              <w:keepNext/>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18-29</w:t>
            </w:r>
          </w:p>
        </w:tc>
        <w:tc>
          <w:tcPr>
            <w:tcW w:w="735" w:type="dxa"/>
            <w:tcBorders>
              <w:top w:val="nil"/>
              <w:left w:val="nil"/>
              <w:bottom w:val="single" w:sz="4" w:space="0" w:color="auto"/>
              <w:right w:val="nil"/>
            </w:tcBorders>
            <w:shd w:val="clear" w:color="auto" w:fill="auto"/>
            <w:noWrap/>
            <w:vAlign w:val="center"/>
            <w:hideMark/>
          </w:tcPr>
          <w:p w14:paraId="2A97D04F" w14:textId="678110BF"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40854AB"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D1F2BDC" w14:textId="2B598321"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FE2637F" w14:textId="241304C1"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3B0FF167" w14:textId="08AA20C8"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6D2652BD"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6DACD654" w14:textId="47539921"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1AA75386" w14:textId="14E63631"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35A62AF7" w14:textId="160435ED"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42CB09D7" w14:textId="3A9573A1" w:rsidR="008E036F" w:rsidRPr="00943C09" w:rsidRDefault="008E036F" w:rsidP="008E036F">
            <w:pPr>
              <w:widowControl/>
              <w:spacing w:line="259" w:lineRule="auto"/>
              <w:jc w:val="center"/>
              <w:rPr>
                <w:rFonts w:eastAsia="Times New Roman" w:cs="Times New Roman"/>
                <w:sz w:val="20"/>
                <w:szCs w:val="20"/>
              </w:rPr>
            </w:pPr>
          </w:p>
        </w:tc>
      </w:tr>
      <w:tr w:rsidR="008E036F" w:rsidRPr="00943C09" w14:paraId="68862958" w14:textId="77777777" w:rsidTr="00504332">
        <w:tc>
          <w:tcPr>
            <w:tcW w:w="2035" w:type="dxa"/>
            <w:tcBorders>
              <w:top w:val="nil"/>
              <w:left w:val="nil"/>
              <w:bottom w:val="single" w:sz="4" w:space="0" w:color="auto"/>
              <w:right w:val="nil"/>
            </w:tcBorders>
            <w:shd w:val="clear" w:color="auto" w:fill="auto"/>
            <w:vAlign w:val="center"/>
            <w:hideMark/>
          </w:tcPr>
          <w:p w14:paraId="39C92C37" w14:textId="77777777" w:rsidR="008E036F" w:rsidRPr="00943C09" w:rsidRDefault="008E036F" w:rsidP="008E036F">
            <w:pPr>
              <w:widowControl/>
              <w:spacing w:line="259" w:lineRule="auto"/>
              <w:ind w:firstLineChars="100" w:firstLine="200"/>
              <w:rPr>
                <w:rFonts w:eastAsia="Times New Roman" w:cs="Times New Roman"/>
                <w:sz w:val="20"/>
                <w:szCs w:val="20"/>
              </w:rPr>
            </w:pPr>
            <w:r w:rsidRPr="00943C09">
              <w:rPr>
                <w:rFonts w:eastAsia="Times New Roman" w:cs="Times New Roman"/>
                <w:sz w:val="20"/>
                <w:szCs w:val="20"/>
              </w:rPr>
              <w:t>30+</w:t>
            </w:r>
          </w:p>
        </w:tc>
        <w:tc>
          <w:tcPr>
            <w:tcW w:w="735" w:type="dxa"/>
            <w:tcBorders>
              <w:top w:val="nil"/>
              <w:left w:val="nil"/>
              <w:bottom w:val="single" w:sz="4" w:space="0" w:color="auto"/>
              <w:right w:val="nil"/>
            </w:tcBorders>
            <w:shd w:val="clear" w:color="auto" w:fill="auto"/>
            <w:noWrap/>
            <w:vAlign w:val="center"/>
            <w:hideMark/>
          </w:tcPr>
          <w:p w14:paraId="75B20EA6" w14:textId="1281B99D" w:rsidR="008E036F" w:rsidRPr="00943C09" w:rsidRDefault="008E036F" w:rsidP="008E036F">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tcPr>
          <w:p w14:paraId="2AB1490A" w14:textId="77777777" w:rsidR="008E036F" w:rsidRPr="00943C09" w:rsidRDefault="008E036F" w:rsidP="008E036F">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AE8F0E3" w14:textId="0CF1936C" w:rsidR="008E036F" w:rsidRPr="00943C09" w:rsidRDefault="008E036F" w:rsidP="008E036F">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56E1499" w14:textId="2CC7C117" w:rsidR="008E036F" w:rsidRPr="00943C09" w:rsidRDefault="008E036F" w:rsidP="008E036F">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noWrap/>
            <w:vAlign w:val="center"/>
            <w:hideMark/>
          </w:tcPr>
          <w:p w14:paraId="4B190D25" w14:textId="06475D5C" w:rsidR="008E036F" w:rsidRPr="00943C09" w:rsidRDefault="008E036F" w:rsidP="008E036F">
            <w:pPr>
              <w:widowControl/>
              <w:spacing w:line="259" w:lineRule="auto"/>
              <w:jc w:val="center"/>
              <w:rPr>
                <w:rFonts w:eastAsia="Times New Roman" w:cs="Times New Roman"/>
                <w:sz w:val="20"/>
                <w:szCs w:val="20"/>
              </w:rPr>
            </w:pPr>
          </w:p>
        </w:tc>
        <w:tc>
          <w:tcPr>
            <w:tcW w:w="1077" w:type="dxa"/>
            <w:tcBorders>
              <w:top w:val="nil"/>
              <w:left w:val="nil"/>
              <w:bottom w:val="single" w:sz="4" w:space="0" w:color="auto"/>
              <w:right w:val="nil"/>
            </w:tcBorders>
          </w:tcPr>
          <w:p w14:paraId="1090320F" w14:textId="77777777" w:rsidR="008E036F" w:rsidRPr="00943C09" w:rsidRDefault="008E036F" w:rsidP="008E036F">
            <w:pPr>
              <w:widowControl/>
              <w:spacing w:line="259" w:lineRule="auto"/>
              <w:jc w:val="center"/>
              <w:rPr>
                <w:rFonts w:eastAsia="Times New Roman" w:cs="Times New Roman"/>
                <w:sz w:val="20"/>
                <w:szCs w:val="20"/>
              </w:rPr>
            </w:pPr>
          </w:p>
        </w:tc>
        <w:tc>
          <w:tcPr>
            <w:tcW w:w="753" w:type="dxa"/>
            <w:tcBorders>
              <w:top w:val="nil"/>
              <w:left w:val="nil"/>
              <w:bottom w:val="single" w:sz="4" w:space="0" w:color="auto"/>
              <w:right w:val="nil"/>
            </w:tcBorders>
            <w:shd w:val="clear" w:color="auto" w:fill="auto"/>
            <w:noWrap/>
            <w:vAlign w:val="center"/>
            <w:hideMark/>
          </w:tcPr>
          <w:p w14:paraId="1B1A1CEF" w14:textId="46499970" w:rsidR="008E036F" w:rsidRPr="00943C09" w:rsidRDefault="008E036F" w:rsidP="008E036F">
            <w:pPr>
              <w:widowControl/>
              <w:spacing w:line="259" w:lineRule="auto"/>
              <w:jc w:val="center"/>
              <w:rPr>
                <w:rFonts w:eastAsia="Times New Roman" w:cs="Times New Roman"/>
                <w:sz w:val="20"/>
                <w:szCs w:val="20"/>
              </w:rPr>
            </w:pPr>
          </w:p>
        </w:tc>
        <w:tc>
          <w:tcPr>
            <w:tcW w:w="643" w:type="dxa"/>
            <w:tcBorders>
              <w:top w:val="nil"/>
              <w:left w:val="nil"/>
              <w:bottom w:val="single" w:sz="4" w:space="0" w:color="auto"/>
              <w:right w:val="nil"/>
            </w:tcBorders>
            <w:shd w:val="clear" w:color="auto" w:fill="auto"/>
            <w:noWrap/>
            <w:vAlign w:val="center"/>
            <w:hideMark/>
          </w:tcPr>
          <w:p w14:paraId="53D4C428" w14:textId="6368B468" w:rsidR="008E036F" w:rsidRPr="00943C09" w:rsidRDefault="008E036F" w:rsidP="008E036F">
            <w:pPr>
              <w:widowControl/>
              <w:spacing w:line="259" w:lineRule="auto"/>
              <w:jc w:val="center"/>
              <w:rPr>
                <w:rFonts w:eastAsia="Times New Roman" w:cs="Times New Roman"/>
                <w:sz w:val="20"/>
                <w:szCs w:val="20"/>
              </w:rPr>
            </w:pPr>
          </w:p>
        </w:tc>
        <w:tc>
          <w:tcPr>
            <w:tcW w:w="876" w:type="dxa"/>
            <w:tcBorders>
              <w:top w:val="nil"/>
              <w:left w:val="nil"/>
              <w:bottom w:val="single" w:sz="4" w:space="0" w:color="auto"/>
              <w:right w:val="nil"/>
            </w:tcBorders>
            <w:shd w:val="clear" w:color="auto" w:fill="auto"/>
            <w:noWrap/>
            <w:vAlign w:val="center"/>
            <w:hideMark/>
          </w:tcPr>
          <w:p w14:paraId="5F526F5B" w14:textId="53F24216" w:rsidR="008E036F" w:rsidRPr="00943C09" w:rsidRDefault="008E036F" w:rsidP="008E036F">
            <w:pPr>
              <w:widowControl/>
              <w:spacing w:line="259" w:lineRule="auto"/>
              <w:jc w:val="center"/>
              <w:rPr>
                <w:rFonts w:eastAsia="Times New Roman" w:cs="Times New Roman"/>
                <w:sz w:val="20"/>
                <w:szCs w:val="20"/>
              </w:rPr>
            </w:pPr>
          </w:p>
        </w:tc>
        <w:tc>
          <w:tcPr>
            <w:tcW w:w="662" w:type="dxa"/>
            <w:tcBorders>
              <w:top w:val="nil"/>
              <w:left w:val="nil"/>
              <w:bottom w:val="single" w:sz="4" w:space="0" w:color="auto"/>
              <w:right w:val="nil"/>
            </w:tcBorders>
            <w:shd w:val="clear" w:color="auto" w:fill="auto"/>
            <w:noWrap/>
            <w:vAlign w:val="center"/>
            <w:hideMark/>
          </w:tcPr>
          <w:p w14:paraId="7886DAD6" w14:textId="0FDE2EF8" w:rsidR="008E036F" w:rsidRPr="00943C09" w:rsidRDefault="008E036F" w:rsidP="008E036F">
            <w:pPr>
              <w:widowControl/>
              <w:spacing w:line="259" w:lineRule="auto"/>
              <w:jc w:val="center"/>
              <w:rPr>
                <w:rFonts w:eastAsia="Times New Roman" w:cs="Times New Roman"/>
                <w:sz w:val="20"/>
                <w:szCs w:val="20"/>
              </w:rPr>
            </w:pPr>
          </w:p>
        </w:tc>
      </w:tr>
    </w:tbl>
    <w:p w14:paraId="0475B11B" w14:textId="6EB7B213" w:rsidR="00001529" w:rsidRPr="00001529" w:rsidRDefault="00001529" w:rsidP="00001529">
      <w:pPr>
        <w:pStyle w:val="BodyText"/>
        <w:spacing w:after="0"/>
        <w:rPr>
          <w:sz w:val="16"/>
        </w:rPr>
      </w:pPr>
      <w:commentRangeStart w:id="453"/>
      <w:r w:rsidRPr="00001529">
        <w:rPr>
          <w:sz w:val="16"/>
        </w:rPr>
        <w:t>^ Results not statistically reliable, n&lt;30</w:t>
      </w:r>
      <w:commentRangeEnd w:id="453"/>
      <w:r w:rsidR="004E33EB">
        <w:rPr>
          <w:rStyle w:val="CommentReference"/>
        </w:rPr>
        <w:commentReference w:id="453"/>
      </w:r>
    </w:p>
    <w:p w14:paraId="57C2CE37" w14:textId="71690A1C" w:rsidR="005F2D7B" w:rsidRPr="00001529" w:rsidRDefault="005F2D7B" w:rsidP="00495592">
      <w:pPr>
        <w:pStyle w:val="BodyText"/>
        <w:spacing w:after="0"/>
        <w:ind w:left="86" w:hanging="86"/>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676DFE27" w14:textId="2A96D198" w:rsidR="005F2D7B" w:rsidRPr="00001529" w:rsidRDefault="005F2D7B" w:rsidP="00495592">
      <w:pPr>
        <w:pStyle w:val="BodyText"/>
        <w:spacing w:after="0"/>
        <w:ind w:left="86" w:hanging="86"/>
        <w:rPr>
          <w:sz w:val="16"/>
        </w:rPr>
      </w:pPr>
      <w:r>
        <w:rPr>
          <w:sz w:val="16"/>
          <w:vertAlign w:val="superscript"/>
        </w:rPr>
        <w:t>b</w:t>
      </w:r>
      <w:r w:rsidRPr="00001529">
        <w:rPr>
          <w:sz w:val="16"/>
        </w:rPr>
        <w:t xml:space="preserve"> Differences found to be statistically significant are indicated by level: * p&lt;0.05, ** p&lt;0.01, *** p&lt;0.001.</w:t>
      </w:r>
    </w:p>
    <w:p w14:paraId="4AA0F88C" w14:textId="6CACA4F0" w:rsidR="00001529" w:rsidRDefault="005F2D7B" w:rsidP="00495592">
      <w:pPr>
        <w:pStyle w:val="BodyText"/>
        <w:spacing w:after="0"/>
        <w:ind w:left="86" w:hanging="86"/>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5DAAD490" w14:textId="63E2C722" w:rsidR="00001529" w:rsidRPr="00001529" w:rsidRDefault="005F2D7B" w:rsidP="00001529">
      <w:pPr>
        <w:pStyle w:val="BodyText"/>
        <w:spacing w:after="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3DD62A89" w14:textId="6F6A6614" w:rsidR="00001529" w:rsidRPr="00001529" w:rsidRDefault="00001529" w:rsidP="00001529">
      <w:pPr>
        <w:pStyle w:val="BodyText"/>
        <w:spacing w:after="0"/>
        <w:rPr>
          <w:sz w:val="16"/>
        </w:rPr>
      </w:pPr>
      <w:r w:rsidRPr="00001529">
        <w:rPr>
          <w:sz w:val="16"/>
        </w:rPr>
        <w:t xml:space="preserve">Notes: </w:t>
      </w:r>
    </w:p>
    <w:p w14:paraId="5C2A99B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7FA6A" w14:textId="45FB3EBF"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ab/>
      </w:r>
    </w:p>
    <w:p w14:paraId="6CB14C9E" w14:textId="77057D74" w:rsidR="00F92C04"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2CFCB682" w14:textId="13FE2170" w:rsidR="00AB051C" w:rsidRDefault="009230F0" w:rsidP="00AB051C">
      <w:pPr>
        <w:pStyle w:val="Heading2"/>
        <w:tabs>
          <w:tab w:val="left" w:pos="1440"/>
        </w:tabs>
      </w:pPr>
      <w:bookmarkStart w:id="454" w:name="_Toc22897210"/>
      <w:bookmarkStart w:id="455" w:name="_Toc50719317"/>
      <w:r>
        <w:t>5</w:t>
      </w:r>
      <w:r w:rsidR="00AB051C" w:rsidRPr="00DF4DE5">
        <w:t>.4</w:t>
      </w:r>
      <w:r w:rsidR="00AB051C">
        <w:tab/>
        <w:t>Descriptive statistics for A-WEAI domains and indicators</w:t>
      </w:r>
      <w:bookmarkEnd w:id="454"/>
      <w:bookmarkEnd w:id="455"/>
    </w:p>
    <w:p w14:paraId="6FFEB2D0" w14:textId="452D9E29" w:rsidR="00AB051C" w:rsidRPr="00D71E47" w:rsidRDefault="00AB051C" w:rsidP="004C0A52">
      <w:pPr>
        <w:pStyle w:val="BodyText"/>
      </w:pPr>
      <w:r>
        <w:t>Th</w:t>
      </w:r>
      <w:r w:rsidR="00125A0A">
        <w:t>is</w:t>
      </w:r>
      <w:r>
        <w:t xml:space="preserve"> section presents more granular information on data collected in the A-WEAI </w:t>
      </w:r>
      <w:r w:rsidR="00125A0A">
        <w:t xml:space="preserve">ZOI Survey </w:t>
      </w:r>
      <w:r>
        <w:t xml:space="preserve">module. The sub-sections are organized by A-WEAI domains.  </w:t>
      </w:r>
    </w:p>
    <w:p w14:paraId="191EC62F" w14:textId="588551A6" w:rsidR="00AB051C" w:rsidRDefault="009230F0" w:rsidP="0032620A">
      <w:pPr>
        <w:pStyle w:val="Heading3"/>
        <w:ind w:left="2160" w:hanging="706"/>
      </w:pPr>
      <w:bookmarkStart w:id="456" w:name="_Toc22897211"/>
      <w:bookmarkStart w:id="457" w:name="_Toc50719318"/>
      <w:r>
        <w:t>5</w:t>
      </w:r>
      <w:r w:rsidR="00AB051C">
        <w:t>.4.1</w:t>
      </w:r>
      <w:r w:rsidR="0032620A">
        <w:tab/>
      </w:r>
      <w:r w:rsidR="00AB051C">
        <w:t>Production</w:t>
      </w:r>
      <w:bookmarkEnd w:id="456"/>
      <w:bookmarkEnd w:id="457"/>
    </w:p>
    <w:p w14:paraId="4CA5ACD9" w14:textId="77777777" w:rsidR="00AB051C" w:rsidRDefault="00AB051C" w:rsidP="004C0A52">
      <w:pPr>
        <w:pStyle w:val="BodyText"/>
        <w:rPr>
          <w:szCs w:val="22"/>
        </w:rPr>
      </w:pPr>
      <w:r>
        <w:t xml:space="preserve">Adequacy in </w:t>
      </w:r>
      <w:r>
        <w:rPr>
          <w:i/>
        </w:rPr>
        <w:t>Production</w:t>
      </w:r>
      <w:r>
        <w:t xml:space="preserve"> is measured by input into decisions about agricultural activities in which an individual participates.</w:t>
      </w:r>
      <w:r>
        <w:rPr>
          <w:szCs w:val="22"/>
        </w:rPr>
        <w:t xml:space="preserve"> </w:t>
      </w:r>
      <w:r>
        <w:t>Respondents are considered adequate in production if they make decisions alone, have input into most or all decisions, or feel that they could make decisions if they wanted to for at least two agricultural activities.</w:t>
      </w:r>
    </w:p>
    <w:p w14:paraId="0AE4EE61" w14:textId="3229F1AE" w:rsidR="00AB051C" w:rsidRDefault="00AB051C" w:rsidP="004C0A52">
      <w:pPr>
        <w:pStyle w:val="BodyText"/>
      </w:pPr>
      <w:r>
        <w:rPr>
          <w:b/>
        </w:rPr>
        <w:t xml:space="preserve">Table </w:t>
      </w:r>
      <w:r w:rsidR="009230F0">
        <w:rPr>
          <w:b/>
        </w:rPr>
        <w:t>5.4.1</w:t>
      </w:r>
      <w:r>
        <w:rPr>
          <w:b/>
        </w:rPr>
        <w:t xml:space="preserve"> </w:t>
      </w:r>
      <w:r w:rsidR="00975596">
        <w:t>presents</w:t>
      </w:r>
      <w:r w:rsidR="00125A0A">
        <w:t xml:space="preserve"> </w:t>
      </w:r>
      <w:r>
        <w:t xml:space="preserve">the percentages of women and men </w:t>
      </w:r>
      <w:r w:rsidR="00975596">
        <w:t xml:space="preserve">in the </w:t>
      </w:r>
      <w:r w:rsidR="00160DC3">
        <w:rPr>
          <w:szCs w:val="22"/>
        </w:rPr>
        <w:t>Phase One</w:t>
      </w:r>
      <w:r w:rsidR="007F25EC">
        <w:rPr>
          <w:szCs w:val="22"/>
        </w:rPr>
        <w:t xml:space="preserve"> ZOI</w:t>
      </w:r>
      <w:r w:rsidR="00975596">
        <w:t xml:space="preserve"> </w:t>
      </w:r>
      <w:r>
        <w:t>who are involved in economic and agriculture-related activities (i.e., food crop farming, cash crop farming, livestock raising, fishing</w:t>
      </w:r>
      <w:r w:rsidR="00ED088A">
        <w:t>,</w:t>
      </w:r>
      <w:r>
        <w:t xml:space="preserve"> non</w:t>
      </w:r>
      <w:r w:rsidR="00ED088A">
        <w:noBreakHyphen/>
      </w:r>
      <w:r>
        <w:t>farm economic activities, and wage or salaried employment)</w:t>
      </w:r>
      <w:r w:rsidR="00975596">
        <w:t xml:space="preserve">, comparing estimates at </w:t>
      </w:r>
      <w:r>
        <w:t xml:space="preserve">baseline and </w:t>
      </w:r>
      <w:r w:rsidR="00975596">
        <w:t xml:space="preserve">at </w:t>
      </w:r>
      <w:r>
        <w:t>endline, to capture the breadth of economic activities in which individuals are engaged and any change</w:t>
      </w:r>
      <w:r w:rsidR="00ED088A">
        <w:t>s</w:t>
      </w:r>
      <w:r>
        <w:t xml:space="preserve"> over time. </w:t>
      </w:r>
      <w:r w:rsidR="00125A0A" w:rsidRPr="00757754">
        <w:rPr>
          <w:b/>
        </w:rPr>
        <w:t>T</w:t>
      </w:r>
      <w:r w:rsidRPr="00757754">
        <w:rPr>
          <w:b/>
        </w:rPr>
        <w:t xml:space="preserve">able </w:t>
      </w:r>
      <w:r w:rsidR="00125A0A" w:rsidRPr="00757754">
        <w:rPr>
          <w:b/>
        </w:rPr>
        <w:t>5.4.2</w:t>
      </w:r>
      <w:r w:rsidR="00125A0A">
        <w:t xml:space="preserve"> </w:t>
      </w:r>
      <w:r>
        <w:t xml:space="preserve">presents the percentages of women and men </w:t>
      </w:r>
      <w:r w:rsidR="00975596">
        <w:t xml:space="preserve">in the </w:t>
      </w:r>
      <w:r w:rsidR="00160DC3">
        <w:rPr>
          <w:szCs w:val="22"/>
        </w:rPr>
        <w:t>Phase One</w:t>
      </w:r>
      <w:r w:rsidR="007F25EC">
        <w:rPr>
          <w:szCs w:val="22"/>
        </w:rPr>
        <w:t xml:space="preserve"> ZOI</w:t>
      </w:r>
      <w:r w:rsidR="00975596">
        <w:t xml:space="preserve"> </w:t>
      </w:r>
      <w:r>
        <w:t>who have input into the decisions made about specific activities</w:t>
      </w:r>
      <w:r w:rsidR="00975596">
        <w:t>, comparing estimates at baseline and at endline</w:t>
      </w:r>
      <w:r>
        <w:t>.</w:t>
      </w:r>
    </w:p>
    <w:p w14:paraId="0B99C826" w14:textId="24AA00EA" w:rsidR="00AB051C" w:rsidRDefault="00AB051C" w:rsidP="004C0A52">
      <w:pPr>
        <w:pStyle w:val="BodyText"/>
        <w:rPr>
          <w:highlight w:val="yellow"/>
        </w:rPr>
      </w:pPr>
      <w:r>
        <w:rPr>
          <w:highlight w:val="yellow"/>
        </w:rPr>
        <w:t xml:space="preserve"> </w:t>
      </w:r>
      <w:commentRangeStart w:id="458"/>
      <w:r>
        <w:rPr>
          <w:highlight w:val="yellow"/>
        </w:rPr>
        <w:t>[D</w:t>
      </w:r>
      <w:r w:rsidR="00125A0A">
        <w:rPr>
          <w:highlight w:val="yellow"/>
        </w:rPr>
        <w:t>escribe the results in Tables 5.4.1 and 5.4.2.</w:t>
      </w:r>
      <w:commentRangeEnd w:id="458"/>
      <w:r w:rsidR="00125A0A">
        <w:rPr>
          <w:rStyle w:val="CommentReference"/>
        </w:rPr>
        <w:commentReference w:id="458"/>
      </w:r>
      <w:r>
        <w:rPr>
          <w:highlight w:val="yellow"/>
        </w:rPr>
        <w:t>]</w:t>
      </w:r>
    </w:p>
    <w:p w14:paraId="25A0032B" w14:textId="687593CE" w:rsidR="00AB051C" w:rsidRPr="004C0A52" w:rsidRDefault="009230F0" w:rsidP="00205797">
      <w:pPr>
        <w:pStyle w:val="Tabletitle"/>
        <w:keepLines/>
        <w:spacing w:before="240"/>
        <w:contextualSpacing/>
        <w:outlineLvl w:val="3"/>
      </w:pPr>
      <w:bookmarkStart w:id="459" w:name="_Toc50719187"/>
      <w:r w:rsidRPr="004C0A52">
        <w:t xml:space="preserve">Table 5.4.1: Comparison of Participation in Economic Activities, by Sex, Feed the Future </w:t>
      </w:r>
      <w:r w:rsidR="00160DC3">
        <w:t>Phase One</w:t>
      </w:r>
      <w:r w:rsidRPr="004C0A52">
        <w:t xml:space="preserve"> Baseline and Endline ZOI Surveys</w:t>
      </w:r>
      <w:bookmarkEnd w:id="459"/>
      <w:r w:rsidR="00AB051C" w:rsidRPr="004C0A52">
        <w:t xml:space="preserve"> </w:t>
      </w:r>
    </w:p>
    <w:tbl>
      <w:tblPr>
        <w:tblW w:w="5000" w:type="pct"/>
        <w:tblCellMar>
          <w:left w:w="72" w:type="dxa"/>
          <w:right w:w="72" w:type="dxa"/>
        </w:tblCellMar>
        <w:tblLook w:val="04A0" w:firstRow="1" w:lastRow="0" w:firstColumn="1" w:lastColumn="0" w:noHBand="0" w:noVBand="1"/>
      </w:tblPr>
      <w:tblGrid>
        <w:gridCol w:w="2665"/>
        <w:gridCol w:w="357"/>
        <w:gridCol w:w="158"/>
        <w:gridCol w:w="1026"/>
        <w:gridCol w:w="610"/>
        <w:gridCol w:w="274"/>
        <w:gridCol w:w="342"/>
        <w:gridCol w:w="266"/>
        <w:gridCol w:w="1118"/>
        <w:gridCol w:w="644"/>
        <w:gridCol w:w="620"/>
        <w:gridCol w:w="791"/>
        <w:gridCol w:w="633"/>
      </w:tblGrid>
      <w:tr w:rsidR="000718B5" w:rsidRPr="004C0A52" w14:paraId="60B43F76" w14:textId="77777777" w:rsidTr="00F27E8A">
        <w:trPr>
          <w:tblHeader/>
        </w:trPr>
        <w:tc>
          <w:tcPr>
            <w:tcW w:w="1402" w:type="pct"/>
            <w:vMerge w:val="restart"/>
            <w:tcBorders>
              <w:top w:val="single" w:sz="4" w:space="0" w:color="auto"/>
              <w:left w:val="nil"/>
              <w:bottom w:val="single" w:sz="4" w:space="0" w:color="000000"/>
              <w:right w:val="nil"/>
            </w:tcBorders>
            <w:shd w:val="clear" w:color="000000" w:fill="387990"/>
            <w:vAlign w:val="bottom"/>
            <w:hideMark/>
          </w:tcPr>
          <w:p w14:paraId="7387931B" w14:textId="69740D12"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188" w:type="pct"/>
            <w:tcBorders>
              <w:top w:val="single" w:sz="4" w:space="0" w:color="auto"/>
              <w:left w:val="nil"/>
              <w:bottom w:val="single" w:sz="4" w:space="0" w:color="FFFFFF"/>
              <w:right w:val="nil"/>
            </w:tcBorders>
            <w:shd w:val="clear" w:color="000000" w:fill="387990"/>
          </w:tcPr>
          <w:p w14:paraId="05E56CB2"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944" w:type="pct"/>
            <w:gridSpan w:val="3"/>
            <w:tcBorders>
              <w:top w:val="single" w:sz="4" w:space="0" w:color="auto"/>
              <w:left w:val="nil"/>
              <w:bottom w:val="single" w:sz="4" w:space="0" w:color="FFFFFF"/>
              <w:right w:val="nil"/>
            </w:tcBorders>
            <w:shd w:val="clear" w:color="000000" w:fill="387990"/>
            <w:vAlign w:val="bottom"/>
            <w:hideMark/>
          </w:tcPr>
          <w:p w14:paraId="332363A7" w14:textId="5B707FD8"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Baseline ([Year(s)])</w:t>
            </w:r>
          </w:p>
        </w:tc>
        <w:tc>
          <w:tcPr>
            <w:tcW w:w="144" w:type="pct"/>
            <w:tcBorders>
              <w:top w:val="single" w:sz="4" w:space="0" w:color="auto"/>
              <w:left w:val="nil"/>
              <w:bottom w:val="nil"/>
              <w:right w:val="nil"/>
            </w:tcBorders>
            <w:shd w:val="clear" w:color="000000" w:fill="387990"/>
            <w:vAlign w:val="bottom"/>
            <w:hideMark/>
          </w:tcPr>
          <w:p w14:paraId="6FB2C66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80" w:type="pct"/>
            <w:tcBorders>
              <w:top w:val="single" w:sz="4" w:space="0" w:color="auto"/>
              <w:left w:val="nil"/>
              <w:bottom w:val="single" w:sz="4" w:space="0" w:color="FFFFFF"/>
              <w:right w:val="nil"/>
            </w:tcBorders>
            <w:shd w:val="clear" w:color="000000" w:fill="387990"/>
          </w:tcPr>
          <w:p w14:paraId="34646FC1" w14:textId="77777777" w:rsidR="000718B5" w:rsidRPr="004C0A52" w:rsidRDefault="000718B5" w:rsidP="004C0A52">
            <w:pPr>
              <w:widowControl/>
              <w:spacing w:line="259" w:lineRule="auto"/>
              <w:jc w:val="center"/>
              <w:rPr>
                <w:rFonts w:eastAsia="Times New Roman" w:cs="Times New Roman"/>
                <w:b/>
                <w:bCs/>
                <w:color w:val="FFFFFF"/>
                <w:sz w:val="20"/>
                <w:szCs w:val="20"/>
              </w:rPr>
            </w:pPr>
          </w:p>
        </w:tc>
        <w:tc>
          <w:tcPr>
            <w:tcW w:w="1067" w:type="pct"/>
            <w:gridSpan w:val="3"/>
            <w:tcBorders>
              <w:top w:val="single" w:sz="4" w:space="0" w:color="auto"/>
              <w:left w:val="nil"/>
              <w:bottom w:val="single" w:sz="4" w:space="0" w:color="FFFFFF"/>
              <w:right w:val="nil"/>
            </w:tcBorders>
            <w:shd w:val="clear" w:color="000000" w:fill="387990"/>
            <w:vAlign w:val="bottom"/>
            <w:hideMark/>
          </w:tcPr>
          <w:p w14:paraId="2AE14537"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38730563" w14:textId="15D1C0E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2FC9C3B7" w14:textId="5405078D" w:rsidR="000718B5" w:rsidRPr="004C0A52" w:rsidRDefault="000718B5" w:rsidP="000718B5">
            <w:pPr>
              <w:widowControl/>
              <w:spacing w:line="259" w:lineRule="auto"/>
              <w:jc w:val="center"/>
              <w:rPr>
                <w:rFonts w:eastAsia="Times New Roman" w:cs="Times New Roman"/>
                <w:b/>
                <w:bCs/>
                <w:color w:val="FFFFFF"/>
                <w:sz w:val="20"/>
                <w:szCs w:val="20"/>
              </w:rPr>
            </w:pPr>
          </w:p>
          <w:p w14:paraId="2FA26D06" w14:textId="6A661839"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416" w:type="pct"/>
            <w:vMerge w:val="restart"/>
            <w:tcBorders>
              <w:top w:val="single" w:sz="4" w:space="0" w:color="auto"/>
              <w:left w:val="nil"/>
              <w:right w:val="nil"/>
            </w:tcBorders>
            <w:shd w:val="clear" w:color="000000" w:fill="387990"/>
            <w:vAlign w:val="center"/>
            <w:hideMark/>
          </w:tcPr>
          <w:p w14:paraId="5EF65F6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1C98917C" w14:textId="2CB789FA"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33" w:type="pct"/>
            <w:vMerge w:val="restart"/>
            <w:tcBorders>
              <w:top w:val="single" w:sz="4" w:space="0" w:color="auto"/>
              <w:left w:val="nil"/>
              <w:right w:val="nil"/>
            </w:tcBorders>
            <w:shd w:val="clear" w:color="000000" w:fill="387990"/>
            <w:vAlign w:val="bottom"/>
            <w:hideMark/>
          </w:tcPr>
          <w:p w14:paraId="5F2AED13"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2411FA18" w14:textId="0CD5D8DB" w:rsidR="000718B5" w:rsidRPr="004C0A52" w:rsidRDefault="000718B5" w:rsidP="004C0A52">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3F462D48" w14:textId="77777777" w:rsidTr="00F27E8A">
        <w:trPr>
          <w:tblHeader/>
        </w:trPr>
        <w:tc>
          <w:tcPr>
            <w:tcW w:w="1402" w:type="pct"/>
            <w:vMerge/>
            <w:tcBorders>
              <w:top w:val="single" w:sz="4" w:space="0" w:color="auto"/>
              <w:left w:val="nil"/>
              <w:bottom w:val="single" w:sz="4" w:space="0" w:color="000000"/>
              <w:right w:val="nil"/>
            </w:tcBorders>
            <w:vAlign w:val="center"/>
            <w:hideMark/>
          </w:tcPr>
          <w:p w14:paraId="7DF37C69"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271" w:type="pct"/>
            <w:gridSpan w:val="2"/>
            <w:tcBorders>
              <w:top w:val="nil"/>
              <w:left w:val="nil"/>
              <w:bottom w:val="single" w:sz="4" w:space="0" w:color="auto"/>
              <w:right w:val="nil"/>
            </w:tcBorders>
            <w:shd w:val="clear" w:color="000000" w:fill="387990"/>
            <w:vAlign w:val="bottom"/>
            <w:hideMark/>
          </w:tcPr>
          <w:p w14:paraId="00F8D397" w14:textId="6D9281EB"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0" w:type="pct"/>
            <w:tcBorders>
              <w:top w:val="nil"/>
              <w:left w:val="nil"/>
              <w:bottom w:val="single" w:sz="4" w:space="0" w:color="auto"/>
              <w:right w:val="nil"/>
            </w:tcBorders>
            <w:shd w:val="clear" w:color="000000" w:fill="387990"/>
          </w:tcPr>
          <w:p w14:paraId="3373D0CD" w14:textId="701892E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21" w:type="pct"/>
            <w:tcBorders>
              <w:top w:val="nil"/>
              <w:left w:val="nil"/>
              <w:bottom w:val="single" w:sz="4" w:space="0" w:color="auto"/>
              <w:right w:val="nil"/>
            </w:tcBorders>
            <w:shd w:val="clear" w:color="000000" w:fill="387990"/>
            <w:vAlign w:val="bottom"/>
            <w:hideMark/>
          </w:tcPr>
          <w:p w14:paraId="64D9FCAE" w14:textId="16436B3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44" w:type="pct"/>
            <w:tcBorders>
              <w:top w:val="nil"/>
              <w:left w:val="nil"/>
              <w:bottom w:val="single" w:sz="4" w:space="0" w:color="auto"/>
              <w:right w:val="nil"/>
            </w:tcBorders>
            <w:shd w:val="clear" w:color="000000" w:fill="387990"/>
            <w:vAlign w:val="bottom"/>
            <w:hideMark/>
          </w:tcPr>
          <w:p w14:paraId="19BF7B3A"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20" w:type="pct"/>
            <w:gridSpan w:val="2"/>
            <w:tcBorders>
              <w:top w:val="nil"/>
              <w:left w:val="nil"/>
              <w:bottom w:val="single" w:sz="4" w:space="0" w:color="auto"/>
              <w:right w:val="nil"/>
            </w:tcBorders>
            <w:shd w:val="clear" w:color="000000" w:fill="387990"/>
            <w:vAlign w:val="bottom"/>
            <w:hideMark/>
          </w:tcPr>
          <w:p w14:paraId="61E7211B" w14:textId="11F015C7"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88" w:type="pct"/>
            <w:tcBorders>
              <w:top w:val="nil"/>
              <w:left w:val="nil"/>
              <w:bottom w:val="single" w:sz="4" w:space="0" w:color="auto"/>
              <w:right w:val="nil"/>
            </w:tcBorders>
            <w:shd w:val="clear" w:color="000000" w:fill="387990"/>
          </w:tcPr>
          <w:p w14:paraId="68E99D2D" w14:textId="07F0DDE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AEDFC1F" w14:textId="2EEA2DBE"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16EE2002" w14:textId="21AF5B95" w:rsidR="000718B5" w:rsidRPr="004C0A52" w:rsidRDefault="000718B5" w:rsidP="004C0A52">
            <w:pPr>
              <w:widowControl/>
              <w:spacing w:line="259" w:lineRule="auto"/>
              <w:jc w:val="center"/>
              <w:rPr>
                <w:rFonts w:eastAsia="Times New Roman" w:cs="Times New Roman"/>
                <w:b/>
                <w:bCs/>
                <w:color w:val="FFFFFF"/>
                <w:sz w:val="20"/>
                <w:szCs w:val="20"/>
              </w:rPr>
            </w:pPr>
          </w:p>
        </w:tc>
        <w:tc>
          <w:tcPr>
            <w:tcW w:w="416" w:type="pct"/>
            <w:vMerge/>
            <w:tcBorders>
              <w:left w:val="nil"/>
              <w:bottom w:val="single" w:sz="4" w:space="0" w:color="auto"/>
              <w:right w:val="nil"/>
            </w:tcBorders>
            <w:shd w:val="clear" w:color="000000" w:fill="387990"/>
            <w:vAlign w:val="bottom"/>
            <w:hideMark/>
          </w:tcPr>
          <w:p w14:paraId="0E169D87" w14:textId="4DA504AA" w:rsidR="000718B5" w:rsidRPr="004C0A52" w:rsidRDefault="000718B5" w:rsidP="004C0A52">
            <w:pPr>
              <w:widowControl/>
              <w:spacing w:line="259" w:lineRule="auto"/>
              <w:jc w:val="center"/>
              <w:rPr>
                <w:rFonts w:eastAsia="Times New Roman" w:cs="Times New Roman"/>
                <w:b/>
                <w:bCs/>
                <w:color w:val="FFFFFF"/>
                <w:sz w:val="20"/>
                <w:szCs w:val="20"/>
              </w:rPr>
            </w:pPr>
          </w:p>
        </w:tc>
        <w:tc>
          <w:tcPr>
            <w:tcW w:w="333" w:type="pct"/>
            <w:vMerge/>
            <w:tcBorders>
              <w:left w:val="nil"/>
              <w:bottom w:val="single" w:sz="4" w:space="0" w:color="auto"/>
              <w:right w:val="nil"/>
            </w:tcBorders>
            <w:shd w:val="clear" w:color="000000" w:fill="387990"/>
            <w:vAlign w:val="bottom"/>
            <w:hideMark/>
          </w:tcPr>
          <w:p w14:paraId="14A5FF77" w14:textId="0B6962ED"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6730AFBA" w14:textId="77777777" w:rsidTr="000718B5">
        <w:tc>
          <w:tcPr>
            <w:tcW w:w="1402" w:type="pct"/>
            <w:tcBorders>
              <w:top w:val="nil"/>
              <w:left w:val="nil"/>
              <w:bottom w:val="single" w:sz="4" w:space="0" w:color="auto"/>
              <w:right w:val="nil"/>
            </w:tcBorders>
            <w:shd w:val="clear" w:color="000000" w:fill="DDEBF7"/>
            <w:vAlign w:val="bottom"/>
            <w:hideMark/>
          </w:tcPr>
          <w:p w14:paraId="0243EDB7" w14:textId="0155D242" w:rsidR="0025752E" w:rsidRPr="004C0A52" w:rsidRDefault="0025752E"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271" w:type="pct"/>
            <w:gridSpan w:val="2"/>
            <w:tcBorders>
              <w:top w:val="nil"/>
              <w:left w:val="nil"/>
              <w:bottom w:val="single" w:sz="4" w:space="0" w:color="auto"/>
              <w:right w:val="nil"/>
            </w:tcBorders>
            <w:shd w:val="clear" w:color="000000" w:fill="DDEBF7"/>
            <w:vAlign w:val="center"/>
            <w:hideMark/>
          </w:tcPr>
          <w:p w14:paraId="03032EB2" w14:textId="6574135B" w:rsidR="0025752E" w:rsidRPr="004C0A52" w:rsidRDefault="0025752E" w:rsidP="004C0A52">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0BFDFA14"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2C231266" w14:textId="71A2C21E" w:rsidR="0025752E" w:rsidRPr="004C0A52" w:rsidRDefault="0025752E" w:rsidP="004C0A52">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8859237" w14:textId="6C87FBE2" w:rsidR="0025752E" w:rsidRPr="004C0A52" w:rsidRDefault="0025752E" w:rsidP="004C0A52">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17471EE6" w14:textId="37D705BD" w:rsidR="0025752E" w:rsidRPr="004C0A52" w:rsidRDefault="0025752E" w:rsidP="004C0A52">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A3AA4CD" w14:textId="77777777" w:rsidR="0025752E" w:rsidRPr="004C0A52" w:rsidRDefault="0025752E" w:rsidP="004C0A52">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1E792C02" w14:textId="6DBBD72C" w:rsidR="0025752E" w:rsidRPr="004C0A52" w:rsidRDefault="0025752E" w:rsidP="004C0A52">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299A0306" w14:textId="63F08DE6" w:rsidR="0025752E" w:rsidRPr="004C0A52" w:rsidRDefault="0025752E" w:rsidP="004C0A52">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10C199C1" w14:textId="47243584" w:rsidR="0025752E" w:rsidRPr="004C0A52" w:rsidRDefault="0025752E" w:rsidP="004C0A52">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6E344B11" w14:textId="5325D767" w:rsidR="0025752E" w:rsidRPr="004C0A52" w:rsidRDefault="0025752E" w:rsidP="004C0A52">
            <w:pPr>
              <w:widowControl/>
              <w:spacing w:line="259" w:lineRule="auto"/>
              <w:jc w:val="center"/>
              <w:rPr>
                <w:rFonts w:eastAsia="Times New Roman" w:cs="Times New Roman"/>
                <w:bCs/>
                <w:color w:val="auto"/>
                <w:sz w:val="20"/>
                <w:szCs w:val="20"/>
              </w:rPr>
            </w:pPr>
          </w:p>
        </w:tc>
      </w:tr>
      <w:tr w:rsidR="000718B5" w:rsidRPr="004C0A52" w14:paraId="3CDB537C" w14:textId="77777777" w:rsidTr="007070EE">
        <w:tc>
          <w:tcPr>
            <w:tcW w:w="1402" w:type="pct"/>
            <w:tcBorders>
              <w:top w:val="nil"/>
              <w:left w:val="nil"/>
              <w:bottom w:val="single" w:sz="4" w:space="0" w:color="auto"/>
              <w:right w:val="nil"/>
            </w:tcBorders>
            <w:shd w:val="clear" w:color="auto" w:fill="auto"/>
            <w:noWrap/>
            <w:vAlign w:val="center"/>
            <w:hideMark/>
          </w:tcPr>
          <w:p w14:paraId="51D269C8"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tcPr>
          <w:p w14:paraId="1030F720" w14:textId="4F7364A2"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105112B9" w14:textId="7A7401BB"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tcPr>
          <w:p w14:paraId="41853575" w14:textId="6291479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tcPr>
          <w:p w14:paraId="2E609123" w14:textId="0B1AA2D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tcPr>
          <w:p w14:paraId="49ACB811" w14:textId="5D7EBFCF"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7103B250" w14:textId="147B692E"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tcPr>
          <w:p w14:paraId="021E418A" w14:textId="4CB9F1B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tcPr>
          <w:p w14:paraId="5DC50B0C" w14:textId="44AA1A26"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tcPr>
          <w:p w14:paraId="69866236" w14:textId="5840AFEE"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tcPr>
          <w:p w14:paraId="63728EC0" w14:textId="22BA183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3DCD616F" w14:textId="77777777" w:rsidTr="000718B5">
        <w:tc>
          <w:tcPr>
            <w:tcW w:w="1402" w:type="pct"/>
            <w:tcBorders>
              <w:top w:val="nil"/>
              <w:left w:val="nil"/>
              <w:bottom w:val="single" w:sz="4" w:space="0" w:color="auto"/>
              <w:right w:val="nil"/>
            </w:tcBorders>
            <w:shd w:val="clear" w:color="auto" w:fill="auto"/>
            <w:noWrap/>
            <w:vAlign w:val="center"/>
            <w:hideMark/>
          </w:tcPr>
          <w:p w14:paraId="451E9F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42EA25CF" w14:textId="378ED52A"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FB4092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2BB94074" w14:textId="3C706A8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7CEA7C33" w14:textId="43F80097"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AABBD78" w14:textId="1C3B88C9"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BDA20D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99071B2" w14:textId="58AC0F77"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5668FFB" w14:textId="6AA11013"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1962960" w14:textId="589F416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8BE0B89" w14:textId="709C6634"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E6993D9" w14:textId="77777777" w:rsidTr="000718B5">
        <w:tc>
          <w:tcPr>
            <w:tcW w:w="1402" w:type="pct"/>
            <w:tcBorders>
              <w:top w:val="nil"/>
              <w:left w:val="nil"/>
              <w:bottom w:val="single" w:sz="4" w:space="0" w:color="auto"/>
              <w:right w:val="nil"/>
            </w:tcBorders>
            <w:shd w:val="clear" w:color="auto" w:fill="auto"/>
            <w:noWrap/>
            <w:vAlign w:val="center"/>
            <w:hideMark/>
          </w:tcPr>
          <w:p w14:paraId="0B1FB0E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9D32027" w14:textId="3B09C0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5D1020AA"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38570E1" w14:textId="7C6F8361"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0148331F" w14:textId="7916C03B"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9DDD566" w14:textId="78D980D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251E77D"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E50792E" w14:textId="441EF2B5"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5045B7D2" w14:textId="3DC9FB3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16FE335A" w14:textId="6FAAD09F"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3104C0EA" w14:textId="071245C6"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4EDCB51" w14:textId="77777777" w:rsidTr="000718B5">
        <w:tc>
          <w:tcPr>
            <w:tcW w:w="1402" w:type="pct"/>
            <w:tcBorders>
              <w:top w:val="nil"/>
              <w:left w:val="nil"/>
              <w:bottom w:val="single" w:sz="4" w:space="0" w:color="auto"/>
              <w:right w:val="nil"/>
            </w:tcBorders>
            <w:shd w:val="clear" w:color="auto" w:fill="auto"/>
            <w:noWrap/>
            <w:vAlign w:val="center"/>
            <w:hideMark/>
          </w:tcPr>
          <w:p w14:paraId="5359A03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3063E9D2" w14:textId="630B6085"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10A76878"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40DEB98" w14:textId="306AEA33"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2513D294" w14:textId="1F14E5B6"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04823FA0" w14:textId="7FBD42A4"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BF9D8C3"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13CF9806" w14:textId="6D6377DA"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1E07C8D1" w14:textId="4F7FFD3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0FA462AF" w14:textId="22DBB42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306A9BF5" w14:textId="619A38F8"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4E862CA3" w14:textId="77777777" w:rsidTr="000718B5">
        <w:tc>
          <w:tcPr>
            <w:tcW w:w="1402" w:type="pct"/>
            <w:tcBorders>
              <w:top w:val="nil"/>
              <w:left w:val="nil"/>
              <w:bottom w:val="single" w:sz="4" w:space="0" w:color="auto"/>
              <w:right w:val="nil"/>
            </w:tcBorders>
            <w:shd w:val="clear" w:color="auto" w:fill="auto"/>
            <w:vAlign w:val="center"/>
            <w:hideMark/>
          </w:tcPr>
          <w:p w14:paraId="319D969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lastRenderedPageBreak/>
              <w:t>Non-farm economic activities</w:t>
            </w:r>
          </w:p>
        </w:tc>
        <w:tc>
          <w:tcPr>
            <w:tcW w:w="271" w:type="pct"/>
            <w:gridSpan w:val="2"/>
            <w:tcBorders>
              <w:top w:val="nil"/>
              <w:left w:val="nil"/>
              <w:bottom w:val="single" w:sz="4" w:space="0" w:color="auto"/>
              <w:right w:val="nil"/>
            </w:tcBorders>
            <w:shd w:val="clear" w:color="auto" w:fill="auto"/>
            <w:vAlign w:val="center"/>
            <w:hideMark/>
          </w:tcPr>
          <w:p w14:paraId="05A66F6E" w14:textId="748859E8"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660D9A31"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5D0D8342" w14:textId="1F1E3CC2"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6A7172EF" w14:textId="21A8038E"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1D53339C" w14:textId="459D29AA"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5FBFA504"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1BEFBA05" w14:textId="6225D094"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56C01D31" w14:textId="6F11D6FE"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0A3406E3" w14:textId="19BD7F12"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8F8DEC0" w14:textId="15C0A138"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2C7BA087" w14:textId="77777777" w:rsidTr="000718B5">
        <w:tc>
          <w:tcPr>
            <w:tcW w:w="1402" w:type="pct"/>
            <w:tcBorders>
              <w:top w:val="nil"/>
              <w:left w:val="nil"/>
              <w:bottom w:val="single" w:sz="4" w:space="0" w:color="auto"/>
              <w:right w:val="nil"/>
            </w:tcBorders>
            <w:shd w:val="clear" w:color="auto" w:fill="auto"/>
            <w:vAlign w:val="center"/>
            <w:hideMark/>
          </w:tcPr>
          <w:p w14:paraId="0C6B4E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0BB2EDD8" w14:textId="19F5A65B"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58BE2D7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A5B3C07" w14:textId="155E2BAC"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91ABA19" w14:textId="75903A2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21623DF4" w14:textId="3914833A"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4D15084A"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0EF908F" w14:textId="6A795DEC"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11898C67" w14:textId="537F6549"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D3FD18" w14:textId="75436835"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4AA163BA" w14:textId="3601B376"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5CD578F0" w14:textId="77777777" w:rsidTr="000718B5">
        <w:tc>
          <w:tcPr>
            <w:tcW w:w="1402" w:type="pct"/>
            <w:tcBorders>
              <w:top w:val="nil"/>
              <w:left w:val="nil"/>
              <w:bottom w:val="single" w:sz="4" w:space="0" w:color="auto"/>
              <w:right w:val="nil"/>
            </w:tcBorders>
            <w:shd w:val="clear" w:color="000000" w:fill="DDEBF7"/>
            <w:vAlign w:val="bottom"/>
            <w:hideMark/>
          </w:tcPr>
          <w:p w14:paraId="1DCA193C" w14:textId="5CEE0CE0"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271" w:type="pct"/>
            <w:gridSpan w:val="2"/>
            <w:tcBorders>
              <w:top w:val="nil"/>
              <w:left w:val="nil"/>
              <w:bottom w:val="single" w:sz="4" w:space="0" w:color="auto"/>
              <w:right w:val="nil"/>
            </w:tcBorders>
            <w:shd w:val="clear" w:color="000000" w:fill="DDEBF7"/>
            <w:vAlign w:val="center"/>
            <w:hideMark/>
          </w:tcPr>
          <w:p w14:paraId="6D36E37E" w14:textId="7A4E9998" w:rsidR="008E036F" w:rsidRPr="004C0A52" w:rsidRDefault="008E036F" w:rsidP="008E036F">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shd w:val="clear" w:color="000000" w:fill="DDEBF7"/>
          </w:tcPr>
          <w:p w14:paraId="51782CA3"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000000" w:fill="DDEBF7"/>
            <w:vAlign w:val="center"/>
            <w:hideMark/>
          </w:tcPr>
          <w:p w14:paraId="6DC24AA9" w14:textId="37D3BFF7" w:rsidR="008E036F" w:rsidRPr="004C0A52" w:rsidRDefault="008E036F" w:rsidP="008E036F">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000000" w:fill="DDEBF7"/>
            <w:vAlign w:val="center"/>
            <w:hideMark/>
          </w:tcPr>
          <w:p w14:paraId="51B73931" w14:textId="7AF59CB4" w:rsidR="008E036F" w:rsidRPr="004C0A52" w:rsidRDefault="008E036F" w:rsidP="008E036F">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000000" w:fill="DDEBF7"/>
            <w:vAlign w:val="center"/>
            <w:hideMark/>
          </w:tcPr>
          <w:p w14:paraId="7D19FA1E" w14:textId="3B898CA4" w:rsidR="008E036F" w:rsidRPr="004C0A52" w:rsidRDefault="008E036F" w:rsidP="008E036F">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shd w:val="clear" w:color="000000" w:fill="DDEBF7"/>
          </w:tcPr>
          <w:p w14:paraId="504B92B7"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000000" w:fill="DDEBF7"/>
            <w:vAlign w:val="center"/>
            <w:hideMark/>
          </w:tcPr>
          <w:p w14:paraId="689D51A0" w14:textId="70E65B5A" w:rsidR="008E036F" w:rsidRPr="004C0A52" w:rsidRDefault="008E036F" w:rsidP="008E036F">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7651435C" w14:textId="46FECB5E" w:rsidR="008E036F" w:rsidRPr="004C0A52" w:rsidRDefault="008E036F" w:rsidP="008E036F">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000000" w:fill="DDEBF7"/>
            <w:vAlign w:val="center"/>
            <w:hideMark/>
          </w:tcPr>
          <w:p w14:paraId="4CAD2675" w14:textId="43B52252" w:rsidR="008E036F" w:rsidRPr="004C0A52" w:rsidRDefault="008E036F" w:rsidP="008E036F">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000000" w:fill="DDEBF7"/>
            <w:vAlign w:val="center"/>
            <w:hideMark/>
          </w:tcPr>
          <w:p w14:paraId="29A93EA8" w14:textId="16F2899F"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39D3CE30" w14:textId="77777777" w:rsidTr="000718B5">
        <w:tc>
          <w:tcPr>
            <w:tcW w:w="1402" w:type="pct"/>
            <w:tcBorders>
              <w:top w:val="nil"/>
              <w:left w:val="nil"/>
              <w:bottom w:val="single" w:sz="4" w:space="0" w:color="auto"/>
              <w:right w:val="nil"/>
            </w:tcBorders>
            <w:shd w:val="clear" w:color="auto" w:fill="auto"/>
            <w:noWrap/>
            <w:vAlign w:val="center"/>
            <w:hideMark/>
          </w:tcPr>
          <w:p w14:paraId="048D7B1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271" w:type="pct"/>
            <w:gridSpan w:val="2"/>
            <w:tcBorders>
              <w:top w:val="nil"/>
              <w:left w:val="nil"/>
              <w:bottom w:val="single" w:sz="4" w:space="0" w:color="auto"/>
              <w:right w:val="nil"/>
            </w:tcBorders>
            <w:shd w:val="clear" w:color="auto" w:fill="auto"/>
            <w:vAlign w:val="center"/>
            <w:hideMark/>
          </w:tcPr>
          <w:p w14:paraId="42B7C40C" w14:textId="71964677"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D9BFBBE"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EE8DE06" w14:textId="03033885"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669A419A" w14:textId="62749843"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46D39E57" w14:textId="2E02210D"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74D5FE32"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6E50F0" w14:textId="0C31FD7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0623DF28" w14:textId="707D85E2"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77B0F1A" w14:textId="24FA8150"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76FF43AA" w14:textId="393FB061"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07F79A2F" w14:textId="77777777" w:rsidTr="000718B5">
        <w:tc>
          <w:tcPr>
            <w:tcW w:w="1402" w:type="pct"/>
            <w:tcBorders>
              <w:top w:val="nil"/>
              <w:left w:val="nil"/>
              <w:bottom w:val="single" w:sz="4" w:space="0" w:color="auto"/>
              <w:right w:val="nil"/>
            </w:tcBorders>
            <w:shd w:val="clear" w:color="auto" w:fill="auto"/>
            <w:noWrap/>
            <w:vAlign w:val="center"/>
            <w:hideMark/>
          </w:tcPr>
          <w:p w14:paraId="0D99E3F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271" w:type="pct"/>
            <w:gridSpan w:val="2"/>
            <w:tcBorders>
              <w:top w:val="nil"/>
              <w:left w:val="nil"/>
              <w:bottom w:val="single" w:sz="4" w:space="0" w:color="auto"/>
              <w:right w:val="nil"/>
            </w:tcBorders>
            <w:shd w:val="clear" w:color="auto" w:fill="auto"/>
            <w:vAlign w:val="center"/>
            <w:hideMark/>
          </w:tcPr>
          <w:p w14:paraId="63CBADCF" w14:textId="5B5E5CA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2FD2C67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17D7BCB0" w14:textId="54E35222"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4A6E6149" w14:textId="395A7D9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079713F3" w14:textId="5F9094F1"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66C5C93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E5105E" w14:textId="3B4F2832"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73B1BDBD" w14:textId="776B028B"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29A4AACD" w14:textId="3A26A047"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2D393D76" w14:textId="76DFA9FE"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537263E3" w14:textId="77777777" w:rsidTr="000718B5">
        <w:tc>
          <w:tcPr>
            <w:tcW w:w="1402" w:type="pct"/>
            <w:tcBorders>
              <w:top w:val="nil"/>
              <w:left w:val="nil"/>
              <w:bottom w:val="single" w:sz="4" w:space="0" w:color="auto"/>
              <w:right w:val="nil"/>
            </w:tcBorders>
            <w:shd w:val="clear" w:color="auto" w:fill="auto"/>
            <w:noWrap/>
            <w:vAlign w:val="center"/>
            <w:hideMark/>
          </w:tcPr>
          <w:p w14:paraId="40E2A70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271" w:type="pct"/>
            <w:gridSpan w:val="2"/>
            <w:tcBorders>
              <w:top w:val="nil"/>
              <w:left w:val="nil"/>
              <w:bottom w:val="single" w:sz="4" w:space="0" w:color="auto"/>
              <w:right w:val="nil"/>
            </w:tcBorders>
            <w:shd w:val="clear" w:color="auto" w:fill="auto"/>
            <w:vAlign w:val="center"/>
            <w:hideMark/>
          </w:tcPr>
          <w:p w14:paraId="522ED351" w14:textId="7D896C2E"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7CAEB41"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696DBC77" w14:textId="148B1C57"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31E40C9B" w14:textId="006A712C"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4C454F4" w14:textId="0E84479B"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5EA0D65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AFBC26C" w14:textId="313F25FB"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375E8266" w14:textId="533419A0"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5F81C4C6" w14:textId="5F933543"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066D126" w14:textId="2D6F3B5C"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1490E12D" w14:textId="77777777" w:rsidTr="000718B5">
        <w:tc>
          <w:tcPr>
            <w:tcW w:w="1402" w:type="pct"/>
            <w:tcBorders>
              <w:top w:val="nil"/>
              <w:left w:val="nil"/>
              <w:bottom w:val="single" w:sz="4" w:space="0" w:color="auto"/>
              <w:right w:val="nil"/>
            </w:tcBorders>
            <w:shd w:val="clear" w:color="auto" w:fill="auto"/>
            <w:noWrap/>
            <w:vAlign w:val="center"/>
            <w:hideMark/>
          </w:tcPr>
          <w:p w14:paraId="666EE76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Fishing or fishpond culture</w:t>
            </w:r>
          </w:p>
        </w:tc>
        <w:tc>
          <w:tcPr>
            <w:tcW w:w="271" w:type="pct"/>
            <w:gridSpan w:val="2"/>
            <w:tcBorders>
              <w:top w:val="nil"/>
              <w:left w:val="nil"/>
              <w:bottom w:val="single" w:sz="4" w:space="0" w:color="auto"/>
              <w:right w:val="nil"/>
            </w:tcBorders>
            <w:shd w:val="clear" w:color="auto" w:fill="auto"/>
            <w:vAlign w:val="center"/>
            <w:hideMark/>
          </w:tcPr>
          <w:p w14:paraId="47B183B6" w14:textId="1F45011B" w:rsidR="008E036F" w:rsidRPr="004C0A52" w:rsidRDefault="008E036F" w:rsidP="008E036F">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tcPr>
          <w:p w14:paraId="36223149"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vAlign w:val="center"/>
            <w:hideMark/>
          </w:tcPr>
          <w:p w14:paraId="0016B6A9" w14:textId="6B30470A" w:rsidR="008E036F" w:rsidRPr="004C0A52" w:rsidRDefault="008E036F" w:rsidP="008E036F">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vAlign w:val="center"/>
            <w:hideMark/>
          </w:tcPr>
          <w:p w14:paraId="026A2732" w14:textId="2B8BA185" w:rsidR="008E036F" w:rsidRPr="004C0A52" w:rsidRDefault="008E036F" w:rsidP="008E036F">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3D6E6CAD" w14:textId="26C0307A" w:rsidR="008E036F" w:rsidRPr="004C0A52" w:rsidRDefault="008E036F" w:rsidP="008E036F">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tcPr>
          <w:p w14:paraId="16859A84"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vAlign w:val="center"/>
            <w:hideMark/>
          </w:tcPr>
          <w:p w14:paraId="504C033B" w14:textId="5F2E83DD" w:rsidR="008E036F" w:rsidRPr="004C0A52" w:rsidRDefault="008E036F" w:rsidP="008E036F">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vAlign w:val="center"/>
            <w:hideMark/>
          </w:tcPr>
          <w:p w14:paraId="0F24C2A8" w14:textId="32C73775" w:rsidR="008E036F" w:rsidRPr="004C0A52" w:rsidRDefault="008E036F" w:rsidP="008E036F">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vAlign w:val="center"/>
            <w:hideMark/>
          </w:tcPr>
          <w:p w14:paraId="5D2A7409" w14:textId="72B7AA82" w:rsidR="008E036F" w:rsidRPr="004C0A52" w:rsidRDefault="008E036F" w:rsidP="008E036F">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vAlign w:val="center"/>
            <w:hideMark/>
          </w:tcPr>
          <w:p w14:paraId="40B255C3" w14:textId="0B1538DD" w:rsidR="008E036F" w:rsidRPr="004C0A52" w:rsidRDefault="008E036F" w:rsidP="008E036F">
            <w:pPr>
              <w:widowControl/>
              <w:spacing w:line="259" w:lineRule="auto"/>
              <w:jc w:val="center"/>
              <w:rPr>
                <w:rFonts w:eastAsia="Times New Roman" w:cs="Times New Roman"/>
                <w:color w:val="auto"/>
                <w:sz w:val="20"/>
                <w:szCs w:val="20"/>
              </w:rPr>
            </w:pPr>
          </w:p>
        </w:tc>
      </w:tr>
      <w:tr w:rsidR="000718B5" w:rsidRPr="004C0A52" w14:paraId="237CC373" w14:textId="77777777" w:rsidTr="000718B5">
        <w:tc>
          <w:tcPr>
            <w:tcW w:w="1402" w:type="pct"/>
            <w:tcBorders>
              <w:top w:val="nil"/>
              <w:left w:val="nil"/>
              <w:bottom w:val="single" w:sz="4" w:space="0" w:color="auto"/>
              <w:right w:val="nil"/>
            </w:tcBorders>
            <w:shd w:val="clear" w:color="auto" w:fill="auto"/>
            <w:vAlign w:val="center"/>
            <w:hideMark/>
          </w:tcPr>
          <w:p w14:paraId="151B2BD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271" w:type="pct"/>
            <w:gridSpan w:val="2"/>
            <w:tcBorders>
              <w:top w:val="nil"/>
              <w:left w:val="nil"/>
              <w:bottom w:val="single" w:sz="4" w:space="0" w:color="auto"/>
              <w:right w:val="nil"/>
            </w:tcBorders>
            <w:shd w:val="clear" w:color="auto" w:fill="auto"/>
            <w:vAlign w:val="center"/>
            <w:hideMark/>
          </w:tcPr>
          <w:p w14:paraId="4E6D2B7F" w14:textId="48331EAC" w:rsidR="008E036F" w:rsidRPr="004C0A52" w:rsidRDefault="008E036F" w:rsidP="000718B5">
            <w:pPr>
              <w:widowControl/>
              <w:spacing w:line="259" w:lineRule="auto"/>
              <w:jc w:val="center"/>
              <w:rPr>
                <w:rFonts w:eastAsia="Times New Roman" w:cs="Times New Roman"/>
                <w:bCs/>
                <w:color w:val="auto"/>
                <w:sz w:val="20"/>
                <w:szCs w:val="20"/>
              </w:rPr>
            </w:pPr>
          </w:p>
        </w:tc>
        <w:tc>
          <w:tcPr>
            <w:tcW w:w="540" w:type="pct"/>
            <w:tcBorders>
              <w:top w:val="nil"/>
              <w:left w:val="nil"/>
              <w:bottom w:val="single" w:sz="4" w:space="0" w:color="auto"/>
              <w:right w:val="nil"/>
            </w:tcBorders>
            <w:vAlign w:val="center"/>
          </w:tcPr>
          <w:p w14:paraId="268940FD"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21" w:type="pct"/>
            <w:tcBorders>
              <w:top w:val="nil"/>
              <w:left w:val="nil"/>
              <w:bottom w:val="single" w:sz="4" w:space="0" w:color="auto"/>
              <w:right w:val="nil"/>
            </w:tcBorders>
            <w:shd w:val="clear" w:color="auto" w:fill="auto"/>
            <w:vAlign w:val="center"/>
            <w:hideMark/>
          </w:tcPr>
          <w:p w14:paraId="4D2A8BEA" w14:textId="5D97E06B" w:rsidR="008E036F" w:rsidRPr="004C0A52" w:rsidRDefault="008E036F" w:rsidP="000718B5">
            <w:pPr>
              <w:widowControl/>
              <w:spacing w:line="259" w:lineRule="auto"/>
              <w:jc w:val="center"/>
              <w:rPr>
                <w:rFonts w:eastAsia="Times New Roman" w:cs="Times New Roman"/>
                <w:bCs/>
                <w:color w:val="auto"/>
                <w:sz w:val="20"/>
                <w:szCs w:val="20"/>
              </w:rPr>
            </w:pPr>
          </w:p>
        </w:tc>
        <w:tc>
          <w:tcPr>
            <w:tcW w:w="144" w:type="pct"/>
            <w:tcBorders>
              <w:top w:val="nil"/>
              <w:left w:val="nil"/>
              <w:bottom w:val="single" w:sz="4" w:space="0" w:color="auto"/>
              <w:right w:val="nil"/>
            </w:tcBorders>
            <w:shd w:val="clear" w:color="auto" w:fill="auto"/>
            <w:vAlign w:val="center"/>
            <w:hideMark/>
          </w:tcPr>
          <w:p w14:paraId="7446759C" w14:textId="029D162A" w:rsidR="008E036F" w:rsidRPr="004C0A52" w:rsidRDefault="008E036F" w:rsidP="000718B5">
            <w:pPr>
              <w:widowControl/>
              <w:spacing w:line="259" w:lineRule="auto"/>
              <w:jc w:val="center"/>
              <w:rPr>
                <w:rFonts w:eastAsia="Times New Roman" w:cs="Times New Roman"/>
                <w:bCs/>
                <w:color w:val="auto"/>
                <w:sz w:val="20"/>
                <w:szCs w:val="20"/>
              </w:rPr>
            </w:pPr>
          </w:p>
        </w:tc>
        <w:tc>
          <w:tcPr>
            <w:tcW w:w="320" w:type="pct"/>
            <w:gridSpan w:val="2"/>
            <w:tcBorders>
              <w:top w:val="nil"/>
              <w:left w:val="nil"/>
              <w:bottom w:val="single" w:sz="4" w:space="0" w:color="auto"/>
              <w:right w:val="nil"/>
            </w:tcBorders>
            <w:shd w:val="clear" w:color="auto" w:fill="auto"/>
            <w:vAlign w:val="center"/>
            <w:hideMark/>
          </w:tcPr>
          <w:p w14:paraId="4E1AC733" w14:textId="5F680679" w:rsidR="008E036F" w:rsidRPr="004C0A52" w:rsidRDefault="008E036F" w:rsidP="000718B5">
            <w:pPr>
              <w:widowControl/>
              <w:spacing w:line="259" w:lineRule="auto"/>
              <w:jc w:val="center"/>
              <w:rPr>
                <w:rFonts w:eastAsia="Times New Roman" w:cs="Times New Roman"/>
                <w:bCs/>
                <w:color w:val="auto"/>
                <w:sz w:val="20"/>
                <w:szCs w:val="20"/>
              </w:rPr>
            </w:pPr>
          </w:p>
        </w:tc>
        <w:tc>
          <w:tcPr>
            <w:tcW w:w="588" w:type="pct"/>
            <w:tcBorders>
              <w:top w:val="nil"/>
              <w:left w:val="nil"/>
              <w:bottom w:val="single" w:sz="4" w:space="0" w:color="auto"/>
              <w:right w:val="nil"/>
            </w:tcBorders>
            <w:vAlign w:val="center"/>
          </w:tcPr>
          <w:p w14:paraId="2373E7E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339" w:type="pct"/>
            <w:tcBorders>
              <w:top w:val="nil"/>
              <w:left w:val="nil"/>
              <w:bottom w:val="single" w:sz="4" w:space="0" w:color="auto"/>
              <w:right w:val="nil"/>
            </w:tcBorders>
            <w:shd w:val="clear" w:color="auto" w:fill="auto"/>
            <w:vAlign w:val="center"/>
            <w:hideMark/>
          </w:tcPr>
          <w:p w14:paraId="7458CE29" w14:textId="0B49A60D" w:rsidR="008E036F" w:rsidRPr="004C0A52" w:rsidRDefault="008E036F" w:rsidP="000718B5">
            <w:pPr>
              <w:widowControl/>
              <w:spacing w:line="259" w:lineRule="auto"/>
              <w:jc w:val="center"/>
              <w:rPr>
                <w:rFonts w:eastAsia="Times New Roman" w:cs="Times New Roman"/>
                <w:bCs/>
                <w:color w:val="auto"/>
                <w:sz w:val="20"/>
                <w:szCs w:val="20"/>
              </w:rPr>
            </w:pPr>
          </w:p>
        </w:tc>
        <w:tc>
          <w:tcPr>
            <w:tcW w:w="326" w:type="pct"/>
            <w:tcBorders>
              <w:top w:val="nil"/>
              <w:left w:val="nil"/>
              <w:bottom w:val="single" w:sz="4" w:space="0" w:color="auto"/>
              <w:right w:val="nil"/>
            </w:tcBorders>
            <w:shd w:val="clear" w:color="auto" w:fill="auto"/>
            <w:vAlign w:val="center"/>
            <w:hideMark/>
          </w:tcPr>
          <w:p w14:paraId="0DE9E48C" w14:textId="4016A546" w:rsidR="008E036F" w:rsidRPr="004C0A52" w:rsidRDefault="008E036F" w:rsidP="000718B5">
            <w:pPr>
              <w:widowControl/>
              <w:spacing w:line="259" w:lineRule="auto"/>
              <w:jc w:val="center"/>
              <w:rPr>
                <w:rFonts w:eastAsia="Times New Roman" w:cs="Times New Roman"/>
                <w:bCs/>
                <w:color w:val="auto"/>
                <w:sz w:val="20"/>
                <w:szCs w:val="20"/>
              </w:rPr>
            </w:pPr>
          </w:p>
        </w:tc>
        <w:tc>
          <w:tcPr>
            <w:tcW w:w="416" w:type="pct"/>
            <w:tcBorders>
              <w:top w:val="nil"/>
              <w:left w:val="nil"/>
              <w:bottom w:val="single" w:sz="4" w:space="0" w:color="auto"/>
              <w:right w:val="nil"/>
            </w:tcBorders>
            <w:shd w:val="clear" w:color="auto" w:fill="auto"/>
            <w:vAlign w:val="center"/>
            <w:hideMark/>
          </w:tcPr>
          <w:p w14:paraId="2CCE6728" w14:textId="0C87A297" w:rsidR="008E036F" w:rsidRPr="004C0A52" w:rsidRDefault="008E036F" w:rsidP="000718B5">
            <w:pPr>
              <w:widowControl/>
              <w:spacing w:line="259" w:lineRule="auto"/>
              <w:jc w:val="center"/>
              <w:rPr>
                <w:rFonts w:eastAsia="Times New Roman" w:cs="Times New Roman"/>
                <w:bCs/>
                <w:color w:val="auto"/>
                <w:sz w:val="20"/>
                <w:szCs w:val="20"/>
              </w:rPr>
            </w:pPr>
          </w:p>
        </w:tc>
        <w:tc>
          <w:tcPr>
            <w:tcW w:w="333" w:type="pct"/>
            <w:tcBorders>
              <w:top w:val="nil"/>
              <w:left w:val="nil"/>
              <w:bottom w:val="single" w:sz="4" w:space="0" w:color="auto"/>
              <w:right w:val="nil"/>
            </w:tcBorders>
            <w:shd w:val="clear" w:color="auto" w:fill="auto"/>
            <w:vAlign w:val="center"/>
            <w:hideMark/>
          </w:tcPr>
          <w:p w14:paraId="055831D7" w14:textId="4A752723" w:rsidR="008E036F" w:rsidRPr="004C0A52" w:rsidRDefault="008E036F" w:rsidP="000718B5">
            <w:pPr>
              <w:widowControl/>
              <w:spacing w:line="259" w:lineRule="auto"/>
              <w:jc w:val="center"/>
              <w:rPr>
                <w:rFonts w:eastAsia="Times New Roman" w:cs="Times New Roman"/>
                <w:bCs/>
                <w:color w:val="auto"/>
                <w:sz w:val="20"/>
                <w:szCs w:val="20"/>
              </w:rPr>
            </w:pPr>
          </w:p>
        </w:tc>
      </w:tr>
      <w:tr w:rsidR="000718B5" w:rsidRPr="004C0A52" w14:paraId="65C76EC2" w14:textId="77777777" w:rsidTr="000718B5">
        <w:tc>
          <w:tcPr>
            <w:tcW w:w="1402" w:type="pct"/>
            <w:tcBorders>
              <w:top w:val="nil"/>
              <w:left w:val="nil"/>
              <w:bottom w:val="single" w:sz="4" w:space="0" w:color="auto"/>
              <w:right w:val="nil"/>
            </w:tcBorders>
            <w:shd w:val="clear" w:color="auto" w:fill="auto"/>
            <w:vAlign w:val="center"/>
            <w:hideMark/>
          </w:tcPr>
          <w:p w14:paraId="0462CB0D"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271" w:type="pct"/>
            <w:gridSpan w:val="2"/>
            <w:tcBorders>
              <w:top w:val="nil"/>
              <w:left w:val="nil"/>
              <w:bottom w:val="single" w:sz="4" w:space="0" w:color="auto"/>
              <w:right w:val="nil"/>
            </w:tcBorders>
            <w:shd w:val="clear" w:color="auto" w:fill="auto"/>
            <w:vAlign w:val="center"/>
            <w:hideMark/>
          </w:tcPr>
          <w:p w14:paraId="5D147502" w14:textId="0B6B50F8" w:rsidR="008E036F" w:rsidRPr="004C0A52" w:rsidRDefault="008E036F" w:rsidP="000718B5">
            <w:pPr>
              <w:widowControl/>
              <w:spacing w:line="259" w:lineRule="auto"/>
              <w:jc w:val="center"/>
              <w:rPr>
                <w:rFonts w:eastAsia="Times New Roman" w:cs="Times New Roman"/>
                <w:color w:val="auto"/>
                <w:sz w:val="20"/>
                <w:szCs w:val="20"/>
              </w:rPr>
            </w:pPr>
          </w:p>
        </w:tc>
        <w:tc>
          <w:tcPr>
            <w:tcW w:w="540" w:type="pct"/>
            <w:tcBorders>
              <w:top w:val="nil"/>
              <w:left w:val="nil"/>
              <w:bottom w:val="single" w:sz="4" w:space="0" w:color="auto"/>
              <w:right w:val="nil"/>
            </w:tcBorders>
            <w:vAlign w:val="center"/>
          </w:tcPr>
          <w:p w14:paraId="798D6589"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21" w:type="pct"/>
            <w:tcBorders>
              <w:top w:val="nil"/>
              <w:left w:val="nil"/>
              <w:bottom w:val="single" w:sz="4" w:space="0" w:color="auto"/>
              <w:right w:val="nil"/>
            </w:tcBorders>
            <w:shd w:val="clear" w:color="auto" w:fill="auto"/>
            <w:noWrap/>
            <w:vAlign w:val="center"/>
            <w:hideMark/>
          </w:tcPr>
          <w:p w14:paraId="74D9ABE9" w14:textId="0B2084A5" w:rsidR="008E036F" w:rsidRPr="004C0A52" w:rsidRDefault="008E036F" w:rsidP="000718B5">
            <w:pPr>
              <w:widowControl/>
              <w:spacing w:line="259" w:lineRule="auto"/>
              <w:jc w:val="center"/>
              <w:rPr>
                <w:rFonts w:eastAsia="Times New Roman" w:cs="Times New Roman"/>
                <w:color w:val="auto"/>
                <w:sz w:val="20"/>
                <w:szCs w:val="20"/>
              </w:rPr>
            </w:pPr>
          </w:p>
        </w:tc>
        <w:tc>
          <w:tcPr>
            <w:tcW w:w="144" w:type="pct"/>
            <w:tcBorders>
              <w:top w:val="nil"/>
              <w:left w:val="nil"/>
              <w:bottom w:val="single" w:sz="4" w:space="0" w:color="auto"/>
              <w:right w:val="nil"/>
            </w:tcBorders>
            <w:shd w:val="clear" w:color="auto" w:fill="auto"/>
            <w:noWrap/>
            <w:vAlign w:val="center"/>
            <w:hideMark/>
          </w:tcPr>
          <w:p w14:paraId="5DA4EFD8" w14:textId="461A77CB" w:rsidR="008E036F" w:rsidRPr="004C0A52" w:rsidRDefault="008E036F" w:rsidP="000718B5">
            <w:pPr>
              <w:widowControl/>
              <w:spacing w:line="259" w:lineRule="auto"/>
              <w:jc w:val="center"/>
              <w:rPr>
                <w:rFonts w:eastAsia="Times New Roman" w:cs="Times New Roman"/>
                <w:color w:val="auto"/>
                <w:sz w:val="20"/>
                <w:szCs w:val="20"/>
              </w:rPr>
            </w:pPr>
          </w:p>
        </w:tc>
        <w:tc>
          <w:tcPr>
            <w:tcW w:w="320" w:type="pct"/>
            <w:gridSpan w:val="2"/>
            <w:tcBorders>
              <w:top w:val="nil"/>
              <w:left w:val="nil"/>
              <w:bottom w:val="single" w:sz="4" w:space="0" w:color="auto"/>
              <w:right w:val="nil"/>
            </w:tcBorders>
            <w:shd w:val="clear" w:color="auto" w:fill="auto"/>
            <w:noWrap/>
            <w:vAlign w:val="center"/>
            <w:hideMark/>
          </w:tcPr>
          <w:p w14:paraId="1B922862" w14:textId="007291AC" w:rsidR="008E036F" w:rsidRPr="004C0A52" w:rsidRDefault="008E036F" w:rsidP="000718B5">
            <w:pPr>
              <w:widowControl/>
              <w:spacing w:line="259" w:lineRule="auto"/>
              <w:jc w:val="center"/>
              <w:rPr>
                <w:rFonts w:eastAsia="Times New Roman" w:cs="Times New Roman"/>
                <w:color w:val="auto"/>
                <w:sz w:val="20"/>
                <w:szCs w:val="20"/>
              </w:rPr>
            </w:pPr>
          </w:p>
        </w:tc>
        <w:tc>
          <w:tcPr>
            <w:tcW w:w="588" w:type="pct"/>
            <w:tcBorders>
              <w:top w:val="nil"/>
              <w:left w:val="nil"/>
              <w:bottom w:val="single" w:sz="4" w:space="0" w:color="auto"/>
              <w:right w:val="nil"/>
            </w:tcBorders>
            <w:vAlign w:val="center"/>
          </w:tcPr>
          <w:p w14:paraId="13F8AA3F"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123F531" w14:textId="5C070286" w:rsidR="008E036F" w:rsidRPr="004C0A52" w:rsidRDefault="008E036F" w:rsidP="000718B5">
            <w:pPr>
              <w:widowControl/>
              <w:spacing w:line="259" w:lineRule="auto"/>
              <w:jc w:val="center"/>
              <w:rPr>
                <w:rFonts w:eastAsia="Times New Roman" w:cs="Times New Roman"/>
                <w:color w:val="auto"/>
                <w:sz w:val="20"/>
                <w:szCs w:val="20"/>
              </w:rPr>
            </w:pPr>
          </w:p>
        </w:tc>
        <w:tc>
          <w:tcPr>
            <w:tcW w:w="326" w:type="pct"/>
            <w:tcBorders>
              <w:top w:val="nil"/>
              <w:left w:val="nil"/>
              <w:bottom w:val="single" w:sz="4" w:space="0" w:color="auto"/>
              <w:right w:val="nil"/>
            </w:tcBorders>
            <w:shd w:val="clear" w:color="auto" w:fill="auto"/>
            <w:noWrap/>
            <w:vAlign w:val="center"/>
            <w:hideMark/>
          </w:tcPr>
          <w:p w14:paraId="6B823E7A" w14:textId="4D4A8FB8" w:rsidR="008E036F" w:rsidRPr="004C0A52" w:rsidRDefault="008E036F" w:rsidP="000718B5">
            <w:pPr>
              <w:widowControl/>
              <w:spacing w:line="259" w:lineRule="auto"/>
              <w:jc w:val="center"/>
              <w:rPr>
                <w:rFonts w:eastAsia="Times New Roman" w:cs="Times New Roman"/>
                <w:color w:val="auto"/>
                <w:sz w:val="20"/>
                <w:szCs w:val="20"/>
              </w:rPr>
            </w:pPr>
          </w:p>
        </w:tc>
        <w:tc>
          <w:tcPr>
            <w:tcW w:w="416" w:type="pct"/>
            <w:tcBorders>
              <w:top w:val="nil"/>
              <w:left w:val="nil"/>
              <w:bottom w:val="single" w:sz="4" w:space="0" w:color="auto"/>
              <w:right w:val="nil"/>
            </w:tcBorders>
            <w:shd w:val="clear" w:color="auto" w:fill="auto"/>
            <w:noWrap/>
            <w:vAlign w:val="center"/>
            <w:hideMark/>
          </w:tcPr>
          <w:p w14:paraId="6A42BE5D" w14:textId="66433F80" w:rsidR="008E036F" w:rsidRPr="004C0A52" w:rsidRDefault="008E036F" w:rsidP="000718B5">
            <w:pPr>
              <w:widowControl/>
              <w:spacing w:line="259" w:lineRule="auto"/>
              <w:jc w:val="center"/>
              <w:rPr>
                <w:rFonts w:eastAsia="Times New Roman" w:cs="Times New Roman"/>
                <w:color w:val="auto"/>
                <w:sz w:val="20"/>
                <w:szCs w:val="20"/>
              </w:rPr>
            </w:pPr>
          </w:p>
        </w:tc>
        <w:tc>
          <w:tcPr>
            <w:tcW w:w="333" w:type="pct"/>
            <w:tcBorders>
              <w:top w:val="nil"/>
              <w:left w:val="nil"/>
              <w:bottom w:val="single" w:sz="4" w:space="0" w:color="auto"/>
              <w:right w:val="nil"/>
            </w:tcBorders>
            <w:shd w:val="clear" w:color="auto" w:fill="auto"/>
            <w:noWrap/>
            <w:vAlign w:val="center"/>
            <w:hideMark/>
          </w:tcPr>
          <w:p w14:paraId="1D8DD8EB" w14:textId="3CE807D0" w:rsidR="008E036F" w:rsidRPr="004C0A52" w:rsidRDefault="008E036F" w:rsidP="000718B5">
            <w:pPr>
              <w:widowControl/>
              <w:spacing w:line="259" w:lineRule="auto"/>
              <w:jc w:val="center"/>
              <w:rPr>
                <w:rFonts w:eastAsia="Times New Roman" w:cs="Times New Roman"/>
                <w:color w:val="auto"/>
                <w:sz w:val="20"/>
                <w:szCs w:val="20"/>
              </w:rPr>
            </w:pPr>
          </w:p>
        </w:tc>
      </w:tr>
    </w:tbl>
    <w:p w14:paraId="1059BE13" w14:textId="10EDE716" w:rsidR="00001529" w:rsidRPr="00001529" w:rsidRDefault="00001529" w:rsidP="00001529">
      <w:pPr>
        <w:pStyle w:val="BodyText"/>
        <w:spacing w:after="0"/>
        <w:rPr>
          <w:sz w:val="16"/>
        </w:rPr>
      </w:pPr>
      <w:commentRangeStart w:id="460"/>
      <w:r w:rsidRPr="00001529">
        <w:rPr>
          <w:sz w:val="16"/>
        </w:rPr>
        <w:t>^ Results not statistically reliable, n&lt;30</w:t>
      </w:r>
      <w:commentRangeEnd w:id="460"/>
      <w:r w:rsidR="004E33EB">
        <w:rPr>
          <w:rStyle w:val="CommentReference"/>
        </w:rPr>
        <w:commentReference w:id="460"/>
      </w:r>
    </w:p>
    <w:p w14:paraId="0F161CA5"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5E559D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586A890"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69FD56FB"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CEF6E1E" w14:textId="6284909D" w:rsidR="00001529" w:rsidRPr="00001529" w:rsidRDefault="00001529" w:rsidP="00001529">
      <w:pPr>
        <w:pStyle w:val="BodyText"/>
        <w:spacing w:after="0"/>
        <w:rPr>
          <w:sz w:val="16"/>
        </w:rPr>
      </w:pPr>
      <w:r w:rsidRPr="00001529">
        <w:rPr>
          <w:sz w:val="16"/>
        </w:rPr>
        <w:t xml:space="preserve">Notes: </w:t>
      </w:r>
    </w:p>
    <w:p w14:paraId="68605687"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0F546B37" w14:textId="77777777" w:rsidR="00216FE1" w:rsidRDefault="00216FE1" w:rsidP="00216FE1">
      <w:pPr>
        <w:pStyle w:val="BodyText"/>
        <w:spacing w:after="0"/>
        <w:rPr>
          <w:sz w:val="16"/>
          <w:szCs w:val="16"/>
        </w:rPr>
      </w:pPr>
      <w:r w:rsidRPr="00044AFF">
        <w:rPr>
          <w:sz w:val="16"/>
        </w:rPr>
        <w:t>Estimates are based on primary adult decisionmakers</w:t>
      </w:r>
      <w:r>
        <w:rPr>
          <w:sz w:val="16"/>
        </w:rPr>
        <w:t xml:space="preserve"> who are de jure household members</w:t>
      </w:r>
      <w:r>
        <w:rPr>
          <w:sz w:val="16"/>
          <w:szCs w:val="16"/>
        </w:rPr>
        <w:t>.</w:t>
      </w:r>
    </w:p>
    <w:p w14:paraId="1960FD94" w14:textId="3A19EE5F" w:rsidR="004B2356" w:rsidRPr="004C0A52" w:rsidRDefault="00001529" w:rsidP="004C0A52">
      <w:pPr>
        <w:pStyle w:val="BodyText"/>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3E34B2B" w14:textId="7B0409E8" w:rsidR="00AB051C" w:rsidRDefault="009230F0" w:rsidP="00757754">
      <w:pPr>
        <w:pStyle w:val="Tabletitle"/>
        <w:keepLines/>
        <w:spacing w:before="240"/>
        <w:contextualSpacing/>
        <w:outlineLvl w:val="3"/>
      </w:pPr>
      <w:bookmarkStart w:id="461" w:name="_Toc50719188"/>
      <w:r w:rsidRPr="009230F0">
        <w:t>Table 5.4.2: Comparison of Input in</w:t>
      </w:r>
      <w:r w:rsidR="006F049F">
        <w:t>to</w:t>
      </w:r>
      <w:r w:rsidRPr="009230F0">
        <w:t xml:space="preserve"> Decisionmaking on Production, by Sex, Feed the Future </w:t>
      </w:r>
      <w:r w:rsidR="00160DC3">
        <w:t>Phase One</w:t>
      </w:r>
      <w:r w:rsidRPr="009230F0">
        <w:t xml:space="preserve"> Baseline and Endline ZOI Surveys</w:t>
      </w:r>
      <w:bookmarkEnd w:id="461"/>
    </w:p>
    <w:tbl>
      <w:tblPr>
        <w:tblW w:w="5000" w:type="pct"/>
        <w:tblLayout w:type="fixed"/>
        <w:tblCellMar>
          <w:left w:w="72" w:type="dxa"/>
          <w:right w:w="72" w:type="dxa"/>
        </w:tblCellMar>
        <w:tblLook w:val="04A0" w:firstRow="1" w:lastRow="0" w:firstColumn="1" w:lastColumn="0" w:noHBand="0" w:noVBand="1"/>
      </w:tblPr>
      <w:tblGrid>
        <w:gridCol w:w="2307"/>
        <w:gridCol w:w="811"/>
        <w:gridCol w:w="924"/>
        <w:gridCol w:w="624"/>
        <w:gridCol w:w="275"/>
        <w:gridCol w:w="757"/>
        <w:gridCol w:w="942"/>
        <w:gridCol w:w="623"/>
        <w:gridCol w:w="706"/>
        <w:gridCol w:w="832"/>
        <w:gridCol w:w="703"/>
      </w:tblGrid>
      <w:tr w:rsidR="000718B5" w:rsidRPr="004C0A52" w14:paraId="2C3CFC21" w14:textId="77777777" w:rsidTr="00603BEB">
        <w:trPr>
          <w:tblHeader/>
        </w:trPr>
        <w:tc>
          <w:tcPr>
            <w:tcW w:w="2271" w:type="dxa"/>
            <w:vMerge w:val="restart"/>
            <w:tcBorders>
              <w:top w:val="single" w:sz="4" w:space="0" w:color="auto"/>
              <w:left w:val="nil"/>
              <w:bottom w:val="single" w:sz="4" w:space="0" w:color="000000"/>
              <w:right w:val="nil"/>
            </w:tcBorders>
            <w:shd w:val="clear" w:color="000000" w:fill="387990"/>
            <w:vAlign w:val="bottom"/>
            <w:hideMark/>
          </w:tcPr>
          <w:p w14:paraId="37C1E8CA" w14:textId="7F39D64E" w:rsidR="000718B5" w:rsidRPr="004C0A52" w:rsidRDefault="000718B5" w:rsidP="000852B7">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activity</w:t>
            </w:r>
          </w:p>
        </w:tc>
        <w:tc>
          <w:tcPr>
            <w:tcW w:w="2324" w:type="dxa"/>
            <w:gridSpan w:val="3"/>
            <w:tcBorders>
              <w:top w:val="single" w:sz="4" w:space="0" w:color="auto"/>
              <w:left w:val="nil"/>
              <w:bottom w:val="single" w:sz="4" w:space="0" w:color="FFFFFF"/>
              <w:right w:val="nil"/>
            </w:tcBorders>
            <w:shd w:val="clear" w:color="000000" w:fill="387990"/>
          </w:tcPr>
          <w:p w14:paraId="580219D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50C6CEB" w14:textId="6D93BE8D"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71" w:type="dxa"/>
            <w:tcBorders>
              <w:top w:val="single" w:sz="4" w:space="0" w:color="auto"/>
              <w:left w:val="nil"/>
              <w:bottom w:val="nil"/>
              <w:right w:val="nil"/>
            </w:tcBorders>
            <w:shd w:val="clear" w:color="000000" w:fill="387990"/>
            <w:vAlign w:val="bottom"/>
            <w:hideMark/>
          </w:tcPr>
          <w:p w14:paraId="68BB3D8C"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2288" w:type="dxa"/>
            <w:gridSpan w:val="3"/>
            <w:tcBorders>
              <w:top w:val="single" w:sz="4" w:space="0" w:color="auto"/>
              <w:left w:val="nil"/>
              <w:bottom w:val="single" w:sz="4" w:space="0" w:color="FFFFFF"/>
              <w:right w:val="nil"/>
            </w:tcBorders>
            <w:shd w:val="clear" w:color="000000" w:fill="387990"/>
          </w:tcPr>
          <w:p w14:paraId="1A30DBFD"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72351D51" w14:textId="63A709D3"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695" w:type="dxa"/>
            <w:vMerge w:val="restart"/>
            <w:tcBorders>
              <w:top w:val="single" w:sz="4" w:space="0" w:color="auto"/>
              <w:left w:val="nil"/>
              <w:right w:val="nil"/>
            </w:tcBorders>
            <w:shd w:val="clear" w:color="000000" w:fill="387990"/>
            <w:vAlign w:val="bottom"/>
            <w:hideMark/>
          </w:tcPr>
          <w:p w14:paraId="275F7585" w14:textId="76AC9162" w:rsidR="000718B5" w:rsidRPr="004C0A52" w:rsidRDefault="000718B5" w:rsidP="000718B5">
            <w:pPr>
              <w:widowControl/>
              <w:spacing w:line="259" w:lineRule="auto"/>
              <w:jc w:val="center"/>
              <w:rPr>
                <w:rFonts w:eastAsia="Times New Roman" w:cs="Times New Roman"/>
                <w:b/>
                <w:bCs/>
                <w:color w:val="FFFFFF"/>
                <w:sz w:val="20"/>
                <w:szCs w:val="20"/>
              </w:rPr>
            </w:pPr>
          </w:p>
          <w:p w14:paraId="7AB2971F" w14:textId="142C323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819" w:type="dxa"/>
            <w:vMerge w:val="restart"/>
            <w:tcBorders>
              <w:top w:val="single" w:sz="4" w:space="0" w:color="auto"/>
              <w:left w:val="nil"/>
              <w:right w:val="nil"/>
            </w:tcBorders>
            <w:shd w:val="clear" w:color="000000" w:fill="387990"/>
            <w:vAlign w:val="center"/>
            <w:hideMark/>
          </w:tcPr>
          <w:p w14:paraId="624E69FC"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65BF3DBD" w14:textId="7544CB4D" w:rsidR="000718B5" w:rsidRPr="004C0A52" w:rsidRDefault="000718B5" w:rsidP="00A765EC">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692" w:type="dxa"/>
            <w:vMerge w:val="restart"/>
            <w:tcBorders>
              <w:top w:val="single" w:sz="4" w:space="0" w:color="auto"/>
              <w:left w:val="nil"/>
              <w:right w:val="nil"/>
            </w:tcBorders>
            <w:shd w:val="clear" w:color="000000" w:fill="387990"/>
            <w:vAlign w:val="bottom"/>
            <w:hideMark/>
          </w:tcPr>
          <w:p w14:paraId="45DB11AD"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p w14:paraId="74B0586B" w14:textId="0041E754" w:rsidR="000718B5" w:rsidRPr="004C0A52" w:rsidRDefault="000718B5" w:rsidP="00A765EC">
            <w:pPr>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2299162A" w14:textId="77777777" w:rsidTr="00603BEB">
        <w:trPr>
          <w:tblHeader/>
        </w:trPr>
        <w:tc>
          <w:tcPr>
            <w:tcW w:w="2271" w:type="dxa"/>
            <w:vMerge/>
            <w:tcBorders>
              <w:top w:val="single" w:sz="4" w:space="0" w:color="auto"/>
              <w:left w:val="nil"/>
              <w:bottom w:val="single" w:sz="4" w:space="0" w:color="000000"/>
              <w:right w:val="nil"/>
            </w:tcBorders>
            <w:vAlign w:val="center"/>
            <w:hideMark/>
          </w:tcPr>
          <w:p w14:paraId="3AA1502F"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799" w:type="dxa"/>
            <w:tcBorders>
              <w:top w:val="nil"/>
              <w:left w:val="nil"/>
              <w:bottom w:val="single" w:sz="4" w:space="0" w:color="auto"/>
              <w:right w:val="nil"/>
            </w:tcBorders>
            <w:shd w:val="clear" w:color="000000" w:fill="387990"/>
            <w:vAlign w:val="bottom"/>
            <w:hideMark/>
          </w:tcPr>
          <w:p w14:paraId="598DFEE1" w14:textId="7B6750D3"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10" w:type="dxa"/>
            <w:tcBorders>
              <w:top w:val="nil"/>
              <w:left w:val="nil"/>
              <w:bottom w:val="single" w:sz="4" w:space="0" w:color="auto"/>
              <w:right w:val="nil"/>
            </w:tcBorders>
            <w:shd w:val="clear" w:color="000000" w:fill="387990"/>
            <w:vAlign w:val="bottom"/>
          </w:tcPr>
          <w:p w14:paraId="28E64B71" w14:textId="25AC24DE"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5" w:type="dxa"/>
            <w:tcBorders>
              <w:top w:val="nil"/>
              <w:left w:val="nil"/>
              <w:bottom w:val="single" w:sz="4" w:space="0" w:color="auto"/>
              <w:right w:val="nil"/>
            </w:tcBorders>
            <w:shd w:val="clear" w:color="000000" w:fill="387990"/>
            <w:vAlign w:val="bottom"/>
            <w:hideMark/>
          </w:tcPr>
          <w:p w14:paraId="3777D57B" w14:textId="48A62500"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71" w:type="dxa"/>
            <w:tcBorders>
              <w:top w:val="nil"/>
              <w:left w:val="nil"/>
              <w:bottom w:val="single" w:sz="4" w:space="0" w:color="auto"/>
              <w:right w:val="nil"/>
            </w:tcBorders>
            <w:shd w:val="clear" w:color="000000" w:fill="387990"/>
            <w:vAlign w:val="bottom"/>
            <w:hideMark/>
          </w:tcPr>
          <w:p w14:paraId="0B459E10" w14:textId="3BC9C0B1" w:rsidR="000718B5" w:rsidRPr="004C0A52" w:rsidRDefault="000718B5" w:rsidP="00A765EC">
            <w:pPr>
              <w:widowControl/>
              <w:spacing w:line="259" w:lineRule="auto"/>
              <w:jc w:val="center"/>
              <w:rPr>
                <w:rFonts w:eastAsia="Times New Roman" w:cs="Times New Roman"/>
                <w:b/>
                <w:bCs/>
                <w:color w:val="FFFFFF"/>
                <w:sz w:val="20"/>
                <w:szCs w:val="20"/>
              </w:rPr>
            </w:pPr>
          </w:p>
        </w:tc>
        <w:tc>
          <w:tcPr>
            <w:tcW w:w="746" w:type="dxa"/>
            <w:tcBorders>
              <w:top w:val="nil"/>
              <w:left w:val="nil"/>
              <w:bottom w:val="single" w:sz="4" w:space="0" w:color="auto"/>
              <w:right w:val="nil"/>
            </w:tcBorders>
            <w:shd w:val="clear" w:color="000000" w:fill="387990"/>
            <w:vAlign w:val="bottom"/>
            <w:hideMark/>
          </w:tcPr>
          <w:p w14:paraId="08CD7F24" w14:textId="7294E9D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8" w:type="dxa"/>
            <w:tcBorders>
              <w:top w:val="nil"/>
              <w:left w:val="nil"/>
              <w:bottom w:val="single" w:sz="4" w:space="0" w:color="auto"/>
              <w:right w:val="nil"/>
            </w:tcBorders>
            <w:shd w:val="clear" w:color="000000" w:fill="387990"/>
            <w:vAlign w:val="bottom"/>
          </w:tcPr>
          <w:p w14:paraId="0BBE4A66" w14:textId="07C1F35B" w:rsidR="000718B5" w:rsidRPr="004C0A52" w:rsidRDefault="000718B5" w:rsidP="00A765EC">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14" w:type="dxa"/>
            <w:tcBorders>
              <w:top w:val="nil"/>
              <w:left w:val="nil"/>
              <w:bottom w:val="single" w:sz="4" w:space="0" w:color="auto"/>
              <w:right w:val="nil"/>
            </w:tcBorders>
            <w:shd w:val="clear" w:color="000000" w:fill="387990"/>
            <w:vAlign w:val="bottom"/>
            <w:hideMark/>
          </w:tcPr>
          <w:p w14:paraId="4E934BD0" w14:textId="6B147AF7" w:rsidR="000718B5" w:rsidRPr="004C0A52" w:rsidRDefault="000718B5" w:rsidP="00A765EC">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695" w:type="dxa"/>
            <w:vMerge/>
            <w:tcBorders>
              <w:left w:val="nil"/>
              <w:bottom w:val="single" w:sz="4" w:space="0" w:color="auto"/>
              <w:right w:val="nil"/>
            </w:tcBorders>
            <w:shd w:val="clear" w:color="000000" w:fill="387990"/>
            <w:vAlign w:val="bottom"/>
            <w:hideMark/>
          </w:tcPr>
          <w:p w14:paraId="03D04C33" w14:textId="167824D4" w:rsidR="000718B5" w:rsidRPr="004C0A52" w:rsidRDefault="000718B5" w:rsidP="00A765EC">
            <w:pPr>
              <w:widowControl/>
              <w:spacing w:line="259" w:lineRule="auto"/>
              <w:jc w:val="center"/>
              <w:rPr>
                <w:rFonts w:eastAsia="Times New Roman" w:cs="Times New Roman"/>
                <w:b/>
                <w:bCs/>
                <w:color w:val="FFFFFF"/>
                <w:sz w:val="20"/>
                <w:szCs w:val="20"/>
              </w:rPr>
            </w:pPr>
          </w:p>
        </w:tc>
        <w:tc>
          <w:tcPr>
            <w:tcW w:w="819" w:type="dxa"/>
            <w:vMerge/>
            <w:tcBorders>
              <w:left w:val="nil"/>
              <w:bottom w:val="single" w:sz="4" w:space="0" w:color="auto"/>
              <w:right w:val="nil"/>
            </w:tcBorders>
            <w:shd w:val="clear" w:color="000000" w:fill="387990"/>
            <w:vAlign w:val="bottom"/>
            <w:hideMark/>
          </w:tcPr>
          <w:p w14:paraId="6F4E515F" w14:textId="09250E85" w:rsidR="000718B5" w:rsidRPr="004C0A52" w:rsidRDefault="000718B5" w:rsidP="00A765EC">
            <w:pPr>
              <w:widowControl/>
              <w:spacing w:line="259" w:lineRule="auto"/>
              <w:jc w:val="center"/>
              <w:rPr>
                <w:rFonts w:eastAsia="Times New Roman" w:cs="Times New Roman"/>
                <w:b/>
                <w:bCs/>
                <w:color w:val="FFFFFF"/>
                <w:sz w:val="20"/>
                <w:szCs w:val="20"/>
              </w:rPr>
            </w:pPr>
          </w:p>
        </w:tc>
        <w:tc>
          <w:tcPr>
            <w:tcW w:w="692" w:type="dxa"/>
            <w:vMerge/>
            <w:tcBorders>
              <w:left w:val="nil"/>
              <w:bottom w:val="single" w:sz="4" w:space="0" w:color="auto"/>
              <w:right w:val="nil"/>
            </w:tcBorders>
            <w:shd w:val="clear" w:color="000000" w:fill="387990"/>
            <w:vAlign w:val="bottom"/>
            <w:hideMark/>
          </w:tcPr>
          <w:p w14:paraId="2A949EB4" w14:textId="0552ED8F" w:rsidR="000718B5" w:rsidRPr="004C0A52" w:rsidRDefault="000718B5" w:rsidP="00A765EC">
            <w:pPr>
              <w:widowControl/>
              <w:spacing w:line="259" w:lineRule="auto"/>
              <w:jc w:val="center"/>
              <w:rPr>
                <w:rFonts w:eastAsia="Times New Roman" w:cs="Times New Roman"/>
                <w:b/>
                <w:bCs/>
                <w:color w:val="FFFFFF"/>
                <w:sz w:val="20"/>
                <w:szCs w:val="20"/>
              </w:rPr>
            </w:pPr>
          </w:p>
        </w:tc>
      </w:tr>
      <w:tr w:rsidR="000718B5" w:rsidRPr="004C0A52" w14:paraId="59E7D8B6" w14:textId="77777777" w:rsidTr="000718B5">
        <w:tc>
          <w:tcPr>
            <w:tcW w:w="2271" w:type="dxa"/>
            <w:tcBorders>
              <w:top w:val="nil"/>
              <w:left w:val="nil"/>
              <w:bottom w:val="single" w:sz="4" w:space="0" w:color="auto"/>
              <w:right w:val="nil"/>
            </w:tcBorders>
            <w:shd w:val="clear" w:color="000000" w:fill="DDEBF7"/>
            <w:vAlign w:val="bottom"/>
            <w:hideMark/>
          </w:tcPr>
          <w:p w14:paraId="65F41AA1" w14:textId="33B3DC0B" w:rsidR="00A765EC" w:rsidRPr="004C0A52" w:rsidRDefault="00A765EC" w:rsidP="004C0A52">
            <w:pPr>
              <w:widowControl/>
              <w:spacing w:line="259" w:lineRule="auto"/>
              <w:rPr>
                <w:rFonts w:eastAsia="Times New Roman" w:cs="Times New Roman"/>
                <w:b/>
                <w:bCs/>
                <w:color w:val="auto"/>
                <w:sz w:val="20"/>
                <w:szCs w:val="20"/>
                <w:vertAlign w:val="superscript"/>
              </w:rPr>
            </w:pPr>
            <w:proofErr w:type="spellStart"/>
            <w:r w:rsidRPr="004C0A52">
              <w:rPr>
                <w:rFonts w:eastAsia="Times New Roman" w:cs="Times New Roman"/>
                <w:b/>
                <w:bCs/>
                <w:color w:val="auto"/>
                <w:sz w:val="20"/>
                <w:szCs w:val="20"/>
              </w:rPr>
              <w:t>Women</w:t>
            </w:r>
            <w:r w:rsidRPr="004C0A52">
              <w:rPr>
                <w:rFonts w:eastAsia="Times New Roman" w:cs="Times New Roman"/>
                <w:b/>
                <w:bCs/>
                <w:color w:val="auto"/>
                <w:sz w:val="20"/>
                <w:szCs w:val="20"/>
                <w:vertAlign w:val="superscript"/>
              </w:rPr>
              <w:t>c</w:t>
            </w:r>
            <w:proofErr w:type="spellEnd"/>
          </w:p>
        </w:tc>
        <w:tc>
          <w:tcPr>
            <w:tcW w:w="799" w:type="dxa"/>
            <w:tcBorders>
              <w:top w:val="nil"/>
              <w:left w:val="nil"/>
              <w:bottom w:val="single" w:sz="4" w:space="0" w:color="auto"/>
              <w:right w:val="nil"/>
            </w:tcBorders>
            <w:shd w:val="clear" w:color="000000" w:fill="DDEBF7"/>
            <w:vAlign w:val="center"/>
            <w:hideMark/>
          </w:tcPr>
          <w:p w14:paraId="60AE765E" w14:textId="3132F4C3" w:rsidR="00A765EC" w:rsidRPr="004C0A52" w:rsidRDefault="00A765EC" w:rsidP="004C0A52">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4FDAA42D"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1FFFD2DC" w14:textId="6ABC2B6B" w:rsidR="00A765EC" w:rsidRPr="004C0A52" w:rsidRDefault="00A765EC" w:rsidP="004C0A52">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34490C2D" w14:textId="018656CE" w:rsidR="00A765EC" w:rsidRPr="004C0A52" w:rsidRDefault="00A765EC" w:rsidP="004C0A52">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7164F469" w14:textId="19BCBE55" w:rsidR="00A765EC" w:rsidRPr="004C0A52" w:rsidRDefault="00A765EC" w:rsidP="004C0A52">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6F366132"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490146B9" w14:textId="3E62CBEF" w:rsidR="00A765EC" w:rsidRPr="004C0A52" w:rsidRDefault="00A765EC" w:rsidP="004C0A52">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5102F44F" w14:textId="0A8BF16F" w:rsidR="00A765EC" w:rsidRPr="004C0A52" w:rsidRDefault="00A765EC" w:rsidP="004C0A52">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227E9E1" w14:textId="35BD757A" w:rsidR="00A765EC" w:rsidRPr="004C0A52" w:rsidRDefault="00A765EC" w:rsidP="004C0A52">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00445E72" w14:textId="40508B7B" w:rsidR="00A765EC" w:rsidRPr="004C0A52" w:rsidRDefault="00A765EC" w:rsidP="004C0A52">
            <w:pPr>
              <w:widowControl/>
              <w:spacing w:line="259" w:lineRule="auto"/>
              <w:jc w:val="center"/>
              <w:rPr>
                <w:rFonts w:eastAsia="Times New Roman" w:cs="Times New Roman"/>
                <w:bCs/>
                <w:color w:val="auto"/>
                <w:sz w:val="20"/>
                <w:szCs w:val="20"/>
              </w:rPr>
            </w:pPr>
          </w:p>
        </w:tc>
      </w:tr>
      <w:tr w:rsidR="008E036F" w:rsidRPr="004C0A52" w14:paraId="33A212E9" w14:textId="77777777" w:rsidTr="00093112">
        <w:tc>
          <w:tcPr>
            <w:tcW w:w="2271" w:type="dxa"/>
            <w:tcBorders>
              <w:top w:val="nil"/>
              <w:left w:val="nil"/>
              <w:bottom w:val="single" w:sz="4" w:space="0" w:color="auto"/>
              <w:right w:val="nil"/>
            </w:tcBorders>
            <w:shd w:val="clear" w:color="auto" w:fill="auto"/>
            <w:noWrap/>
            <w:vAlign w:val="center"/>
            <w:hideMark/>
          </w:tcPr>
          <w:p w14:paraId="2E7198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tcPr>
          <w:p w14:paraId="56FF10A3" w14:textId="112D73AD"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6AB6C06" w14:textId="2679292D"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tcPr>
          <w:p w14:paraId="122E3135" w14:textId="12C83A81"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tcPr>
          <w:p w14:paraId="112278A0" w14:textId="6BD07366"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tcPr>
          <w:p w14:paraId="727A58B4" w14:textId="439A5553"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BCB51AE" w14:textId="16C2A0AA"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tcPr>
          <w:p w14:paraId="5AA9F5A3" w14:textId="74B9CB8C"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tcPr>
          <w:p w14:paraId="45415EFB" w14:textId="4F290BE2"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tcPr>
          <w:p w14:paraId="40E50869" w14:textId="01C3CA00"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tcPr>
          <w:p w14:paraId="2D8071FF" w14:textId="29717C8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10C7A3F" w14:textId="77777777" w:rsidTr="000718B5">
        <w:tc>
          <w:tcPr>
            <w:tcW w:w="2271" w:type="dxa"/>
            <w:tcBorders>
              <w:top w:val="nil"/>
              <w:left w:val="nil"/>
              <w:bottom w:val="single" w:sz="4" w:space="0" w:color="auto"/>
              <w:right w:val="nil"/>
            </w:tcBorders>
            <w:shd w:val="clear" w:color="auto" w:fill="auto"/>
            <w:noWrap/>
            <w:vAlign w:val="center"/>
            <w:hideMark/>
          </w:tcPr>
          <w:p w14:paraId="6BBC553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331E7115" w14:textId="547AFAE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067231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1E4F265" w14:textId="24551DD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3733D646" w14:textId="570E5B83"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5AAFFD24" w14:textId="5CD988D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5497F956"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2C8F3362" w14:textId="797D3CF2"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CB30042" w14:textId="3A20C38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758A36" w14:textId="3E2EE9C1"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B442A03" w14:textId="28CA67CF"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11CAA878" w14:textId="77777777" w:rsidTr="000718B5">
        <w:tc>
          <w:tcPr>
            <w:tcW w:w="2271" w:type="dxa"/>
            <w:tcBorders>
              <w:top w:val="nil"/>
              <w:left w:val="nil"/>
              <w:bottom w:val="single" w:sz="4" w:space="0" w:color="auto"/>
              <w:right w:val="nil"/>
            </w:tcBorders>
            <w:shd w:val="clear" w:color="auto" w:fill="auto"/>
            <w:noWrap/>
            <w:vAlign w:val="center"/>
            <w:hideMark/>
          </w:tcPr>
          <w:p w14:paraId="66BAB5D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23DE51EC" w14:textId="77FD29B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2D8F33A0"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2F97E4A" w14:textId="275972A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86E8F29" w14:textId="5246C9EC"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2476ED2A" w14:textId="00BD5647"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6602193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017532DD" w14:textId="7E1E286F"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082CEA28" w14:textId="712683C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1DF072C" w14:textId="654D236F"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4231ADF" w14:textId="5B55351C"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4A1BB04" w14:textId="77777777" w:rsidTr="000718B5">
        <w:tc>
          <w:tcPr>
            <w:tcW w:w="2271" w:type="dxa"/>
            <w:tcBorders>
              <w:top w:val="nil"/>
              <w:left w:val="nil"/>
              <w:bottom w:val="single" w:sz="4" w:space="0" w:color="auto"/>
              <w:right w:val="nil"/>
            </w:tcBorders>
            <w:shd w:val="clear" w:color="auto" w:fill="auto"/>
            <w:noWrap/>
            <w:vAlign w:val="center"/>
            <w:hideMark/>
          </w:tcPr>
          <w:p w14:paraId="26ADB3B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70D3A507" w14:textId="6EE36091"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E02D94"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026EF6EE" w14:textId="01D42D72"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7603C5D3" w14:textId="282E30C5"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09C926CB" w14:textId="0F11B97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0878C1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04E1FCF6" w14:textId="6CDA298C"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6CB21A38" w14:textId="60F0FB90"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5680305E" w14:textId="633AFB7D"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0ECC7499" w14:textId="68CEC4B2"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029F6B02" w14:textId="77777777" w:rsidTr="000718B5">
        <w:tc>
          <w:tcPr>
            <w:tcW w:w="2271" w:type="dxa"/>
            <w:tcBorders>
              <w:top w:val="nil"/>
              <w:left w:val="nil"/>
              <w:bottom w:val="single" w:sz="4" w:space="0" w:color="auto"/>
              <w:right w:val="nil"/>
            </w:tcBorders>
            <w:shd w:val="clear" w:color="auto" w:fill="auto"/>
            <w:vAlign w:val="center"/>
            <w:hideMark/>
          </w:tcPr>
          <w:p w14:paraId="5B907373"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4FA9EB4D" w14:textId="5F5CDC25"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0EE6EFD7"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44B4D1B9" w14:textId="68E75CFB"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67DE7D7F" w14:textId="4012F211"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5D81626D" w14:textId="31DD532A"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26CA3640"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47A9E203" w14:textId="7466CCC2"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5B5074F0" w14:textId="3F34B36C"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62F46D4B" w14:textId="5A179376"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5611C42A" w14:textId="5580F2C7"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285197A6" w14:textId="77777777" w:rsidTr="000718B5">
        <w:tc>
          <w:tcPr>
            <w:tcW w:w="2271" w:type="dxa"/>
            <w:tcBorders>
              <w:top w:val="nil"/>
              <w:left w:val="nil"/>
              <w:bottom w:val="single" w:sz="4" w:space="0" w:color="auto"/>
              <w:right w:val="nil"/>
            </w:tcBorders>
            <w:shd w:val="clear" w:color="auto" w:fill="auto"/>
            <w:vAlign w:val="center"/>
            <w:hideMark/>
          </w:tcPr>
          <w:p w14:paraId="38D8E6D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Wage or salaried employment</w:t>
            </w:r>
          </w:p>
        </w:tc>
        <w:tc>
          <w:tcPr>
            <w:tcW w:w="799" w:type="dxa"/>
            <w:tcBorders>
              <w:top w:val="nil"/>
              <w:left w:val="nil"/>
              <w:bottom w:val="single" w:sz="4" w:space="0" w:color="auto"/>
              <w:right w:val="nil"/>
            </w:tcBorders>
            <w:shd w:val="clear" w:color="auto" w:fill="auto"/>
            <w:vAlign w:val="center"/>
            <w:hideMark/>
          </w:tcPr>
          <w:p w14:paraId="741CD25F" w14:textId="4EEE9F1F"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115AECB3"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0BF788E" w14:textId="1BF7ED65"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1C80A4BF" w14:textId="525F2A73"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0E3CFFF8" w14:textId="27EC5299"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3E616506"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53472A2" w14:textId="7B1DB97A"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81E8AC4" w14:textId="43894741"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6F8988BC" w14:textId="26300AF8"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0A4F8943" w14:textId="1C21978D" w:rsidR="008E036F" w:rsidRPr="004C0A52" w:rsidRDefault="008E036F" w:rsidP="000718B5">
            <w:pPr>
              <w:widowControl/>
              <w:spacing w:line="259" w:lineRule="auto"/>
              <w:jc w:val="center"/>
              <w:rPr>
                <w:rFonts w:eastAsia="Times New Roman" w:cs="Times New Roman"/>
                <w:color w:val="auto"/>
                <w:sz w:val="20"/>
                <w:szCs w:val="20"/>
              </w:rPr>
            </w:pPr>
          </w:p>
        </w:tc>
      </w:tr>
      <w:tr w:rsidR="000718B5" w:rsidRPr="004C0A52" w14:paraId="08EC42CB" w14:textId="77777777" w:rsidTr="000718B5">
        <w:tc>
          <w:tcPr>
            <w:tcW w:w="2271" w:type="dxa"/>
            <w:tcBorders>
              <w:top w:val="nil"/>
              <w:left w:val="nil"/>
              <w:bottom w:val="single" w:sz="4" w:space="0" w:color="auto"/>
              <w:right w:val="nil"/>
            </w:tcBorders>
            <w:shd w:val="clear" w:color="000000" w:fill="DDEBF7"/>
            <w:vAlign w:val="bottom"/>
            <w:hideMark/>
          </w:tcPr>
          <w:p w14:paraId="5D3379A5" w14:textId="46307FFE"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Men</w:t>
            </w:r>
            <w:r w:rsidRPr="004C0A52">
              <w:rPr>
                <w:rFonts w:eastAsia="Times New Roman" w:cs="Times New Roman"/>
                <w:b/>
                <w:bCs/>
                <w:color w:val="auto"/>
                <w:sz w:val="20"/>
                <w:szCs w:val="20"/>
                <w:vertAlign w:val="superscript"/>
              </w:rPr>
              <w:t>d</w:t>
            </w:r>
          </w:p>
        </w:tc>
        <w:tc>
          <w:tcPr>
            <w:tcW w:w="799" w:type="dxa"/>
            <w:tcBorders>
              <w:top w:val="nil"/>
              <w:left w:val="nil"/>
              <w:bottom w:val="single" w:sz="4" w:space="0" w:color="auto"/>
              <w:right w:val="nil"/>
            </w:tcBorders>
            <w:shd w:val="clear" w:color="000000" w:fill="DDEBF7"/>
            <w:vAlign w:val="center"/>
            <w:hideMark/>
          </w:tcPr>
          <w:p w14:paraId="1ACE8D94" w14:textId="4FBFAC53" w:rsidR="008E036F" w:rsidRPr="004C0A52" w:rsidRDefault="008E036F" w:rsidP="008E036F">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shd w:val="clear" w:color="000000" w:fill="DDEBF7"/>
          </w:tcPr>
          <w:p w14:paraId="09F01AA1"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000000" w:fill="DDEBF7"/>
            <w:vAlign w:val="center"/>
            <w:hideMark/>
          </w:tcPr>
          <w:p w14:paraId="011A2A0E" w14:textId="6F6828BF" w:rsidR="008E036F" w:rsidRPr="004C0A52" w:rsidRDefault="008E036F" w:rsidP="008E036F">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000000" w:fill="DDEBF7"/>
            <w:vAlign w:val="center"/>
            <w:hideMark/>
          </w:tcPr>
          <w:p w14:paraId="63CC12E8" w14:textId="2B390A57" w:rsidR="008E036F" w:rsidRPr="004C0A52" w:rsidRDefault="008E036F" w:rsidP="008E036F">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000000" w:fill="DDEBF7"/>
            <w:vAlign w:val="center"/>
            <w:hideMark/>
          </w:tcPr>
          <w:p w14:paraId="26FE347D" w14:textId="464E68F9" w:rsidR="008E036F" w:rsidRPr="004C0A52" w:rsidRDefault="008E036F" w:rsidP="008E036F">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shd w:val="clear" w:color="000000" w:fill="DDEBF7"/>
          </w:tcPr>
          <w:p w14:paraId="53B9996F"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000000" w:fill="DDEBF7"/>
            <w:vAlign w:val="center"/>
            <w:hideMark/>
          </w:tcPr>
          <w:p w14:paraId="01305510" w14:textId="3F1CECEA" w:rsidR="008E036F" w:rsidRPr="004C0A52" w:rsidRDefault="008E036F" w:rsidP="008E036F">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000000" w:fill="DDEBF7"/>
            <w:vAlign w:val="center"/>
            <w:hideMark/>
          </w:tcPr>
          <w:p w14:paraId="363BFC63" w14:textId="1B894EEF" w:rsidR="008E036F" w:rsidRPr="004C0A52" w:rsidRDefault="008E036F" w:rsidP="008E036F">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000000" w:fill="DDEBF7"/>
            <w:vAlign w:val="center"/>
            <w:hideMark/>
          </w:tcPr>
          <w:p w14:paraId="719E5360" w14:textId="5EA06E8C" w:rsidR="008E036F" w:rsidRPr="004C0A52" w:rsidRDefault="008E036F" w:rsidP="008E036F">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000000" w:fill="DDEBF7"/>
            <w:vAlign w:val="center"/>
            <w:hideMark/>
          </w:tcPr>
          <w:p w14:paraId="61F180EF" w14:textId="4BBDE72C" w:rsidR="008E036F" w:rsidRPr="004C0A52" w:rsidRDefault="008E036F" w:rsidP="008E036F">
            <w:pPr>
              <w:widowControl/>
              <w:spacing w:line="259" w:lineRule="auto"/>
              <w:jc w:val="center"/>
              <w:rPr>
                <w:rFonts w:eastAsia="Times New Roman" w:cs="Times New Roman"/>
                <w:bCs/>
                <w:color w:val="auto"/>
                <w:sz w:val="20"/>
                <w:szCs w:val="20"/>
              </w:rPr>
            </w:pPr>
          </w:p>
        </w:tc>
      </w:tr>
      <w:tr w:rsidR="008E036F" w:rsidRPr="004C0A52" w14:paraId="37EB7DA9" w14:textId="77777777" w:rsidTr="000718B5">
        <w:tc>
          <w:tcPr>
            <w:tcW w:w="2271" w:type="dxa"/>
            <w:tcBorders>
              <w:top w:val="nil"/>
              <w:left w:val="nil"/>
              <w:bottom w:val="single" w:sz="4" w:space="0" w:color="auto"/>
              <w:right w:val="nil"/>
            </w:tcBorders>
            <w:shd w:val="clear" w:color="auto" w:fill="auto"/>
            <w:noWrap/>
            <w:vAlign w:val="center"/>
            <w:hideMark/>
          </w:tcPr>
          <w:p w14:paraId="6ACB2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Food crop farming</w:t>
            </w:r>
          </w:p>
        </w:tc>
        <w:tc>
          <w:tcPr>
            <w:tcW w:w="799" w:type="dxa"/>
            <w:tcBorders>
              <w:top w:val="nil"/>
              <w:left w:val="nil"/>
              <w:bottom w:val="single" w:sz="4" w:space="0" w:color="auto"/>
              <w:right w:val="nil"/>
            </w:tcBorders>
            <w:shd w:val="clear" w:color="auto" w:fill="auto"/>
            <w:vAlign w:val="center"/>
            <w:hideMark/>
          </w:tcPr>
          <w:p w14:paraId="0E28BF26" w14:textId="4F5A558E"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4F99778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4C39C249" w14:textId="7E3B9A40"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5EDF4E2C" w14:textId="720E1625"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37C6DE27" w14:textId="2174800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2A303DCF"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634554C9" w14:textId="65A5F18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75D27BF5" w14:textId="6BDC5E4A"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1E0B13" w14:textId="05DAB27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269B8935" w14:textId="31FCD1FA"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5AFD4AD8" w14:textId="77777777" w:rsidTr="000718B5">
        <w:tc>
          <w:tcPr>
            <w:tcW w:w="2271" w:type="dxa"/>
            <w:tcBorders>
              <w:top w:val="nil"/>
              <w:left w:val="nil"/>
              <w:bottom w:val="single" w:sz="4" w:space="0" w:color="auto"/>
              <w:right w:val="nil"/>
            </w:tcBorders>
            <w:shd w:val="clear" w:color="auto" w:fill="auto"/>
            <w:noWrap/>
            <w:vAlign w:val="center"/>
            <w:hideMark/>
          </w:tcPr>
          <w:p w14:paraId="60409A3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Cash crop farming</w:t>
            </w:r>
          </w:p>
        </w:tc>
        <w:tc>
          <w:tcPr>
            <w:tcW w:w="799" w:type="dxa"/>
            <w:tcBorders>
              <w:top w:val="nil"/>
              <w:left w:val="nil"/>
              <w:bottom w:val="single" w:sz="4" w:space="0" w:color="auto"/>
              <w:right w:val="nil"/>
            </w:tcBorders>
            <w:shd w:val="clear" w:color="auto" w:fill="auto"/>
            <w:vAlign w:val="center"/>
            <w:hideMark/>
          </w:tcPr>
          <w:p w14:paraId="2968A69E" w14:textId="4B1030C2"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7B52213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2ECCBA31" w14:textId="7DECAA67"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F0FA584" w14:textId="6535348F"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64DB03E" w14:textId="452E4F4E"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7A101D15"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3D6EF498" w14:textId="3431EAF9"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64AA3C4A" w14:textId="097F20A7"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7F837371" w14:textId="42B31984"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70F0A52B" w14:textId="6BE6B8BD"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0677F712" w14:textId="77777777" w:rsidTr="000718B5">
        <w:tc>
          <w:tcPr>
            <w:tcW w:w="2271" w:type="dxa"/>
            <w:tcBorders>
              <w:top w:val="nil"/>
              <w:left w:val="nil"/>
              <w:bottom w:val="single" w:sz="4" w:space="0" w:color="auto"/>
              <w:right w:val="nil"/>
            </w:tcBorders>
            <w:shd w:val="clear" w:color="auto" w:fill="auto"/>
            <w:noWrap/>
            <w:vAlign w:val="center"/>
            <w:hideMark/>
          </w:tcPr>
          <w:p w14:paraId="422D33C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Livestock raising</w:t>
            </w:r>
          </w:p>
        </w:tc>
        <w:tc>
          <w:tcPr>
            <w:tcW w:w="799" w:type="dxa"/>
            <w:tcBorders>
              <w:top w:val="nil"/>
              <w:left w:val="nil"/>
              <w:bottom w:val="single" w:sz="4" w:space="0" w:color="auto"/>
              <w:right w:val="nil"/>
            </w:tcBorders>
            <w:shd w:val="clear" w:color="auto" w:fill="auto"/>
            <w:vAlign w:val="center"/>
            <w:hideMark/>
          </w:tcPr>
          <w:p w14:paraId="5B286E66" w14:textId="0D4A180F" w:rsidR="008E036F" w:rsidRPr="004C0A52" w:rsidRDefault="008E036F" w:rsidP="008E036F">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tcPr>
          <w:p w14:paraId="0E73F697"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39202ABA" w14:textId="7D53AF2B" w:rsidR="008E036F" w:rsidRPr="004C0A52" w:rsidRDefault="008E036F" w:rsidP="008E036F">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2213FC16" w14:textId="338E8AD7" w:rsidR="008E036F" w:rsidRPr="004C0A52" w:rsidRDefault="008E036F" w:rsidP="008E036F">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73BA9BA6" w14:textId="7E71172B" w:rsidR="008E036F" w:rsidRPr="004C0A52" w:rsidRDefault="008E036F" w:rsidP="008E036F">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tcPr>
          <w:p w14:paraId="4596AEBB" w14:textId="77777777" w:rsidR="008E036F" w:rsidRPr="004C0A52" w:rsidRDefault="008E036F" w:rsidP="008E036F">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8F23054" w14:textId="503CBFCB" w:rsidR="008E036F" w:rsidRPr="004C0A52" w:rsidRDefault="008E036F" w:rsidP="008E036F">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5E34FEA0" w14:textId="41FF2A04" w:rsidR="008E036F" w:rsidRPr="004C0A52" w:rsidRDefault="008E036F" w:rsidP="008E036F">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8FFFF28" w14:textId="792FDB5A" w:rsidR="008E036F" w:rsidRPr="004C0A52" w:rsidRDefault="008E036F" w:rsidP="008E036F">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5FEC474B" w14:textId="3BFF0874" w:rsidR="008E036F" w:rsidRPr="004C0A52" w:rsidRDefault="008E036F" w:rsidP="008E036F">
            <w:pPr>
              <w:widowControl/>
              <w:spacing w:line="259" w:lineRule="auto"/>
              <w:jc w:val="center"/>
              <w:rPr>
                <w:rFonts w:eastAsia="Times New Roman" w:cs="Times New Roman"/>
                <w:color w:val="auto"/>
                <w:sz w:val="20"/>
                <w:szCs w:val="20"/>
              </w:rPr>
            </w:pPr>
          </w:p>
        </w:tc>
      </w:tr>
      <w:tr w:rsidR="008E036F" w:rsidRPr="004C0A52" w14:paraId="6017B35D" w14:textId="77777777" w:rsidTr="000718B5">
        <w:tc>
          <w:tcPr>
            <w:tcW w:w="2271" w:type="dxa"/>
            <w:tcBorders>
              <w:top w:val="nil"/>
              <w:left w:val="nil"/>
              <w:bottom w:val="single" w:sz="4" w:space="0" w:color="auto"/>
              <w:right w:val="nil"/>
            </w:tcBorders>
            <w:shd w:val="clear" w:color="auto" w:fill="auto"/>
            <w:noWrap/>
            <w:vAlign w:val="center"/>
            <w:hideMark/>
          </w:tcPr>
          <w:p w14:paraId="434E1374"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Fishing or fishpond culture</w:t>
            </w:r>
          </w:p>
        </w:tc>
        <w:tc>
          <w:tcPr>
            <w:tcW w:w="799" w:type="dxa"/>
            <w:tcBorders>
              <w:top w:val="nil"/>
              <w:left w:val="nil"/>
              <w:bottom w:val="single" w:sz="4" w:space="0" w:color="auto"/>
              <w:right w:val="nil"/>
            </w:tcBorders>
            <w:shd w:val="clear" w:color="auto" w:fill="auto"/>
            <w:vAlign w:val="center"/>
            <w:hideMark/>
          </w:tcPr>
          <w:p w14:paraId="254D1F89" w14:textId="41F40E40"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7EC99C0D"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vAlign w:val="center"/>
            <w:hideMark/>
          </w:tcPr>
          <w:p w14:paraId="1ABF8ECF" w14:textId="1BC20F17"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vAlign w:val="center"/>
            <w:hideMark/>
          </w:tcPr>
          <w:p w14:paraId="41D64BFA" w14:textId="309627A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vAlign w:val="center"/>
            <w:hideMark/>
          </w:tcPr>
          <w:p w14:paraId="552D992D" w14:textId="0B7C2CB4"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1B6D476B"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vAlign w:val="center"/>
            <w:hideMark/>
          </w:tcPr>
          <w:p w14:paraId="515A27A4" w14:textId="6FE76727"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vAlign w:val="center"/>
            <w:hideMark/>
          </w:tcPr>
          <w:p w14:paraId="0AAFA5AF" w14:textId="628FCD82"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vAlign w:val="center"/>
            <w:hideMark/>
          </w:tcPr>
          <w:p w14:paraId="6ABE6E88" w14:textId="42CFB24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vAlign w:val="center"/>
            <w:hideMark/>
          </w:tcPr>
          <w:p w14:paraId="26A34195" w14:textId="34F7DBE9" w:rsidR="008E036F" w:rsidRPr="004C0A52" w:rsidRDefault="008E036F" w:rsidP="000718B5">
            <w:pPr>
              <w:widowControl/>
              <w:spacing w:line="259" w:lineRule="auto"/>
              <w:jc w:val="center"/>
              <w:rPr>
                <w:rFonts w:eastAsia="Times New Roman" w:cs="Times New Roman"/>
                <w:color w:val="auto"/>
                <w:sz w:val="20"/>
                <w:szCs w:val="20"/>
              </w:rPr>
            </w:pPr>
          </w:p>
        </w:tc>
      </w:tr>
      <w:tr w:rsidR="008E036F" w:rsidRPr="004C0A52" w14:paraId="1608F97A" w14:textId="77777777" w:rsidTr="000718B5">
        <w:tc>
          <w:tcPr>
            <w:tcW w:w="2271" w:type="dxa"/>
            <w:tcBorders>
              <w:top w:val="nil"/>
              <w:left w:val="nil"/>
              <w:bottom w:val="single" w:sz="4" w:space="0" w:color="auto"/>
              <w:right w:val="nil"/>
            </w:tcBorders>
            <w:shd w:val="clear" w:color="auto" w:fill="auto"/>
            <w:vAlign w:val="center"/>
            <w:hideMark/>
          </w:tcPr>
          <w:p w14:paraId="0848E682"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Non-farm economic activities</w:t>
            </w:r>
          </w:p>
        </w:tc>
        <w:tc>
          <w:tcPr>
            <w:tcW w:w="799" w:type="dxa"/>
            <w:tcBorders>
              <w:top w:val="nil"/>
              <w:left w:val="nil"/>
              <w:bottom w:val="single" w:sz="4" w:space="0" w:color="auto"/>
              <w:right w:val="nil"/>
            </w:tcBorders>
            <w:shd w:val="clear" w:color="auto" w:fill="auto"/>
            <w:vAlign w:val="center"/>
            <w:hideMark/>
          </w:tcPr>
          <w:p w14:paraId="6FBFB608" w14:textId="23BC4C5E" w:rsidR="008E036F" w:rsidRPr="004C0A52" w:rsidRDefault="008E036F" w:rsidP="000718B5">
            <w:pPr>
              <w:widowControl/>
              <w:spacing w:line="259" w:lineRule="auto"/>
              <w:jc w:val="center"/>
              <w:rPr>
                <w:rFonts w:eastAsia="Times New Roman" w:cs="Times New Roman"/>
                <w:bCs/>
                <w:color w:val="auto"/>
                <w:sz w:val="20"/>
                <w:szCs w:val="20"/>
              </w:rPr>
            </w:pPr>
          </w:p>
        </w:tc>
        <w:tc>
          <w:tcPr>
            <w:tcW w:w="910" w:type="dxa"/>
            <w:tcBorders>
              <w:top w:val="nil"/>
              <w:left w:val="nil"/>
              <w:bottom w:val="single" w:sz="4" w:space="0" w:color="auto"/>
              <w:right w:val="nil"/>
            </w:tcBorders>
            <w:vAlign w:val="center"/>
          </w:tcPr>
          <w:p w14:paraId="47D25E5A"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5" w:type="dxa"/>
            <w:tcBorders>
              <w:top w:val="nil"/>
              <w:left w:val="nil"/>
              <w:bottom w:val="single" w:sz="4" w:space="0" w:color="auto"/>
              <w:right w:val="nil"/>
            </w:tcBorders>
            <w:shd w:val="clear" w:color="auto" w:fill="auto"/>
            <w:vAlign w:val="center"/>
            <w:hideMark/>
          </w:tcPr>
          <w:p w14:paraId="28B74293" w14:textId="50E6F859" w:rsidR="008E036F" w:rsidRPr="004C0A52" w:rsidRDefault="008E036F" w:rsidP="000718B5">
            <w:pPr>
              <w:widowControl/>
              <w:spacing w:line="259" w:lineRule="auto"/>
              <w:jc w:val="center"/>
              <w:rPr>
                <w:rFonts w:eastAsia="Times New Roman" w:cs="Times New Roman"/>
                <w:bCs/>
                <w:color w:val="auto"/>
                <w:sz w:val="20"/>
                <w:szCs w:val="20"/>
              </w:rPr>
            </w:pPr>
          </w:p>
        </w:tc>
        <w:tc>
          <w:tcPr>
            <w:tcW w:w="271" w:type="dxa"/>
            <w:tcBorders>
              <w:top w:val="nil"/>
              <w:left w:val="nil"/>
              <w:bottom w:val="single" w:sz="4" w:space="0" w:color="auto"/>
              <w:right w:val="nil"/>
            </w:tcBorders>
            <w:shd w:val="clear" w:color="auto" w:fill="auto"/>
            <w:vAlign w:val="center"/>
            <w:hideMark/>
          </w:tcPr>
          <w:p w14:paraId="1981CA03" w14:textId="37B7599F" w:rsidR="008E036F" w:rsidRPr="004C0A52" w:rsidRDefault="008E036F" w:rsidP="000718B5">
            <w:pPr>
              <w:widowControl/>
              <w:spacing w:line="259" w:lineRule="auto"/>
              <w:jc w:val="center"/>
              <w:rPr>
                <w:rFonts w:eastAsia="Times New Roman" w:cs="Times New Roman"/>
                <w:bCs/>
                <w:color w:val="auto"/>
                <w:sz w:val="20"/>
                <w:szCs w:val="20"/>
              </w:rPr>
            </w:pPr>
          </w:p>
        </w:tc>
        <w:tc>
          <w:tcPr>
            <w:tcW w:w="746" w:type="dxa"/>
            <w:tcBorders>
              <w:top w:val="nil"/>
              <w:left w:val="nil"/>
              <w:bottom w:val="single" w:sz="4" w:space="0" w:color="auto"/>
              <w:right w:val="nil"/>
            </w:tcBorders>
            <w:shd w:val="clear" w:color="auto" w:fill="auto"/>
            <w:vAlign w:val="center"/>
            <w:hideMark/>
          </w:tcPr>
          <w:p w14:paraId="232F88F1" w14:textId="0FF5F9C3" w:rsidR="008E036F" w:rsidRPr="004C0A52" w:rsidRDefault="008E036F" w:rsidP="000718B5">
            <w:pPr>
              <w:widowControl/>
              <w:spacing w:line="259" w:lineRule="auto"/>
              <w:jc w:val="center"/>
              <w:rPr>
                <w:rFonts w:eastAsia="Times New Roman" w:cs="Times New Roman"/>
                <w:bCs/>
                <w:color w:val="auto"/>
                <w:sz w:val="20"/>
                <w:szCs w:val="20"/>
              </w:rPr>
            </w:pPr>
          </w:p>
        </w:tc>
        <w:tc>
          <w:tcPr>
            <w:tcW w:w="928" w:type="dxa"/>
            <w:tcBorders>
              <w:top w:val="nil"/>
              <w:left w:val="nil"/>
              <w:bottom w:val="single" w:sz="4" w:space="0" w:color="auto"/>
              <w:right w:val="nil"/>
            </w:tcBorders>
            <w:vAlign w:val="center"/>
          </w:tcPr>
          <w:p w14:paraId="673D4675" w14:textId="77777777" w:rsidR="008E036F" w:rsidRPr="004C0A52" w:rsidRDefault="008E036F" w:rsidP="000718B5">
            <w:pPr>
              <w:widowControl/>
              <w:spacing w:line="259" w:lineRule="auto"/>
              <w:jc w:val="center"/>
              <w:rPr>
                <w:rFonts w:eastAsia="Times New Roman" w:cs="Times New Roman"/>
                <w:bCs/>
                <w:color w:val="auto"/>
                <w:sz w:val="20"/>
                <w:szCs w:val="20"/>
              </w:rPr>
            </w:pPr>
          </w:p>
        </w:tc>
        <w:tc>
          <w:tcPr>
            <w:tcW w:w="614" w:type="dxa"/>
            <w:tcBorders>
              <w:top w:val="nil"/>
              <w:left w:val="nil"/>
              <w:bottom w:val="single" w:sz="4" w:space="0" w:color="auto"/>
              <w:right w:val="nil"/>
            </w:tcBorders>
            <w:shd w:val="clear" w:color="auto" w:fill="auto"/>
            <w:vAlign w:val="center"/>
            <w:hideMark/>
          </w:tcPr>
          <w:p w14:paraId="71A553B3" w14:textId="579E194B" w:rsidR="008E036F" w:rsidRPr="004C0A52" w:rsidRDefault="008E036F" w:rsidP="000718B5">
            <w:pPr>
              <w:widowControl/>
              <w:spacing w:line="259" w:lineRule="auto"/>
              <w:jc w:val="center"/>
              <w:rPr>
                <w:rFonts w:eastAsia="Times New Roman" w:cs="Times New Roman"/>
                <w:bCs/>
                <w:color w:val="auto"/>
                <w:sz w:val="20"/>
                <w:szCs w:val="20"/>
              </w:rPr>
            </w:pPr>
          </w:p>
        </w:tc>
        <w:tc>
          <w:tcPr>
            <w:tcW w:w="695" w:type="dxa"/>
            <w:tcBorders>
              <w:top w:val="nil"/>
              <w:left w:val="nil"/>
              <w:bottom w:val="single" w:sz="4" w:space="0" w:color="auto"/>
              <w:right w:val="nil"/>
            </w:tcBorders>
            <w:shd w:val="clear" w:color="auto" w:fill="auto"/>
            <w:vAlign w:val="center"/>
            <w:hideMark/>
          </w:tcPr>
          <w:p w14:paraId="6E88E52C" w14:textId="1C597AB1" w:rsidR="008E036F" w:rsidRPr="004C0A52" w:rsidRDefault="008E036F" w:rsidP="000718B5">
            <w:pPr>
              <w:widowControl/>
              <w:spacing w:line="259" w:lineRule="auto"/>
              <w:jc w:val="center"/>
              <w:rPr>
                <w:rFonts w:eastAsia="Times New Roman" w:cs="Times New Roman"/>
                <w:bCs/>
                <w:color w:val="auto"/>
                <w:sz w:val="20"/>
                <w:szCs w:val="20"/>
              </w:rPr>
            </w:pPr>
          </w:p>
        </w:tc>
        <w:tc>
          <w:tcPr>
            <w:tcW w:w="819" w:type="dxa"/>
            <w:tcBorders>
              <w:top w:val="nil"/>
              <w:left w:val="nil"/>
              <w:bottom w:val="single" w:sz="4" w:space="0" w:color="auto"/>
              <w:right w:val="nil"/>
            </w:tcBorders>
            <w:shd w:val="clear" w:color="auto" w:fill="auto"/>
            <w:vAlign w:val="center"/>
            <w:hideMark/>
          </w:tcPr>
          <w:p w14:paraId="0DDF18BE" w14:textId="25551EE3" w:rsidR="008E036F" w:rsidRPr="004C0A52" w:rsidRDefault="008E036F" w:rsidP="000718B5">
            <w:pPr>
              <w:widowControl/>
              <w:spacing w:line="259" w:lineRule="auto"/>
              <w:jc w:val="center"/>
              <w:rPr>
                <w:rFonts w:eastAsia="Times New Roman" w:cs="Times New Roman"/>
                <w:bCs/>
                <w:color w:val="auto"/>
                <w:sz w:val="20"/>
                <w:szCs w:val="20"/>
              </w:rPr>
            </w:pPr>
          </w:p>
        </w:tc>
        <w:tc>
          <w:tcPr>
            <w:tcW w:w="692" w:type="dxa"/>
            <w:tcBorders>
              <w:top w:val="nil"/>
              <w:left w:val="nil"/>
              <w:bottom w:val="single" w:sz="4" w:space="0" w:color="auto"/>
              <w:right w:val="nil"/>
            </w:tcBorders>
            <w:shd w:val="clear" w:color="auto" w:fill="auto"/>
            <w:vAlign w:val="center"/>
            <w:hideMark/>
          </w:tcPr>
          <w:p w14:paraId="42C4E16D" w14:textId="4D8E9E9D" w:rsidR="008E036F" w:rsidRPr="004C0A52" w:rsidRDefault="008E036F" w:rsidP="000718B5">
            <w:pPr>
              <w:widowControl/>
              <w:spacing w:line="259" w:lineRule="auto"/>
              <w:jc w:val="center"/>
              <w:rPr>
                <w:rFonts w:eastAsia="Times New Roman" w:cs="Times New Roman"/>
                <w:bCs/>
                <w:color w:val="auto"/>
                <w:sz w:val="20"/>
                <w:szCs w:val="20"/>
              </w:rPr>
            </w:pPr>
          </w:p>
        </w:tc>
      </w:tr>
      <w:tr w:rsidR="008E036F" w:rsidRPr="004C0A52" w14:paraId="4EC63D72" w14:textId="77777777" w:rsidTr="000718B5">
        <w:tc>
          <w:tcPr>
            <w:tcW w:w="2271" w:type="dxa"/>
            <w:tcBorders>
              <w:top w:val="nil"/>
              <w:left w:val="nil"/>
              <w:bottom w:val="single" w:sz="4" w:space="0" w:color="auto"/>
              <w:right w:val="nil"/>
            </w:tcBorders>
            <w:shd w:val="clear" w:color="auto" w:fill="auto"/>
            <w:vAlign w:val="center"/>
            <w:hideMark/>
          </w:tcPr>
          <w:p w14:paraId="71577FD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 xml:space="preserve">Wage or salaried </w:t>
            </w:r>
            <w:r w:rsidRPr="004C0A52">
              <w:rPr>
                <w:rFonts w:eastAsia="Times New Roman" w:cs="Times New Roman"/>
                <w:sz w:val="20"/>
                <w:szCs w:val="20"/>
              </w:rPr>
              <w:lastRenderedPageBreak/>
              <w:t>employment</w:t>
            </w:r>
          </w:p>
        </w:tc>
        <w:tc>
          <w:tcPr>
            <w:tcW w:w="799" w:type="dxa"/>
            <w:tcBorders>
              <w:top w:val="nil"/>
              <w:left w:val="nil"/>
              <w:bottom w:val="single" w:sz="4" w:space="0" w:color="auto"/>
              <w:right w:val="nil"/>
            </w:tcBorders>
            <w:shd w:val="clear" w:color="auto" w:fill="auto"/>
            <w:vAlign w:val="center"/>
            <w:hideMark/>
          </w:tcPr>
          <w:p w14:paraId="44D0D9C9" w14:textId="7367D70E" w:rsidR="008E036F" w:rsidRPr="004C0A52" w:rsidRDefault="008E036F" w:rsidP="000718B5">
            <w:pPr>
              <w:widowControl/>
              <w:spacing w:line="259" w:lineRule="auto"/>
              <w:jc w:val="center"/>
              <w:rPr>
                <w:rFonts w:eastAsia="Times New Roman" w:cs="Times New Roman"/>
                <w:color w:val="auto"/>
                <w:sz w:val="20"/>
                <w:szCs w:val="20"/>
              </w:rPr>
            </w:pPr>
          </w:p>
        </w:tc>
        <w:tc>
          <w:tcPr>
            <w:tcW w:w="910" w:type="dxa"/>
            <w:tcBorders>
              <w:top w:val="nil"/>
              <w:left w:val="nil"/>
              <w:bottom w:val="single" w:sz="4" w:space="0" w:color="auto"/>
              <w:right w:val="nil"/>
            </w:tcBorders>
            <w:vAlign w:val="center"/>
          </w:tcPr>
          <w:p w14:paraId="4386D3B7"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5" w:type="dxa"/>
            <w:tcBorders>
              <w:top w:val="nil"/>
              <w:left w:val="nil"/>
              <w:bottom w:val="single" w:sz="4" w:space="0" w:color="auto"/>
              <w:right w:val="nil"/>
            </w:tcBorders>
            <w:shd w:val="clear" w:color="auto" w:fill="auto"/>
            <w:noWrap/>
            <w:vAlign w:val="center"/>
            <w:hideMark/>
          </w:tcPr>
          <w:p w14:paraId="1B3FDD26" w14:textId="622BC08D" w:rsidR="008E036F" w:rsidRPr="004C0A52" w:rsidRDefault="008E036F" w:rsidP="000718B5">
            <w:pPr>
              <w:widowControl/>
              <w:spacing w:line="259" w:lineRule="auto"/>
              <w:jc w:val="center"/>
              <w:rPr>
                <w:rFonts w:eastAsia="Times New Roman" w:cs="Times New Roman"/>
                <w:color w:val="auto"/>
                <w:sz w:val="20"/>
                <w:szCs w:val="20"/>
              </w:rPr>
            </w:pPr>
          </w:p>
        </w:tc>
        <w:tc>
          <w:tcPr>
            <w:tcW w:w="271" w:type="dxa"/>
            <w:tcBorders>
              <w:top w:val="nil"/>
              <w:left w:val="nil"/>
              <w:bottom w:val="single" w:sz="4" w:space="0" w:color="auto"/>
              <w:right w:val="nil"/>
            </w:tcBorders>
            <w:shd w:val="clear" w:color="auto" w:fill="auto"/>
            <w:noWrap/>
            <w:vAlign w:val="center"/>
            <w:hideMark/>
          </w:tcPr>
          <w:p w14:paraId="7C13A835" w14:textId="5CAC6B48" w:rsidR="008E036F" w:rsidRPr="004C0A52" w:rsidRDefault="008E036F" w:rsidP="000718B5">
            <w:pPr>
              <w:widowControl/>
              <w:spacing w:line="259" w:lineRule="auto"/>
              <w:jc w:val="center"/>
              <w:rPr>
                <w:rFonts w:eastAsia="Times New Roman" w:cs="Times New Roman"/>
                <w:color w:val="auto"/>
                <w:sz w:val="20"/>
                <w:szCs w:val="20"/>
              </w:rPr>
            </w:pPr>
          </w:p>
        </w:tc>
        <w:tc>
          <w:tcPr>
            <w:tcW w:w="746" w:type="dxa"/>
            <w:tcBorders>
              <w:top w:val="nil"/>
              <w:left w:val="nil"/>
              <w:bottom w:val="single" w:sz="4" w:space="0" w:color="auto"/>
              <w:right w:val="nil"/>
            </w:tcBorders>
            <w:shd w:val="clear" w:color="auto" w:fill="auto"/>
            <w:noWrap/>
            <w:vAlign w:val="center"/>
            <w:hideMark/>
          </w:tcPr>
          <w:p w14:paraId="1928FC4E" w14:textId="5D9C8996" w:rsidR="008E036F" w:rsidRPr="004C0A52" w:rsidRDefault="008E036F" w:rsidP="000718B5">
            <w:pPr>
              <w:widowControl/>
              <w:spacing w:line="259" w:lineRule="auto"/>
              <w:jc w:val="center"/>
              <w:rPr>
                <w:rFonts w:eastAsia="Times New Roman" w:cs="Times New Roman"/>
                <w:color w:val="auto"/>
                <w:sz w:val="20"/>
                <w:szCs w:val="20"/>
              </w:rPr>
            </w:pPr>
          </w:p>
        </w:tc>
        <w:tc>
          <w:tcPr>
            <w:tcW w:w="928" w:type="dxa"/>
            <w:tcBorders>
              <w:top w:val="nil"/>
              <w:left w:val="nil"/>
              <w:bottom w:val="single" w:sz="4" w:space="0" w:color="auto"/>
              <w:right w:val="nil"/>
            </w:tcBorders>
            <w:vAlign w:val="center"/>
          </w:tcPr>
          <w:p w14:paraId="40EA488C" w14:textId="77777777" w:rsidR="008E036F" w:rsidRPr="004C0A52" w:rsidRDefault="008E036F" w:rsidP="000718B5">
            <w:pPr>
              <w:widowControl/>
              <w:spacing w:line="259" w:lineRule="auto"/>
              <w:jc w:val="center"/>
              <w:rPr>
                <w:rFonts w:eastAsia="Times New Roman" w:cs="Times New Roman"/>
                <w:color w:val="auto"/>
                <w:sz w:val="20"/>
                <w:szCs w:val="20"/>
              </w:rPr>
            </w:pPr>
          </w:p>
        </w:tc>
        <w:tc>
          <w:tcPr>
            <w:tcW w:w="614" w:type="dxa"/>
            <w:tcBorders>
              <w:top w:val="nil"/>
              <w:left w:val="nil"/>
              <w:bottom w:val="single" w:sz="4" w:space="0" w:color="auto"/>
              <w:right w:val="nil"/>
            </w:tcBorders>
            <w:shd w:val="clear" w:color="auto" w:fill="auto"/>
            <w:noWrap/>
            <w:vAlign w:val="center"/>
            <w:hideMark/>
          </w:tcPr>
          <w:p w14:paraId="54640A56" w14:textId="0BE08F68" w:rsidR="008E036F" w:rsidRPr="004C0A52" w:rsidRDefault="008E036F" w:rsidP="000718B5">
            <w:pPr>
              <w:widowControl/>
              <w:spacing w:line="259" w:lineRule="auto"/>
              <w:jc w:val="center"/>
              <w:rPr>
                <w:rFonts w:eastAsia="Times New Roman" w:cs="Times New Roman"/>
                <w:color w:val="auto"/>
                <w:sz w:val="20"/>
                <w:szCs w:val="20"/>
              </w:rPr>
            </w:pPr>
          </w:p>
        </w:tc>
        <w:tc>
          <w:tcPr>
            <w:tcW w:w="695" w:type="dxa"/>
            <w:tcBorders>
              <w:top w:val="nil"/>
              <w:left w:val="nil"/>
              <w:bottom w:val="single" w:sz="4" w:space="0" w:color="auto"/>
              <w:right w:val="nil"/>
            </w:tcBorders>
            <w:shd w:val="clear" w:color="auto" w:fill="auto"/>
            <w:noWrap/>
            <w:vAlign w:val="center"/>
            <w:hideMark/>
          </w:tcPr>
          <w:p w14:paraId="1CED6275" w14:textId="01E31079" w:rsidR="008E036F" w:rsidRPr="004C0A52" w:rsidRDefault="008E036F" w:rsidP="000718B5">
            <w:pPr>
              <w:widowControl/>
              <w:spacing w:line="259" w:lineRule="auto"/>
              <w:jc w:val="center"/>
              <w:rPr>
                <w:rFonts w:eastAsia="Times New Roman" w:cs="Times New Roman"/>
                <w:color w:val="auto"/>
                <w:sz w:val="20"/>
                <w:szCs w:val="20"/>
              </w:rPr>
            </w:pPr>
          </w:p>
        </w:tc>
        <w:tc>
          <w:tcPr>
            <w:tcW w:w="819" w:type="dxa"/>
            <w:tcBorders>
              <w:top w:val="nil"/>
              <w:left w:val="nil"/>
              <w:bottom w:val="single" w:sz="4" w:space="0" w:color="auto"/>
              <w:right w:val="nil"/>
            </w:tcBorders>
            <w:shd w:val="clear" w:color="auto" w:fill="auto"/>
            <w:noWrap/>
            <w:vAlign w:val="center"/>
            <w:hideMark/>
          </w:tcPr>
          <w:p w14:paraId="07725272" w14:textId="1479E25C" w:rsidR="008E036F" w:rsidRPr="004C0A52" w:rsidRDefault="008E036F" w:rsidP="000718B5">
            <w:pPr>
              <w:widowControl/>
              <w:spacing w:line="259" w:lineRule="auto"/>
              <w:jc w:val="center"/>
              <w:rPr>
                <w:rFonts w:eastAsia="Times New Roman" w:cs="Times New Roman"/>
                <w:color w:val="auto"/>
                <w:sz w:val="20"/>
                <w:szCs w:val="20"/>
              </w:rPr>
            </w:pPr>
          </w:p>
        </w:tc>
        <w:tc>
          <w:tcPr>
            <w:tcW w:w="692" w:type="dxa"/>
            <w:tcBorders>
              <w:top w:val="nil"/>
              <w:left w:val="nil"/>
              <w:bottom w:val="single" w:sz="4" w:space="0" w:color="auto"/>
              <w:right w:val="nil"/>
            </w:tcBorders>
            <w:shd w:val="clear" w:color="auto" w:fill="auto"/>
            <w:noWrap/>
            <w:vAlign w:val="center"/>
            <w:hideMark/>
          </w:tcPr>
          <w:p w14:paraId="47D19822" w14:textId="22ED95DA" w:rsidR="008E036F" w:rsidRPr="004C0A52" w:rsidRDefault="008E036F" w:rsidP="000718B5">
            <w:pPr>
              <w:widowControl/>
              <w:spacing w:line="259" w:lineRule="auto"/>
              <w:jc w:val="center"/>
              <w:rPr>
                <w:rFonts w:eastAsia="Times New Roman" w:cs="Times New Roman"/>
                <w:color w:val="auto"/>
                <w:sz w:val="20"/>
                <w:szCs w:val="20"/>
              </w:rPr>
            </w:pPr>
          </w:p>
        </w:tc>
      </w:tr>
    </w:tbl>
    <w:p w14:paraId="6D105A94" w14:textId="24DA32CB" w:rsidR="00001529" w:rsidRPr="00001529" w:rsidRDefault="00001529" w:rsidP="00001529">
      <w:pPr>
        <w:pStyle w:val="BodyText"/>
        <w:spacing w:after="0"/>
        <w:ind w:left="90" w:hanging="90"/>
        <w:rPr>
          <w:sz w:val="16"/>
        </w:rPr>
      </w:pPr>
      <w:commentRangeStart w:id="462"/>
      <w:r w:rsidRPr="00001529">
        <w:rPr>
          <w:sz w:val="16"/>
        </w:rPr>
        <w:t>^ Results not statistically reliable, n&lt;30</w:t>
      </w:r>
      <w:commentRangeEnd w:id="462"/>
      <w:r w:rsidR="004E33EB">
        <w:rPr>
          <w:rStyle w:val="CommentReference"/>
        </w:rPr>
        <w:commentReference w:id="462"/>
      </w:r>
    </w:p>
    <w:p w14:paraId="3D718E1F"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8661D7E"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1086551A"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0C7B7042"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03BC01D3" w14:textId="4AA995EA" w:rsidR="00001529" w:rsidRPr="00001529" w:rsidRDefault="00001529" w:rsidP="00001529">
      <w:pPr>
        <w:pStyle w:val="BodyText"/>
        <w:spacing w:after="0"/>
        <w:ind w:left="90" w:hanging="90"/>
        <w:rPr>
          <w:sz w:val="16"/>
        </w:rPr>
      </w:pPr>
      <w:r w:rsidRPr="00001529">
        <w:rPr>
          <w:sz w:val="16"/>
        </w:rPr>
        <w:t xml:space="preserve">Notes: </w:t>
      </w:r>
    </w:p>
    <w:p w14:paraId="5E9EA32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6E56B5B" w14:textId="612523AF"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A543C48" w14:textId="4C2B5CE4" w:rsidR="00001529" w:rsidRPr="00001529" w:rsidRDefault="00001529" w:rsidP="00001529">
      <w:pPr>
        <w:pStyle w:val="BodyText"/>
        <w:spacing w:after="0"/>
        <w:ind w:left="90" w:hanging="90"/>
        <w:rPr>
          <w:sz w:val="16"/>
        </w:rPr>
      </w:pPr>
      <w:r w:rsidRPr="00001529">
        <w:rPr>
          <w:sz w:val="16"/>
        </w:rPr>
        <w:t>Having input means that the individual reported having input into most or all decisions reg</w:t>
      </w:r>
      <w:r>
        <w:rPr>
          <w:sz w:val="16"/>
        </w:rPr>
        <w:t>arding the activity.</w:t>
      </w:r>
    </w:p>
    <w:p w14:paraId="10E032EE" w14:textId="4C27E2CF" w:rsidR="004B2356" w:rsidRPr="004C0A52" w:rsidRDefault="00001529" w:rsidP="004C0A52">
      <w:pPr>
        <w:pStyle w:val="BodyText"/>
        <w:ind w:left="86" w:hanging="86"/>
        <w:rPr>
          <w:sz w:val="16"/>
          <w:szCs w:val="16"/>
        </w:rPr>
      </w:pPr>
      <w:r w:rsidRPr="004C0A52">
        <w:rPr>
          <w:sz w:val="16"/>
          <w:szCs w:val="16"/>
        </w:rPr>
        <w:t xml:space="preserve">Sources: </w:t>
      </w:r>
      <w:r w:rsidR="00330701" w:rsidRPr="004C0A52">
        <w:rPr>
          <w:sz w:val="16"/>
          <w:szCs w:val="16"/>
        </w:rPr>
        <w:t>Feed the Future [</w:t>
      </w:r>
      <w:r w:rsidR="00330701" w:rsidRPr="004C0A52">
        <w:rPr>
          <w:sz w:val="16"/>
          <w:szCs w:val="16"/>
          <w:highlight w:val="yellow"/>
        </w:rPr>
        <w:t>Country</w:t>
      </w:r>
      <w:r w:rsidR="00330701" w:rsidRPr="004C0A52">
        <w:rPr>
          <w:sz w:val="16"/>
          <w:szCs w:val="16"/>
        </w:rPr>
        <w:t>] ZOI Survey [</w:t>
      </w:r>
      <w:r w:rsidR="00FE1420">
        <w:rPr>
          <w:sz w:val="16"/>
          <w:highlight w:val="yellow"/>
        </w:rPr>
        <w:t xml:space="preserve">baseline </w:t>
      </w:r>
      <w:r w:rsidR="00330701" w:rsidRPr="004C0A52">
        <w:rPr>
          <w:sz w:val="16"/>
          <w:szCs w:val="16"/>
          <w:highlight w:val="yellow"/>
        </w:rPr>
        <w:t>survey year(s)</w:t>
      </w:r>
      <w:r w:rsidR="00330701" w:rsidRPr="004C0A52">
        <w:rPr>
          <w:sz w:val="16"/>
          <w:szCs w:val="16"/>
        </w:rPr>
        <w:t>]; Feed the Future [</w:t>
      </w:r>
      <w:r w:rsidR="00330701" w:rsidRPr="004C0A52">
        <w:rPr>
          <w:sz w:val="16"/>
          <w:szCs w:val="16"/>
          <w:highlight w:val="yellow"/>
        </w:rPr>
        <w:t>Country</w:t>
      </w:r>
      <w:r w:rsidR="00330701" w:rsidRPr="004C0A52">
        <w:rPr>
          <w:sz w:val="16"/>
          <w:szCs w:val="16"/>
        </w:rPr>
        <w:t>] ZOI Survey [</w:t>
      </w:r>
      <w:r w:rsidR="00A11DD1" w:rsidRPr="00A11DD1">
        <w:rPr>
          <w:sz w:val="16"/>
          <w:szCs w:val="16"/>
          <w:highlight w:val="yellow"/>
        </w:rPr>
        <w:t xml:space="preserve">endline </w:t>
      </w:r>
      <w:r w:rsidR="00330701" w:rsidRPr="004C0A52">
        <w:rPr>
          <w:sz w:val="16"/>
          <w:szCs w:val="16"/>
          <w:highlight w:val="yellow"/>
        </w:rPr>
        <w:t>survey year(s)</w:t>
      </w:r>
      <w:r w:rsidR="00330701" w:rsidRPr="004C0A52">
        <w:rPr>
          <w:sz w:val="16"/>
          <w:szCs w:val="16"/>
        </w:rPr>
        <w:t>]</w:t>
      </w:r>
    </w:p>
    <w:p w14:paraId="31C772A2" w14:textId="3A62B228" w:rsidR="00AB051C" w:rsidRDefault="009230F0" w:rsidP="004C0A52">
      <w:pPr>
        <w:pStyle w:val="Heading3"/>
        <w:ind w:left="2160" w:hanging="706"/>
      </w:pPr>
      <w:bookmarkStart w:id="463" w:name="_Toc22897212"/>
      <w:bookmarkStart w:id="464" w:name="_Toc50719319"/>
      <w:r>
        <w:t>5</w:t>
      </w:r>
      <w:r w:rsidR="00AB051C">
        <w:t>.4.2</w:t>
      </w:r>
      <w:r w:rsidR="004C0A52">
        <w:tab/>
      </w:r>
      <w:r w:rsidR="00AB051C">
        <w:t>Resources</w:t>
      </w:r>
      <w:bookmarkEnd w:id="463"/>
      <w:bookmarkEnd w:id="464"/>
    </w:p>
    <w:p w14:paraId="4B858BAA" w14:textId="5936D02C" w:rsidR="00AB051C" w:rsidRPr="00410B48" w:rsidRDefault="00AB051C" w:rsidP="004C0A52">
      <w:pPr>
        <w:pStyle w:val="BodyText"/>
      </w:pPr>
      <w:r w:rsidRPr="00410B48">
        <w:t xml:space="preserve">Adequacy in </w:t>
      </w:r>
      <w:r w:rsidRPr="00410B48">
        <w:rPr>
          <w:i/>
        </w:rPr>
        <w:t>Resources</w:t>
      </w:r>
      <w:r w:rsidRPr="00410B48">
        <w:t xml:space="preserve"> is measured by two indicators: (1) ownership of assets, and (2) access to and decisions related to credit. </w:t>
      </w:r>
      <w:r w:rsidR="00125A0A">
        <w:t xml:space="preserve">Women and men </w:t>
      </w:r>
      <w:r w:rsidRPr="00410B48">
        <w:t xml:space="preserve">are considered adequate in asset ownership if they own alone or jointly at least two small assets or one large asset. </w:t>
      </w:r>
      <w:r w:rsidR="00125A0A">
        <w:t xml:space="preserve">They </w:t>
      </w:r>
      <w:r w:rsidRPr="00410B48">
        <w:t xml:space="preserve">are considered adequate </w:t>
      </w:r>
      <w:r w:rsidR="006F049F">
        <w:t>in</w:t>
      </w:r>
      <w:r w:rsidRPr="00410B48">
        <w:t xml:space="preserve"> access to credit if they decide alone or jointly whether to borrow cash or in-kind or what to do with the money or item borrowed. </w:t>
      </w:r>
      <w:r w:rsidRPr="00410B48">
        <w:rPr>
          <w:b/>
        </w:rPr>
        <w:t xml:space="preserve">Table </w:t>
      </w:r>
      <w:r w:rsidR="009230F0">
        <w:rPr>
          <w:b/>
        </w:rPr>
        <w:t>5.4.3</w:t>
      </w:r>
      <w:r w:rsidRPr="00410B48">
        <w:t xml:space="preserve"> </w:t>
      </w:r>
      <w:r w:rsidR="00975596">
        <w:t xml:space="preserve">presents </w:t>
      </w:r>
      <w:r w:rsidRPr="00410B48">
        <w:t>ownership of assets</w:t>
      </w:r>
      <w:r w:rsidR="00975596">
        <w:t xml:space="preserve"> in the </w:t>
      </w:r>
      <w:r w:rsidR="00160DC3">
        <w:rPr>
          <w:szCs w:val="22"/>
        </w:rPr>
        <w:t>Phase One</w:t>
      </w:r>
      <w:r w:rsidR="007F25EC">
        <w:rPr>
          <w:szCs w:val="22"/>
        </w:rPr>
        <w:t xml:space="preserve"> ZOI</w:t>
      </w:r>
      <w:r w:rsidR="00975596">
        <w:t xml:space="preserve">, comparing estimates at </w:t>
      </w:r>
      <w:r w:rsidR="00125A0A">
        <w:t xml:space="preserve">baseline and </w:t>
      </w:r>
      <w:r w:rsidR="00975596">
        <w:t xml:space="preserve">at </w:t>
      </w:r>
      <w:r w:rsidR="00125A0A">
        <w:t>endline</w:t>
      </w:r>
      <w:r w:rsidRPr="00410B48">
        <w:t xml:space="preserve">. </w:t>
      </w:r>
    </w:p>
    <w:p w14:paraId="5D4BD84A" w14:textId="43EAB6B4" w:rsidR="00AB051C" w:rsidRPr="00410B48" w:rsidRDefault="00AB051C" w:rsidP="004C0A52">
      <w:pPr>
        <w:pStyle w:val="BodyText"/>
      </w:pPr>
      <w:r w:rsidRPr="00410B48">
        <w:rPr>
          <w:highlight w:val="yellow"/>
        </w:rPr>
        <w:t>[</w:t>
      </w:r>
      <w:commentRangeStart w:id="465"/>
      <w:r w:rsidRPr="00410B48">
        <w:rPr>
          <w:highlight w:val="yellow"/>
        </w:rPr>
        <w:t>D</w:t>
      </w:r>
      <w:r w:rsidR="00125A0A">
        <w:rPr>
          <w:highlight w:val="yellow"/>
        </w:rPr>
        <w:t>escribe the results presented in Table 5.4.3</w:t>
      </w:r>
      <w:commentRangeEnd w:id="465"/>
      <w:r w:rsidR="00125A0A">
        <w:rPr>
          <w:rStyle w:val="CommentReference"/>
        </w:rPr>
        <w:commentReference w:id="465"/>
      </w:r>
      <w:r w:rsidR="00125A0A">
        <w:rPr>
          <w:highlight w:val="yellow"/>
        </w:rPr>
        <w:t>.</w:t>
      </w:r>
      <w:r w:rsidRPr="00410B48">
        <w:rPr>
          <w:highlight w:val="yellow"/>
        </w:rPr>
        <w:t xml:space="preserve">] </w:t>
      </w:r>
    </w:p>
    <w:p w14:paraId="41B57F6D" w14:textId="072BB25F" w:rsidR="00AB051C" w:rsidRDefault="009230F0" w:rsidP="002C5C6C">
      <w:pPr>
        <w:pStyle w:val="Tabletitle"/>
        <w:keepLines/>
        <w:spacing w:before="240"/>
        <w:contextualSpacing/>
        <w:outlineLvl w:val="3"/>
      </w:pPr>
      <w:bookmarkStart w:id="466" w:name="_Toc50719189"/>
      <w:r w:rsidRPr="009230F0">
        <w:t xml:space="preserve">Table 5.4.3: Comparison of Ownership of Productive Resources, by Sex, Feed the Future </w:t>
      </w:r>
      <w:r w:rsidR="00160DC3">
        <w:t>Phase One</w:t>
      </w:r>
      <w:r w:rsidRPr="009230F0">
        <w:t xml:space="preserve"> Baseline and Endline ZOI Surveys</w:t>
      </w:r>
      <w:bookmarkEnd w:id="466"/>
    </w:p>
    <w:tbl>
      <w:tblPr>
        <w:tblW w:w="5000" w:type="pct"/>
        <w:tblCellMar>
          <w:left w:w="72" w:type="dxa"/>
          <w:right w:w="72" w:type="dxa"/>
        </w:tblCellMar>
        <w:tblLook w:val="04A0" w:firstRow="1" w:lastRow="0" w:firstColumn="1" w:lastColumn="0" w:noHBand="0" w:noVBand="1"/>
      </w:tblPr>
      <w:tblGrid>
        <w:gridCol w:w="2985"/>
        <w:gridCol w:w="685"/>
        <w:gridCol w:w="971"/>
        <w:gridCol w:w="578"/>
        <w:gridCol w:w="200"/>
        <w:gridCol w:w="650"/>
        <w:gridCol w:w="973"/>
        <w:gridCol w:w="581"/>
        <w:gridCol w:w="564"/>
        <w:gridCol w:w="732"/>
        <w:gridCol w:w="585"/>
      </w:tblGrid>
      <w:tr w:rsidR="000718B5" w:rsidRPr="004C0A52" w14:paraId="12617748" w14:textId="77777777" w:rsidTr="000718B5">
        <w:trPr>
          <w:tblHeader/>
        </w:trPr>
        <w:tc>
          <w:tcPr>
            <w:tcW w:w="1552" w:type="pct"/>
            <w:vMerge w:val="restart"/>
            <w:tcBorders>
              <w:top w:val="single" w:sz="4" w:space="0" w:color="auto"/>
              <w:left w:val="nil"/>
              <w:bottom w:val="single" w:sz="4" w:space="0" w:color="000000"/>
              <w:right w:val="nil"/>
            </w:tcBorders>
            <w:shd w:val="clear" w:color="000000" w:fill="387990"/>
            <w:vAlign w:val="bottom"/>
            <w:hideMark/>
          </w:tcPr>
          <w:p w14:paraId="7B1CF099"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Productive resource</w:t>
            </w:r>
          </w:p>
        </w:tc>
        <w:tc>
          <w:tcPr>
            <w:tcW w:w="1182" w:type="pct"/>
            <w:gridSpan w:val="3"/>
            <w:tcBorders>
              <w:top w:val="single" w:sz="4" w:space="0" w:color="auto"/>
              <w:left w:val="nil"/>
              <w:bottom w:val="single" w:sz="4" w:space="0" w:color="FFFFFF"/>
              <w:right w:val="nil"/>
            </w:tcBorders>
            <w:shd w:val="clear" w:color="000000" w:fill="387990"/>
          </w:tcPr>
          <w:p w14:paraId="3D184972"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Baseline </w:t>
            </w:r>
          </w:p>
          <w:p w14:paraId="204718B1" w14:textId="65BDCAC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104" w:type="pct"/>
            <w:tcBorders>
              <w:top w:val="single" w:sz="4" w:space="0" w:color="auto"/>
              <w:left w:val="nil"/>
              <w:bottom w:val="nil"/>
              <w:right w:val="nil"/>
            </w:tcBorders>
            <w:shd w:val="clear" w:color="000000" w:fill="387990"/>
            <w:vAlign w:val="bottom"/>
            <w:hideMark/>
          </w:tcPr>
          <w:p w14:paraId="628B028F" w14:textId="77777777" w:rsidR="000718B5" w:rsidRPr="004C0A52" w:rsidRDefault="000718B5" w:rsidP="004C0A52">
            <w:pPr>
              <w:widowControl/>
              <w:spacing w:line="259" w:lineRule="auto"/>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1166" w:type="pct"/>
            <w:gridSpan w:val="3"/>
            <w:tcBorders>
              <w:top w:val="single" w:sz="4" w:space="0" w:color="auto"/>
              <w:left w:val="nil"/>
              <w:bottom w:val="single" w:sz="4" w:space="0" w:color="FFFFFF"/>
              <w:right w:val="nil"/>
            </w:tcBorders>
            <w:shd w:val="clear" w:color="000000" w:fill="387990"/>
          </w:tcPr>
          <w:p w14:paraId="4349F494" w14:textId="77777777" w:rsidR="000718B5"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xml:space="preserve">Endline </w:t>
            </w:r>
          </w:p>
          <w:p w14:paraId="09EE1400" w14:textId="67C67380"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([Year(s)])</w:t>
            </w:r>
          </w:p>
        </w:tc>
        <w:tc>
          <w:tcPr>
            <w:tcW w:w="299" w:type="pct"/>
            <w:vMerge w:val="restart"/>
            <w:tcBorders>
              <w:top w:val="single" w:sz="4" w:space="0" w:color="auto"/>
              <w:left w:val="nil"/>
              <w:right w:val="nil"/>
            </w:tcBorders>
            <w:shd w:val="clear" w:color="000000" w:fill="387990"/>
            <w:vAlign w:val="bottom"/>
            <w:hideMark/>
          </w:tcPr>
          <w:p w14:paraId="7AC224BB" w14:textId="5CE8D562" w:rsidR="000718B5" w:rsidRPr="004C0A52" w:rsidRDefault="000718B5" w:rsidP="000718B5">
            <w:pPr>
              <w:widowControl/>
              <w:spacing w:line="259" w:lineRule="auto"/>
              <w:jc w:val="center"/>
              <w:rPr>
                <w:rFonts w:eastAsia="Times New Roman" w:cs="Times New Roman"/>
                <w:b/>
                <w:bCs/>
                <w:color w:val="FFFFFF"/>
                <w:sz w:val="20"/>
                <w:szCs w:val="20"/>
              </w:rPr>
            </w:pPr>
          </w:p>
          <w:p w14:paraId="0D81F4A2" w14:textId="0508150B" w:rsidR="000718B5" w:rsidRPr="004C0A52" w:rsidRDefault="000718B5" w:rsidP="000718B5">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Diff.</w:t>
            </w:r>
          </w:p>
        </w:tc>
        <w:tc>
          <w:tcPr>
            <w:tcW w:w="387" w:type="pct"/>
            <w:vMerge w:val="restart"/>
            <w:tcBorders>
              <w:top w:val="single" w:sz="4" w:space="0" w:color="auto"/>
              <w:left w:val="nil"/>
              <w:right w:val="nil"/>
            </w:tcBorders>
            <w:shd w:val="clear" w:color="000000" w:fill="387990"/>
            <w:vAlign w:val="bottom"/>
            <w:hideMark/>
          </w:tcPr>
          <w:p w14:paraId="0C2735D2" w14:textId="1264F61C" w:rsidR="000718B5" w:rsidRPr="004C0A52" w:rsidRDefault="000718B5" w:rsidP="004C0A52">
            <w:pPr>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p-</w:t>
            </w:r>
            <w:proofErr w:type="spellStart"/>
            <w:r w:rsidRPr="004C0A52">
              <w:rPr>
                <w:rFonts w:eastAsia="Times New Roman" w:cs="Times New Roman"/>
                <w:b/>
                <w:bCs/>
                <w:color w:val="FFFFFF"/>
                <w:sz w:val="20"/>
                <w:szCs w:val="20"/>
              </w:rPr>
              <w:t>value</w:t>
            </w:r>
            <w:r w:rsidRPr="004C0A52">
              <w:rPr>
                <w:rFonts w:eastAsia="Times New Roman" w:cs="Times New Roman"/>
                <w:b/>
                <w:bCs/>
                <w:color w:val="FFFFFF"/>
                <w:sz w:val="20"/>
                <w:szCs w:val="20"/>
                <w:vertAlign w:val="superscript"/>
              </w:rPr>
              <w:t>a</w:t>
            </w:r>
            <w:proofErr w:type="spellEnd"/>
          </w:p>
        </w:tc>
        <w:tc>
          <w:tcPr>
            <w:tcW w:w="310" w:type="pct"/>
            <w:vMerge w:val="restart"/>
            <w:tcBorders>
              <w:top w:val="single" w:sz="4" w:space="0" w:color="auto"/>
              <w:left w:val="nil"/>
              <w:right w:val="nil"/>
            </w:tcBorders>
            <w:shd w:val="clear" w:color="000000" w:fill="387990"/>
            <w:vAlign w:val="bottom"/>
            <w:hideMark/>
          </w:tcPr>
          <w:p w14:paraId="57487947" w14:textId="7AC79F55" w:rsidR="000718B5" w:rsidRPr="004C0A52" w:rsidRDefault="000718B5" w:rsidP="004C0A52">
            <w:pPr>
              <w:widowControl/>
              <w:spacing w:line="259" w:lineRule="auto"/>
              <w:jc w:val="center"/>
              <w:rPr>
                <w:rFonts w:eastAsia="Times New Roman" w:cs="Times New Roman"/>
                <w:b/>
                <w:bCs/>
                <w:color w:val="FFFFFF"/>
                <w:sz w:val="20"/>
                <w:szCs w:val="20"/>
              </w:rPr>
            </w:pPr>
            <w:proofErr w:type="spellStart"/>
            <w:r w:rsidRPr="004C0A52">
              <w:rPr>
                <w:rFonts w:eastAsia="Times New Roman" w:cs="Times New Roman"/>
                <w:b/>
                <w:bCs/>
                <w:color w:val="FFFFFF"/>
                <w:sz w:val="20"/>
                <w:szCs w:val="20"/>
              </w:rPr>
              <w:t>Sig.</w:t>
            </w:r>
            <w:r w:rsidRPr="004C0A52">
              <w:rPr>
                <w:rFonts w:eastAsia="Times New Roman" w:cs="Times New Roman"/>
                <w:b/>
                <w:bCs/>
                <w:color w:val="FFFFFF"/>
                <w:sz w:val="20"/>
                <w:szCs w:val="20"/>
                <w:vertAlign w:val="superscript"/>
              </w:rPr>
              <w:t>b</w:t>
            </w:r>
            <w:proofErr w:type="spellEnd"/>
          </w:p>
        </w:tc>
      </w:tr>
      <w:tr w:rsidR="000718B5" w:rsidRPr="004C0A52" w14:paraId="0A357C70" w14:textId="77777777" w:rsidTr="000718B5">
        <w:trPr>
          <w:tblHeader/>
        </w:trPr>
        <w:tc>
          <w:tcPr>
            <w:tcW w:w="1552" w:type="pct"/>
            <w:vMerge/>
            <w:tcBorders>
              <w:top w:val="single" w:sz="4" w:space="0" w:color="auto"/>
              <w:left w:val="nil"/>
              <w:bottom w:val="single" w:sz="4" w:space="0" w:color="000000"/>
              <w:right w:val="nil"/>
            </w:tcBorders>
            <w:vAlign w:val="center"/>
            <w:hideMark/>
          </w:tcPr>
          <w:p w14:paraId="4029BA81" w14:textId="77777777" w:rsidR="000718B5" w:rsidRPr="004C0A52" w:rsidRDefault="000718B5" w:rsidP="004C0A52">
            <w:pPr>
              <w:widowControl/>
              <w:spacing w:line="259" w:lineRule="auto"/>
              <w:rPr>
                <w:rFonts w:eastAsia="Times New Roman" w:cs="Times New Roman"/>
                <w:b/>
                <w:bCs/>
                <w:color w:val="FFFFFF"/>
                <w:sz w:val="20"/>
                <w:szCs w:val="20"/>
              </w:rPr>
            </w:pPr>
          </w:p>
        </w:tc>
        <w:tc>
          <w:tcPr>
            <w:tcW w:w="363" w:type="pct"/>
            <w:tcBorders>
              <w:top w:val="nil"/>
              <w:left w:val="nil"/>
              <w:bottom w:val="single" w:sz="4" w:space="0" w:color="auto"/>
              <w:right w:val="nil"/>
            </w:tcBorders>
            <w:shd w:val="clear" w:color="000000" w:fill="387990"/>
            <w:vAlign w:val="bottom"/>
            <w:hideMark/>
          </w:tcPr>
          <w:p w14:paraId="1BE4CD4B" w14:textId="3275E42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3" w:type="pct"/>
            <w:tcBorders>
              <w:top w:val="nil"/>
              <w:left w:val="nil"/>
              <w:bottom w:val="single" w:sz="4" w:space="0" w:color="auto"/>
              <w:right w:val="nil"/>
            </w:tcBorders>
            <w:shd w:val="clear" w:color="000000" w:fill="387990"/>
          </w:tcPr>
          <w:p w14:paraId="604B64DE" w14:textId="547DF014"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6" w:type="pct"/>
            <w:tcBorders>
              <w:top w:val="nil"/>
              <w:left w:val="nil"/>
              <w:bottom w:val="single" w:sz="4" w:space="0" w:color="auto"/>
              <w:right w:val="nil"/>
            </w:tcBorders>
            <w:shd w:val="clear" w:color="000000" w:fill="387990"/>
            <w:vAlign w:val="bottom"/>
            <w:hideMark/>
          </w:tcPr>
          <w:p w14:paraId="33A47556" w14:textId="40FA6041"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104" w:type="pct"/>
            <w:tcBorders>
              <w:top w:val="nil"/>
              <w:left w:val="nil"/>
              <w:bottom w:val="single" w:sz="4" w:space="0" w:color="auto"/>
              <w:right w:val="nil"/>
            </w:tcBorders>
            <w:shd w:val="clear" w:color="000000" w:fill="387990"/>
            <w:vAlign w:val="bottom"/>
            <w:hideMark/>
          </w:tcPr>
          <w:p w14:paraId="47363BD5" w14:textId="77777777"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 </w:t>
            </w:r>
          </w:p>
        </w:tc>
        <w:tc>
          <w:tcPr>
            <w:tcW w:w="344" w:type="pct"/>
            <w:tcBorders>
              <w:top w:val="nil"/>
              <w:left w:val="nil"/>
              <w:bottom w:val="single" w:sz="4" w:space="0" w:color="auto"/>
              <w:right w:val="nil"/>
            </w:tcBorders>
            <w:shd w:val="clear" w:color="000000" w:fill="387990"/>
            <w:vAlign w:val="bottom"/>
            <w:hideMark/>
          </w:tcPr>
          <w:p w14:paraId="06A2412F" w14:textId="0C27C89A"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14" w:type="pct"/>
            <w:tcBorders>
              <w:top w:val="nil"/>
              <w:left w:val="nil"/>
              <w:bottom w:val="single" w:sz="4" w:space="0" w:color="auto"/>
              <w:right w:val="nil"/>
            </w:tcBorders>
            <w:shd w:val="clear" w:color="000000" w:fill="387990"/>
          </w:tcPr>
          <w:p w14:paraId="09B5DB0A" w14:textId="4D7AA688" w:rsidR="000718B5" w:rsidRPr="004C0A52" w:rsidRDefault="000718B5" w:rsidP="004C0A5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08" w:type="pct"/>
            <w:tcBorders>
              <w:top w:val="nil"/>
              <w:left w:val="nil"/>
              <w:bottom w:val="single" w:sz="4" w:space="0" w:color="auto"/>
              <w:right w:val="nil"/>
            </w:tcBorders>
            <w:shd w:val="clear" w:color="000000" w:fill="387990"/>
            <w:vAlign w:val="bottom"/>
            <w:hideMark/>
          </w:tcPr>
          <w:p w14:paraId="19AB63A5" w14:textId="60FDF53C" w:rsidR="000718B5" w:rsidRPr="004C0A52" w:rsidRDefault="000718B5" w:rsidP="004C0A52">
            <w:pPr>
              <w:widowControl/>
              <w:spacing w:line="259" w:lineRule="auto"/>
              <w:jc w:val="center"/>
              <w:rPr>
                <w:rFonts w:eastAsia="Times New Roman" w:cs="Times New Roman"/>
                <w:b/>
                <w:bCs/>
                <w:color w:val="FFFFFF"/>
                <w:sz w:val="20"/>
                <w:szCs w:val="20"/>
              </w:rPr>
            </w:pPr>
            <w:r w:rsidRPr="004C0A52">
              <w:rPr>
                <w:rFonts w:eastAsia="Times New Roman" w:cs="Times New Roman"/>
                <w:b/>
                <w:bCs/>
                <w:color w:val="FFFFFF"/>
                <w:sz w:val="20"/>
                <w:szCs w:val="20"/>
              </w:rPr>
              <w:t>n</w:t>
            </w:r>
          </w:p>
        </w:tc>
        <w:tc>
          <w:tcPr>
            <w:tcW w:w="299" w:type="pct"/>
            <w:vMerge/>
            <w:tcBorders>
              <w:left w:val="nil"/>
              <w:bottom w:val="single" w:sz="4" w:space="0" w:color="auto"/>
              <w:right w:val="nil"/>
            </w:tcBorders>
            <w:shd w:val="clear" w:color="000000" w:fill="387990"/>
            <w:vAlign w:val="bottom"/>
            <w:hideMark/>
          </w:tcPr>
          <w:p w14:paraId="5F1A73ED" w14:textId="3EFE225A" w:rsidR="000718B5" w:rsidRPr="004C0A52" w:rsidRDefault="000718B5" w:rsidP="004C0A52">
            <w:pPr>
              <w:widowControl/>
              <w:spacing w:line="259" w:lineRule="auto"/>
              <w:jc w:val="center"/>
              <w:rPr>
                <w:rFonts w:eastAsia="Times New Roman" w:cs="Times New Roman"/>
                <w:b/>
                <w:bCs/>
                <w:color w:val="FFFFFF"/>
                <w:sz w:val="20"/>
                <w:szCs w:val="20"/>
              </w:rPr>
            </w:pPr>
          </w:p>
        </w:tc>
        <w:tc>
          <w:tcPr>
            <w:tcW w:w="387" w:type="pct"/>
            <w:vMerge/>
            <w:tcBorders>
              <w:left w:val="nil"/>
              <w:bottom w:val="single" w:sz="4" w:space="0" w:color="auto"/>
              <w:right w:val="nil"/>
            </w:tcBorders>
            <w:shd w:val="clear" w:color="000000" w:fill="387990"/>
            <w:vAlign w:val="bottom"/>
            <w:hideMark/>
          </w:tcPr>
          <w:p w14:paraId="2B750341" w14:textId="665D156C" w:rsidR="000718B5" w:rsidRPr="004C0A52" w:rsidRDefault="000718B5" w:rsidP="004C0A52">
            <w:pPr>
              <w:widowControl/>
              <w:spacing w:line="259" w:lineRule="auto"/>
              <w:jc w:val="center"/>
              <w:rPr>
                <w:rFonts w:eastAsia="Times New Roman" w:cs="Times New Roman"/>
                <w:b/>
                <w:bCs/>
                <w:color w:val="FFFFFF"/>
                <w:sz w:val="20"/>
                <w:szCs w:val="20"/>
              </w:rPr>
            </w:pPr>
          </w:p>
        </w:tc>
        <w:tc>
          <w:tcPr>
            <w:tcW w:w="310" w:type="pct"/>
            <w:vMerge/>
            <w:tcBorders>
              <w:left w:val="nil"/>
              <w:bottom w:val="single" w:sz="4" w:space="0" w:color="auto"/>
              <w:right w:val="nil"/>
            </w:tcBorders>
            <w:shd w:val="clear" w:color="000000" w:fill="387990"/>
            <w:vAlign w:val="bottom"/>
            <w:hideMark/>
          </w:tcPr>
          <w:p w14:paraId="430AA3AA" w14:textId="25527E99" w:rsidR="000718B5" w:rsidRPr="004C0A52" w:rsidRDefault="000718B5" w:rsidP="004C0A52">
            <w:pPr>
              <w:widowControl/>
              <w:spacing w:line="259" w:lineRule="auto"/>
              <w:jc w:val="center"/>
              <w:rPr>
                <w:rFonts w:eastAsia="Times New Roman" w:cs="Times New Roman"/>
                <w:b/>
                <w:bCs/>
                <w:color w:val="FFFFFF"/>
                <w:sz w:val="20"/>
                <w:szCs w:val="20"/>
              </w:rPr>
            </w:pPr>
          </w:p>
        </w:tc>
      </w:tr>
      <w:tr w:rsidR="000718B5" w:rsidRPr="004C0A52" w14:paraId="5EA55D80" w14:textId="77777777" w:rsidTr="000718B5">
        <w:tc>
          <w:tcPr>
            <w:tcW w:w="1552" w:type="pct"/>
            <w:tcBorders>
              <w:top w:val="single" w:sz="4" w:space="0" w:color="auto"/>
              <w:left w:val="nil"/>
              <w:bottom w:val="nil"/>
              <w:right w:val="nil"/>
            </w:tcBorders>
            <w:shd w:val="clear" w:color="000000" w:fill="DDEBF7"/>
            <w:noWrap/>
            <w:vAlign w:val="bottom"/>
            <w:hideMark/>
          </w:tcPr>
          <w:p w14:paraId="40F399B2" w14:textId="54596CA8" w:rsidR="00A765EC" w:rsidRPr="004C0A52" w:rsidRDefault="00A765EC" w:rsidP="004C0A52">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Woman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c</w:t>
            </w:r>
            <w:proofErr w:type="spellEnd"/>
          </w:p>
        </w:tc>
        <w:tc>
          <w:tcPr>
            <w:tcW w:w="363" w:type="pct"/>
            <w:tcBorders>
              <w:top w:val="nil"/>
              <w:left w:val="nil"/>
              <w:bottom w:val="nil"/>
              <w:right w:val="nil"/>
            </w:tcBorders>
            <w:shd w:val="clear" w:color="000000" w:fill="DDEBF7"/>
            <w:vAlign w:val="center"/>
            <w:hideMark/>
          </w:tcPr>
          <w:p w14:paraId="5C5C26AA" w14:textId="31C1164A" w:rsidR="00A765EC" w:rsidRPr="004C0A52" w:rsidRDefault="00A765EC" w:rsidP="004C0A52">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37AFDCE4"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56444244" w14:textId="5FA77E94" w:rsidR="00A765EC" w:rsidRPr="004C0A52" w:rsidRDefault="00A765EC" w:rsidP="004C0A52">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13AF03DF" w14:textId="05B25F25" w:rsidR="00A765EC" w:rsidRPr="004C0A52" w:rsidRDefault="00A765EC" w:rsidP="004C0A52">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3C343B55" w14:textId="26F8C6B7" w:rsidR="00A765EC" w:rsidRPr="004C0A52" w:rsidRDefault="00A765EC" w:rsidP="004C0A52">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39EEAC95" w14:textId="77777777" w:rsidR="00A765EC" w:rsidRPr="004C0A52" w:rsidRDefault="00A765EC" w:rsidP="004C0A52">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3AD503FF" w14:textId="33DCD546" w:rsidR="00A765EC" w:rsidRPr="004C0A52" w:rsidRDefault="00A765EC" w:rsidP="004C0A52">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907187E" w14:textId="6D3EC663" w:rsidR="00A765EC" w:rsidRPr="004C0A52" w:rsidRDefault="00A765EC" w:rsidP="004C0A52">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739AE387" w14:textId="6A86042B" w:rsidR="00A765EC" w:rsidRPr="004C0A52" w:rsidRDefault="00A765EC" w:rsidP="004C0A52">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1817A86F" w14:textId="325AC994" w:rsidR="00A765EC" w:rsidRPr="004C0A52" w:rsidRDefault="00A765EC" w:rsidP="004C0A52">
            <w:pPr>
              <w:widowControl/>
              <w:spacing w:line="259" w:lineRule="auto"/>
              <w:jc w:val="center"/>
              <w:rPr>
                <w:rFonts w:eastAsia="Times New Roman" w:cs="Times New Roman"/>
                <w:bCs/>
                <w:color w:val="auto"/>
                <w:sz w:val="20"/>
                <w:szCs w:val="20"/>
              </w:rPr>
            </w:pPr>
          </w:p>
        </w:tc>
      </w:tr>
      <w:tr w:rsidR="000718B5" w:rsidRPr="004C0A52" w14:paraId="108E83B7" w14:textId="77777777" w:rsidTr="00093112">
        <w:tc>
          <w:tcPr>
            <w:tcW w:w="1552" w:type="pct"/>
            <w:tcBorders>
              <w:top w:val="single" w:sz="4" w:space="0" w:color="auto"/>
              <w:left w:val="nil"/>
              <w:bottom w:val="single" w:sz="4" w:space="0" w:color="auto"/>
              <w:right w:val="nil"/>
            </w:tcBorders>
            <w:shd w:val="clear" w:color="auto" w:fill="auto"/>
            <w:vAlign w:val="center"/>
            <w:hideMark/>
          </w:tcPr>
          <w:p w14:paraId="0900D3AA"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tcPr>
          <w:p w14:paraId="7FC4E444" w14:textId="374A73C3"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vAlign w:val="center"/>
          </w:tcPr>
          <w:p w14:paraId="082ABDC7" w14:textId="44F6488F"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tcPr>
          <w:p w14:paraId="3F75F7CB" w14:textId="593E455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tcPr>
          <w:p w14:paraId="2BB00096" w14:textId="4B07744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tcPr>
          <w:p w14:paraId="1A134C2B" w14:textId="099FF9C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vAlign w:val="center"/>
          </w:tcPr>
          <w:p w14:paraId="11794478" w14:textId="084CE954"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tcPr>
          <w:p w14:paraId="715DC0A5" w14:textId="680AFB0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4B46E88" w14:textId="019263C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tcPr>
          <w:p w14:paraId="0BAEA7E0" w14:textId="09D9BF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tcPr>
          <w:p w14:paraId="466AF6E5" w14:textId="17BB5C8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310FA97" w14:textId="77777777" w:rsidTr="000718B5">
        <w:tc>
          <w:tcPr>
            <w:tcW w:w="1552" w:type="pct"/>
            <w:tcBorders>
              <w:top w:val="nil"/>
              <w:left w:val="nil"/>
              <w:bottom w:val="single" w:sz="4" w:space="0" w:color="auto"/>
              <w:right w:val="nil"/>
            </w:tcBorders>
            <w:shd w:val="clear" w:color="auto" w:fill="auto"/>
            <w:vAlign w:val="center"/>
            <w:hideMark/>
          </w:tcPr>
          <w:p w14:paraId="465FB2C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livestock</w:t>
            </w:r>
          </w:p>
        </w:tc>
        <w:tc>
          <w:tcPr>
            <w:tcW w:w="363" w:type="pct"/>
            <w:tcBorders>
              <w:top w:val="nil"/>
              <w:left w:val="nil"/>
              <w:bottom w:val="single" w:sz="4" w:space="0" w:color="auto"/>
              <w:right w:val="nil"/>
            </w:tcBorders>
            <w:shd w:val="clear" w:color="auto" w:fill="auto"/>
            <w:vAlign w:val="center"/>
            <w:hideMark/>
          </w:tcPr>
          <w:p w14:paraId="6059ADEB" w14:textId="625D9B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30D9F4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B71EA5C" w14:textId="71A71CE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C38AB09" w14:textId="505E4498"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506230D" w14:textId="4B7A5C2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B0AB73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77B9F10" w14:textId="37553623"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91EDAC" w14:textId="16FFB44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1031B9C" w14:textId="7E7CB4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7082A" w14:textId="11388C0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53E7548" w14:textId="77777777" w:rsidTr="000718B5">
        <w:tc>
          <w:tcPr>
            <w:tcW w:w="1552" w:type="pct"/>
            <w:tcBorders>
              <w:top w:val="nil"/>
              <w:left w:val="nil"/>
              <w:bottom w:val="single" w:sz="4" w:space="0" w:color="auto"/>
              <w:right w:val="nil"/>
            </w:tcBorders>
            <w:shd w:val="clear" w:color="auto" w:fill="auto"/>
            <w:vAlign w:val="center"/>
            <w:hideMark/>
          </w:tcPr>
          <w:p w14:paraId="4D6A49B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19A1F83" w14:textId="415FD57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F13FC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0B7A302" w14:textId="05F9B71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FF542F7" w14:textId="79B59B8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F16EEC3" w14:textId="471CF65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089FBF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D275CD" w14:textId="20CFD77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DFDED79" w14:textId="343B3B4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65CE3E6" w14:textId="5CD71EFF"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49FE5C4" w14:textId="43CD0610"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5F4C2DAF" w14:textId="77777777" w:rsidTr="00595E19">
        <w:tc>
          <w:tcPr>
            <w:tcW w:w="1552" w:type="pct"/>
            <w:tcBorders>
              <w:top w:val="nil"/>
              <w:left w:val="nil"/>
              <w:bottom w:val="single" w:sz="4" w:space="0" w:color="auto"/>
              <w:right w:val="nil"/>
            </w:tcBorders>
            <w:shd w:val="clear" w:color="auto" w:fill="auto"/>
            <w:vAlign w:val="center"/>
            <w:hideMark/>
          </w:tcPr>
          <w:p w14:paraId="28262645"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5A96FA1C" w14:textId="2B6E5D18"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19CCD8BF"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D05E43A" w14:textId="3011112E"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6118008" w14:textId="564C8628"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69693B" w14:textId="50C39B0D"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ACFD12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EF6CA5C" w14:textId="581AE4F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CBE01AB" w14:textId="19585A4A"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B24ABA" w14:textId="43D04CF8"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5E9A42D" w14:textId="2925AB06"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4B120B5" w14:textId="77777777" w:rsidTr="000718B5">
        <w:tc>
          <w:tcPr>
            <w:tcW w:w="1552" w:type="pct"/>
            <w:tcBorders>
              <w:top w:val="nil"/>
              <w:left w:val="nil"/>
              <w:bottom w:val="single" w:sz="4" w:space="0" w:color="auto"/>
              <w:right w:val="nil"/>
            </w:tcBorders>
            <w:shd w:val="clear" w:color="auto" w:fill="auto"/>
            <w:vAlign w:val="center"/>
            <w:hideMark/>
          </w:tcPr>
          <w:p w14:paraId="08817C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6A92F45F" w14:textId="251ED25C"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D32E3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2B5DC98" w14:textId="74985A7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DC8544" w14:textId="76F7714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7F15792" w14:textId="0DC18C6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721DF1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0B95C06" w14:textId="7C612DAA"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20C1FCE" w14:textId="759ECD50"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7C8619E" w14:textId="31BE2C1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D55EEA5" w14:textId="67AE41F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AD679B5" w14:textId="77777777" w:rsidTr="00595E19">
        <w:tc>
          <w:tcPr>
            <w:tcW w:w="1552" w:type="pct"/>
            <w:tcBorders>
              <w:top w:val="nil"/>
              <w:left w:val="nil"/>
              <w:bottom w:val="single" w:sz="4" w:space="0" w:color="auto"/>
              <w:right w:val="nil"/>
            </w:tcBorders>
            <w:shd w:val="clear" w:color="auto" w:fill="auto"/>
            <w:vAlign w:val="center"/>
            <w:hideMark/>
          </w:tcPr>
          <w:p w14:paraId="5A40A7C1"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7D707572" w14:textId="2325E29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29990D9"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E568A8D" w14:textId="77917745"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90E320B" w14:textId="4C73B3BF"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0A29C45" w14:textId="0DC389F8"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5DA71D83"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51FFD3" w14:textId="43F9B525"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9D005C3" w14:textId="4706D233"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C43482" w14:textId="7774B20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11F5A43" w14:textId="52DE3C9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4B5F1D2E" w14:textId="77777777" w:rsidTr="000718B5">
        <w:tc>
          <w:tcPr>
            <w:tcW w:w="1552" w:type="pct"/>
            <w:tcBorders>
              <w:top w:val="nil"/>
              <w:left w:val="nil"/>
              <w:bottom w:val="single" w:sz="4" w:space="0" w:color="auto"/>
              <w:right w:val="nil"/>
            </w:tcBorders>
            <w:shd w:val="clear" w:color="auto" w:fill="auto"/>
            <w:vAlign w:val="center"/>
            <w:hideMark/>
          </w:tcPr>
          <w:p w14:paraId="3107E58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16FD3E8B" w14:textId="32C821F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EC43FC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C550D73" w14:textId="09A80B4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5F1BC09" w14:textId="7518C4B6"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5C77525" w14:textId="523F5E5F"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BAF194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E5D80C" w14:textId="2BD0934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F9E0266" w14:textId="779597C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C47747B" w14:textId="51DCFD7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6C4C6F84" w14:textId="25F57D6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D203DB5" w14:textId="77777777" w:rsidTr="000718B5">
        <w:tc>
          <w:tcPr>
            <w:tcW w:w="1552" w:type="pct"/>
            <w:tcBorders>
              <w:top w:val="nil"/>
              <w:left w:val="nil"/>
              <w:bottom w:val="single" w:sz="4" w:space="0" w:color="auto"/>
              <w:right w:val="nil"/>
            </w:tcBorders>
            <w:shd w:val="clear" w:color="auto" w:fill="auto"/>
            <w:vAlign w:val="center"/>
            <w:hideMark/>
          </w:tcPr>
          <w:p w14:paraId="1AEF3BD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66D85211" w14:textId="55D9905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AEE717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3D14CA4" w14:textId="3F44514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75E9B9" w14:textId="4913409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994363F" w14:textId="02A2DFE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2F4FFB40"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F1F922" w14:textId="7B4F612D"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EEF7CEC" w14:textId="24BC1AC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D4EB3A3" w14:textId="0BA9C33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F4E625C" w14:textId="0AB22D2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33C238CA" w14:textId="77777777" w:rsidTr="000718B5">
        <w:tc>
          <w:tcPr>
            <w:tcW w:w="1552" w:type="pct"/>
            <w:tcBorders>
              <w:top w:val="nil"/>
              <w:left w:val="nil"/>
              <w:bottom w:val="single" w:sz="4" w:space="0" w:color="auto"/>
              <w:right w:val="nil"/>
            </w:tcBorders>
            <w:shd w:val="clear" w:color="auto" w:fill="auto"/>
            <w:vAlign w:val="center"/>
            <w:hideMark/>
          </w:tcPr>
          <w:p w14:paraId="08EC443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6B0298D2" w14:textId="707A2E4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18AF4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DADA720" w14:textId="4AA5C8E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9F153C2" w14:textId="37C0198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A273136" w14:textId="5FA10D4A"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7BF5A8A"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97C87E" w14:textId="118F76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5F38ED8" w14:textId="2FE8AB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250570F" w14:textId="1509BB1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F289AA9" w14:textId="315BE848"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6555919" w14:textId="77777777" w:rsidTr="000718B5">
        <w:tc>
          <w:tcPr>
            <w:tcW w:w="1552" w:type="pct"/>
            <w:tcBorders>
              <w:top w:val="nil"/>
              <w:left w:val="nil"/>
              <w:bottom w:val="single" w:sz="4" w:space="0" w:color="auto"/>
              <w:right w:val="nil"/>
            </w:tcBorders>
            <w:shd w:val="clear" w:color="auto" w:fill="auto"/>
            <w:vAlign w:val="center"/>
            <w:hideMark/>
          </w:tcPr>
          <w:p w14:paraId="3D095D5F"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B4FE3FF" w14:textId="2DEAD41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1CF8537"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32EA895A" w14:textId="0EEE2A0A"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AA401C2" w14:textId="780627F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0E454EE" w14:textId="1F381EE7"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1C3805D6"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429B060D" w14:textId="14765F7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0440786" w14:textId="540F34C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2362705" w14:textId="6E4D100E"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283D37F" w14:textId="1D6DD5A9"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43E222" w14:textId="77777777" w:rsidTr="000718B5">
        <w:tc>
          <w:tcPr>
            <w:tcW w:w="1552" w:type="pct"/>
            <w:tcBorders>
              <w:top w:val="nil"/>
              <w:left w:val="nil"/>
              <w:bottom w:val="single" w:sz="4" w:space="0" w:color="auto"/>
              <w:right w:val="nil"/>
            </w:tcBorders>
            <w:shd w:val="clear" w:color="auto" w:fill="auto"/>
            <w:vAlign w:val="center"/>
            <w:hideMark/>
          </w:tcPr>
          <w:p w14:paraId="6347E32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57E17208" w14:textId="19AA6F84"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5660EE4"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EE07F35" w14:textId="6DE3C0BD"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57D2073" w14:textId="15BEEED0"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C52898F" w14:textId="58DC6FA3"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9E065D3"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5740C1C" w14:textId="0FC3E978"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0019439" w14:textId="55B68AE9"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0415998" w14:textId="19B769D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16EB0B" w14:textId="2C64CF0D"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02749EA" w14:textId="77777777" w:rsidTr="000718B5">
        <w:tc>
          <w:tcPr>
            <w:tcW w:w="1552" w:type="pct"/>
            <w:tcBorders>
              <w:top w:val="nil"/>
              <w:left w:val="nil"/>
              <w:bottom w:val="single" w:sz="4" w:space="0" w:color="auto"/>
              <w:right w:val="nil"/>
            </w:tcBorders>
            <w:shd w:val="clear" w:color="auto" w:fill="auto"/>
            <w:vAlign w:val="center"/>
            <w:hideMark/>
          </w:tcPr>
          <w:p w14:paraId="6F4703B9"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266B417" w14:textId="3267ED0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3ACA9FA"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9178EC8" w14:textId="55CF7AF3"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7CD3983" w14:textId="47A959F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72452E5" w14:textId="46EC5754"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07391D9"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78D0224" w14:textId="59B9300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980EF2" w14:textId="5086BF6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21F183E" w14:textId="00389C16"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DF1CBE1" w14:textId="16C8AFD1"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98A4EF8" w14:textId="77777777" w:rsidTr="000718B5">
        <w:tc>
          <w:tcPr>
            <w:tcW w:w="1552" w:type="pct"/>
            <w:tcBorders>
              <w:top w:val="nil"/>
              <w:left w:val="nil"/>
              <w:bottom w:val="single" w:sz="4" w:space="0" w:color="auto"/>
              <w:right w:val="nil"/>
            </w:tcBorders>
            <w:shd w:val="clear" w:color="auto" w:fill="auto"/>
            <w:vAlign w:val="center"/>
            <w:hideMark/>
          </w:tcPr>
          <w:p w14:paraId="7E4B3AF2"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272144D0" w14:textId="2C0DA4C5"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1FDFE00D"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2599AD5" w14:textId="1A8C9FE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295AADC" w14:textId="4367AFED"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2C8665B" w14:textId="7BD4E79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415191D5"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D0B7FE3" w14:textId="2BCBB7A9"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D35F53D" w14:textId="6095350D"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91B90B9" w14:textId="2DDAD36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18BC17B" w14:textId="3EECE81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3D8E80C" w14:textId="77777777" w:rsidTr="000718B5">
        <w:tc>
          <w:tcPr>
            <w:tcW w:w="1552" w:type="pct"/>
            <w:tcBorders>
              <w:top w:val="nil"/>
              <w:left w:val="nil"/>
              <w:bottom w:val="single" w:sz="4" w:space="0" w:color="auto"/>
              <w:right w:val="nil"/>
            </w:tcBorders>
            <w:shd w:val="clear" w:color="auto" w:fill="auto"/>
            <w:vAlign w:val="center"/>
            <w:hideMark/>
          </w:tcPr>
          <w:p w14:paraId="7A045E47"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4A1BB76" w14:textId="219093BF"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7D7735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BA1667A" w14:textId="4CF210B1"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E50A2C" w14:textId="636956C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2C40823" w14:textId="5B334F5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59001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3578EB80" w14:textId="0786B84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AEF5D99" w14:textId="56A04DDB"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6BB19DC4" w14:textId="1129B5F9"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FE5A3F" w14:textId="0836C51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6598C44" w14:textId="77777777" w:rsidTr="000718B5">
        <w:tc>
          <w:tcPr>
            <w:tcW w:w="1552" w:type="pct"/>
            <w:tcBorders>
              <w:top w:val="single" w:sz="4" w:space="0" w:color="auto"/>
              <w:left w:val="nil"/>
              <w:bottom w:val="nil"/>
              <w:right w:val="nil"/>
            </w:tcBorders>
            <w:shd w:val="clear" w:color="000000" w:fill="DDEBF7"/>
            <w:noWrap/>
            <w:vAlign w:val="bottom"/>
            <w:hideMark/>
          </w:tcPr>
          <w:p w14:paraId="034AE0F1" w14:textId="3531E245" w:rsidR="008E036F" w:rsidRPr="004C0A52" w:rsidRDefault="008E036F" w:rsidP="008E036F">
            <w:pPr>
              <w:widowControl/>
              <w:spacing w:line="259" w:lineRule="auto"/>
              <w:rPr>
                <w:rFonts w:eastAsia="Times New Roman" w:cs="Times New Roman"/>
                <w:b/>
                <w:bCs/>
                <w:color w:val="auto"/>
                <w:sz w:val="20"/>
                <w:szCs w:val="20"/>
                <w:vertAlign w:val="superscript"/>
              </w:rPr>
            </w:pPr>
            <w:r w:rsidRPr="004C0A52">
              <w:rPr>
                <w:rFonts w:eastAsia="Times New Roman" w:cs="Times New Roman"/>
                <w:b/>
                <w:bCs/>
                <w:color w:val="auto"/>
                <w:sz w:val="20"/>
                <w:szCs w:val="20"/>
              </w:rPr>
              <w:t xml:space="preserve">Man owns solely or </w:t>
            </w:r>
            <w:proofErr w:type="spellStart"/>
            <w:r w:rsidRPr="004C0A52">
              <w:rPr>
                <w:rFonts w:eastAsia="Times New Roman" w:cs="Times New Roman"/>
                <w:b/>
                <w:bCs/>
                <w:color w:val="auto"/>
                <w:sz w:val="20"/>
                <w:szCs w:val="20"/>
              </w:rPr>
              <w:t>jointly</w:t>
            </w:r>
            <w:r w:rsidRPr="004C0A52">
              <w:rPr>
                <w:rFonts w:eastAsia="Times New Roman" w:cs="Times New Roman"/>
                <w:b/>
                <w:bCs/>
                <w:color w:val="auto"/>
                <w:sz w:val="20"/>
                <w:szCs w:val="20"/>
                <w:vertAlign w:val="superscript"/>
              </w:rPr>
              <w:t>d</w:t>
            </w:r>
            <w:proofErr w:type="spellEnd"/>
          </w:p>
        </w:tc>
        <w:tc>
          <w:tcPr>
            <w:tcW w:w="363" w:type="pct"/>
            <w:tcBorders>
              <w:top w:val="nil"/>
              <w:left w:val="nil"/>
              <w:bottom w:val="nil"/>
              <w:right w:val="nil"/>
            </w:tcBorders>
            <w:shd w:val="clear" w:color="000000" w:fill="DDEBF7"/>
            <w:vAlign w:val="center"/>
            <w:hideMark/>
          </w:tcPr>
          <w:p w14:paraId="6AA42316" w14:textId="3833963D" w:rsidR="008E036F" w:rsidRPr="004C0A52" w:rsidRDefault="008E036F" w:rsidP="008E036F">
            <w:pPr>
              <w:widowControl/>
              <w:spacing w:line="259" w:lineRule="auto"/>
              <w:jc w:val="center"/>
              <w:rPr>
                <w:rFonts w:eastAsia="Times New Roman" w:cs="Times New Roman"/>
                <w:bCs/>
                <w:color w:val="auto"/>
                <w:sz w:val="20"/>
                <w:szCs w:val="20"/>
              </w:rPr>
            </w:pPr>
          </w:p>
        </w:tc>
        <w:tc>
          <w:tcPr>
            <w:tcW w:w="513" w:type="pct"/>
            <w:tcBorders>
              <w:top w:val="nil"/>
              <w:left w:val="nil"/>
              <w:bottom w:val="nil"/>
              <w:right w:val="nil"/>
            </w:tcBorders>
            <w:shd w:val="clear" w:color="000000" w:fill="DDEBF7"/>
          </w:tcPr>
          <w:p w14:paraId="2EF89E72"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6" w:type="pct"/>
            <w:tcBorders>
              <w:top w:val="nil"/>
              <w:left w:val="nil"/>
              <w:bottom w:val="nil"/>
              <w:right w:val="nil"/>
            </w:tcBorders>
            <w:shd w:val="clear" w:color="000000" w:fill="DDEBF7"/>
            <w:vAlign w:val="center"/>
            <w:hideMark/>
          </w:tcPr>
          <w:p w14:paraId="35E30346" w14:textId="1E75F9B0" w:rsidR="008E036F" w:rsidRPr="004C0A52" w:rsidRDefault="008E036F" w:rsidP="008E036F">
            <w:pPr>
              <w:widowControl/>
              <w:spacing w:line="259" w:lineRule="auto"/>
              <w:jc w:val="center"/>
              <w:rPr>
                <w:rFonts w:eastAsia="Times New Roman" w:cs="Times New Roman"/>
                <w:bCs/>
                <w:color w:val="auto"/>
                <w:sz w:val="20"/>
                <w:szCs w:val="20"/>
              </w:rPr>
            </w:pPr>
          </w:p>
        </w:tc>
        <w:tc>
          <w:tcPr>
            <w:tcW w:w="104" w:type="pct"/>
            <w:tcBorders>
              <w:top w:val="nil"/>
              <w:left w:val="nil"/>
              <w:bottom w:val="nil"/>
              <w:right w:val="nil"/>
            </w:tcBorders>
            <w:shd w:val="clear" w:color="000000" w:fill="DDEBF7"/>
            <w:vAlign w:val="center"/>
            <w:hideMark/>
          </w:tcPr>
          <w:p w14:paraId="61015DB5" w14:textId="54AF6CAC" w:rsidR="008E036F" w:rsidRPr="004C0A52" w:rsidRDefault="008E036F" w:rsidP="008E036F">
            <w:pPr>
              <w:widowControl/>
              <w:spacing w:line="259" w:lineRule="auto"/>
              <w:jc w:val="center"/>
              <w:rPr>
                <w:rFonts w:eastAsia="Times New Roman" w:cs="Times New Roman"/>
                <w:bCs/>
                <w:color w:val="auto"/>
                <w:sz w:val="20"/>
                <w:szCs w:val="20"/>
              </w:rPr>
            </w:pPr>
          </w:p>
        </w:tc>
        <w:tc>
          <w:tcPr>
            <w:tcW w:w="344" w:type="pct"/>
            <w:tcBorders>
              <w:top w:val="nil"/>
              <w:left w:val="nil"/>
              <w:bottom w:val="nil"/>
              <w:right w:val="nil"/>
            </w:tcBorders>
            <w:shd w:val="clear" w:color="000000" w:fill="DDEBF7"/>
            <w:vAlign w:val="center"/>
            <w:hideMark/>
          </w:tcPr>
          <w:p w14:paraId="0C74DB53" w14:textId="68E8ED8E" w:rsidR="008E036F" w:rsidRPr="004C0A52" w:rsidRDefault="008E036F" w:rsidP="008E036F">
            <w:pPr>
              <w:widowControl/>
              <w:spacing w:line="259" w:lineRule="auto"/>
              <w:jc w:val="center"/>
              <w:rPr>
                <w:rFonts w:eastAsia="Times New Roman" w:cs="Times New Roman"/>
                <w:bCs/>
                <w:color w:val="auto"/>
                <w:sz w:val="20"/>
                <w:szCs w:val="20"/>
              </w:rPr>
            </w:pPr>
          </w:p>
        </w:tc>
        <w:tc>
          <w:tcPr>
            <w:tcW w:w="514" w:type="pct"/>
            <w:tcBorders>
              <w:top w:val="nil"/>
              <w:left w:val="nil"/>
              <w:bottom w:val="nil"/>
              <w:right w:val="nil"/>
            </w:tcBorders>
            <w:shd w:val="clear" w:color="000000" w:fill="DDEBF7"/>
          </w:tcPr>
          <w:p w14:paraId="4580526C" w14:textId="77777777" w:rsidR="008E036F" w:rsidRPr="004C0A52" w:rsidRDefault="008E036F" w:rsidP="008E036F">
            <w:pPr>
              <w:widowControl/>
              <w:spacing w:line="259" w:lineRule="auto"/>
              <w:jc w:val="center"/>
              <w:rPr>
                <w:rFonts w:eastAsia="Times New Roman" w:cs="Times New Roman"/>
                <w:bCs/>
                <w:color w:val="auto"/>
                <w:sz w:val="20"/>
                <w:szCs w:val="20"/>
              </w:rPr>
            </w:pPr>
          </w:p>
        </w:tc>
        <w:tc>
          <w:tcPr>
            <w:tcW w:w="308" w:type="pct"/>
            <w:tcBorders>
              <w:top w:val="nil"/>
              <w:left w:val="nil"/>
              <w:bottom w:val="nil"/>
              <w:right w:val="nil"/>
            </w:tcBorders>
            <w:shd w:val="clear" w:color="000000" w:fill="DDEBF7"/>
            <w:vAlign w:val="center"/>
            <w:hideMark/>
          </w:tcPr>
          <w:p w14:paraId="7A0EA836" w14:textId="04803510" w:rsidR="008E036F" w:rsidRPr="004C0A52" w:rsidRDefault="008E036F" w:rsidP="008E036F">
            <w:pPr>
              <w:widowControl/>
              <w:spacing w:line="259" w:lineRule="auto"/>
              <w:jc w:val="center"/>
              <w:rPr>
                <w:rFonts w:eastAsia="Times New Roman" w:cs="Times New Roman"/>
                <w:bCs/>
                <w:color w:val="auto"/>
                <w:sz w:val="20"/>
                <w:szCs w:val="20"/>
              </w:rPr>
            </w:pPr>
          </w:p>
        </w:tc>
        <w:tc>
          <w:tcPr>
            <w:tcW w:w="299" w:type="pct"/>
            <w:tcBorders>
              <w:top w:val="nil"/>
              <w:left w:val="nil"/>
              <w:bottom w:val="nil"/>
              <w:right w:val="nil"/>
            </w:tcBorders>
            <w:shd w:val="clear" w:color="000000" w:fill="DDEBF7"/>
            <w:vAlign w:val="center"/>
            <w:hideMark/>
          </w:tcPr>
          <w:p w14:paraId="1F580E24" w14:textId="3382F3E5" w:rsidR="008E036F" w:rsidRPr="004C0A52" w:rsidRDefault="008E036F" w:rsidP="008E036F">
            <w:pPr>
              <w:widowControl/>
              <w:spacing w:line="259" w:lineRule="auto"/>
              <w:jc w:val="center"/>
              <w:rPr>
                <w:rFonts w:eastAsia="Times New Roman" w:cs="Times New Roman"/>
                <w:bCs/>
                <w:color w:val="auto"/>
                <w:sz w:val="20"/>
                <w:szCs w:val="20"/>
              </w:rPr>
            </w:pPr>
          </w:p>
        </w:tc>
        <w:tc>
          <w:tcPr>
            <w:tcW w:w="387" w:type="pct"/>
            <w:tcBorders>
              <w:top w:val="nil"/>
              <w:left w:val="nil"/>
              <w:bottom w:val="nil"/>
              <w:right w:val="nil"/>
            </w:tcBorders>
            <w:shd w:val="clear" w:color="000000" w:fill="DDEBF7"/>
            <w:vAlign w:val="center"/>
            <w:hideMark/>
          </w:tcPr>
          <w:p w14:paraId="304AD46F" w14:textId="67771254" w:rsidR="008E036F" w:rsidRPr="004C0A52" w:rsidRDefault="008E036F" w:rsidP="008E036F">
            <w:pPr>
              <w:widowControl/>
              <w:spacing w:line="259" w:lineRule="auto"/>
              <w:jc w:val="center"/>
              <w:rPr>
                <w:rFonts w:eastAsia="Times New Roman" w:cs="Times New Roman"/>
                <w:bCs/>
                <w:color w:val="auto"/>
                <w:sz w:val="20"/>
                <w:szCs w:val="20"/>
              </w:rPr>
            </w:pPr>
          </w:p>
        </w:tc>
        <w:tc>
          <w:tcPr>
            <w:tcW w:w="310" w:type="pct"/>
            <w:tcBorders>
              <w:top w:val="single" w:sz="4" w:space="0" w:color="auto"/>
              <w:left w:val="nil"/>
              <w:bottom w:val="nil"/>
              <w:right w:val="nil"/>
            </w:tcBorders>
            <w:shd w:val="clear" w:color="000000" w:fill="DDEBF7"/>
            <w:vAlign w:val="bottom"/>
            <w:hideMark/>
          </w:tcPr>
          <w:p w14:paraId="41C464BD" w14:textId="5E06FE53" w:rsidR="008E036F" w:rsidRPr="004C0A52" w:rsidRDefault="008E036F" w:rsidP="008E036F">
            <w:pPr>
              <w:widowControl/>
              <w:spacing w:line="259" w:lineRule="auto"/>
              <w:jc w:val="center"/>
              <w:rPr>
                <w:rFonts w:eastAsia="Times New Roman" w:cs="Times New Roman"/>
                <w:bCs/>
                <w:color w:val="auto"/>
                <w:sz w:val="20"/>
                <w:szCs w:val="20"/>
              </w:rPr>
            </w:pPr>
          </w:p>
        </w:tc>
      </w:tr>
      <w:tr w:rsidR="000718B5" w:rsidRPr="004C0A52" w14:paraId="63CE04CF" w14:textId="77777777" w:rsidTr="000718B5">
        <w:tc>
          <w:tcPr>
            <w:tcW w:w="1552" w:type="pct"/>
            <w:tcBorders>
              <w:top w:val="single" w:sz="4" w:space="0" w:color="auto"/>
              <w:left w:val="nil"/>
              <w:bottom w:val="single" w:sz="4" w:space="0" w:color="auto"/>
              <w:right w:val="nil"/>
            </w:tcBorders>
            <w:shd w:val="clear" w:color="auto" w:fill="auto"/>
            <w:vAlign w:val="center"/>
            <w:hideMark/>
          </w:tcPr>
          <w:p w14:paraId="5466CBDE"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Agricultural land</w:t>
            </w:r>
          </w:p>
        </w:tc>
        <w:tc>
          <w:tcPr>
            <w:tcW w:w="363" w:type="pct"/>
            <w:tcBorders>
              <w:top w:val="single" w:sz="4" w:space="0" w:color="auto"/>
              <w:left w:val="nil"/>
              <w:bottom w:val="single" w:sz="4" w:space="0" w:color="auto"/>
              <w:right w:val="nil"/>
            </w:tcBorders>
            <w:shd w:val="clear" w:color="auto" w:fill="auto"/>
            <w:vAlign w:val="center"/>
            <w:hideMark/>
          </w:tcPr>
          <w:p w14:paraId="06A7E236" w14:textId="4D579FE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single" w:sz="4" w:space="0" w:color="auto"/>
              <w:left w:val="nil"/>
              <w:bottom w:val="single" w:sz="4" w:space="0" w:color="auto"/>
              <w:right w:val="nil"/>
            </w:tcBorders>
          </w:tcPr>
          <w:p w14:paraId="4715A9B9"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single" w:sz="4" w:space="0" w:color="auto"/>
              <w:left w:val="nil"/>
              <w:bottom w:val="single" w:sz="4" w:space="0" w:color="auto"/>
              <w:right w:val="nil"/>
            </w:tcBorders>
            <w:shd w:val="clear" w:color="auto" w:fill="auto"/>
            <w:vAlign w:val="center"/>
            <w:hideMark/>
          </w:tcPr>
          <w:p w14:paraId="719DEDEF" w14:textId="1C9CD149"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single" w:sz="4" w:space="0" w:color="auto"/>
              <w:left w:val="nil"/>
              <w:bottom w:val="single" w:sz="4" w:space="0" w:color="auto"/>
              <w:right w:val="nil"/>
            </w:tcBorders>
            <w:shd w:val="clear" w:color="auto" w:fill="auto"/>
            <w:vAlign w:val="center"/>
            <w:hideMark/>
          </w:tcPr>
          <w:p w14:paraId="52BDCC21" w14:textId="6BB4D21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564CF3D1" w14:textId="12EDE68D"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single" w:sz="4" w:space="0" w:color="auto"/>
              <w:left w:val="nil"/>
              <w:bottom w:val="single" w:sz="4" w:space="0" w:color="auto"/>
              <w:right w:val="nil"/>
            </w:tcBorders>
          </w:tcPr>
          <w:p w14:paraId="28B9755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single" w:sz="4" w:space="0" w:color="auto"/>
              <w:left w:val="nil"/>
              <w:bottom w:val="single" w:sz="4" w:space="0" w:color="auto"/>
              <w:right w:val="nil"/>
            </w:tcBorders>
            <w:shd w:val="clear" w:color="auto" w:fill="auto"/>
            <w:vAlign w:val="center"/>
            <w:hideMark/>
          </w:tcPr>
          <w:p w14:paraId="61326CFE" w14:textId="00E9E9C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668C44D5" w14:textId="167E335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single" w:sz="4" w:space="0" w:color="auto"/>
              <w:left w:val="nil"/>
              <w:bottom w:val="single" w:sz="4" w:space="0" w:color="auto"/>
              <w:right w:val="nil"/>
            </w:tcBorders>
            <w:shd w:val="clear" w:color="auto" w:fill="auto"/>
            <w:vAlign w:val="center"/>
            <w:hideMark/>
          </w:tcPr>
          <w:p w14:paraId="6F6A79D0" w14:textId="0D8992F1"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noWrap/>
            <w:vAlign w:val="center"/>
            <w:hideMark/>
          </w:tcPr>
          <w:p w14:paraId="62D0154D" w14:textId="71D6F04E"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61AE9A6" w14:textId="77777777" w:rsidTr="000718B5">
        <w:tc>
          <w:tcPr>
            <w:tcW w:w="1552" w:type="pct"/>
            <w:tcBorders>
              <w:top w:val="nil"/>
              <w:left w:val="nil"/>
              <w:bottom w:val="single" w:sz="4" w:space="0" w:color="auto"/>
              <w:right w:val="nil"/>
            </w:tcBorders>
            <w:shd w:val="clear" w:color="auto" w:fill="auto"/>
            <w:vAlign w:val="center"/>
            <w:hideMark/>
          </w:tcPr>
          <w:p w14:paraId="719B713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lastRenderedPageBreak/>
              <w:t>Large livestock</w:t>
            </w:r>
          </w:p>
        </w:tc>
        <w:tc>
          <w:tcPr>
            <w:tcW w:w="363" w:type="pct"/>
            <w:tcBorders>
              <w:top w:val="nil"/>
              <w:left w:val="nil"/>
              <w:bottom w:val="single" w:sz="4" w:space="0" w:color="auto"/>
              <w:right w:val="nil"/>
            </w:tcBorders>
            <w:shd w:val="clear" w:color="auto" w:fill="auto"/>
            <w:vAlign w:val="center"/>
            <w:hideMark/>
          </w:tcPr>
          <w:p w14:paraId="7353E42F" w14:textId="5DCDDF7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8FBE7A6"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7465D3BC" w14:textId="496CAB7E"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0178CC76" w14:textId="2C5ED0A1"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487368" w14:textId="4C767559"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ACBAA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00801A87" w14:textId="609FBAB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D865F6F" w14:textId="1EAF5B7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6D69263" w14:textId="535A59D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BAB768" w14:textId="4C34F0D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7AB88868" w14:textId="77777777" w:rsidTr="000718B5">
        <w:tc>
          <w:tcPr>
            <w:tcW w:w="1552" w:type="pct"/>
            <w:tcBorders>
              <w:top w:val="nil"/>
              <w:left w:val="nil"/>
              <w:bottom w:val="single" w:sz="4" w:space="0" w:color="auto"/>
              <w:right w:val="nil"/>
            </w:tcBorders>
            <w:shd w:val="clear" w:color="auto" w:fill="auto"/>
            <w:vAlign w:val="center"/>
            <w:hideMark/>
          </w:tcPr>
          <w:p w14:paraId="5182491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livestock</w:t>
            </w:r>
          </w:p>
        </w:tc>
        <w:tc>
          <w:tcPr>
            <w:tcW w:w="363" w:type="pct"/>
            <w:tcBorders>
              <w:top w:val="nil"/>
              <w:left w:val="nil"/>
              <w:bottom w:val="single" w:sz="4" w:space="0" w:color="auto"/>
              <w:right w:val="nil"/>
            </w:tcBorders>
            <w:shd w:val="clear" w:color="auto" w:fill="auto"/>
            <w:vAlign w:val="center"/>
            <w:hideMark/>
          </w:tcPr>
          <w:p w14:paraId="0E3BC623" w14:textId="2608EF68"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6595615"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2CF612" w14:textId="6F28ABF2"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5E8E3B6" w14:textId="6F4D8EC4"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274886B" w14:textId="0D6ADAB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19470D4"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BA25FC3" w14:textId="254E8D6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F40B573" w14:textId="1CACA254"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7FCA01" w14:textId="0A045173"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27557DD" w14:textId="62B552F6"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7F80F9" w14:textId="77777777" w:rsidTr="00595E19">
        <w:tc>
          <w:tcPr>
            <w:tcW w:w="1552" w:type="pct"/>
            <w:tcBorders>
              <w:top w:val="nil"/>
              <w:left w:val="nil"/>
              <w:bottom w:val="single" w:sz="4" w:space="0" w:color="auto"/>
              <w:right w:val="nil"/>
            </w:tcBorders>
            <w:shd w:val="clear" w:color="auto" w:fill="auto"/>
            <w:vAlign w:val="center"/>
            <w:hideMark/>
          </w:tcPr>
          <w:p w14:paraId="1455F6CB"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Chickens, ducks, turkeys, and pigeons</w:t>
            </w:r>
          </w:p>
        </w:tc>
        <w:tc>
          <w:tcPr>
            <w:tcW w:w="363" w:type="pct"/>
            <w:tcBorders>
              <w:top w:val="nil"/>
              <w:left w:val="nil"/>
              <w:bottom w:val="single" w:sz="4" w:space="0" w:color="auto"/>
              <w:right w:val="nil"/>
            </w:tcBorders>
            <w:shd w:val="clear" w:color="auto" w:fill="auto"/>
            <w:vAlign w:val="center"/>
            <w:hideMark/>
          </w:tcPr>
          <w:p w14:paraId="40E98AB6" w14:textId="613C8B52"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0AE93A31"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A7B2E19" w14:textId="157D81CC"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2A467F2" w14:textId="7066F7B9"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8349A36" w14:textId="393A750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1CE0DB77"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50CE7A7" w14:textId="255DDC8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B1FC9EE" w14:textId="4638A750"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F41A051" w14:textId="2FD6A294"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3B010C0" w14:textId="5827C4D5"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2DFE6AC8" w14:textId="77777777" w:rsidTr="00595E19">
        <w:tc>
          <w:tcPr>
            <w:tcW w:w="1552" w:type="pct"/>
            <w:tcBorders>
              <w:top w:val="nil"/>
              <w:left w:val="nil"/>
              <w:bottom w:val="single" w:sz="4" w:space="0" w:color="auto"/>
              <w:right w:val="nil"/>
            </w:tcBorders>
            <w:shd w:val="clear" w:color="auto" w:fill="auto"/>
            <w:vAlign w:val="center"/>
            <w:hideMark/>
          </w:tcPr>
          <w:p w14:paraId="4A83A78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Fishpond or fishing equipment</w:t>
            </w:r>
          </w:p>
        </w:tc>
        <w:tc>
          <w:tcPr>
            <w:tcW w:w="363" w:type="pct"/>
            <w:tcBorders>
              <w:top w:val="nil"/>
              <w:left w:val="nil"/>
              <w:bottom w:val="single" w:sz="4" w:space="0" w:color="auto"/>
              <w:right w:val="nil"/>
            </w:tcBorders>
            <w:shd w:val="clear" w:color="auto" w:fill="auto"/>
            <w:vAlign w:val="center"/>
            <w:hideMark/>
          </w:tcPr>
          <w:p w14:paraId="37BE9C11" w14:textId="08B6FAA5"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2B3CE678"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6761098" w14:textId="4848C867"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A675796" w14:textId="7B7E6DC3"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997CA18" w14:textId="3C45CD8C"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C165C16"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F30C1D4" w14:textId="5632F60E"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C88A3F4" w14:textId="496FA4F1"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4587C7B4" w14:textId="31510CB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5050E33" w14:textId="0D62A62D"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6A0553DA" w14:textId="77777777" w:rsidTr="00595E19">
        <w:tc>
          <w:tcPr>
            <w:tcW w:w="1552" w:type="pct"/>
            <w:tcBorders>
              <w:top w:val="nil"/>
              <w:left w:val="nil"/>
              <w:bottom w:val="single" w:sz="4" w:space="0" w:color="auto"/>
              <w:right w:val="nil"/>
            </w:tcBorders>
            <w:shd w:val="clear" w:color="auto" w:fill="auto"/>
            <w:vAlign w:val="center"/>
            <w:hideMark/>
          </w:tcPr>
          <w:p w14:paraId="14535399" w14:textId="77777777" w:rsidR="008E036F" w:rsidRPr="004C0A52" w:rsidRDefault="008E036F" w:rsidP="008E036F">
            <w:pPr>
              <w:widowControl/>
              <w:spacing w:line="259" w:lineRule="auto"/>
              <w:ind w:left="202"/>
              <w:rPr>
                <w:rFonts w:eastAsia="Times New Roman" w:cs="Times New Roman"/>
                <w:sz w:val="20"/>
                <w:szCs w:val="20"/>
              </w:rPr>
            </w:pPr>
            <w:r w:rsidRPr="004C0A52">
              <w:rPr>
                <w:rFonts w:eastAsia="Times New Roman" w:cs="Times New Roman"/>
                <w:sz w:val="20"/>
                <w:szCs w:val="20"/>
              </w:rPr>
              <w:t>Non-mechanized farm equipment</w:t>
            </w:r>
          </w:p>
        </w:tc>
        <w:tc>
          <w:tcPr>
            <w:tcW w:w="363" w:type="pct"/>
            <w:tcBorders>
              <w:top w:val="nil"/>
              <w:left w:val="nil"/>
              <w:bottom w:val="single" w:sz="4" w:space="0" w:color="auto"/>
              <w:right w:val="nil"/>
            </w:tcBorders>
            <w:shd w:val="clear" w:color="auto" w:fill="auto"/>
            <w:vAlign w:val="center"/>
            <w:hideMark/>
          </w:tcPr>
          <w:p w14:paraId="5BBADF5C" w14:textId="1C8DB4F6" w:rsidR="008E036F" w:rsidRPr="004C0A52" w:rsidRDefault="008E036F" w:rsidP="00595E19">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vAlign w:val="center"/>
          </w:tcPr>
          <w:p w14:paraId="30EDAE72" w14:textId="77777777" w:rsidR="008E036F" w:rsidRPr="004C0A52" w:rsidRDefault="008E036F" w:rsidP="00595E19">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B17B0E7" w14:textId="615264B0" w:rsidR="008E036F" w:rsidRPr="004C0A52" w:rsidRDefault="008E036F" w:rsidP="00595E19">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46EA57A6" w14:textId="2F49F666" w:rsidR="008E036F" w:rsidRPr="004C0A52" w:rsidRDefault="008E036F" w:rsidP="00595E19">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7314AF5" w14:textId="437E6552" w:rsidR="008E036F" w:rsidRPr="004C0A52" w:rsidRDefault="008E036F" w:rsidP="00595E19">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vAlign w:val="center"/>
          </w:tcPr>
          <w:p w14:paraId="7F1F8A98" w14:textId="77777777" w:rsidR="008E036F" w:rsidRPr="004C0A52" w:rsidRDefault="008E036F" w:rsidP="00595E19">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9154FB4" w14:textId="6C9A8650" w:rsidR="008E036F" w:rsidRPr="004C0A52" w:rsidRDefault="008E036F" w:rsidP="00595E19">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319F76CC" w14:textId="57F399E9" w:rsidR="008E036F" w:rsidRPr="004C0A52" w:rsidRDefault="008E036F" w:rsidP="00595E19">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28A4AB9" w14:textId="206214DE" w:rsidR="008E036F" w:rsidRPr="004C0A52" w:rsidRDefault="008E036F" w:rsidP="00595E19">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E6168FC" w14:textId="6DC74770" w:rsidR="008E036F" w:rsidRPr="004C0A52" w:rsidRDefault="008E036F" w:rsidP="00595E19">
            <w:pPr>
              <w:widowControl/>
              <w:spacing w:line="259" w:lineRule="auto"/>
              <w:jc w:val="center"/>
              <w:rPr>
                <w:rFonts w:eastAsia="Times New Roman" w:cs="Times New Roman"/>
                <w:sz w:val="20"/>
                <w:szCs w:val="20"/>
              </w:rPr>
            </w:pPr>
          </w:p>
        </w:tc>
      </w:tr>
      <w:tr w:rsidR="000718B5" w:rsidRPr="004C0A52" w14:paraId="775A6FD2" w14:textId="77777777" w:rsidTr="000718B5">
        <w:tc>
          <w:tcPr>
            <w:tcW w:w="1552" w:type="pct"/>
            <w:tcBorders>
              <w:top w:val="nil"/>
              <w:left w:val="nil"/>
              <w:bottom w:val="single" w:sz="4" w:space="0" w:color="auto"/>
              <w:right w:val="nil"/>
            </w:tcBorders>
            <w:shd w:val="clear" w:color="auto" w:fill="auto"/>
            <w:vAlign w:val="center"/>
            <w:hideMark/>
          </w:tcPr>
          <w:p w14:paraId="696EB6E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Mechanized farm equipment</w:t>
            </w:r>
          </w:p>
        </w:tc>
        <w:tc>
          <w:tcPr>
            <w:tcW w:w="363" w:type="pct"/>
            <w:tcBorders>
              <w:top w:val="nil"/>
              <w:left w:val="nil"/>
              <w:bottom w:val="single" w:sz="4" w:space="0" w:color="auto"/>
              <w:right w:val="nil"/>
            </w:tcBorders>
            <w:shd w:val="clear" w:color="auto" w:fill="auto"/>
            <w:vAlign w:val="center"/>
            <w:hideMark/>
          </w:tcPr>
          <w:p w14:paraId="576B7430" w14:textId="110C75C6"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349EEC0C"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50553F16" w14:textId="2E9210E5"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1620D2D" w14:textId="227096B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9A05D8C" w14:textId="5452B76E"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93E4A4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831BAC4" w14:textId="38F5655C"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6D6FB86" w14:textId="21A0161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50917683" w14:textId="3412E02D"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777C51C8" w14:textId="532EF903"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4E3DD28" w14:textId="77777777" w:rsidTr="000718B5">
        <w:tc>
          <w:tcPr>
            <w:tcW w:w="1552" w:type="pct"/>
            <w:tcBorders>
              <w:top w:val="nil"/>
              <w:left w:val="nil"/>
              <w:bottom w:val="single" w:sz="4" w:space="0" w:color="auto"/>
              <w:right w:val="nil"/>
            </w:tcBorders>
            <w:shd w:val="clear" w:color="auto" w:fill="auto"/>
            <w:vAlign w:val="center"/>
            <w:hideMark/>
          </w:tcPr>
          <w:p w14:paraId="6380C964"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Non-farm business equipment</w:t>
            </w:r>
          </w:p>
        </w:tc>
        <w:tc>
          <w:tcPr>
            <w:tcW w:w="363" w:type="pct"/>
            <w:tcBorders>
              <w:top w:val="nil"/>
              <w:left w:val="nil"/>
              <w:bottom w:val="single" w:sz="4" w:space="0" w:color="auto"/>
              <w:right w:val="nil"/>
            </w:tcBorders>
            <w:shd w:val="clear" w:color="auto" w:fill="auto"/>
            <w:vAlign w:val="center"/>
            <w:hideMark/>
          </w:tcPr>
          <w:p w14:paraId="5EBAF624" w14:textId="4C13B9B0"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477366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4581A3BC" w14:textId="455FBA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19734947" w14:textId="1BD506C5"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6CEE46F" w14:textId="56717EF1"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06E2A51"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A1E66A3" w14:textId="06CC8DF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7B548634" w14:textId="6FE486A1"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3DBAE316" w14:textId="04AB3A77"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45A6A3B9" w14:textId="37EEAD37"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481D3B31" w14:textId="77777777" w:rsidTr="000718B5">
        <w:tc>
          <w:tcPr>
            <w:tcW w:w="1552" w:type="pct"/>
            <w:tcBorders>
              <w:top w:val="nil"/>
              <w:left w:val="nil"/>
              <w:bottom w:val="single" w:sz="4" w:space="0" w:color="auto"/>
              <w:right w:val="nil"/>
            </w:tcBorders>
            <w:shd w:val="clear" w:color="auto" w:fill="auto"/>
            <w:vAlign w:val="center"/>
            <w:hideMark/>
          </w:tcPr>
          <w:p w14:paraId="54A7FF0D"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House or other structures</w:t>
            </w:r>
          </w:p>
        </w:tc>
        <w:tc>
          <w:tcPr>
            <w:tcW w:w="363" w:type="pct"/>
            <w:tcBorders>
              <w:top w:val="nil"/>
              <w:left w:val="nil"/>
              <w:bottom w:val="single" w:sz="4" w:space="0" w:color="auto"/>
              <w:right w:val="nil"/>
            </w:tcBorders>
            <w:shd w:val="clear" w:color="auto" w:fill="auto"/>
            <w:vAlign w:val="center"/>
            <w:hideMark/>
          </w:tcPr>
          <w:p w14:paraId="4BF0866A" w14:textId="5A77E37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F0CBCC2"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6561718A" w14:textId="6233248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664D9D96" w14:textId="04840B39"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AA37742" w14:textId="58AF3B9C"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3A45157"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7C22EACD" w14:textId="256BCD0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6296B3C8" w14:textId="5CE19A12"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CC6A9A4" w14:textId="23318052"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C66A037" w14:textId="3D14A07B"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683C687A" w14:textId="77777777" w:rsidTr="000718B5">
        <w:tc>
          <w:tcPr>
            <w:tcW w:w="1552" w:type="pct"/>
            <w:tcBorders>
              <w:top w:val="nil"/>
              <w:left w:val="nil"/>
              <w:bottom w:val="single" w:sz="4" w:space="0" w:color="auto"/>
              <w:right w:val="nil"/>
            </w:tcBorders>
            <w:shd w:val="clear" w:color="auto" w:fill="auto"/>
            <w:vAlign w:val="center"/>
            <w:hideMark/>
          </w:tcPr>
          <w:p w14:paraId="24749F25"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Large consumer durables</w:t>
            </w:r>
          </w:p>
        </w:tc>
        <w:tc>
          <w:tcPr>
            <w:tcW w:w="363" w:type="pct"/>
            <w:tcBorders>
              <w:top w:val="nil"/>
              <w:left w:val="nil"/>
              <w:bottom w:val="single" w:sz="4" w:space="0" w:color="auto"/>
              <w:right w:val="nil"/>
            </w:tcBorders>
            <w:shd w:val="clear" w:color="auto" w:fill="auto"/>
            <w:vAlign w:val="center"/>
            <w:hideMark/>
          </w:tcPr>
          <w:p w14:paraId="290A07D7" w14:textId="5B5D6E97"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6627A3BF"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00DB7BD5" w14:textId="2C7D836C"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F2A3ABF" w14:textId="06980D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1C9D36" w14:textId="124056A5"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09F9DD8"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EC7EE51" w14:textId="52598DBE"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070E8121" w14:textId="05074C7C"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0FE4C70A" w14:textId="24D0D12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56B49170" w14:textId="79F54652"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054FC04" w14:textId="77777777" w:rsidTr="000718B5">
        <w:tc>
          <w:tcPr>
            <w:tcW w:w="1552" w:type="pct"/>
            <w:tcBorders>
              <w:top w:val="nil"/>
              <w:left w:val="nil"/>
              <w:bottom w:val="single" w:sz="4" w:space="0" w:color="auto"/>
              <w:right w:val="nil"/>
            </w:tcBorders>
            <w:shd w:val="clear" w:color="auto" w:fill="auto"/>
            <w:vAlign w:val="center"/>
            <w:hideMark/>
          </w:tcPr>
          <w:p w14:paraId="7080F4A6"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Small consumer durables</w:t>
            </w:r>
          </w:p>
        </w:tc>
        <w:tc>
          <w:tcPr>
            <w:tcW w:w="363" w:type="pct"/>
            <w:tcBorders>
              <w:top w:val="nil"/>
              <w:left w:val="nil"/>
              <w:bottom w:val="single" w:sz="4" w:space="0" w:color="auto"/>
              <w:right w:val="nil"/>
            </w:tcBorders>
            <w:shd w:val="clear" w:color="auto" w:fill="auto"/>
            <w:vAlign w:val="center"/>
            <w:hideMark/>
          </w:tcPr>
          <w:p w14:paraId="1E366677" w14:textId="5197A09D"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05430A8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80594E9" w14:textId="7DB78A56"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792E7287" w14:textId="3F7E5B4A"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5EC949D" w14:textId="6D80EE3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7CC551AE"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600E1058" w14:textId="4941CF95"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1695DA7C" w14:textId="28931FB7"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20351C6B" w14:textId="0A23A76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30900678" w14:textId="14D9672C"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0F073895" w14:textId="77777777" w:rsidTr="000718B5">
        <w:tc>
          <w:tcPr>
            <w:tcW w:w="1552" w:type="pct"/>
            <w:tcBorders>
              <w:top w:val="nil"/>
              <w:left w:val="nil"/>
              <w:bottom w:val="single" w:sz="4" w:space="0" w:color="auto"/>
              <w:right w:val="nil"/>
            </w:tcBorders>
            <w:shd w:val="clear" w:color="auto" w:fill="auto"/>
            <w:vAlign w:val="center"/>
            <w:hideMark/>
          </w:tcPr>
          <w:p w14:paraId="7754F7CC"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Cell phone</w:t>
            </w:r>
          </w:p>
        </w:tc>
        <w:tc>
          <w:tcPr>
            <w:tcW w:w="363" w:type="pct"/>
            <w:tcBorders>
              <w:top w:val="nil"/>
              <w:left w:val="nil"/>
              <w:bottom w:val="single" w:sz="4" w:space="0" w:color="auto"/>
              <w:right w:val="nil"/>
            </w:tcBorders>
            <w:shd w:val="clear" w:color="auto" w:fill="auto"/>
            <w:vAlign w:val="center"/>
            <w:hideMark/>
          </w:tcPr>
          <w:p w14:paraId="11B33EDB" w14:textId="7357AD2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4087E3CE"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47F00D9" w14:textId="703F1EA7"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37503B88" w14:textId="2D56A33B"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C089AD0" w14:textId="6FC0E280"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56DD75AC"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1127DF34" w14:textId="6567B6D2"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41AA85DD" w14:textId="7ED2C053"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9D9571D" w14:textId="25EBBC54"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21EFFE9B" w14:textId="5FA4964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1046FEB6" w14:textId="77777777" w:rsidTr="000718B5">
        <w:tc>
          <w:tcPr>
            <w:tcW w:w="1552" w:type="pct"/>
            <w:tcBorders>
              <w:top w:val="nil"/>
              <w:left w:val="nil"/>
              <w:bottom w:val="single" w:sz="4" w:space="0" w:color="auto"/>
              <w:right w:val="nil"/>
            </w:tcBorders>
            <w:shd w:val="clear" w:color="auto" w:fill="auto"/>
            <w:vAlign w:val="center"/>
            <w:hideMark/>
          </w:tcPr>
          <w:p w14:paraId="23126F6B"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Non-agricultural land</w:t>
            </w:r>
          </w:p>
        </w:tc>
        <w:tc>
          <w:tcPr>
            <w:tcW w:w="363" w:type="pct"/>
            <w:tcBorders>
              <w:top w:val="nil"/>
              <w:left w:val="nil"/>
              <w:bottom w:val="single" w:sz="4" w:space="0" w:color="auto"/>
              <w:right w:val="nil"/>
            </w:tcBorders>
            <w:shd w:val="clear" w:color="auto" w:fill="auto"/>
            <w:vAlign w:val="center"/>
            <w:hideMark/>
          </w:tcPr>
          <w:p w14:paraId="154913B2" w14:textId="4826826E"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578D3E83"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2F855381" w14:textId="472AFF34"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28E14C6A" w14:textId="5F1DDA5F"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63D3C19" w14:textId="174F528B"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3A5861F2"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563770C2" w14:textId="735C633F"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27EDAEF9" w14:textId="7E0D0EAA"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13B81440" w14:textId="3BDD005C"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17ED93AC" w14:textId="2863939A" w:rsidR="008E036F" w:rsidRPr="004C0A52" w:rsidRDefault="008E036F" w:rsidP="008E036F">
            <w:pPr>
              <w:widowControl/>
              <w:spacing w:line="259" w:lineRule="auto"/>
              <w:jc w:val="center"/>
              <w:rPr>
                <w:rFonts w:eastAsia="Times New Roman" w:cs="Times New Roman"/>
                <w:sz w:val="20"/>
                <w:szCs w:val="20"/>
              </w:rPr>
            </w:pPr>
          </w:p>
        </w:tc>
      </w:tr>
      <w:tr w:rsidR="000718B5" w:rsidRPr="004C0A52" w14:paraId="21029403" w14:textId="77777777" w:rsidTr="000718B5">
        <w:tc>
          <w:tcPr>
            <w:tcW w:w="1552" w:type="pct"/>
            <w:tcBorders>
              <w:top w:val="nil"/>
              <w:left w:val="nil"/>
              <w:bottom w:val="single" w:sz="4" w:space="0" w:color="auto"/>
              <w:right w:val="nil"/>
            </w:tcBorders>
            <w:shd w:val="clear" w:color="auto" w:fill="auto"/>
            <w:vAlign w:val="center"/>
            <w:hideMark/>
          </w:tcPr>
          <w:p w14:paraId="0EA63BB3" w14:textId="77777777" w:rsidR="008E036F" w:rsidRPr="004C0A52" w:rsidRDefault="008E036F" w:rsidP="008E036F">
            <w:pPr>
              <w:widowControl/>
              <w:spacing w:line="259" w:lineRule="auto"/>
              <w:ind w:firstLineChars="100" w:firstLine="200"/>
              <w:rPr>
                <w:rFonts w:eastAsia="Times New Roman" w:cs="Times New Roman"/>
                <w:sz w:val="20"/>
                <w:szCs w:val="20"/>
              </w:rPr>
            </w:pPr>
            <w:r w:rsidRPr="004C0A52">
              <w:rPr>
                <w:rFonts w:eastAsia="Times New Roman" w:cs="Times New Roman"/>
                <w:sz w:val="20"/>
                <w:szCs w:val="20"/>
              </w:rPr>
              <w:t>Means of transportation</w:t>
            </w:r>
          </w:p>
        </w:tc>
        <w:tc>
          <w:tcPr>
            <w:tcW w:w="363" w:type="pct"/>
            <w:tcBorders>
              <w:top w:val="nil"/>
              <w:left w:val="nil"/>
              <w:bottom w:val="single" w:sz="4" w:space="0" w:color="auto"/>
              <w:right w:val="nil"/>
            </w:tcBorders>
            <w:shd w:val="clear" w:color="auto" w:fill="auto"/>
            <w:vAlign w:val="center"/>
            <w:hideMark/>
          </w:tcPr>
          <w:p w14:paraId="1A4D029E" w14:textId="0F224E0B" w:rsidR="008E036F" w:rsidRPr="004C0A52" w:rsidRDefault="008E036F" w:rsidP="008E036F">
            <w:pPr>
              <w:widowControl/>
              <w:spacing w:line="259" w:lineRule="auto"/>
              <w:jc w:val="center"/>
              <w:rPr>
                <w:rFonts w:eastAsia="Times New Roman" w:cs="Times New Roman"/>
                <w:sz w:val="20"/>
                <w:szCs w:val="20"/>
              </w:rPr>
            </w:pPr>
          </w:p>
        </w:tc>
        <w:tc>
          <w:tcPr>
            <w:tcW w:w="513" w:type="pct"/>
            <w:tcBorders>
              <w:top w:val="nil"/>
              <w:left w:val="nil"/>
              <w:bottom w:val="single" w:sz="4" w:space="0" w:color="auto"/>
              <w:right w:val="nil"/>
            </w:tcBorders>
          </w:tcPr>
          <w:p w14:paraId="2020A0FB" w14:textId="77777777" w:rsidR="008E036F" w:rsidRPr="004C0A52" w:rsidRDefault="008E036F" w:rsidP="008E036F">
            <w:pPr>
              <w:widowControl/>
              <w:spacing w:line="259" w:lineRule="auto"/>
              <w:jc w:val="center"/>
              <w:rPr>
                <w:rFonts w:eastAsia="Times New Roman" w:cs="Times New Roman"/>
                <w:sz w:val="20"/>
                <w:szCs w:val="20"/>
              </w:rPr>
            </w:pPr>
          </w:p>
        </w:tc>
        <w:tc>
          <w:tcPr>
            <w:tcW w:w="306" w:type="pct"/>
            <w:tcBorders>
              <w:top w:val="nil"/>
              <w:left w:val="nil"/>
              <w:bottom w:val="single" w:sz="4" w:space="0" w:color="auto"/>
              <w:right w:val="nil"/>
            </w:tcBorders>
            <w:shd w:val="clear" w:color="auto" w:fill="auto"/>
            <w:vAlign w:val="center"/>
            <w:hideMark/>
          </w:tcPr>
          <w:p w14:paraId="176A30E8" w14:textId="39703150" w:rsidR="008E036F" w:rsidRPr="004C0A52" w:rsidRDefault="008E036F" w:rsidP="008E036F">
            <w:pPr>
              <w:widowControl/>
              <w:spacing w:line="259" w:lineRule="auto"/>
              <w:jc w:val="center"/>
              <w:rPr>
                <w:rFonts w:eastAsia="Times New Roman" w:cs="Times New Roman"/>
                <w:sz w:val="20"/>
                <w:szCs w:val="20"/>
              </w:rPr>
            </w:pPr>
          </w:p>
        </w:tc>
        <w:tc>
          <w:tcPr>
            <w:tcW w:w="104" w:type="pct"/>
            <w:tcBorders>
              <w:top w:val="nil"/>
              <w:left w:val="nil"/>
              <w:bottom w:val="single" w:sz="4" w:space="0" w:color="auto"/>
              <w:right w:val="nil"/>
            </w:tcBorders>
            <w:shd w:val="clear" w:color="auto" w:fill="auto"/>
            <w:vAlign w:val="center"/>
            <w:hideMark/>
          </w:tcPr>
          <w:p w14:paraId="5FE2EF06" w14:textId="7A974987" w:rsidR="008E036F" w:rsidRPr="004C0A52" w:rsidRDefault="008E036F" w:rsidP="008E036F">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FF8A29B" w14:textId="18ECB948" w:rsidR="008E036F" w:rsidRPr="004C0A52" w:rsidRDefault="008E036F" w:rsidP="008E036F">
            <w:pPr>
              <w:widowControl/>
              <w:spacing w:line="259" w:lineRule="auto"/>
              <w:jc w:val="center"/>
              <w:rPr>
                <w:rFonts w:eastAsia="Times New Roman" w:cs="Times New Roman"/>
                <w:sz w:val="20"/>
                <w:szCs w:val="20"/>
              </w:rPr>
            </w:pPr>
          </w:p>
        </w:tc>
        <w:tc>
          <w:tcPr>
            <w:tcW w:w="514" w:type="pct"/>
            <w:tcBorders>
              <w:top w:val="nil"/>
              <w:left w:val="nil"/>
              <w:bottom w:val="single" w:sz="4" w:space="0" w:color="auto"/>
              <w:right w:val="nil"/>
            </w:tcBorders>
          </w:tcPr>
          <w:p w14:paraId="6E89DE6B" w14:textId="77777777" w:rsidR="008E036F" w:rsidRPr="004C0A52" w:rsidRDefault="008E036F" w:rsidP="008E036F">
            <w:pPr>
              <w:widowControl/>
              <w:spacing w:line="259" w:lineRule="auto"/>
              <w:jc w:val="center"/>
              <w:rPr>
                <w:rFonts w:eastAsia="Times New Roman" w:cs="Times New Roman"/>
                <w:sz w:val="20"/>
                <w:szCs w:val="20"/>
              </w:rPr>
            </w:pPr>
          </w:p>
        </w:tc>
        <w:tc>
          <w:tcPr>
            <w:tcW w:w="308" w:type="pct"/>
            <w:tcBorders>
              <w:top w:val="nil"/>
              <w:left w:val="nil"/>
              <w:bottom w:val="single" w:sz="4" w:space="0" w:color="auto"/>
              <w:right w:val="nil"/>
            </w:tcBorders>
            <w:shd w:val="clear" w:color="auto" w:fill="auto"/>
            <w:vAlign w:val="center"/>
            <w:hideMark/>
          </w:tcPr>
          <w:p w14:paraId="2082DD97" w14:textId="4A02F550" w:rsidR="008E036F" w:rsidRPr="004C0A52" w:rsidRDefault="008E036F" w:rsidP="008E036F">
            <w:pPr>
              <w:widowControl/>
              <w:spacing w:line="259" w:lineRule="auto"/>
              <w:jc w:val="center"/>
              <w:rPr>
                <w:rFonts w:eastAsia="Times New Roman" w:cs="Times New Roman"/>
                <w:sz w:val="20"/>
                <w:szCs w:val="20"/>
              </w:rPr>
            </w:pPr>
          </w:p>
        </w:tc>
        <w:tc>
          <w:tcPr>
            <w:tcW w:w="299" w:type="pct"/>
            <w:tcBorders>
              <w:top w:val="nil"/>
              <w:left w:val="nil"/>
              <w:bottom w:val="single" w:sz="4" w:space="0" w:color="auto"/>
              <w:right w:val="nil"/>
            </w:tcBorders>
            <w:shd w:val="clear" w:color="auto" w:fill="auto"/>
            <w:vAlign w:val="center"/>
            <w:hideMark/>
          </w:tcPr>
          <w:p w14:paraId="577BB60E" w14:textId="4C18493F" w:rsidR="008E036F" w:rsidRPr="004C0A52"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vAlign w:val="center"/>
            <w:hideMark/>
          </w:tcPr>
          <w:p w14:paraId="7B3A5587" w14:textId="6880FE38" w:rsidR="008E036F" w:rsidRPr="004C0A52" w:rsidRDefault="008E036F" w:rsidP="008E036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noWrap/>
            <w:vAlign w:val="center"/>
            <w:hideMark/>
          </w:tcPr>
          <w:p w14:paraId="07F0192D" w14:textId="37A593C5" w:rsidR="008E036F" w:rsidRPr="004C0A52" w:rsidRDefault="008E036F" w:rsidP="008E036F">
            <w:pPr>
              <w:widowControl/>
              <w:spacing w:line="259" w:lineRule="auto"/>
              <w:jc w:val="center"/>
              <w:rPr>
                <w:rFonts w:eastAsia="Times New Roman" w:cs="Times New Roman"/>
                <w:sz w:val="20"/>
                <w:szCs w:val="20"/>
              </w:rPr>
            </w:pPr>
          </w:p>
        </w:tc>
      </w:tr>
    </w:tbl>
    <w:p w14:paraId="0C634F5D" w14:textId="6E0F9E0A" w:rsidR="00001529" w:rsidRPr="00001529" w:rsidRDefault="00001529" w:rsidP="00001529">
      <w:pPr>
        <w:pStyle w:val="BodyText"/>
        <w:spacing w:after="0"/>
        <w:ind w:left="90" w:hanging="90"/>
        <w:rPr>
          <w:sz w:val="16"/>
        </w:rPr>
      </w:pPr>
      <w:commentRangeStart w:id="467"/>
      <w:r w:rsidRPr="00001529">
        <w:rPr>
          <w:sz w:val="16"/>
        </w:rPr>
        <w:t>^ Results not statistically reliable, n&lt;30</w:t>
      </w:r>
      <w:commentRangeEnd w:id="467"/>
      <w:r w:rsidR="004E33EB">
        <w:rPr>
          <w:rStyle w:val="CommentReference"/>
        </w:rPr>
        <w:commentReference w:id="467"/>
      </w:r>
    </w:p>
    <w:p w14:paraId="45A98B7B"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1458D576"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2F01D94C"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74FA12BF"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505462E0" w14:textId="38D7D683" w:rsidR="00001529" w:rsidRPr="00001529" w:rsidRDefault="00001529" w:rsidP="00001529">
      <w:pPr>
        <w:pStyle w:val="BodyText"/>
        <w:spacing w:after="0"/>
        <w:ind w:left="90" w:hanging="90"/>
        <w:rPr>
          <w:sz w:val="16"/>
        </w:rPr>
      </w:pPr>
      <w:r w:rsidRPr="00001529">
        <w:rPr>
          <w:sz w:val="16"/>
        </w:rPr>
        <w:t xml:space="preserve">Notes: </w:t>
      </w:r>
    </w:p>
    <w:p w14:paraId="50621C84"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EECD86E" w14:textId="2262A91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Pr>
          <w:sz w:val="16"/>
        </w:rPr>
        <w:t>.</w:t>
      </w:r>
    </w:p>
    <w:p w14:paraId="135A6D7B" w14:textId="59EF1309" w:rsidR="00330701" w:rsidRPr="004C0A52" w:rsidRDefault="00001529" w:rsidP="004C0A52">
      <w:pPr>
        <w:pStyle w:val="BodyText"/>
        <w:ind w:left="86" w:hanging="86"/>
        <w:rPr>
          <w:sz w:val="16"/>
        </w:rPr>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6AE64BB1" w14:textId="2633E4D1" w:rsidR="00AB051C" w:rsidRPr="00410B48" w:rsidRDefault="00AB051C" w:rsidP="004C0A52">
      <w:pPr>
        <w:pStyle w:val="BodyText"/>
      </w:pPr>
      <w:r w:rsidRPr="00410B48">
        <w:rPr>
          <w:b/>
        </w:rPr>
        <w:t xml:space="preserve">Table </w:t>
      </w:r>
      <w:r w:rsidR="009230F0">
        <w:rPr>
          <w:b/>
        </w:rPr>
        <w:t xml:space="preserve">5.4.4 </w:t>
      </w:r>
      <w:r w:rsidRPr="009230F0">
        <w:t>and</w:t>
      </w:r>
      <w:r>
        <w:rPr>
          <w:b/>
        </w:rPr>
        <w:t xml:space="preserve"> </w:t>
      </w:r>
      <w:r w:rsidR="009230F0">
        <w:rPr>
          <w:b/>
        </w:rPr>
        <w:t>Table 5.4.5</w:t>
      </w:r>
      <w:r w:rsidRPr="00410B48">
        <w:t xml:space="preserve"> show the second indicator of the </w:t>
      </w:r>
      <w:r w:rsidRPr="00410B48">
        <w:rPr>
          <w:i/>
        </w:rPr>
        <w:t>Resources</w:t>
      </w:r>
      <w:r w:rsidRPr="00410B48">
        <w:t xml:space="preserve"> domain—access to and decisionmaking on credit. </w:t>
      </w:r>
      <w:r w:rsidRPr="009230F0">
        <w:rPr>
          <w:b/>
        </w:rPr>
        <w:t xml:space="preserve">Table </w:t>
      </w:r>
      <w:r w:rsidR="009230F0">
        <w:rPr>
          <w:b/>
        </w:rPr>
        <w:t>5.4.4</w:t>
      </w:r>
      <w:r w:rsidRPr="00410B48">
        <w:t xml:space="preserve"> </w:t>
      </w:r>
      <w:r w:rsidR="00975596">
        <w:t xml:space="preserve">presents </w:t>
      </w:r>
      <w:r w:rsidRPr="00410B48">
        <w:t xml:space="preserve">the percentage of </w:t>
      </w:r>
      <w:r>
        <w:t>women and men</w:t>
      </w:r>
      <w:r w:rsidRPr="00410B48">
        <w:t xml:space="preserve"> </w:t>
      </w:r>
      <w:r w:rsidR="00975596">
        <w:t xml:space="preserve">in the </w:t>
      </w:r>
      <w:r w:rsidR="00160DC3">
        <w:rPr>
          <w:szCs w:val="22"/>
        </w:rPr>
        <w:t>Phase One</w:t>
      </w:r>
      <w:r w:rsidR="007F25EC">
        <w:rPr>
          <w:szCs w:val="22"/>
        </w:rPr>
        <w:t xml:space="preserve"> ZOI</w:t>
      </w:r>
      <w:r w:rsidR="00975596">
        <w:t xml:space="preserve"> </w:t>
      </w:r>
      <w:r w:rsidRPr="00410B48">
        <w:t xml:space="preserve">who report that a member of </w:t>
      </w:r>
      <w:r w:rsidR="00125A0A">
        <w:t>their</w:t>
      </w:r>
      <w:r w:rsidRPr="00410B48">
        <w:t xml:space="preserve"> household received any loan in the 12 months </w:t>
      </w:r>
      <w:r w:rsidR="00125A0A">
        <w:t>preceding the ZOI Survey</w:t>
      </w:r>
      <w:r w:rsidR="00330701">
        <w:t>s</w:t>
      </w:r>
      <w:r w:rsidR="00975596">
        <w:t>, comparing estimates at baseline and at endline</w:t>
      </w:r>
      <w:r w:rsidRPr="00410B48">
        <w:t xml:space="preserve">. The in-kind and cash loan categories are not mutually exclusive; a household could have received both types of loans. For </w:t>
      </w:r>
      <w:r>
        <w:t>women and men</w:t>
      </w:r>
      <w:r w:rsidRPr="00410B48">
        <w:t xml:space="preserve"> living in households that received a loan, the table also presents the percentages </w:t>
      </w:r>
      <w:r w:rsidR="00125A0A">
        <w:t xml:space="preserve">of women and men </w:t>
      </w:r>
      <w:r w:rsidRPr="00410B48">
        <w:t>who report having contributed to the decision to take the loan or the decisions on how to use the loan.</w:t>
      </w:r>
      <w:r w:rsidR="00330701">
        <w:t xml:space="preserve"> </w:t>
      </w:r>
      <w:r w:rsidR="00330701">
        <w:rPr>
          <w:b/>
        </w:rPr>
        <w:t>Table</w:t>
      </w:r>
      <w:r w:rsidR="006F049F">
        <w:rPr>
          <w:b/>
        </w:rPr>
        <w:t> </w:t>
      </w:r>
      <w:r w:rsidR="00330701">
        <w:rPr>
          <w:b/>
        </w:rPr>
        <w:t>5.4.5</w:t>
      </w:r>
      <w:r w:rsidR="00330701">
        <w:t xml:space="preserve"> </w:t>
      </w:r>
      <w:r w:rsidR="00975596">
        <w:t xml:space="preserve">presents </w:t>
      </w:r>
      <w:r w:rsidR="00330701">
        <w:t>the sources of credit accessed by households in the 12 months preceding the ZOI Surveys</w:t>
      </w:r>
      <w:r w:rsidR="00975596">
        <w:t xml:space="preserve">, comparing estimates at </w:t>
      </w:r>
      <w:r w:rsidR="00330701" w:rsidRPr="00410B48">
        <w:t xml:space="preserve">baseline and </w:t>
      </w:r>
      <w:r w:rsidR="00975596">
        <w:t xml:space="preserve">at </w:t>
      </w:r>
      <w:r w:rsidR="00330701" w:rsidRPr="00410B48">
        <w:t>endline</w:t>
      </w:r>
      <w:r w:rsidR="00330701">
        <w:t>.</w:t>
      </w:r>
    </w:p>
    <w:p w14:paraId="1FF2B000" w14:textId="383235E0" w:rsidR="00AB051C" w:rsidRPr="00410B48" w:rsidRDefault="00AB051C" w:rsidP="004C0A52">
      <w:pPr>
        <w:pStyle w:val="BodyText"/>
      </w:pPr>
      <w:r w:rsidRPr="00FC6015">
        <w:rPr>
          <w:highlight w:val="yellow"/>
        </w:rPr>
        <w:t>[</w:t>
      </w:r>
      <w:commentRangeStart w:id="468"/>
      <w:r w:rsidRPr="00FC6015">
        <w:rPr>
          <w:highlight w:val="yellow"/>
        </w:rPr>
        <w:t>D</w:t>
      </w:r>
      <w:r w:rsidR="00330701">
        <w:rPr>
          <w:highlight w:val="yellow"/>
        </w:rPr>
        <w:t>escribe the results presented in Table</w:t>
      </w:r>
      <w:r w:rsidR="00125A0A">
        <w:rPr>
          <w:highlight w:val="yellow"/>
        </w:rPr>
        <w:t xml:space="preserve"> 5.4.</w:t>
      </w:r>
      <w:r w:rsidR="00330701">
        <w:rPr>
          <w:highlight w:val="yellow"/>
        </w:rPr>
        <w:t>4</w:t>
      </w:r>
      <w:r w:rsidR="00125A0A">
        <w:rPr>
          <w:highlight w:val="yellow"/>
        </w:rPr>
        <w:t>.</w:t>
      </w:r>
      <w:commentRangeEnd w:id="468"/>
      <w:r w:rsidR="00125A0A">
        <w:rPr>
          <w:rStyle w:val="CommentReference"/>
        </w:rPr>
        <w:commentReference w:id="468"/>
      </w:r>
      <w:r w:rsidRPr="00FC6015">
        <w:rPr>
          <w:highlight w:val="yellow"/>
        </w:rPr>
        <w:t>]</w:t>
      </w:r>
    </w:p>
    <w:p w14:paraId="66902589" w14:textId="6E2367FE" w:rsidR="00AB051C" w:rsidRPr="00410B48" w:rsidRDefault="009230F0" w:rsidP="00AB051C">
      <w:pPr>
        <w:pStyle w:val="Tabletitle"/>
        <w:keepLines/>
        <w:spacing w:before="240"/>
        <w:contextualSpacing/>
        <w:outlineLvl w:val="3"/>
      </w:pPr>
      <w:bookmarkStart w:id="469" w:name="_Toc50719190"/>
      <w:bookmarkStart w:id="470" w:name="_Toc527139507"/>
      <w:r w:rsidRPr="009230F0">
        <w:t xml:space="preserve">Table 5.4.4: Comparison of Credit Access, by Sex, Feed the Future </w:t>
      </w:r>
      <w:r w:rsidR="00160DC3">
        <w:t>Phase One</w:t>
      </w:r>
      <w:r w:rsidRPr="009230F0">
        <w:t xml:space="preserve"> Baseline and Endline ZOI Surveys</w:t>
      </w:r>
      <w:bookmarkEnd w:id="469"/>
      <w:r w:rsidR="00AB051C" w:rsidRPr="00410B48">
        <w:t xml:space="preserve"> </w:t>
      </w:r>
      <w:bookmarkEnd w:id="470"/>
    </w:p>
    <w:tbl>
      <w:tblPr>
        <w:tblW w:w="4995" w:type="pct"/>
        <w:tblLayout w:type="fixed"/>
        <w:tblCellMar>
          <w:left w:w="72" w:type="dxa"/>
          <w:right w:w="72" w:type="dxa"/>
        </w:tblCellMar>
        <w:tblLook w:val="04A0" w:firstRow="1" w:lastRow="0" w:firstColumn="1" w:lastColumn="0" w:noHBand="0" w:noVBand="1"/>
      </w:tblPr>
      <w:tblGrid>
        <w:gridCol w:w="1737"/>
        <w:gridCol w:w="1061"/>
        <w:gridCol w:w="1039"/>
        <w:gridCol w:w="685"/>
        <w:gridCol w:w="251"/>
        <w:gridCol w:w="794"/>
        <w:gridCol w:w="963"/>
        <w:gridCol w:w="767"/>
        <w:gridCol w:w="670"/>
        <w:gridCol w:w="805"/>
        <w:gridCol w:w="625"/>
        <w:gridCol w:w="97"/>
      </w:tblGrid>
      <w:tr w:rsidR="004905EF" w:rsidRPr="00A7545B" w14:paraId="7739239D" w14:textId="77777777" w:rsidTr="004905EF">
        <w:trPr>
          <w:tblHeader/>
        </w:trPr>
        <w:tc>
          <w:tcPr>
            <w:tcW w:w="915" w:type="pct"/>
            <w:vMerge w:val="restart"/>
            <w:tcBorders>
              <w:top w:val="single" w:sz="4" w:space="0" w:color="auto"/>
              <w:left w:val="nil"/>
              <w:bottom w:val="single" w:sz="4" w:space="0" w:color="000000"/>
              <w:right w:val="nil"/>
            </w:tcBorders>
            <w:shd w:val="clear" w:color="000000" w:fill="387990"/>
            <w:vAlign w:val="bottom"/>
            <w:hideMark/>
          </w:tcPr>
          <w:p w14:paraId="76C6FE74"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Characteristic</w:t>
            </w:r>
          </w:p>
        </w:tc>
        <w:tc>
          <w:tcPr>
            <w:tcW w:w="1467" w:type="pct"/>
            <w:gridSpan w:val="3"/>
            <w:tcBorders>
              <w:top w:val="single" w:sz="4" w:space="0" w:color="auto"/>
              <w:left w:val="nil"/>
              <w:bottom w:val="single" w:sz="4" w:space="0" w:color="FFFFFF"/>
              <w:right w:val="nil"/>
            </w:tcBorders>
            <w:shd w:val="clear" w:color="000000" w:fill="387990"/>
          </w:tcPr>
          <w:p w14:paraId="32944618" w14:textId="61AF3A69"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Baseline </w:t>
            </w:r>
          </w:p>
          <w:p w14:paraId="4B1CA8A4" w14:textId="7D51CF19"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132" w:type="pct"/>
            <w:tcBorders>
              <w:top w:val="single" w:sz="4" w:space="0" w:color="auto"/>
              <w:left w:val="nil"/>
              <w:bottom w:val="nil"/>
              <w:right w:val="nil"/>
            </w:tcBorders>
            <w:shd w:val="clear" w:color="000000" w:fill="387990"/>
            <w:vAlign w:val="bottom"/>
            <w:hideMark/>
          </w:tcPr>
          <w:p w14:paraId="257E8933" w14:textId="77777777" w:rsidR="004905EF" w:rsidRPr="00A7545B" w:rsidRDefault="004905EF" w:rsidP="00A7545B">
            <w:pPr>
              <w:widowControl/>
              <w:spacing w:line="259" w:lineRule="auto"/>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1329" w:type="pct"/>
            <w:gridSpan w:val="3"/>
            <w:tcBorders>
              <w:top w:val="single" w:sz="4" w:space="0" w:color="auto"/>
              <w:left w:val="nil"/>
              <w:bottom w:val="single" w:sz="4" w:space="0" w:color="FFFFFF"/>
              <w:right w:val="nil"/>
            </w:tcBorders>
            <w:shd w:val="clear" w:color="000000" w:fill="387990"/>
          </w:tcPr>
          <w:p w14:paraId="4682DDC1" w14:textId="6D64EFBF" w:rsidR="004905EF"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xml:space="preserve">Endline </w:t>
            </w:r>
          </w:p>
          <w:p w14:paraId="02623968" w14:textId="25820FB4"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([Year(s)])</w:t>
            </w:r>
          </w:p>
        </w:tc>
        <w:tc>
          <w:tcPr>
            <w:tcW w:w="353" w:type="pct"/>
            <w:vMerge w:val="restart"/>
            <w:tcBorders>
              <w:top w:val="single" w:sz="4" w:space="0" w:color="auto"/>
              <w:left w:val="nil"/>
              <w:right w:val="nil"/>
            </w:tcBorders>
            <w:shd w:val="clear" w:color="000000" w:fill="387990"/>
            <w:vAlign w:val="bottom"/>
            <w:hideMark/>
          </w:tcPr>
          <w:p w14:paraId="7370146D" w14:textId="41B8F07A" w:rsidR="004905EF" w:rsidRPr="00A7545B" w:rsidRDefault="004905EF" w:rsidP="00A7545B">
            <w:pPr>
              <w:widowControl/>
              <w:spacing w:line="259" w:lineRule="auto"/>
              <w:jc w:val="center"/>
              <w:rPr>
                <w:rFonts w:eastAsia="Times New Roman" w:cs="Times New Roman"/>
                <w:b/>
                <w:bCs/>
                <w:color w:val="FFFFFF"/>
                <w:sz w:val="20"/>
                <w:szCs w:val="20"/>
              </w:rPr>
            </w:pPr>
          </w:p>
          <w:p w14:paraId="0D40F006" w14:textId="2DCC8B91" w:rsidR="004905EF" w:rsidRPr="00A7545B" w:rsidRDefault="004905EF" w:rsidP="00A7545B">
            <w:pPr>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Diff.</w:t>
            </w:r>
          </w:p>
        </w:tc>
        <w:tc>
          <w:tcPr>
            <w:tcW w:w="424" w:type="pct"/>
            <w:vMerge w:val="restart"/>
            <w:tcBorders>
              <w:top w:val="single" w:sz="4" w:space="0" w:color="auto"/>
              <w:left w:val="nil"/>
              <w:right w:val="nil"/>
            </w:tcBorders>
            <w:shd w:val="clear" w:color="000000" w:fill="387990"/>
            <w:vAlign w:val="bottom"/>
            <w:hideMark/>
          </w:tcPr>
          <w:p w14:paraId="5E8E6876" w14:textId="6EDBEDA5" w:rsidR="004905EF" w:rsidRPr="00A7545B" w:rsidRDefault="004905EF">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p-</w:t>
            </w:r>
            <w:proofErr w:type="spellStart"/>
            <w:r w:rsidRPr="00A7545B">
              <w:rPr>
                <w:rFonts w:eastAsia="Times New Roman" w:cs="Times New Roman"/>
                <w:b/>
                <w:bCs/>
                <w:color w:val="FFFFFF"/>
                <w:sz w:val="20"/>
                <w:szCs w:val="20"/>
              </w:rPr>
              <w:t>value</w:t>
            </w:r>
            <w:r w:rsidRPr="00A7545B">
              <w:rPr>
                <w:rFonts w:eastAsia="Times New Roman" w:cs="Times New Roman"/>
                <w:b/>
                <w:bCs/>
                <w:color w:val="FFFFFF"/>
                <w:sz w:val="20"/>
                <w:szCs w:val="20"/>
                <w:vertAlign w:val="superscript"/>
              </w:rPr>
              <w:t>a</w:t>
            </w:r>
            <w:proofErr w:type="spellEnd"/>
          </w:p>
        </w:tc>
        <w:tc>
          <w:tcPr>
            <w:tcW w:w="380" w:type="pct"/>
            <w:gridSpan w:val="2"/>
            <w:vMerge w:val="restart"/>
            <w:tcBorders>
              <w:top w:val="single" w:sz="4" w:space="0" w:color="auto"/>
              <w:left w:val="nil"/>
              <w:right w:val="nil"/>
            </w:tcBorders>
            <w:shd w:val="clear" w:color="000000" w:fill="387990"/>
            <w:vAlign w:val="bottom"/>
            <w:hideMark/>
          </w:tcPr>
          <w:p w14:paraId="670168AB"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p w14:paraId="184A58B0" w14:textId="3C195691" w:rsidR="004905EF" w:rsidRPr="00A7545B" w:rsidRDefault="004905EF" w:rsidP="00A7545B">
            <w:pPr>
              <w:spacing w:line="259" w:lineRule="auto"/>
              <w:jc w:val="center"/>
              <w:rPr>
                <w:rFonts w:eastAsia="Times New Roman" w:cs="Times New Roman"/>
                <w:b/>
                <w:bCs/>
                <w:color w:val="FFFFFF"/>
                <w:sz w:val="20"/>
                <w:szCs w:val="20"/>
              </w:rPr>
            </w:pPr>
            <w:proofErr w:type="spellStart"/>
            <w:r w:rsidRPr="00A7545B">
              <w:rPr>
                <w:rFonts w:eastAsia="Times New Roman" w:cs="Times New Roman"/>
                <w:b/>
                <w:bCs/>
                <w:color w:val="FFFFFF"/>
                <w:sz w:val="20"/>
                <w:szCs w:val="20"/>
              </w:rPr>
              <w:t>Sig.</w:t>
            </w:r>
            <w:r w:rsidRPr="00A7545B">
              <w:rPr>
                <w:rFonts w:eastAsia="Times New Roman" w:cs="Times New Roman"/>
                <w:b/>
                <w:bCs/>
                <w:color w:val="FFFFFF"/>
                <w:sz w:val="20"/>
                <w:szCs w:val="20"/>
                <w:vertAlign w:val="superscript"/>
              </w:rPr>
              <w:t>b</w:t>
            </w:r>
            <w:proofErr w:type="spellEnd"/>
          </w:p>
        </w:tc>
      </w:tr>
      <w:tr w:rsidR="004905EF" w:rsidRPr="00A7545B" w14:paraId="60F9DDB3" w14:textId="77777777" w:rsidTr="004905EF">
        <w:trPr>
          <w:tblHeader/>
        </w:trPr>
        <w:tc>
          <w:tcPr>
            <w:tcW w:w="915" w:type="pct"/>
            <w:vMerge/>
            <w:tcBorders>
              <w:top w:val="single" w:sz="4" w:space="0" w:color="auto"/>
              <w:left w:val="nil"/>
              <w:bottom w:val="single" w:sz="4" w:space="0" w:color="000000"/>
              <w:right w:val="nil"/>
            </w:tcBorders>
            <w:vAlign w:val="center"/>
            <w:hideMark/>
          </w:tcPr>
          <w:p w14:paraId="66182968" w14:textId="77777777" w:rsidR="004905EF" w:rsidRPr="00A7545B" w:rsidRDefault="004905EF" w:rsidP="00A7545B">
            <w:pPr>
              <w:widowControl/>
              <w:spacing w:line="259" w:lineRule="auto"/>
              <w:rPr>
                <w:rFonts w:eastAsia="Times New Roman" w:cs="Times New Roman"/>
                <w:b/>
                <w:bCs/>
                <w:color w:val="FFFFFF"/>
                <w:sz w:val="20"/>
                <w:szCs w:val="20"/>
              </w:rPr>
            </w:pPr>
          </w:p>
        </w:tc>
        <w:tc>
          <w:tcPr>
            <w:tcW w:w="559" w:type="pct"/>
            <w:tcBorders>
              <w:top w:val="nil"/>
              <w:left w:val="nil"/>
              <w:bottom w:val="single" w:sz="4" w:space="0" w:color="auto"/>
              <w:right w:val="nil"/>
            </w:tcBorders>
            <w:shd w:val="clear" w:color="000000" w:fill="387990"/>
            <w:vAlign w:val="bottom"/>
            <w:hideMark/>
          </w:tcPr>
          <w:p w14:paraId="47F95FDC" w14:textId="08F4820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47" w:type="pct"/>
            <w:tcBorders>
              <w:top w:val="nil"/>
              <w:left w:val="nil"/>
              <w:bottom w:val="single" w:sz="4" w:space="0" w:color="auto"/>
              <w:right w:val="nil"/>
            </w:tcBorders>
            <w:shd w:val="clear" w:color="000000" w:fill="387990"/>
          </w:tcPr>
          <w:p w14:paraId="1D1228B2" w14:textId="247154B1"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60" w:type="pct"/>
            <w:tcBorders>
              <w:top w:val="nil"/>
              <w:left w:val="nil"/>
              <w:bottom w:val="single" w:sz="4" w:space="0" w:color="auto"/>
              <w:right w:val="nil"/>
            </w:tcBorders>
            <w:shd w:val="clear" w:color="000000" w:fill="387990"/>
            <w:vAlign w:val="bottom"/>
            <w:hideMark/>
          </w:tcPr>
          <w:p w14:paraId="44DF5609" w14:textId="1B68C31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132" w:type="pct"/>
            <w:tcBorders>
              <w:top w:val="nil"/>
              <w:left w:val="nil"/>
              <w:bottom w:val="single" w:sz="4" w:space="0" w:color="auto"/>
              <w:right w:val="nil"/>
            </w:tcBorders>
            <w:shd w:val="clear" w:color="000000" w:fill="387990"/>
            <w:vAlign w:val="bottom"/>
            <w:hideMark/>
          </w:tcPr>
          <w:p w14:paraId="46F46C50" w14:textId="77777777"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 </w:t>
            </w:r>
          </w:p>
        </w:tc>
        <w:tc>
          <w:tcPr>
            <w:tcW w:w="418" w:type="pct"/>
            <w:tcBorders>
              <w:top w:val="nil"/>
              <w:left w:val="nil"/>
              <w:bottom w:val="single" w:sz="4" w:space="0" w:color="auto"/>
              <w:right w:val="nil"/>
            </w:tcBorders>
            <w:shd w:val="clear" w:color="000000" w:fill="387990"/>
            <w:vAlign w:val="bottom"/>
            <w:hideMark/>
          </w:tcPr>
          <w:p w14:paraId="29EC191F" w14:textId="6249A208"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507" w:type="pct"/>
            <w:tcBorders>
              <w:top w:val="nil"/>
              <w:left w:val="nil"/>
              <w:bottom w:val="single" w:sz="4" w:space="0" w:color="auto"/>
              <w:right w:val="nil"/>
            </w:tcBorders>
            <w:shd w:val="clear" w:color="000000" w:fill="387990"/>
          </w:tcPr>
          <w:p w14:paraId="3332C44D" w14:textId="7B4F4682" w:rsidR="004905EF" w:rsidRPr="00A7545B" w:rsidRDefault="004905EF" w:rsidP="00A7545B">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404" w:type="pct"/>
            <w:tcBorders>
              <w:top w:val="nil"/>
              <w:left w:val="nil"/>
              <w:bottom w:val="single" w:sz="4" w:space="0" w:color="auto"/>
              <w:right w:val="nil"/>
            </w:tcBorders>
            <w:shd w:val="clear" w:color="000000" w:fill="387990"/>
            <w:vAlign w:val="bottom"/>
            <w:hideMark/>
          </w:tcPr>
          <w:p w14:paraId="618C8EDB" w14:textId="6D7B6DDE" w:rsidR="004905EF" w:rsidRPr="00A7545B" w:rsidRDefault="004905EF" w:rsidP="00A7545B">
            <w:pPr>
              <w:widowControl/>
              <w:spacing w:line="259" w:lineRule="auto"/>
              <w:jc w:val="center"/>
              <w:rPr>
                <w:rFonts w:eastAsia="Times New Roman" w:cs="Times New Roman"/>
                <w:b/>
                <w:bCs/>
                <w:color w:val="FFFFFF"/>
                <w:sz w:val="20"/>
                <w:szCs w:val="20"/>
              </w:rPr>
            </w:pPr>
            <w:r w:rsidRPr="00A7545B">
              <w:rPr>
                <w:rFonts w:eastAsia="Times New Roman" w:cs="Times New Roman"/>
                <w:b/>
                <w:bCs/>
                <w:color w:val="FFFFFF"/>
                <w:sz w:val="20"/>
                <w:szCs w:val="20"/>
              </w:rPr>
              <w:t>n</w:t>
            </w:r>
          </w:p>
        </w:tc>
        <w:tc>
          <w:tcPr>
            <w:tcW w:w="353" w:type="pct"/>
            <w:vMerge/>
            <w:tcBorders>
              <w:left w:val="nil"/>
              <w:bottom w:val="single" w:sz="4" w:space="0" w:color="auto"/>
              <w:right w:val="nil"/>
            </w:tcBorders>
            <w:shd w:val="clear" w:color="000000" w:fill="387990"/>
            <w:vAlign w:val="bottom"/>
            <w:hideMark/>
          </w:tcPr>
          <w:p w14:paraId="6851442B" w14:textId="70D340F6" w:rsidR="004905EF" w:rsidRPr="00A7545B" w:rsidRDefault="004905EF" w:rsidP="00A7545B">
            <w:pPr>
              <w:widowControl/>
              <w:spacing w:line="259" w:lineRule="auto"/>
              <w:jc w:val="center"/>
              <w:rPr>
                <w:rFonts w:eastAsia="Times New Roman" w:cs="Times New Roman"/>
                <w:b/>
                <w:bCs/>
                <w:color w:val="FFFFFF"/>
                <w:sz w:val="20"/>
                <w:szCs w:val="20"/>
              </w:rPr>
            </w:pPr>
          </w:p>
        </w:tc>
        <w:tc>
          <w:tcPr>
            <w:tcW w:w="424" w:type="pct"/>
            <w:vMerge/>
            <w:tcBorders>
              <w:left w:val="nil"/>
              <w:bottom w:val="single" w:sz="4" w:space="0" w:color="auto"/>
              <w:right w:val="nil"/>
            </w:tcBorders>
            <w:shd w:val="clear" w:color="000000" w:fill="387990"/>
            <w:vAlign w:val="bottom"/>
            <w:hideMark/>
          </w:tcPr>
          <w:p w14:paraId="743081E9" w14:textId="1AB2D5DC" w:rsidR="004905EF" w:rsidRPr="00A7545B" w:rsidRDefault="004905EF" w:rsidP="00A7545B">
            <w:pPr>
              <w:widowControl/>
              <w:spacing w:line="259" w:lineRule="auto"/>
              <w:jc w:val="center"/>
              <w:rPr>
                <w:rFonts w:eastAsia="Times New Roman" w:cs="Times New Roman"/>
                <w:b/>
                <w:bCs/>
                <w:color w:val="FFFFFF"/>
                <w:sz w:val="20"/>
                <w:szCs w:val="20"/>
              </w:rPr>
            </w:pPr>
          </w:p>
        </w:tc>
        <w:tc>
          <w:tcPr>
            <w:tcW w:w="380" w:type="pct"/>
            <w:gridSpan w:val="2"/>
            <w:vMerge/>
            <w:tcBorders>
              <w:left w:val="nil"/>
              <w:bottom w:val="single" w:sz="4" w:space="0" w:color="auto"/>
              <w:right w:val="nil"/>
            </w:tcBorders>
            <w:shd w:val="clear" w:color="000000" w:fill="387990"/>
            <w:vAlign w:val="bottom"/>
            <w:hideMark/>
          </w:tcPr>
          <w:p w14:paraId="03F4CA19" w14:textId="53971B5C" w:rsidR="004905EF" w:rsidRPr="00A7545B" w:rsidRDefault="004905EF" w:rsidP="00A7545B">
            <w:pPr>
              <w:widowControl/>
              <w:spacing w:line="259" w:lineRule="auto"/>
              <w:jc w:val="center"/>
              <w:rPr>
                <w:rFonts w:eastAsia="Times New Roman" w:cs="Times New Roman"/>
                <w:b/>
                <w:bCs/>
                <w:color w:val="FFFFFF"/>
                <w:sz w:val="20"/>
                <w:szCs w:val="20"/>
              </w:rPr>
            </w:pPr>
          </w:p>
        </w:tc>
      </w:tr>
      <w:tr w:rsidR="004905EF" w:rsidRPr="00A7545B" w14:paraId="10765F87" w14:textId="77777777" w:rsidTr="004905EF">
        <w:tc>
          <w:tcPr>
            <w:tcW w:w="915" w:type="pct"/>
            <w:tcBorders>
              <w:top w:val="nil"/>
              <w:left w:val="nil"/>
              <w:bottom w:val="single" w:sz="4" w:space="0" w:color="auto"/>
              <w:right w:val="nil"/>
            </w:tcBorders>
            <w:shd w:val="clear" w:color="000000" w:fill="DDEBF7"/>
            <w:vAlign w:val="bottom"/>
            <w:hideMark/>
          </w:tcPr>
          <w:p w14:paraId="6CBAF3D7" w14:textId="3959DB85" w:rsidR="00A765EC" w:rsidRPr="004905EF" w:rsidRDefault="00A765EC" w:rsidP="00A7545B">
            <w:pPr>
              <w:widowControl/>
              <w:spacing w:line="259" w:lineRule="auto"/>
              <w:rPr>
                <w:rFonts w:eastAsia="Times New Roman" w:cs="Times New Roman"/>
                <w:b/>
                <w:bCs/>
                <w:color w:val="auto"/>
                <w:sz w:val="20"/>
                <w:szCs w:val="20"/>
                <w:vertAlign w:val="superscript"/>
              </w:rPr>
            </w:pPr>
            <w:proofErr w:type="spellStart"/>
            <w:r w:rsidRPr="004905EF">
              <w:rPr>
                <w:rFonts w:eastAsia="Times New Roman" w:cs="Times New Roman"/>
                <w:b/>
                <w:bCs/>
                <w:color w:val="auto"/>
                <w:sz w:val="20"/>
                <w:szCs w:val="20"/>
              </w:rPr>
              <w:t>Women</w:t>
            </w:r>
            <w:r w:rsidRPr="004905EF">
              <w:rPr>
                <w:rFonts w:eastAsia="Times New Roman" w:cs="Times New Roman"/>
                <w:b/>
                <w:bCs/>
                <w:color w:val="auto"/>
                <w:sz w:val="20"/>
                <w:szCs w:val="20"/>
                <w:vertAlign w:val="superscript"/>
              </w:rPr>
              <w:t>c</w:t>
            </w:r>
            <w:proofErr w:type="spellEnd"/>
          </w:p>
        </w:tc>
        <w:tc>
          <w:tcPr>
            <w:tcW w:w="559" w:type="pct"/>
            <w:tcBorders>
              <w:top w:val="nil"/>
              <w:left w:val="nil"/>
              <w:bottom w:val="single" w:sz="4" w:space="0" w:color="auto"/>
              <w:right w:val="nil"/>
            </w:tcBorders>
            <w:shd w:val="clear" w:color="000000" w:fill="DDEBF7"/>
            <w:vAlign w:val="bottom"/>
            <w:hideMark/>
          </w:tcPr>
          <w:p w14:paraId="5B297AD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47" w:type="pct"/>
            <w:tcBorders>
              <w:top w:val="nil"/>
              <w:left w:val="nil"/>
              <w:bottom w:val="single" w:sz="4" w:space="0" w:color="auto"/>
              <w:right w:val="nil"/>
            </w:tcBorders>
            <w:shd w:val="clear" w:color="000000" w:fill="DDEBF7"/>
          </w:tcPr>
          <w:p w14:paraId="4C733E50"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bottom"/>
            <w:hideMark/>
          </w:tcPr>
          <w:p w14:paraId="61595334" w14:textId="1B955F3C"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DDEBF7"/>
            <w:vAlign w:val="bottom"/>
            <w:hideMark/>
          </w:tcPr>
          <w:p w14:paraId="3AD9E355"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DDEBF7"/>
            <w:vAlign w:val="bottom"/>
            <w:hideMark/>
          </w:tcPr>
          <w:p w14:paraId="53F30DD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DEBF7"/>
          </w:tcPr>
          <w:p w14:paraId="2EB7E354"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bottom"/>
            <w:hideMark/>
          </w:tcPr>
          <w:p w14:paraId="2E67DD42" w14:textId="1E11DF80"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DDEBF7"/>
            <w:vAlign w:val="bottom"/>
            <w:hideMark/>
          </w:tcPr>
          <w:p w14:paraId="619FFE1F"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DDEBF7"/>
            <w:vAlign w:val="bottom"/>
            <w:hideMark/>
          </w:tcPr>
          <w:p w14:paraId="548938A7"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DDEBF7"/>
            <w:vAlign w:val="bottom"/>
            <w:hideMark/>
          </w:tcPr>
          <w:p w14:paraId="2F4F4E2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9EB135A"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283B6F59" w14:textId="77777777" w:rsidR="00A765EC" w:rsidRPr="004905EF" w:rsidRDefault="00A765EC" w:rsidP="00A7545B">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185DC12B"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B2B70BE" w14:textId="6CE7EC3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1C90E079"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7D004550"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3C0452AF" w14:textId="77777777" w:rsidR="00A765EC" w:rsidRPr="004905EF" w:rsidRDefault="00A765EC" w:rsidP="00A7545B">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0E701995" w14:textId="14272006"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7D9224FE"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6A1EC57A"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398AB914" w14:textId="77777777" w:rsidR="00A765EC" w:rsidRPr="004905EF" w:rsidRDefault="00A765EC" w:rsidP="00A7545B">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79628E24" w14:textId="77777777" w:rsidTr="00FB4AC1">
        <w:tc>
          <w:tcPr>
            <w:tcW w:w="915" w:type="pct"/>
            <w:tcBorders>
              <w:top w:val="nil"/>
              <w:left w:val="nil"/>
              <w:bottom w:val="single" w:sz="4" w:space="0" w:color="auto"/>
              <w:right w:val="nil"/>
            </w:tcBorders>
            <w:shd w:val="clear" w:color="auto" w:fill="auto"/>
            <w:vAlign w:val="center"/>
            <w:hideMark/>
          </w:tcPr>
          <w:p w14:paraId="6A522A6D"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tcPr>
          <w:p w14:paraId="6D32836B" w14:textId="584CB82E"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61DE7F7D" w14:textId="616E1C9E"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tcPr>
          <w:p w14:paraId="45E88852" w14:textId="114D66D1"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tcPr>
          <w:p w14:paraId="04C293B9" w14:textId="1634427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tcPr>
          <w:p w14:paraId="37A9E332" w14:textId="655537E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1D2F619" w14:textId="3383E0D6"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tcPr>
          <w:p w14:paraId="0B7DB77B" w14:textId="56D7E548"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tcPr>
          <w:p w14:paraId="70F493A4" w14:textId="6041C964"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tcPr>
          <w:p w14:paraId="7793AF06" w14:textId="345C9EB8"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tcPr>
          <w:p w14:paraId="77AE6B98" w14:textId="03998A55"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346B5FA6" w14:textId="77777777" w:rsidTr="004905EF">
        <w:tc>
          <w:tcPr>
            <w:tcW w:w="915" w:type="pct"/>
            <w:tcBorders>
              <w:top w:val="nil"/>
              <w:left w:val="nil"/>
              <w:bottom w:val="single" w:sz="4" w:space="0" w:color="auto"/>
              <w:right w:val="nil"/>
            </w:tcBorders>
            <w:shd w:val="clear" w:color="auto" w:fill="auto"/>
            <w:vAlign w:val="center"/>
            <w:hideMark/>
          </w:tcPr>
          <w:p w14:paraId="54F3F8E2"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E9FCF0B" w14:textId="4B5935D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72DAADF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43D6A3C6" w14:textId="613CC190"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1C55C769" w14:textId="2EF08D75"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1CFD0E0" w14:textId="5D6F94D3"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286593FE"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8CF106" w14:textId="41F9D4CD"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607503F" w14:textId="3CDF807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0AFB801A" w14:textId="6649587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D6E1D6A" w14:textId="26D2A89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24DED497" w14:textId="77777777" w:rsidTr="004905EF">
        <w:tc>
          <w:tcPr>
            <w:tcW w:w="915" w:type="pct"/>
            <w:tcBorders>
              <w:top w:val="nil"/>
              <w:left w:val="nil"/>
              <w:bottom w:val="single" w:sz="4" w:space="0" w:color="auto"/>
              <w:right w:val="nil"/>
            </w:tcBorders>
            <w:shd w:val="clear" w:color="auto" w:fill="auto"/>
            <w:vAlign w:val="center"/>
            <w:hideMark/>
          </w:tcPr>
          <w:p w14:paraId="16412BC3"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lastRenderedPageBreak/>
              <w:t>Cash loan</w:t>
            </w:r>
          </w:p>
        </w:tc>
        <w:tc>
          <w:tcPr>
            <w:tcW w:w="559" w:type="pct"/>
            <w:tcBorders>
              <w:top w:val="nil"/>
              <w:left w:val="nil"/>
              <w:bottom w:val="single" w:sz="4" w:space="0" w:color="auto"/>
              <w:right w:val="nil"/>
            </w:tcBorders>
            <w:shd w:val="clear" w:color="auto" w:fill="auto"/>
            <w:vAlign w:val="center"/>
            <w:hideMark/>
          </w:tcPr>
          <w:p w14:paraId="5D38A41E" w14:textId="7A9B6666"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6B8A3702"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0FCE94A" w14:textId="53EDF985"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18EA647" w14:textId="3E539E6F"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88DEF4C" w14:textId="28F1D1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1F442193"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82219F7" w14:textId="3B49F4E1"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0F4AED07" w14:textId="569E3CAB"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1562F9A" w14:textId="496DE03A"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26CD973" w14:textId="173FDA21"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495BEA9F" w14:textId="77777777" w:rsidTr="004905EF">
        <w:tc>
          <w:tcPr>
            <w:tcW w:w="4999" w:type="pct"/>
            <w:gridSpan w:val="12"/>
            <w:tcBorders>
              <w:top w:val="single" w:sz="4" w:space="0" w:color="auto"/>
              <w:left w:val="nil"/>
              <w:bottom w:val="single" w:sz="4" w:space="0" w:color="auto"/>
              <w:right w:val="nil"/>
            </w:tcBorders>
            <w:shd w:val="clear" w:color="000000" w:fill="F2F2F2"/>
          </w:tcPr>
          <w:p w14:paraId="187E8909" w14:textId="2EBAAF13" w:rsidR="008E036F" w:rsidRPr="00DC5532" w:rsidRDefault="008E036F" w:rsidP="008E036F">
            <w:pPr>
              <w:widowControl/>
              <w:spacing w:line="259" w:lineRule="auto"/>
              <w:rPr>
                <w:rFonts w:eastAsia="Times New Roman" w:cs="Times New Roman"/>
                <w:b/>
                <w:bCs/>
                <w:sz w:val="20"/>
                <w:szCs w:val="20"/>
              </w:rPr>
            </w:pPr>
            <w:r>
              <w:rPr>
                <w:rFonts w:eastAsia="Times New Roman" w:cs="Times New Roman"/>
                <w:b/>
                <w:bCs/>
                <w:sz w:val="20"/>
                <w:szCs w:val="20"/>
              </w:rPr>
              <w:t>Woman contributed to credit decision</w:t>
            </w:r>
          </w:p>
        </w:tc>
      </w:tr>
      <w:tr w:rsidR="004905EF" w:rsidRPr="00A7545B" w14:paraId="10CE4E97" w14:textId="77777777" w:rsidTr="001F2173">
        <w:tc>
          <w:tcPr>
            <w:tcW w:w="915" w:type="pct"/>
            <w:tcBorders>
              <w:top w:val="nil"/>
              <w:left w:val="nil"/>
              <w:bottom w:val="single" w:sz="4" w:space="0" w:color="auto"/>
              <w:right w:val="nil"/>
            </w:tcBorders>
            <w:shd w:val="clear" w:color="auto" w:fill="auto"/>
            <w:vAlign w:val="center"/>
            <w:hideMark/>
          </w:tcPr>
          <w:p w14:paraId="6644B31F"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74989289" w14:textId="079FDB4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0DFFEDC5"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1C3A8FA7" w14:textId="4CB9C679"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0DA5B324" w14:textId="6137ACBB"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28D62BC5" w14:textId="2FEA6344"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48B5AA7B"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3B59E72E" w14:textId="2BB7E414"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0306958C" w14:textId="64D32666"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5EFF54C6" w14:textId="0C2A064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04642439" w14:textId="433E75F4"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3BAC6BCE" w14:textId="77777777" w:rsidTr="001F2173">
        <w:tc>
          <w:tcPr>
            <w:tcW w:w="915" w:type="pct"/>
            <w:tcBorders>
              <w:top w:val="nil"/>
              <w:left w:val="nil"/>
              <w:bottom w:val="single" w:sz="4" w:space="0" w:color="auto"/>
              <w:right w:val="nil"/>
            </w:tcBorders>
            <w:shd w:val="clear" w:color="auto" w:fill="auto"/>
            <w:vAlign w:val="center"/>
            <w:hideMark/>
          </w:tcPr>
          <w:p w14:paraId="55A9ACF4"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695CEC06" w14:textId="4E3FEE07"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41FD8CE"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CD784C9" w14:textId="7CC4C754"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630DEE5B" w14:textId="33FD4FBB"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87E0302" w14:textId="17E893E6"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634CC91"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546376D" w14:textId="2EC8BE2F"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71C8FFF3" w14:textId="25A62CB2"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4CB706E1" w14:textId="676E6AE1"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48FCCB1" w14:textId="12072A0F"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4A6B8B64" w14:textId="77777777" w:rsidTr="001F2173">
        <w:tc>
          <w:tcPr>
            <w:tcW w:w="915" w:type="pct"/>
            <w:tcBorders>
              <w:top w:val="nil"/>
              <w:left w:val="nil"/>
              <w:bottom w:val="single" w:sz="4" w:space="0" w:color="auto"/>
              <w:right w:val="nil"/>
            </w:tcBorders>
            <w:shd w:val="clear" w:color="auto" w:fill="auto"/>
            <w:vAlign w:val="center"/>
            <w:hideMark/>
          </w:tcPr>
          <w:p w14:paraId="60B09EF1"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72CE6CF9" w14:textId="37E53FA4"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283EBF4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377C19" w14:textId="420A828A"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FA0BDCD" w14:textId="28063A53"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49E188C" w14:textId="11F8393A"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21D7854C"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602079BD" w14:textId="0BDFC00E"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58EB416B" w14:textId="06A1600A"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DD98FCC" w14:textId="04571FBA"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5E6E597A" w14:textId="1D68CC7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08CA55F7" w14:textId="77777777" w:rsidTr="004905EF">
        <w:tc>
          <w:tcPr>
            <w:tcW w:w="915" w:type="pct"/>
            <w:tcBorders>
              <w:top w:val="nil"/>
              <w:left w:val="nil"/>
              <w:bottom w:val="single" w:sz="4" w:space="0" w:color="auto"/>
              <w:right w:val="nil"/>
            </w:tcBorders>
            <w:shd w:val="clear" w:color="000000" w:fill="DDEBF7"/>
            <w:vAlign w:val="bottom"/>
            <w:hideMark/>
          </w:tcPr>
          <w:p w14:paraId="1ACF4EA7" w14:textId="74EF9A2D" w:rsidR="008E036F" w:rsidRPr="00A7545B" w:rsidRDefault="008E036F" w:rsidP="008E036F">
            <w:pPr>
              <w:widowControl/>
              <w:spacing w:line="259" w:lineRule="auto"/>
              <w:rPr>
                <w:rFonts w:eastAsia="Times New Roman" w:cs="Times New Roman"/>
                <w:b/>
                <w:bCs/>
                <w:color w:val="auto"/>
                <w:sz w:val="20"/>
                <w:szCs w:val="20"/>
                <w:vertAlign w:val="superscript"/>
              </w:rPr>
            </w:pPr>
            <w:r w:rsidRPr="00A7545B">
              <w:rPr>
                <w:rFonts w:eastAsia="Times New Roman" w:cs="Times New Roman"/>
                <w:b/>
                <w:bCs/>
                <w:color w:val="auto"/>
                <w:sz w:val="20"/>
                <w:szCs w:val="20"/>
              </w:rPr>
              <w:t>Men</w:t>
            </w:r>
            <w:r w:rsidRPr="00A7545B">
              <w:rPr>
                <w:rFonts w:eastAsia="Times New Roman" w:cs="Times New Roman"/>
                <w:b/>
                <w:bCs/>
                <w:color w:val="auto"/>
                <w:sz w:val="20"/>
                <w:szCs w:val="20"/>
                <w:vertAlign w:val="superscript"/>
              </w:rPr>
              <w:t>d</w:t>
            </w:r>
          </w:p>
        </w:tc>
        <w:tc>
          <w:tcPr>
            <w:tcW w:w="559" w:type="pct"/>
            <w:tcBorders>
              <w:top w:val="nil"/>
              <w:left w:val="nil"/>
              <w:bottom w:val="single" w:sz="4" w:space="0" w:color="auto"/>
              <w:right w:val="nil"/>
            </w:tcBorders>
            <w:shd w:val="clear" w:color="000000" w:fill="DDEBF7"/>
            <w:vAlign w:val="center"/>
            <w:hideMark/>
          </w:tcPr>
          <w:p w14:paraId="1E090F8C" w14:textId="58786C95" w:rsidR="008E036F" w:rsidRPr="004905EF" w:rsidRDefault="008E036F" w:rsidP="008E036F">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shd w:val="clear" w:color="000000" w:fill="DDEBF7"/>
          </w:tcPr>
          <w:p w14:paraId="609D90B3"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DDEBF7"/>
            <w:vAlign w:val="center"/>
            <w:hideMark/>
          </w:tcPr>
          <w:p w14:paraId="5CA62E25" w14:textId="3C71462A" w:rsidR="008E036F" w:rsidRPr="004905EF" w:rsidRDefault="008E036F" w:rsidP="008E036F">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000000" w:fill="DDEBF7"/>
            <w:vAlign w:val="center"/>
            <w:hideMark/>
          </w:tcPr>
          <w:p w14:paraId="6E453BCC" w14:textId="262EAFE2" w:rsidR="008E036F" w:rsidRPr="004905EF" w:rsidRDefault="008E036F" w:rsidP="008E036F">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000000" w:fill="DDEBF7"/>
            <w:vAlign w:val="center"/>
            <w:hideMark/>
          </w:tcPr>
          <w:p w14:paraId="7113F2B3" w14:textId="681E3343" w:rsidR="008E036F" w:rsidRPr="004905EF" w:rsidRDefault="008E036F" w:rsidP="008E036F">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shd w:val="clear" w:color="000000" w:fill="DDEBF7"/>
          </w:tcPr>
          <w:p w14:paraId="51EA658B"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DDEBF7"/>
            <w:vAlign w:val="center"/>
            <w:hideMark/>
          </w:tcPr>
          <w:p w14:paraId="2552A4F4" w14:textId="3FF916BF" w:rsidR="008E036F" w:rsidRPr="004905EF" w:rsidRDefault="008E036F" w:rsidP="008E036F">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000000" w:fill="DDEBF7"/>
            <w:vAlign w:val="center"/>
            <w:hideMark/>
          </w:tcPr>
          <w:p w14:paraId="6E8EFC14" w14:textId="72D59BA5" w:rsidR="008E036F" w:rsidRPr="004905EF" w:rsidRDefault="008E036F" w:rsidP="008E036F">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000000" w:fill="DDEBF7"/>
            <w:vAlign w:val="center"/>
            <w:hideMark/>
          </w:tcPr>
          <w:p w14:paraId="31F2EE19" w14:textId="114C9BDA" w:rsidR="008E036F" w:rsidRPr="004905EF" w:rsidRDefault="008E036F" w:rsidP="008E036F">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000000" w:fill="DDEBF7"/>
            <w:vAlign w:val="center"/>
            <w:hideMark/>
          </w:tcPr>
          <w:p w14:paraId="4FA50554" w14:textId="4303BBAF" w:rsidR="008E036F" w:rsidRPr="004905EF" w:rsidRDefault="008E036F" w:rsidP="008E036F">
            <w:pPr>
              <w:widowControl/>
              <w:spacing w:line="259" w:lineRule="auto"/>
              <w:jc w:val="center"/>
              <w:rPr>
                <w:rFonts w:eastAsia="Times New Roman" w:cs="Times New Roman"/>
                <w:b/>
                <w:bCs/>
                <w:color w:val="auto"/>
                <w:sz w:val="20"/>
                <w:szCs w:val="20"/>
              </w:rPr>
            </w:pPr>
          </w:p>
        </w:tc>
      </w:tr>
      <w:tr w:rsidR="004905EF" w:rsidRPr="00A7545B" w14:paraId="6AD216D9" w14:textId="77777777" w:rsidTr="004905EF">
        <w:tc>
          <w:tcPr>
            <w:tcW w:w="1474" w:type="pct"/>
            <w:gridSpan w:val="2"/>
            <w:tcBorders>
              <w:top w:val="single" w:sz="4" w:space="0" w:color="auto"/>
              <w:left w:val="nil"/>
              <w:bottom w:val="single" w:sz="4" w:space="0" w:color="auto"/>
              <w:right w:val="nil"/>
            </w:tcBorders>
            <w:shd w:val="clear" w:color="000000" w:fill="F2F2F2"/>
            <w:noWrap/>
            <w:vAlign w:val="bottom"/>
            <w:hideMark/>
          </w:tcPr>
          <w:p w14:paraId="55508E2A" w14:textId="77777777" w:rsidR="008E036F" w:rsidRPr="004905EF" w:rsidRDefault="008E036F" w:rsidP="008E036F">
            <w:pPr>
              <w:widowControl/>
              <w:spacing w:line="259" w:lineRule="auto"/>
              <w:rPr>
                <w:rFonts w:eastAsia="Times New Roman" w:cs="Times New Roman"/>
                <w:b/>
                <w:bCs/>
                <w:color w:val="auto"/>
                <w:sz w:val="20"/>
                <w:szCs w:val="20"/>
              </w:rPr>
            </w:pPr>
            <w:r w:rsidRPr="004905EF">
              <w:rPr>
                <w:rFonts w:eastAsia="Times New Roman" w:cs="Times New Roman"/>
                <w:b/>
                <w:bCs/>
                <w:color w:val="auto"/>
                <w:sz w:val="20"/>
                <w:szCs w:val="20"/>
              </w:rPr>
              <w:t>Household received a loan</w:t>
            </w:r>
          </w:p>
        </w:tc>
        <w:tc>
          <w:tcPr>
            <w:tcW w:w="547" w:type="pct"/>
            <w:tcBorders>
              <w:top w:val="nil"/>
              <w:left w:val="nil"/>
              <w:bottom w:val="single" w:sz="4" w:space="0" w:color="auto"/>
              <w:right w:val="nil"/>
            </w:tcBorders>
            <w:shd w:val="clear" w:color="000000" w:fill="F2F2F2"/>
          </w:tcPr>
          <w:p w14:paraId="5AAD894C"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000000" w:fill="F2F2F2"/>
            <w:vAlign w:val="bottom"/>
            <w:hideMark/>
          </w:tcPr>
          <w:p w14:paraId="0E6ACC42" w14:textId="543D9C99"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132" w:type="pct"/>
            <w:tcBorders>
              <w:top w:val="nil"/>
              <w:left w:val="nil"/>
              <w:bottom w:val="single" w:sz="4" w:space="0" w:color="auto"/>
              <w:right w:val="nil"/>
            </w:tcBorders>
            <w:shd w:val="clear" w:color="000000" w:fill="F2F2F2"/>
            <w:vAlign w:val="bottom"/>
            <w:hideMark/>
          </w:tcPr>
          <w:p w14:paraId="322AC224"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18" w:type="pct"/>
            <w:tcBorders>
              <w:top w:val="nil"/>
              <w:left w:val="nil"/>
              <w:bottom w:val="single" w:sz="4" w:space="0" w:color="auto"/>
              <w:right w:val="nil"/>
            </w:tcBorders>
            <w:shd w:val="clear" w:color="000000" w:fill="F2F2F2"/>
            <w:vAlign w:val="bottom"/>
            <w:hideMark/>
          </w:tcPr>
          <w:p w14:paraId="2D66A177"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F2F2F2"/>
          </w:tcPr>
          <w:p w14:paraId="2EB16FF8" w14:textId="77777777" w:rsidR="008E036F" w:rsidRPr="004905EF" w:rsidRDefault="008E036F" w:rsidP="008E036F">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000000" w:fill="F2F2F2"/>
            <w:vAlign w:val="bottom"/>
            <w:hideMark/>
          </w:tcPr>
          <w:p w14:paraId="554D2985" w14:textId="0F5AEFE2"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53" w:type="pct"/>
            <w:tcBorders>
              <w:top w:val="nil"/>
              <w:left w:val="nil"/>
              <w:bottom w:val="single" w:sz="4" w:space="0" w:color="auto"/>
              <w:right w:val="nil"/>
            </w:tcBorders>
            <w:shd w:val="clear" w:color="000000" w:fill="F2F2F2"/>
            <w:vAlign w:val="bottom"/>
            <w:hideMark/>
          </w:tcPr>
          <w:p w14:paraId="0C3EC49D"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424" w:type="pct"/>
            <w:tcBorders>
              <w:top w:val="nil"/>
              <w:left w:val="nil"/>
              <w:bottom w:val="single" w:sz="4" w:space="0" w:color="auto"/>
              <w:right w:val="nil"/>
            </w:tcBorders>
            <w:shd w:val="clear" w:color="000000" w:fill="F2F2F2"/>
            <w:vAlign w:val="bottom"/>
            <w:hideMark/>
          </w:tcPr>
          <w:p w14:paraId="05D08110"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c>
          <w:tcPr>
            <w:tcW w:w="380" w:type="pct"/>
            <w:gridSpan w:val="2"/>
            <w:tcBorders>
              <w:top w:val="nil"/>
              <w:left w:val="nil"/>
              <w:bottom w:val="single" w:sz="4" w:space="0" w:color="auto"/>
              <w:right w:val="nil"/>
            </w:tcBorders>
            <w:shd w:val="clear" w:color="000000" w:fill="F2F2F2"/>
            <w:vAlign w:val="bottom"/>
            <w:hideMark/>
          </w:tcPr>
          <w:p w14:paraId="2AF3ECD9" w14:textId="77777777" w:rsidR="008E036F" w:rsidRPr="004905EF" w:rsidRDefault="008E036F" w:rsidP="008E036F">
            <w:pPr>
              <w:widowControl/>
              <w:spacing w:line="259" w:lineRule="auto"/>
              <w:jc w:val="center"/>
              <w:rPr>
                <w:rFonts w:eastAsia="Times New Roman" w:cs="Times New Roman"/>
                <w:b/>
                <w:bCs/>
                <w:color w:val="auto"/>
                <w:sz w:val="20"/>
                <w:szCs w:val="20"/>
              </w:rPr>
            </w:pPr>
            <w:r w:rsidRPr="004905EF">
              <w:rPr>
                <w:rFonts w:eastAsia="Times New Roman" w:cs="Times New Roman"/>
                <w:b/>
                <w:bCs/>
                <w:color w:val="auto"/>
                <w:sz w:val="20"/>
                <w:szCs w:val="20"/>
              </w:rPr>
              <w:t> </w:t>
            </w:r>
          </w:p>
        </w:tc>
      </w:tr>
      <w:tr w:rsidR="004905EF" w:rsidRPr="00A7545B" w14:paraId="188D4BA9" w14:textId="77777777" w:rsidTr="004905EF">
        <w:tc>
          <w:tcPr>
            <w:tcW w:w="915" w:type="pct"/>
            <w:tcBorders>
              <w:top w:val="nil"/>
              <w:left w:val="nil"/>
              <w:bottom w:val="single" w:sz="4" w:space="0" w:color="auto"/>
              <w:right w:val="nil"/>
            </w:tcBorders>
            <w:shd w:val="clear" w:color="auto" w:fill="auto"/>
            <w:vAlign w:val="center"/>
            <w:hideMark/>
          </w:tcPr>
          <w:p w14:paraId="18C370C1" w14:textId="77777777" w:rsidR="008E036F" w:rsidRPr="00A7545B" w:rsidRDefault="008E036F" w:rsidP="008E036F">
            <w:pPr>
              <w:widowControl/>
              <w:spacing w:line="259" w:lineRule="auto"/>
              <w:rPr>
                <w:rFonts w:eastAsia="Times New Roman" w:cs="Times New Roman"/>
                <w:sz w:val="20"/>
                <w:szCs w:val="20"/>
              </w:rPr>
            </w:pPr>
            <w:r w:rsidRPr="00A7545B">
              <w:rPr>
                <w:rFonts w:eastAsia="Times New Roman" w:cs="Times New Roman"/>
                <w:sz w:val="20"/>
                <w:szCs w:val="20"/>
              </w:rPr>
              <w:t>Any loan</w:t>
            </w:r>
          </w:p>
        </w:tc>
        <w:tc>
          <w:tcPr>
            <w:tcW w:w="559" w:type="pct"/>
            <w:tcBorders>
              <w:top w:val="nil"/>
              <w:left w:val="nil"/>
              <w:bottom w:val="single" w:sz="4" w:space="0" w:color="auto"/>
              <w:right w:val="nil"/>
            </w:tcBorders>
            <w:shd w:val="clear" w:color="auto" w:fill="auto"/>
            <w:vAlign w:val="center"/>
            <w:hideMark/>
          </w:tcPr>
          <w:p w14:paraId="1CC96193" w14:textId="0143F8FA"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455A59E"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4B1067C" w14:textId="12CC57EC"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4652CB31" w14:textId="227095E1"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7149F249" w14:textId="5432A99F"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4A9ED79D"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3CE0D268" w14:textId="21837150"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17F4AB3D" w14:textId="0607992F"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642B5" w14:textId="5F2051E0"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77C9ECC5" w14:textId="75F1E4CD"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19B2FC97" w14:textId="77777777" w:rsidTr="004905EF">
        <w:tc>
          <w:tcPr>
            <w:tcW w:w="915" w:type="pct"/>
            <w:tcBorders>
              <w:top w:val="nil"/>
              <w:left w:val="nil"/>
              <w:bottom w:val="single" w:sz="4" w:space="0" w:color="auto"/>
              <w:right w:val="nil"/>
            </w:tcBorders>
            <w:shd w:val="clear" w:color="auto" w:fill="auto"/>
            <w:vAlign w:val="center"/>
            <w:hideMark/>
          </w:tcPr>
          <w:p w14:paraId="7F9C633D"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In-kind loan</w:t>
            </w:r>
          </w:p>
        </w:tc>
        <w:tc>
          <w:tcPr>
            <w:tcW w:w="559" w:type="pct"/>
            <w:tcBorders>
              <w:top w:val="nil"/>
              <w:left w:val="nil"/>
              <w:bottom w:val="single" w:sz="4" w:space="0" w:color="auto"/>
              <w:right w:val="nil"/>
            </w:tcBorders>
            <w:shd w:val="clear" w:color="auto" w:fill="auto"/>
            <w:vAlign w:val="center"/>
            <w:hideMark/>
          </w:tcPr>
          <w:p w14:paraId="2D981AFD" w14:textId="5BE371ED"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4D059850"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F503141" w14:textId="70AA36CF"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027E602F" w14:textId="0840CE7C"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453CAF2F" w14:textId="393E1E60"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531456C6"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44197C30" w14:textId="7BD5C5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0BE0D50" w14:textId="2B909E4E"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58A83B29" w14:textId="70D1755B"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48F27D05" w14:textId="2E90193F" w:rsidR="008E036F" w:rsidRPr="00A7545B" w:rsidRDefault="008E036F" w:rsidP="008E036F">
            <w:pPr>
              <w:widowControl/>
              <w:spacing w:line="259" w:lineRule="auto"/>
              <w:jc w:val="center"/>
              <w:rPr>
                <w:rFonts w:eastAsia="Times New Roman" w:cs="Times New Roman"/>
                <w:sz w:val="20"/>
                <w:szCs w:val="20"/>
              </w:rPr>
            </w:pPr>
          </w:p>
        </w:tc>
      </w:tr>
      <w:tr w:rsidR="004905EF" w:rsidRPr="00A7545B" w14:paraId="5259D4A7" w14:textId="77777777" w:rsidTr="004905EF">
        <w:tc>
          <w:tcPr>
            <w:tcW w:w="915" w:type="pct"/>
            <w:tcBorders>
              <w:top w:val="nil"/>
              <w:left w:val="nil"/>
              <w:bottom w:val="single" w:sz="4" w:space="0" w:color="auto"/>
              <w:right w:val="nil"/>
            </w:tcBorders>
            <w:shd w:val="clear" w:color="auto" w:fill="auto"/>
            <w:vAlign w:val="center"/>
            <w:hideMark/>
          </w:tcPr>
          <w:p w14:paraId="0290E32F" w14:textId="77777777" w:rsidR="008E036F" w:rsidRPr="00A7545B" w:rsidRDefault="008E036F" w:rsidP="008E036F">
            <w:pPr>
              <w:widowControl/>
              <w:spacing w:line="259" w:lineRule="auto"/>
              <w:ind w:firstLineChars="100" w:firstLine="200"/>
              <w:rPr>
                <w:rFonts w:eastAsia="Times New Roman" w:cs="Times New Roman"/>
                <w:sz w:val="20"/>
                <w:szCs w:val="20"/>
              </w:rPr>
            </w:pPr>
            <w:r w:rsidRPr="00A7545B">
              <w:rPr>
                <w:rFonts w:eastAsia="Times New Roman" w:cs="Times New Roman"/>
                <w:sz w:val="20"/>
                <w:szCs w:val="20"/>
              </w:rPr>
              <w:t>Cash loan</w:t>
            </w:r>
          </w:p>
        </w:tc>
        <w:tc>
          <w:tcPr>
            <w:tcW w:w="559" w:type="pct"/>
            <w:tcBorders>
              <w:top w:val="nil"/>
              <w:left w:val="nil"/>
              <w:bottom w:val="single" w:sz="4" w:space="0" w:color="auto"/>
              <w:right w:val="nil"/>
            </w:tcBorders>
            <w:shd w:val="clear" w:color="auto" w:fill="auto"/>
            <w:vAlign w:val="center"/>
            <w:hideMark/>
          </w:tcPr>
          <w:p w14:paraId="0B6829A4" w14:textId="69256305" w:rsidR="008E036F" w:rsidRPr="00A7545B" w:rsidRDefault="008E036F" w:rsidP="008E036F">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tcPr>
          <w:p w14:paraId="3D5CF461" w14:textId="77777777" w:rsidR="008E036F" w:rsidRPr="00A7545B" w:rsidRDefault="008E036F" w:rsidP="008E036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6122876" w14:textId="46FEF07E" w:rsidR="008E036F" w:rsidRPr="00A7545B" w:rsidRDefault="008E036F" w:rsidP="008E036F">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71A703F5" w14:textId="7DB93B19" w:rsidR="008E036F" w:rsidRPr="00A7545B" w:rsidRDefault="008E036F" w:rsidP="008E036F">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2F4FBB67" w14:textId="461D3328" w:rsidR="008E036F" w:rsidRPr="00A7545B" w:rsidRDefault="008E036F" w:rsidP="008E036F">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tcPr>
          <w:p w14:paraId="085B1A10" w14:textId="77777777" w:rsidR="008E036F" w:rsidRPr="00A7545B" w:rsidRDefault="008E036F" w:rsidP="008E036F">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20D51964" w14:textId="4C08CADB" w:rsidR="008E036F" w:rsidRPr="00A7545B" w:rsidRDefault="008E036F" w:rsidP="008E036F">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2A3BC2EF" w14:textId="6341AC15" w:rsidR="008E036F" w:rsidRPr="00A7545B" w:rsidRDefault="008E036F" w:rsidP="008E036F">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35DFD15A" w14:textId="103D2649" w:rsidR="008E036F" w:rsidRPr="00A7545B" w:rsidRDefault="008E036F" w:rsidP="008E036F">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666F2E8D" w14:textId="14F26782" w:rsidR="008E036F" w:rsidRPr="00A7545B" w:rsidRDefault="008E036F" w:rsidP="008E036F">
            <w:pPr>
              <w:widowControl/>
              <w:spacing w:line="259" w:lineRule="auto"/>
              <w:jc w:val="center"/>
              <w:rPr>
                <w:rFonts w:eastAsia="Times New Roman" w:cs="Times New Roman"/>
                <w:sz w:val="20"/>
                <w:szCs w:val="20"/>
              </w:rPr>
            </w:pPr>
          </w:p>
        </w:tc>
      </w:tr>
      <w:tr w:rsidR="008E036F" w:rsidRPr="00A7545B" w14:paraId="3342DC2D" w14:textId="77777777" w:rsidTr="004905EF">
        <w:trPr>
          <w:gridAfter w:val="1"/>
          <w:wAfter w:w="51" w:type="pct"/>
        </w:trPr>
        <w:tc>
          <w:tcPr>
            <w:tcW w:w="4949" w:type="pct"/>
            <w:gridSpan w:val="11"/>
            <w:tcBorders>
              <w:top w:val="single" w:sz="4" w:space="0" w:color="auto"/>
              <w:left w:val="nil"/>
              <w:bottom w:val="single" w:sz="4" w:space="0" w:color="auto"/>
              <w:right w:val="nil"/>
            </w:tcBorders>
            <w:shd w:val="clear" w:color="000000" w:fill="F2F2F2"/>
          </w:tcPr>
          <w:p w14:paraId="370AC561" w14:textId="3ED93B09" w:rsidR="008E036F" w:rsidRPr="00A7545B" w:rsidRDefault="008E036F" w:rsidP="008E036F">
            <w:pPr>
              <w:widowControl/>
              <w:spacing w:line="259" w:lineRule="auto"/>
              <w:rPr>
                <w:rFonts w:eastAsia="Times New Roman" w:cs="Times New Roman"/>
                <w:sz w:val="20"/>
                <w:szCs w:val="20"/>
              </w:rPr>
            </w:pPr>
            <w:r>
              <w:rPr>
                <w:rFonts w:eastAsia="Times New Roman" w:cs="Times New Roman"/>
                <w:b/>
                <w:bCs/>
                <w:sz w:val="20"/>
                <w:szCs w:val="20"/>
              </w:rPr>
              <w:t>Man contributed to credit decision</w:t>
            </w:r>
          </w:p>
        </w:tc>
      </w:tr>
      <w:tr w:rsidR="004905EF" w:rsidRPr="00A7545B" w14:paraId="1866FC21" w14:textId="77777777" w:rsidTr="001F2173">
        <w:tc>
          <w:tcPr>
            <w:tcW w:w="915" w:type="pct"/>
            <w:tcBorders>
              <w:top w:val="nil"/>
              <w:left w:val="nil"/>
              <w:bottom w:val="single" w:sz="4" w:space="0" w:color="auto"/>
              <w:right w:val="nil"/>
            </w:tcBorders>
            <w:shd w:val="clear" w:color="auto" w:fill="auto"/>
            <w:vAlign w:val="center"/>
            <w:hideMark/>
          </w:tcPr>
          <w:p w14:paraId="27057E32" w14:textId="77777777" w:rsidR="008E036F" w:rsidRPr="00A7545B" w:rsidRDefault="008E036F" w:rsidP="008E036F">
            <w:pPr>
              <w:widowControl/>
              <w:spacing w:line="259" w:lineRule="auto"/>
              <w:rPr>
                <w:rFonts w:eastAsia="Times New Roman" w:cs="Times New Roman"/>
                <w:color w:val="auto"/>
                <w:sz w:val="20"/>
                <w:szCs w:val="20"/>
              </w:rPr>
            </w:pPr>
            <w:r w:rsidRPr="00A7545B">
              <w:rPr>
                <w:rFonts w:eastAsia="Times New Roman" w:cs="Times New Roman"/>
                <w:color w:val="auto"/>
                <w:sz w:val="20"/>
                <w:szCs w:val="20"/>
              </w:rPr>
              <w:t>Any decision</w:t>
            </w:r>
          </w:p>
        </w:tc>
        <w:tc>
          <w:tcPr>
            <w:tcW w:w="559" w:type="pct"/>
            <w:tcBorders>
              <w:top w:val="nil"/>
              <w:left w:val="nil"/>
              <w:bottom w:val="single" w:sz="4" w:space="0" w:color="auto"/>
              <w:right w:val="nil"/>
            </w:tcBorders>
            <w:shd w:val="clear" w:color="auto" w:fill="auto"/>
            <w:vAlign w:val="center"/>
            <w:hideMark/>
          </w:tcPr>
          <w:p w14:paraId="18C70175" w14:textId="3279A76A" w:rsidR="008E036F" w:rsidRPr="00A7545B" w:rsidRDefault="008E036F" w:rsidP="001F2173">
            <w:pPr>
              <w:widowControl/>
              <w:spacing w:line="259" w:lineRule="auto"/>
              <w:jc w:val="center"/>
              <w:rPr>
                <w:rFonts w:eastAsia="Times New Roman" w:cs="Times New Roman"/>
                <w:b/>
                <w:bCs/>
                <w:color w:val="auto"/>
                <w:sz w:val="20"/>
                <w:szCs w:val="20"/>
              </w:rPr>
            </w:pPr>
          </w:p>
        </w:tc>
        <w:tc>
          <w:tcPr>
            <w:tcW w:w="547" w:type="pct"/>
            <w:tcBorders>
              <w:top w:val="nil"/>
              <w:left w:val="nil"/>
              <w:bottom w:val="single" w:sz="4" w:space="0" w:color="auto"/>
              <w:right w:val="nil"/>
            </w:tcBorders>
            <w:vAlign w:val="center"/>
          </w:tcPr>
          <w:p w14:paraId="7B518782"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360" w:type="pct"/>
            <w:tcBorders>
              <w:top w:val="nil"/>
              <w:left w:val="nil"/>
              <w:bottom w:val="single" w:sz="4" w:space="0" w:color="auto"/>
              <w:right w:val="nil"/>
            </w:tcBorders>
            <w:shd w:val="clear" w:color="auto" w:fill="auto"/>
            <w:vAlign w:val="center"/>
            <w:hideMark/>
          </w:tcPr>
          <w:p w14:paraId="258FAF4F" w14:textId="50EEFC4A" w:rsidR="008E036F" w:rsidRPr="00A7545B" w:rsidRDefault="008E036F" w:rsidP="001F2173">
            <w:pPr>
              <w:widowControl/>
              <w:spacing w:line="259" w:lineRule="auto"/>
              <w:jc w:val="center"/>
              <w:rPr>
                <w:rFonts w:eastAsia="Times New Roman" w:cs="Times New Roman"/>
                <w:b/>
                <w:bCs/>
                <w:color w:val="auto"/>
                <w:sz w:val="20"/>
                <w:szCs w:val="20"/>
              </w:rPr>
            </w:pPr>
          </w:p>
        </w:tc>
        <w:tc>
          <w:tcPr>
            <w:tcW w:w="132" w:type="pct"/>
            <w:tcBorders>
              <w:top w:val="nil"/>
              <w:left w:val="nil"/>
              <w:bottom w:val="single" w:sz="4" w:space="0" w:color="auto"/>
              <w:right w:val="nil"/>
            </w:tcBorders>
            <w:shd w:val="clear" w:color="auto" w:fill="auto"/>
            <w:vAlign w:val="center"/>
            <w:hideMark/>
          </w:tcPr>
          <w:p w14:paraId="14454052" w14:textId="4369D132" w:rsidR="008E036F" w:rsidRPr="00A7545B" w:rsidRDefault="008E036F" w:rsidP="001F2173">
            <w:pPr>
              <w:widowControl/>
              <w:spacing w:line="259" w:lineRule="auto"/>
              <w:jc w:val="center"/>
              <w:rPr>
                <w:rFonts w:eastAsia="Times New Roman" w:cs="Times New Roman"/>
                <w:b/>
                <w:bCs/>
                <w:color w:val="auto"/>
                <w:sz w:val="20"/>
                <w:szCs w:val="20"/>
              </w:rPr>
            </w:pPr>
          </w:p>
        </w:tc>
        <w:tc>
          <w:tcPr>
            <w:tcW w:w="418" w:type="pct"/>
            <w:tcBorders>
              <w:top w:val="nil"/>
              <w:left w:val="nil"/>
              <w:bottom w:val="single" w:sz="4" w:space="0" w:color="auto"/>
              <w:right w:val="nil"/>
            </w:tcBorders>
            <w:shd w:val="clear" w:color="auto" w:fill="auto"/>
            <w:vAlign w:val="center"/>
            <w:hideMark/>
          </w:tcPr>
          <w:p w14:paraId="3FC13C5E" w14:textId="4D8B3139" w:rsidR="008E036F" w:rsidRPr="00A7545B" w:rsidRDefault="008E036F" w:rsidP="001F2173">
            <w:pPr>
              <w:widowControl/>
              <w:spacing w:line="259" w:lineRule="auto"/>
              <w:jc w:val="center"/>
              <w:rPr>
                <w:rFonts w:eastAsia="Times New Roman" w:cs="Times New Roman"/>
                <w:b/>
                <w:bCs/>
                <w:color w:val="auto"/>
                <w:sz w:val="20"/>
                <w:szCs w:val="20"/>
              </w:rPr>
            </w:pPr>
          </w:p>
        </w:tc>
        <w:tc>
          <w:tcPr>
            <w:tcW w:w="507" w:type="pct"/>
            <w:tcBorders>
              <w:top w:val="nil"/>
              <w:left w:val="nil"/>
              <w:bottom w:val="single" w:sz="4" w:space="0" w:color="auto"/>
              <w:right w:val="nil"/>
            </w:tcBorders>
            <w:vAlign w:val="center"/>
          </w:tcPr>
          <w:p w14:paraId="1A65F57C" w14:textId="77777777" w:rsidR="008E036F" w:rsidRPr="00A7545B" w:rsidRDefault="008E036F" w:rsidP="001F2173">
            <w:pPr>
              <w:widowControl/>
              <w:spacing w:line="259" w:lineRule="auto"/>
              <w:jc w:val="center"/>
              <w:rPr>
                <w:rFonts w:eastAsia="Times New Roman" w:cs="Times New Roman"/>
                <w:b/>
                <w:bCs/>
                <w:color w:val="auto"/>
                <w:sz w:val="20"/>
                <w:szCs w:val="20"/>
              </w:rPr>
            </w:pPr>
          </w:p>
        </w:tc>
        <w:tc>
          <w:tcPr>
            <w:tcW w:w="404" w:type="pct"/>
            <w:tcBorders>
              <w:top w:val="nil"/>
              <w:left w:val="nil"/>
              <w:bottom w:val="single" w:sz="4" w:space="0" w:color="auto"/>
              <w:right w:val="nil"/>
            </w:tcBorders>
            <w:shd w:val="clear" w:color="auto" w:fill="auto"/>
            <w:vAlign w:val="center"/>
            <w:hideMark/>
          </w:tcPr>
          <w:p w14:paraId="7335ACED" w14:textId="38E3E8C7" w:rsidR="008E036F" w:rsidRPr="00A7545B" w:rsidRDefault="008E036F" w:rsidP="001F2173">
            <w:pPr>
              <w:widowControl/>
              <w:spacing w:line="259" w:lineRule="auto"/>
              <w:jc w:val="center"/>
              <w:rPr>
                <w:rFonts w:eastAsia="Times New Roman" w:cs="Times New Roman"/>
                <w:b/>
                <w:bCs/>
                <w:color w:val="auto"/>
                <w:sz w:val="20"/>
                <w:szCs w:val="20"/>
              </w:rPr>
            </w:pPr>
          </w:p>
        </w:tc>
        <w:tc>
          <w:tcPr>
            <w:tcW w:w="353" w:type="pct"/>
            <w:tcBorders>
              <w:top w:val="nil"/>
              <w:left w:val="nil"/>
              <w:bottom w:val="single" w:sz="4" w:space="0" w:color="auto"/>
              <w:right w:val="nil"/>
            </w:tcBorders>
            <w:shd w:val="clear" w:color="auto" w:fill="auto"/>
            <w:vAlign w:val="center"/>
            <w:hideMark/>
          </w:tcPr>
          <w:p w14:paraId="6D37E493" w14:textId="544C6CFC" w:rsidR="008E036F" w:rsidRPr="00A7545B" w:rsidRDefault="008E036F" w:rsidP="001F2173">
            <w:pPr>
              <w:widowControl/>
              <w:spacing w:line="259" w:lineRule="auto"/>
              <w:jc w:val="center"/>
              <w:rPr>
                <w:rFonts w:eastAsia="Times New Roman" w:cs="Times New Roman"/>
                <w:b/>
                <w:bCs/>
                <w:color w:val="auto"/>
                <w:sz w:val="20"/>
                <w:szCs w:val="20"/>
              </w:rPr>
            </w:pPr>
          </w:p>
        </w:tc>
        <w:tc>
          <w:tcPr>
            <w:tcW w:w="424" w:type="pct"/>
            <w:tcBorders>
              <w:top w:val="nil"/>
              <w:left w:val="nil"/>
              <w:bottom w:val="single" w:sz="4" w:space="0" w:color="auto"/>
              <w:right w:val="nil"/>
            </w:tcBorders>
            <w:shd w:val="clear" w:color="auto" w:fill="auto"/>
            <w:vAlign w:val="center"/>
            <w:hideMark/>
          </w:tcPr>
          <w:p w14:paraId="47B676BB" w14:textId="32D0D6E0" w:rsidR="008E036F" w:rsidRPr="00A7545B" w:rsidRDefault="008E036F" w:rsidP="001F2173">
            <w:pPr>
              <w:widowControl/>
              <w:spacing w:line="259" w:lineRule="auto"/>
              <w:jc w:val="center"/>
              <w:rPr>
                <w:rFonts w:eastAsia="Times New Roman" w:cs="Times New Roman"/>
                <w:b/>
                <w:bCs/>
                <w:color w:val="auto"/>
                <w:sz w:val="20"/>
                <w:szCs w:val="20"/>
              </w:rPr>
            </w:pPr>
          </w:p>
        </w:tc>
        <w:tc>
          <w:tcPr>
            <w:tcW w:w="380" w:type="pct"/>
            <w:gridSpan w:val="2"/>
            <w:tcBorders>
              <w:top w:val="nil"/>
              <w:left w:val="nil"/>
              <w:bottom w:val="single" w:sz="4" w:space="0" w:color="auto"/>
              <w:right w:val="nil"/>
            </w:tcBorders>
            <w:shd w:val="clear" w:color="auto" w:fill="auto"/>
            <w:vAlign w:val="center"/>
            <w:hideMark/>
          </w:tcPr>
          <w:p w14:paraId="3DF5C3D8" w14:textId="10D01AAE" w:rsidR="008E036F" w:rsidRPr="00A7545B" w:rsidRDefault="008E036F" w:rsidP="001F2173">
            <w:pPr>
              <w:widowControl/>
              <w:spacing w:line="259" w:lineRule="auto"/>
              <w:jc w:val="center"/>
              <w:rPr>
                <w:rFonts w:eastAsia="Times New Roman" w:cs="Times New Roman"/>
                <w:b/>
                <w:bCs/>
                <w:color w:val="auto"/>
                <w:sz w:val="20"/>
                <w:szCs w:val="20"/>
              </w:rPr>
            </w:pPr>
          </w:p>
        </w:tc>
      </w:tr>
      <w:tr w:rsidR="004905EF" w:rsidRPr="00A7545B" w14:paraId="7CEAA58B" w14:textId="77777777" w:rsidTr="001F2173">
        <w:tc>
          <w:tcPr>
            <w:tcW w:w="915" w:type="pct"/>
            <w:tcBorders>
              <w:top w:val="nil"/>
              <w:left w:val="nil"/>
              <w:bottom w:val="single" w:sz="4" w:space="0" w:color="auto"/>
              <w:right w:val="nil"/>
            </w:tcBorders>
            <w:shd w:val="clear" w:color="auto" w:fill="auto"/>
            <w:vAlign w:val="center"/>
            <w:hideMark/>
          </w:tcPr>
          <w:p w14:paraId="41E33C7B"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whether to borrow</w:t>
            </w:r>
          </w:p>
        </w:tc>
        <w:tc>
          <w:tcPr>
            <w:tcW w:w="559" w:type="pct"/>
            <w:tcBorders>
              <w:top w:val="nil"/>
              <w:left w:val="nil"/>
              <w:bottom w:val="single" w:sz="4" w:space="0" w:color="auto"/>
              <w:right w:val="nil"/>
            </w:tcBorders>
            <w:shd w:val="clear" w:color="auto" w:fill="auto"/>
            <w:vAlign w:val="center"/>
            <w:hideMark/>
          </w:tcPr>
          <w:p w14:paraId="459400E4" w14:textId="1A9C4DBE"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9AFA0A4"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9F30C3C" w14:textId="3BA31028"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5C2938BB" w14:textId="56F13A56"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34723D18" w14:textId="7F57E02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6F597118"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1D9E8F6C" w14:textId="0C4933EB"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66F0E392" w14:textId="4609F495"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28603C8C" w14:textId="144275C2"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0EFF8DAC" w14:textId="54AC4E85" w:rsidR="008E036F" w:rsidRPr="00A7545B" w:rsidRDefault="008E036F" w:rsidP="001F2173">
            <w:pPr>
              <w:widowControl/>
              <w:spacing w:line="259" w:lineRule="auto"/>
              <w:jc w:val="center"/>
              <w:rPr>
                <w:rFonts w:eastAsia="Times New Roman" w:cs="Times New Roman"/>
                <w:sz w:val="20"/>
                <w:szCs w:val="20"/>
              </w:rPr>
            </w:pPr>
          </w:p>
        </w:tc>
      </w:tr>
      <w:tr w:rsidR="004905EF" w:rsidRPr="00A7545B" w14:paraId="757AC3A9" w14:textId="77777777" w:rsidTr="001F2173">
        <w:tc>
          <w:tcPr>
            <w:tcW w:w="915" w:type="pct"/>
            <w:tcBorders>
              <w:top w:val="nil"/>
              <w:left w:val="nil"/>
              <w:bottom w:val="single" w:sz="4" w:space="0" w:color="auto"/>
              <w:right w:val="nil"/>
            </w:tcBorders>
            <w:shd w:val="clear" w:color="auto" w:fill="auto"/>
            <w:vAlign w:val="center"/>
            <w:hideMark/>
          </w:tcPr>
          <w:p w14:paraId="50DDD030" w14:textId="77777777" w:rsidR="008E036F" w:rsidRPr="00A7545B" w:rsidRDefault="008E036F" w:rsidP="008E036F">
            <w:pPr>
              <w:widowControl/>
              <w:spacing w:line="259" w:lineRule="auto"/>
              <w:ind w:left="202"/>
              <w:rPr>
                <w:rFonts w:eastAsia="Times New Roman" w:cs="Times New Roman"/>
                <w:sz w:val="20"/>
                <w:szCs w:val="20"/>
              </w:rPr>
            </w:pPr>
            <w:r w:rsidRPr="00A7545B">
              <w:rPr>
                <w:rFonts w:eastAsia="Times New Roman" w:cs="Times New Roman"/>
                <w:sz w:val="20"/>
                <w:szCs w:val="20"/>
              </w:rPr>
              <w:t>On how to use loan</w:t>
            </w:r>
          </w:p>
        </w:tc>
        <w:tc>
          <w:tcPr>
            <w:tcW w:w="559" w:type="pct"/>
            <w:tcBorders>
              <w:top w:val="nil"/>
              <w:left w:val="nil"/>
              <w:bottom w:val="single" w:sz="4" w:space="0" w:color="auto"/>
              <w:right w:val="nil"/>
            </w:tcBorders>
            <w:shd w:val="clear" w:color="auto" w:fill="auto"/>
            <w:vAlign w:val="center"/>
            <w:hideMark/>
          </w:tcPr>
          <w:p w14:paraId="6888A3AB" w14:textId="714D233F" w:rsidR="008E036F" w:rsidRPr="00A7545B" w:rsidRDefault="008E036F" w:rsidP="001F2173">
            <w:pPr>
              <w:widowControl/>
              <w:spacing w:line="259" w:lineRule="auto"/>
              <w:jc w:val="center"/>
              <w:rPr>
                <w:rFonts w:eastAsia="Times New Roman" w:cs="Times New Roman"/>
                <w:sz w:val="20"/>
                <w:szCs w:val="20"/>
              </w:rPr>
            </w:pPr>
          </w:p>
        </w:tc>
        <w:tc>
          <w:tcPr>
            <w:tcW w:w="547" w:type="pct"/>
            <w:tcBorders>
              <w:top w:val="nil"/>
              <w:left w:val="nil"/>
              <w:bottom w:val="single" w:sz="4" w:space="0" w:color="auto"/>
              <w:right w:val="nil"/>
            </w:tcBorders>
            <w:vAlign w:val="center"/>
          </w:tcPr>
          <w:p w14:paraId="740BA817" w14:textId="77777777" w:rsidR="008E036F" w:rsidRPr="00A7545B" w:rsidRDefault="008E036F" w:rsidP="001F2173">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FBB5FB" w14:textId="475A7372" w:rsidR="008E036F" w:rsidRPr="00A7545B" w:rsidRDefault="008E036F" w:rsidP="001F2173">
            <w:pPr>
              <w:widowControl/>
              <w:spacing w:line="259" w:lineRule="auto"/>
              <w:jc w:val="center"/>
              <w:rPr>
                <w:rFonts w:eastAsia="Times New Roman" w:cs="Times New Roman"/>
                <w:sz w:val="20"/>
                <w:szCs w:val="20"/>
              </w:rPr>
            </w:pPr>
          </w:p>
        </w:tc>
        <w:tc>
          <w:tcPr>
            <w:tcW w:w="132" w:type="pct"/>
            <w:tcBorders>
              <w:top w:val="nil"/>
              <w:left w:val="nil"/>
              <w:bottom w:val="single" w:sz="4" w:space="0" w:color="auto"/>
              <w:right w:val="nil"/>
            </w:tcBorders>
            <w:shd w:val="clear" w:color="auto" w:fill="auto"/>
            <w:noWrap/>
            <w:vAlign w:val="center"/>
            <w:hideMark/>
          </w:tcPr>
          <w:p w14:paraId="3F813660" w14:textId="4D30E2FF" w:rsidR="008E036F" w:rsidRPr="00A7545B" w:rsidRDefault="008E036F" w:rsidP="001F2173">
            <w:pPr>
              <w:widowControl/>
              <w:spacing w:line="259" w:lineRule="auto"/>
              <w:jc w:val="center"/>
              <w:rPr>
                <w:rFonts w:eastAsia="Times New Roman" w:cs="Times New Roman"/>
                <w:sz w:val="20"/>
                <w:szCs w:val="20"/>
              </w:rPr>
            </w:pPr>
          </w:p>
        </w:tc>
        <w:tc>
          <w:tcPr>
            <w:tcW w:w="418" w:type="pct"/>
            <w:tcBorders>
              <w:top w:val="nil"/>
              <w:left w:val="nil"/>
              <w:bottom w:val="single" w:sz="4" w:space="0" w:color="auto"/>
              <w:right w:val="nil"/>
            </w:tcBorders>
            <w:shd w:val="clear" w:color="auto" w:fill="auto"/>
            <w:noWrap/>
            <w:vAlign w:val="center"/>
            <w:hideMark/>
          </w:tcPr>
          <w:p w14:paraId="5B0FD2B2" w14:textId="67811FE9" w:rsidR="008E036F" w:rsidRPr="00A7545B" w:rsidRDefault="008E036F" w:rsidP="001F2173">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vAlign w:val="center"/>
          </w:tcPr>
          <w:p w14:paraId="4280262B" w14:textId="77777777" w:rsidR="008E036F" w:rsidRPr="00A7545B" w:rsidRDefault="008E036F" w:rsidP="001F2173">
            <w:pPr>
              <w:widowControl/>
              <w:spacing w:line="259" w:lineRule="auto"/>
              <w:jc w:val="center"/>
              <w:rPr>
                <w:rFonts w:eastAsia="Times New Roman" w:cs="Times New Roman"/>
                <w:sz w:val="20"/>
                <w:szCs w:val="20"/>
              </w:rPr>
            </w:pPr>
          </w:p>
        </w:tc>
        <w:tc>
          <w:tcPr>
            <w:tcW w:w="404" w:type="pct"/>
            <w:tcBorders>
              <w:top w:val="nil"/>
              <w:left w:val="nil"/>
              <w:bottom w:val="single" w:sz="4" w:space="0" w:color="auto"/>
              <w:right w:val="nil"/>
            </w:tcBorders>
            <w:shd w:val="clear" w:color="auto" w:fill="auto"/>
            <w:noWrap/>
            <w:vAlign w:val="center"/>
            <w:hideMark/>
          </w:tcPr>
          <w:p w14:paraId="0912DDFE" w14:textId="44BDDAD0" w:rsidR="008E036F" w:rsidRPr="00A7545B" w:rsidRDefault="008E036F" w:rsidP="001F2173">
            <w:pPr>
              <w:widowControl/>
              <w:spacing w:line="259" w:lineRule="auto"/>
              <w:jc w:val="center"/>
              <w:rPr>
                <w:rFonts w:eastAsia="Times New Roman" w:cs="Times New Roman"/>
                <w:sz w:val="20"/>
                <w:szCs w:val="20"/>
              </w:rPr>
            </w:pPr>
          </w:p>
        </w:tc>
        <w:tc>
          <w:tcPr>
            <w:tcW w:w="353" w:type="pct"/>
            <w:tcBorders>
              <w:top w:val="nil"/>
              <w:left w:val="nil"/>
              <w:bottom w:val="single" w:sz="4" w:space="0" w:color="auto"/>
              <w:right w:val="nil"/>
            </w:tcBorders>
            <w:shd w:val="clear" w:color="auto" w:fill="auto"/>
            <w:noWrap/>
            <w:vAlign w:val="center"/>
            <w:hideMark/>
          </w:tcPr>
          <w:p w14:paraId="33DB1F42" w14:textId="4CD8A614" w:rsidR="008E036F" w:rsidRPr="00A7545B" w:rsidRDefault="008E036F" w:rsidP="001F2173">
            <w:pPr>
              <w:widowControl/>
              <w:spacing w:line="259" w:lineRule="auto"/>
              <w:jc w:val="center"/>
              <w:rPr>
                <w:rFonts w:eastAsia="Times New Roman" w:cs="Times New Roman"/>
                <w:sz w:val="20"/>
                <w:szCs w:val="20"/>
              </w:rPr>
            </w:pPr>
          </w:p>
        </w:tc>
        <w:tc>
          <w:tcPr>
            <w:tcW w:w="424" w:type="pct"/>
            <w:tcBorders>
              <w:top w:val="nil"/>
              <w:left w:val="nil"/>
              <w:bottom w:val="single" w:sz="4" w:space="0" w:color="auto"/>
              <w:right w:val="nil"/>
            </w:tcBorders>
            <w:shd w:val="clear" w:color="auto" w:fill="auto"/>
            <w:noWrap/>
            <w:vAlign w:val="center"/>
            <w:hideMark/>
          </w:tcPr>
          <w:p w14:paraId="6E6B7A9D" w14:textId="6E887345" w:rsidR="008E036F" w:rsidRPr="00A7545B" w:rsidRDefault="008E036F" w:rsidP="001F2173">
            <w:pPr>
              <w:widowControl/>
              <w:spacing w:line="259" w:lineRule="auto"/>
              <w:jc w:val="center"/>
              <w:rPr>
                <w:rFonts w:eastAsia="Times New Roman" w:cs="Times New Roman"/>
                <w:sz w:val="20"/>
                <w:szCs w:val="20"/>
              </w:rPr>
            </w:pPr>
          </w:p>
        </w:tc>
        <w:tc>
          <w:tcPr>
            <w:tcW w:w="380" w:type="pct"/>
            <w:gridSpan w:val="2"/>
            <w:tcBorders>
              <w:top w:val="nil"/>
              <w:left w:val="nil"/>
              <w:bottom w:val="single" w:sz="4" w:space="0" w:color="auto"/>
              <w:right w:val="nil"/>
            </w:tcBorders>
            <w:shd w:val="clear" w:color="auto" w:fill="auto"/>
            <w:noWrap/>
            <w:vAlign w:val="center"/>
            <w:hideMark/>
          </w:tcPr>
          <w:p w14:paraId="2C4BDD6F" w14:textId="03BB0625" w:rsidR="008E036F" w:rsidRPr="00A7545B" w:rsidRDefault="008E036F" w:rsidP="001F2173">
            <w:pPr>
              <w:widowControl/>
              <w:spacing w:line="259" w:lineRule="auto"/>
              <w:jc w:val="center"/>
              <w:rPr>
                <w:rFonts w:eastAsia="Times New Roman" w:cs="Times New Roman"/>
                <w:sz w:val="20"/>
                <w:szCs w:val="20"/>
              </w:rPr>
            </w:pPr>
          </w:p>
        </w:tc>
      </w:tr>
    </w:tbl>
    <w:p w14:paraId="7D3C7E05" w14:textId="6B00DA5B" w:rsidR="00001529" w:rsidRPr="00001529" w:rsidRDefault="00001529" w:rsidP="00001529">
      <w:pPr>
        <w:pStyle w:val="BodyText"/>
        <w:spacing w:after="0"/>
        <w:rPr>
          <w:sz w:val="16"/>
        </w:rPr>
      </w:pPr>
      <w:commentRangeStart w:id="471"/>
      <w:r w:rsidRPr="00001529">
        <w:rPr>
          <w:sz w:val="16"/>
        </w:rPr>
        <w:t>^ Results not statistically reliable, n&lt;30</w:t>
      </w:r>
      <w:commentRangeEnd w:id="471"/>
      <w:r w:rsidR="004E33EB">
        <w:rPr>
          <w:rStyle w:val="CommentReference"/>
        </w:rPr>
        <w:commentReference w:id="471"/>
      </w:r>
    </w:p>
    <w:p w14:paraId="0404F100" w14:textId="77777777" w:rsidR="005F2D7B" w:rsidRPr="00001529" w:rsidRDefault="005F2D7B" w:rsidP="005F2D7B">
      <w:pPr>
        <w:pStyle w:val="BodyText"/>
        <w:spacing w:after="0"/>
        <w:rPr>
          <w:sz w:val="16"/>
        </w:rPr>
      </w:pPr>
      <w:r>
        <w:rPr>
          <w:sz w:val="16"/>
          <w:vertAlign w:val="superscript"/>
        </w:rPr>
        <w:t>a</w:t>
      </w:r>
      <w:r w:rsidRPr="00001529">
        <w:rPr>
          <w:sz w:val="16"/>
        </w:rPr>
        <w:t xml:space="preserve"> Significance tests were performed to determine whether a difference exists between the baseline and endline estimates.</w:t>
      </w:r>
    </w:p>
    <w:p w14:paraId="4C9E377C" w14:textId="77777777" w:rsidR="005F2D7B" w:rsidRPr="00001529" w:rsidRDefault="005F2D7B" w:rsidP="005F2D7B">
      <w:pPr>
        <w:pStyle w:val="BodyText"/>
        <w:spacing w:after="0"/>
        <w:rPr>
          <w:sz w:val="16"/>
        </w:rPr>
      </w:pPr>
      <w:r>
        <w:rPr>
          <w:sz w:val="16"/>
          <w:vertAlign w:val="superscript"/>
        </w:rPr>
        <w:t>b</w:t>
      </w:r>
      <w:r w:rsidRPr="00001529">
        <w:rPr>
          <w:sz w:val="16"/>
        </w:rPr>
        <w:t xml:space="preserve"> Differences found to be statistically significant are indicated by level: * p&lt;0.05, ** p&lt;0.01, *** p&lt;0.001.</w:t>
      </w:r>
    </w:p>
    <w:p w14:paraId="6CC36982" w14:textId="77777777" w:rsidR="005F2D7B" w:rsidRDefault="005F2D7B" w:rsidP="00495592">
      <w:pPr>
        <w:pStyle w:val="BodyText"/>
        <w:spacing w:after="0"/>
        <w:ind w:left="86" w:hanging="86"/>
        <w:rPr>
          <w:sz w:val="16"/>
        </w:rPr>
      </w:pPr>
      <w:r>
        <w:rPr>
          <w:sz w:val="16"/>
          <w:vertAlign w:val="superscript"/>
        </w:rPr>
        <w:t>c</w:t>
      </w:r>
      <w:r w:rsidRPr="00001529">
        <w:rPr>
          <w:sz w:val="16"/>
        </w:rPr>
        <w:t xml:space="preserve"> Estimates for women exclude households that do not have a primary adult female decisionmaker or that have missing or incomplete indicator data.</w:t>
      </w:r>
    </w:p>
    <w:p w14:paraId="1FB39BC9" w14:textId="77777777" w:rsidR="005F2D7B" w:rsidRPr="00001529" w:rsidRDefault="005F2D7B" w:rsidP="005F2D7B">
      <w:pPr>
        <w:pStyle w:val="BodyText"/>
        <w:spacing w:after="0"/>
        <w:rPr>
          <w:sz w:val="16"/>
        </w:rPr>
      </w:pPr>
      <w:r>
        <w:rPr>
          <w:sz w:val="16"/>
          <w:vertAlign w:val="superscript"/>
        </w:rPr>
        <w:t>d</w:t>
      </w:r>
      <w:r w:rsidRPr="00001529">
        <w:rPr>
          <w:sz w:val="16"/>
        </w:rPr>
        <w:t xml:space="preserve"> Estimates for men exclude households that do not have a primary adult male decisionmaker or that have missing or incomplete indicator data.</w:t>
      </w:r>
    </w:p>
    <w:p w14:paraId="6957BDF8" w14:textId="2F153134" w:rsidR="00001529" w:rsidRPr="00001529" w:rsidRDefault="00001529" w:rsidP="00001529">
      <w:pPr>
        <w:pStyle w:val="BodyText"/>
        <w:spacing w:after="0"/>
        <w:rPr>
          <w:sz w:val="16"/>
        </w:rPr>
      </w:pPr>
      <w:r w:rsidRPr="00001529">
        <w:rPr>
          <w:sz w:val="16"/>
        </w:rPr>
        <w:t xml:space="preserve">Notes: </w:t>
      </w:r>
    </w:p>
    <w:p w14:paraId="661FB446" w14:textId="77777777" w:rsidR="00001529" w:rsidRPr="00001529" w:rsidRDefault="00001529" w:rsidP="00001529">
      <w:pPr>
        <w:pStyle w:val="BodyText"/>
        <w:spacing w:after="0"/>
        <w:rPr>
          <w:sz w:val="16"/>
        </w:rPr>
      </w:pPr>
      <w:r w:rsidRPr="00001529">
        <w:rPr>
          <w:sz w:val="16"/>
        </w:rPr>
        <w:t>Estimates are sample-weighted; numbers of observations are unweighted.</w:t>
      </w:r>
    </w:p>
    <w:p w14:paraId="6953D1D2" w14:textId="4D096831" w:rsidR="00001529" w:rsidRPr="00001529" w:rsidRDefault="00216FE1" w:rsidP="00001529">
      <w:pPr>
        <w:pStyle w:val="BodyText"/>
        <w:spacing w:after="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42FCF4ED" w14:textId="556E9702" w:rsidR="00AB051C" w:rsidRPr="00EF4303" w:rsidRDefault="00001529" w:rsidP="00EF4303">
      <w:pPr>
        <w:pStyle w:val="BodyText"/>
        <w:rPr>
          <w:sz w:val="16"/>
          <w:szCs w:val="16"/>
        </w:rPr>
      </w:pPr>
      <w:r w:rsidRPr="00EF4303">
        <w:rPr>
          <w:sz w:val="16"/>
          <w:szCs w:val="16"/>
        </w:rPr>
        <w:t xml:space="preserve">Sources: </w:t>
      </w:r>
      <w:r w:rsidR="00330701" w:rsidRPr="00EF4303">
        <w:rPr>
          <w:sz w:val="16"/>
          <w:szCs w:val="16"/>
        </w:rPr>
        <w:t>Feed the Future [</w:t>
      </w:r>
      <w:r w:rsidR="00330701" w:rsidRPr="00EF4303">
        <w:rPr>
          <w:sz w:val="16"/>
          <w:szCs w:val="16"/>
          <w:highlight w:val="yellow"/>
        </w:rPr>
        <w:t>Country</w:t>
      </w:r>
      <w:r w:rsidR="00330701" w:rsidRPr="00EF4303">
        <w:rPr>
          <w:sz w:val="16"/>
          <w:szCs w:val="16"/>
        </w:rPr>
        <w:t>] ZOI Survey [</w:t>
      </w:r>
      <w:r w:rsidR="00FE1420">
        <w:rPr>
          <w:sz w:val="16"/>
          <w:highlight w:val="yellow"/>
        </w:rPr>
        <w:t>baseline</w:t>
      </w:r>
      <w:r w:rsidR="00330701" w:rsidRPr="00EF4303">
        <w:rPr>
          <w:sz w:val="16"/>
          <w:szCs w:val="16"/>
          <w:highlight w:val="yellow"/>
        </w:rPr>
        <w:t xml:space="preserve"> survey year(s)</w:t>
      </w:r>
      <w:r w:rsidR="00330701" w:rsidRPr="00EF4303">
        <w:rPr>
          <w:sz w:val="16"/>
          <w:szCs w:val="16"/>
        </w:rPr>
        <w:t>]; Feed the Future [</w:t>
      </w:r>
      <w:r w:rsidR="00330701" w:rsidRPr="00EF4303">
        <w:rPr>
          <w:sz w:val="16"/>
          <w:szCs w:val="16"/>
          <w:highlight w:val="yellow"/>
        </w:rPr>
        <w:t>Country</w:t>
      </w:r>
      <w:r w:rsidR="00330701" w:rsidRPr="00EF4303">
        <w:rPr>
          <w:sz w:val="16"/>
          <w:szCs w:val="16"/>
        </w:rPr>
        <w:t>] ZOI Survey [</w:t>
      </w:r>
      <w:r w:rsidR="00A11DD1" w:rsidRPr="00A11DD1">
        <w:rPr>
          <w:sz w:val="16"/>
          <w:szCs w:val="16"/>
          <w:highlight w:val="yellow"/>
        </w:rPr>
        <w:t xml:space="preserve">endline </w:t>
      </w:r>
      <w:r w:rsidR="00330701" w:rsidRPr="00EF4303">
        <w:rPr>
          <w:sz w:val="16"/>
          <w:szCs w:val="16"/>
          <w:highlight w:val="yellow"/>
        </w:rPr>
        <w:t>survey year(s)</w:t>
      </w:r>
      <w:r w:rsidR="00330701" w:rsidRPr="00EF4303">
        <w:rPr>
          <w:sz w:val="16"/>
          <w:szCs w:val="16"/>
        </w:rPr>
        <w:t>]</w:t>
      </w:r>
    </w:p>
    <w:p w14:paraId="7D4D011C" w14:textId="4EBFF498" w:rsidR="00AB051C" w:rsidRPr="00EF4303" w:rsidRDefault="00AB051C" w:rsidP="00EF4303">
      <w:pPr>
        <w:pStyle w:val="BodyText"/>
      </w:pPr>
      <w:r w:rsidRPr="00EF4303">
        <w:rPr>
          <w:highlight w:val="yellow"/>
        </w:rPr>
        <w:t>[</w:t>
      </w:r>
      <w:commentRangeStart w:id="472"/>
      <w:r w:rsidRPr="00EF4303">
        <w:rPr>
          <w:highlight w:val="yellow"/>
        </w:rPr>
        <w:t>D</w:t>
      </w:r>
      <w:r w:rsidR="00330701" w:rsidRPr="00EF4303">
        <w:rPr>
          <w:highlight w:val="yellow"/>
        </w:rPr>
        <w:t>escribe the results presented in Table 5.4.5.</w:t>
      </w:r>
      <w:commentRangeEnd w:id="472"/>
      <w:r w:rsidR="00330701" w:rsidRPr="00EF4303">
        <w:rPr>
          <w:rStyle w:val="CommentReference"/>
          <w:sz w:val="22"/>
          <w:szCs w:val="24"/>
        </w:rPr>
        <w:commentReference w:id="472"/>
      </w:r>
      <w:r w:rsidRPr="00EF4303">
        <w:rPr>
          <w:highlight w:val="yellow"/>
        </w:rPr>
        <w:t>]</w:t>
      </w:r>
    </w:p>
    <w:p w14:paraId="76C2B596" w14:textId="02BE18DE" w:rsidR="00AB051C" w:rsidRDefault="009230F0" w:rsidP="00757754">
      <w:pPr>
        <w:pStyle w:val="Tabletitle"/>
        <w:keepLines/>
        <w:spacing w:before="240"/>
        <w:contextualSpacing/>
        <w:outlineLvl w:val="3"/>
      </w:pPr>
      <w:bookmarkStart w:id="473" w:name="_Toc50719191"/>
      <w:r w:rsidRPr="009230F0">
        <w:t xml:space="preserve">Table 5.4.5: Comparison of Source of Credit Accessed, by Sex, Feed the Future </w:t>
      </w:r>
      <w:r w:rsidR="00160DC3">
        <w:t>Phase One</w:t>
      </w:r>
      <w:r w:rsidRPr="009230F0">
        <w:t xml:space="preserve"> Baseline and Endline ZOI Surveys</w:t>
      </w:r>
      <w:bookmarkEnd w:id="473"/>
    </w:p>
    <w:tbl>
      <w:tblPr>
        <w:tblW w:w="5000" w:type="pct"/>
        <w:tblCellMar>
          <w:left w:w="72" w:type="dxa"/>
          <w:right w:w="72" w:type="dxa"/>
        </w:tblCellMar>
        <w:tblLook w:val="04A0" w:firstRow="1" w:lastRow="0" w:firstColumn="1" w:lastColumn="0" w:noHBand="0" w:noVBand="1"/>
      </w:tblPr>
      <w:tblGrid>
        <w:gridCol w:w="2116"/>
        <w:gridCol w:w="828"/>
        <w:gridCol w:w="1006"/>
        <w:gridCol w:w="680"/>
        <w:gridCol w:w="278"/>
        <w:gridCol w:w="770"/>
        <w:gridCol w:w="1021"/>
        <w:gridCol w:w="736"/>
        <w:gridCol w:w="620"/>
        <w:gridCol w:w="833"/>
        <w:gridCol w:w="616"/>
      </w:tblGrid>
      <w:tr w:rsidR="008B21CB" w:rsidRPr="00EF4303" w14:paraId="4FD51524" w14:textId="77777777" w:rsidTr="008B21CB">
        <w:trPr>
          <w:tblHeader/>
        </w:trPr>
        <w:tc>
          <w:tcPr>
            <w:tcW w:w="1114" w:type="pct"/>
            <w:vMerge w:val="restart"/>
            <w:tcBorders>
              <w:top w:val="single" w:sz="4" w:space="0" w:color="auto"/>
              <w:left w:val="nil"/>
              <w:bottom w:val="single" w:sz="4" w:space="0" w:color="000000"/>
              <w:right w:val="nil"/>
            </w:tcBorders>
            <w:shd w:val="clear" w:color="000000" w:fill="387990"/>
            <w:vAlign w:val="bottom"/>
            <w:hideMark/>
          </w:tcPr>
          <w:p w14:paraId="75156673" w14:textId="2FC799D9" w:rsidR="008B21CB" w:rsidRPr="00EF4303" w:rsidRDefault="008B21CB" w:rsidP="00EF4303">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C</w:t>
            </w:r>
            <w:r w:rsidRPr="00EF4303">
              <w:rPr>
                <w:rFonts w:eastAsia="Times New Roman" w:cs="Times New Roman"/>
                <w:b/>
                <w:bCs/>
                <w:color w:val="FFFFFF"/>
                <w:sz w:val="20"/>
                <w:szCs w:val="20"/>
              </w:rPr>
              <w:t>redit source</w:t>
            </w:r>
          </w:p>
        </w:tc>
        <w:tc>
          <w:tcPr>
            <w:tcW w:w="1323" w:type="pct"/>
            <w:gridSpan w:val="3"/>
            <w:tcBorders>
              <w:top w:val="single" w:sz="4" w:space="0" w:color="auto"/>
              <w:left w:val="nil"/>
              <w:bottom w:val="single" w:sz="4" w:space="0" w:color="FFFFFF"/>
              <w:right w:val="nil"/>
            </w:tcBorders>
            <w:shd w:val="clear" w:color="000000" w:fill="387990"/>
          </w:tcPr>
          <w:p w14:paraId="395D9E08" w14:textId="6753CFBD"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Baseline </w:t>
            </w:r>
          </w:p>
          <w:p w14:paraId="51083137" w14:textId="57846C00"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146" w:type="pct"/>
            <w:tcBorders>
              <w:top w:val="single" w:sz="4" w:space="0" w:color="auto"/>
              <w:left w:val="nil"/>
              <w:bottom w:val="nil"/>
              <w:right w:val="nil"/>
            </w:tcBorders>
            <w:shd w:val="clear" w:color="000000" w:fill="387990"/>
            <w:vAlign w:val="bottom"/>
            <w:hideMark/>
          </w:tcPr>
          <w:p w14:paraId="4254EEB6" w14:textId="3D2ACB42" w:rsidR="008B21CB" w:rsidRPr="00EF4303" w:rsidRDefault="008B21CB" w:rsidP="00EF4303">
            <w:pPr>
              <w:widowControl/>
              <w:spacing w:line="259" w:lineRule="auto"/>
              <w:jc w:val="center"/>
              <w:rPr>
                <w:rFonts w:eastAsia="Times New Roman" w:cs="Times New Roman"/>
                <w:b/>
                <w:bCs/>
                <w:color w:val="FFFFFF"/>
                <w:sz w:val="20"/>
                <w:szCs w:val="20"/>
              </w:rPr>
            </w:pPr>
          </w:p>
        </w:tc>
        <w:tc>
          <w:tcPr>
            <w:tcW w:w="1329" w:type="pct"/>
            <w:gridSpan w:val="3"/>
            <w:tcBorders>
              <w:top w:val="single" w:sz="4" w:space="0" w:color="auto"/>
              <w:left w:val="nil"/>
              <w:bottom w:val="single" w:sz="4" w:space="0" w:color="FFFFFF"/>
              <w:right w:val="nil"/>
            </w:tcBorders>
            <w:shd w:val="clear" w:color="000000" w:fill="387990"/>
          </w:tcPr>
          <w:p w14:paraId="0E3026B4" w14:textId="3860AC0E" w:rsidR="008B21CB"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xml:space="preserve">Endline </w:t>
            </w:r>
          </w:p>
          <w:p w14:paraId="4F568CE4" w14:textId="68496DAD"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([Year(s)])</w:t>
            </w:r>
          </w:p>
        </w:tc>
        <w:tc>
          <w:tcPr>
            <w:tcW w:w="326" w:type="pct"/>
            <w:vMerge w:val="restart"/>
            <w:tcBorders>
              <w:top w:val="single" w:sz="4" w:space="0" w:color="auto"/>
              <w:left w:val="nil"/>
              <w:right w:val="nil"/>
            </w:tcBorders>
            <w:shd w:val="clear" w:color="000000" w:fill="387990"/>
            <w:vAlign w:val="bottom"/>
            <w:hideMark/>
          </w:tcPr>
          <w:p w14:paraId="4667D953" w14:textId="6CA722BD"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Diff.</w:t>
            </w:r>
          </w:p>
        </w:tc>
        <w:tc>
          <w:tcPr>
            <w:tcW w:w="438" w:type="pct"/>
            <w:vMerge w:val="restart"/>
            <w:tcBorders>
              <w:top w:val="single" w:sz="4" w:space="0" w:color="auto"/>
              <w:left w:val="nil"/>
              <w:right w:val="nil"/>
            </w:tcBorders>
            <w:shd w:val="clear" w:color="000000" w:fill="387990"/>
            <w:vAlign w:val="bottom"/>
            <w:hideMark/>
          </w:tcPr>
          <w:p w14:paraId="0DE2A8DB" w14:textId="63D2FBB9" w:rsidR="008B21CB" w:rsidRPr="00EF4303" w:rsidRDefault="008B21CB" w:rsidP="00EF4303">
            <w:pPr>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p-</w:t>
            </w:r>
            <w:proofErr w:type="spellStart"/>
            <w:r w:rsidRPr="00EF4303">
              <w:rPr>
                <w:rFonts w:eastAsia="Times New Roman" w:cs="Times New Roman"/>
                <w:b/>
                <w:bCs/>
                <w:color w:val="FFFFFF"/>
                <w:sz w:val="20"/>
                <w:szCs w:val="20"/>
              </w:rPr>
              <w:t>value</w:t>
            </w:r>
            <w:r w:rsidRPr="00EF4303">
              <w:rPr>
                <w:rFonts w:eastAsia="Times New Roman" w:cs="Times New Roman"/>
                <w:b/>
                <w:bCs/>
                <w:color w:val="FFFFFF"/>
                <w:sz w:val="20"/>
                <w:szCs w:val="20"/>
                <w:vertAlign w:val="superscript"/>
              </w:rPr>
              <w:t>b</w:t>
            </w:r>
            <w:proofErr w:type="spellEnd"/>
          </w:p>
        </w:tc>
        <w:tc>
          <w:tcPr>
            <w:tcW w:w="325" w:type="pct"/>
            <w:vMerge w:val="restart"/>
            <w:tcBorders>
              <w:top w:val="single" w:sz="4" w:space="0" w:color="auto"/>
              <w:left w:val="nil"/>
              <w:right w:val="nil"/>
            </w:tcBorders>
            <w:shd w:val="clear" w:color="000000" w:fill="387990"/>
            <w:vAlign w:val="bottom"/>
            <w:hideMark/>
          </w:tcPr>
          <w:p w14:paraId="4F869453" w14:textId="65D59105" w:rsidR="008B21CB" w:rsidRPr="00EF4303" w:rsidRDefault="008B21CB" w:rsidP="00EF4303">
            <w:pPr>
              <w:widowControl/>
              <w:spacing w:line="259" w:lineRule="auto"/>
              <w:jc w:val="center"/>
              <w:rPr>
                <w:rFonts w:eastAsia="Times New Roman" w:cs="Times New Roman"/>
                <w:b/>
                <w:bCs/>
                <w:color w:val="FFFFFF"/>
                <w:sz w:val="20"/>
                <w:szCs w:val="20"/>
              </w:rPr>
            </w:pPr>
          </w:p>
          <w:p w14:paraId="4B748312" w14:textId="78F526F0" w:rsidR="008B21CB" w:rsidRPr="00EF4303" w:rsidRDefault="008B21CB" w:rsidP="00EF4303">
            <w:pPr>
              <w:spacing w:line="259" w:lineRule="auto"/>
              <w:jc w:val="center"/>
              <w:rPr>
                <w:rFonts w:eastAsia="Times New Roman" w:cs="Times New Roman"/>
                <w:b/>
                <w:bCs/>
                <w:color w:val="FFFFFF"/>
                <w:sz w:val="20"/>
                <w:szCs w:val="20"/>
              </w:rPr>
            </w:pPr>
            <w:proofErr w:type="spellStart"/>
            <w:r w:rsidRPr="00EF4303">
              <w:rPr>
                <w:rFonts w:eastAsia="Times New Roman" w:cs="Times New Roman"/>
                <w:b/>
                <w:bCs/>
                <w:color w:val="FFFFFF"/>
                <w:sz w:val="20"/>
                <w:szCs w:val="20"/>
              </w:rPr>
              <w:t>Sig.</w:t>
            </w:r>
            <w:r w:rsidRPr="00EF4303">
              <w:rPr>
                <w:rFonts w:eastAsia="Times New Roman" w:cs="Times New Roman"/>
                <w:b/>
                <w:bCs/>
                <w:color w:val="FFFFFF"/>
                <w:sz w:val="20"/>
                <w:szCs w:val="20"/>
                <w:vertAlign w:val="superscript"/>
              </w:rPr>
              <w:t>c</w:t>
            </w:r>
            <w:proofErr w:type="spellEnd"/>
          </w:p>
        </w:tc>
      </w:tr>
      <w:tr w:rsidR="008B21CB" w:rsidRPr="00EF4303" w14:paraId="6251993C" w14:textId="77777777" w:rsidTr="008B21CB">
        <w:trPr>
          <w:tblHeader/>
        </w:trPr>
        <w:tc>
          <w:tcPr>
            <w:tcW w:w="1114" w:type="pct"/>
            <w:vMerge/>
            <w:tcBorders>
              <w:top w:val="single" w:sz="4" w:space="0" w:color="auto"/>
              <w:left w:val="nil"/>
              <w:bottom w:val="single" w:sz="4" w:space="0" w:color="000000"/>
              <w:right w:val="nil"/>
            </w:tcBorders>
            <w:vAlign w:val="center"/>
            <w:hideMark/>
          </w:tcPr>
          <w:p w14:paraId="3C98EA7C" w14:textId="77777777" w:rsidR="008B21CB" w:rsidRPr="00EF4303" w:rsidRDefault="008B21CB" w:rsidP="00EF4303">
            <w:pPr>
              <w:widowControl/>
              <w:spacing w:line="259" w:lineRule="auto"/>
              <w:rPr>
                <w:rFonts w:eastAsia="Times New Roman" w:cs="Times New Roman"/>
                <w:b/>
                <w:bCs/>
                <w:color w:val="FFFFFF"/>
                <w:sz w:val="20"/>
                <w:szCs w:val="20"/>
              </w:rPr>
            </w:pPr>
          </w:p>
        </w:tc>
        <w:tc>
          <w:tcPr>
            <w:tcW w:w="436" w:type="pct"/>
            <w:tcBorders>
              <w:top w:val="nil"/>
              <w:left w:val="nil"/>
              <w:bottom w:val="single" w:sz="4" w:space="0" w:color="auto"/>
              <w:right w:val="nil"/>
            </w:tcBorders>
            <w:shd w:val="clear" w:color="000000" w:fill="387990"/>
            <w:vAlign w:val="bottom"/>
            <w:hideMark/>
          </w:tcPr>
          <w:p w14:paraId="516859CF" w14:textId="1C77BBC4"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29" w:type="pct"/>
            <w:tcBorders>
              <w:top w:val="nil"/>
              <w:left w:val="nil"/>
              <w:bottom w:val="single" w:sz="4" w:space="0" w:color="auto"/>
              <w:right w:val="nil"/>
            </w:tcBorders>
            <w:shd w:val="clear" w:color="000000" w:fill="387990"/>
          </w:tcPr>
          <w:p w14:paraId="71638262" w14:textId="1D018FA3"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7" w:type="pct"/>
            <w:tcBorders>
              <w:top w:val="nil"/>
              <w:left w:val="nil"/>
              <w:bottom w:val="single" w:sz="4" w:space="0" w:color="auto"/>
              <w:right w:val="nil"/>
            </w:tcBorders>
            <w:shd w:val="clear" w:color="000000" w:fill="387990"/>
            <w:vAlign w:val="bottom"/>
            <w:hideMark/>
          </w:tcPr>
          <w:p w14:paraId="2B4A2DF8" w14:textId="533D4A98"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146" w:type="pct"/>
            <w:tcBorders>
              <w:top w:val="nil"/>
              <w:left w:val="nil"/>
              <w:bottom w:val="single" w:sz="4" w:space="0" w:color="auto"/>
              <w:right w:val="nil"/>
            </w:tcBorders>
            <w:shd w:val="clear" w:color="000000" w:fill="387990"/>
            <w:vAlign w:val="bottom"/>
            <w:hideMark/>
          </w:tcPr>
          <w:p w14:paraId="57D25FC7" w14:textId="77777777"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 </w:t>
            </w:r>
          </w:p>
        </w:tc>
        <w:tc>
          <w:tcPr>
            <w:tcW w:w="405" w:type="pct"/>
            <w:tcBorders>
              <w:top w:val="nil"/>
              <w:left w:val="nil"/>
              <w:bottom w:val="single" w:sz="4" w:space="0" w:color="auto"/>
              <w:right w:val="nil"/>
            </w:tcBorders>
            <w:shd w:val="clear" w:color="000000" w:fill="387990"/>
            <w:vAlign w:val="bottom"/>
            <w:hideMark/>
          </w:tcPr>
          <w:p w14:paraId="3CB14995" w14:textId="386B0D12"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153B10" w:rsidRPr="00153B10">
              <w:rPr>
                <w:rFonts w:eastAsia="Times New Roman" w:cs="Times New Roman"/>
                <w:b/>
                <w:bCs/>
                <w:color w:val="FFFFFF"/>
                <w:sz w:val="20"/>
                <w:szCs w:val="20"/>
                <w:vertAlign w:val="superscript"/>
              </w:rPr>
              <w:t>a</w:t>
            </w:r>
          </w:p>
        </w:tc>
        <w:tc>
          <w:tcPr>
            <w:tcW w:w="537" w:type="pct"/>
            <w:tcBorders>
              <w:top w:val="nil"/>
              <w:left w:val="nil"/>
              <w:bottom w:val="single" w:sz="4" w:space="0" w:color="auto"/>
              <w:right w:val="nil"/>
            </w:tcBorders>
            <w:shd w:val="clear" w:color="000000" w:fill="387990"/>
          </w:tcPr>
          <w:p w14:paraId="5F9AFB93" w14:textId="12E14A87" w:rsidR="008B21CB" w:rsidRPr="00EF4303" w:rsidRDefault="008B21CB" w:rsidP="00EF4303">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87" w:type="pct"/>
            <w:tcBorders>
              <w:top w:val="nil"/>
              <w:left w:val="nil"/>
              <w:bottom w:val="single" w:sz="4" w:space="0" w:color="auto"/>
              <w:right w:val="nil"/>
            </w:tcBorders>
            <w:shd w:val="clear" w:color="000000" w:fill="387990"/>
            <w:vAlign w:val="bottom"/>
            <w:hideMark/>
          </w:tcPr>
          <w:p w14:paraId="7860AF5E" w14:textId="5977AFAA" w:rsidR="008B21CB" w:rsidRPr="00EF4303" w:rsidRDefault="008B21CB" w:rsidP="00EF4303">
            <w:pPr>
              <w:widowControl/>
              <w:spacing w:line="259" w:lineRule="auto"/>
              <w:jc w:val="center"/>
              <w:rPr>
                <w:rFonts w:eastAsia="Times New Roman" w:cs="Times New Roman"/>
                <w:b/>
                <w:bCs/>
                <w:color w:val="FFFFFF"/>
                <w:sz w:val="20"/>
                <w:szCs w:val="20"/>
              </w:rPr>
            </w:pPr>
            <w:r w:rsidRPr="00EF4303">
              <w:rPr>
                <w:rFonts w:eastAsia="Times New Roman" w:cs="Times New Roman"/>
                <w:b/>
                <w:bCs/>
                <w:color w:val="FFFFFF"/>
                <w:sz w:val="20"/>
                <w:szCs w:val="20"/>
              </w:rPr>
              <w:t>n</w:t>
            </w:r>
          </w:p>
        </w:tc>
        <w:tc>
          <w:tcPr>
            <w:tcW w:w="326" w:type="pct"/>
            <w:vMerge/>
            <w:tcBorders>
              <w:left w:val="nil"/>
              <w:bottom w:val="single" w:sz="4" w:space="0" w:color="auto"/>
              <w:right w:val="nil"/>
            </w:tcBorders>
            <w:shd w:val="clear" w:color="000000" w:fill="387990"/>
            <w:vAlign w:val="bottom"/>
            <w:hideMark/>
          </w:tcPr>
          <w:p w14:paraId="3034ABF9" w14:textId="657AD393" w:rsidR="008B21CB" w:rsidRPr="00EF4303" w:rsidRDefault="008B21CB" w:rsidP="00EF4303">
            <w:pPr>
              <w:widowControl/>
              <w:spacing w:line="259" w:lineRule="auto"/>
              <w:jc w:val="center"/>
              <w:rPr>
                <w:rFonts w:eastAsia="Times New Roman" w:cs="Times New Roman"/>
                <w:b/>
                <w:bCs/>
                <w:color w:val="FFFFFF"/>
                <w:sz w:val="20"/>
                <w:szCs w:val="20"/>
              </w:rPr>
            </w:pPr>
          </w:p>
        </w:tc>
        <w:tc>
          <w:tcPr>
            <w:tcW w:w="438" w:type="pct"/>
            <w:vMerge/>
            <w:tcBorders>
              <w:left w:val="nil"/>
              <w:bottom w:val="single" w:sz="4" w:space="0" w:color="auto"/>
              <w:right w:val="nil"/>
            </w:tcBorders>
            <w:shd w:val="clear" w:color="000000" w:fill="387990"/>
            <w:vAlign w:val="bottom"/>
            <w:hideMark/>
          </w:tcPr>
          <w:p w14:paraId="40013074" w14:textId="327B0CB8" w:rsidR="008B21CB" w:rsidRPr="00EF4303" w:rsidRDefault="008B21CB" w:rsidP="00EF4303">
            <w:pPr>
              <w:widowControl/>
              <w:spacing w:line="259" w:lineRule="auto"/>
              <w:jc w:val="center"/>
              <w:rPr>
                <w:rFonts w:eastAsia="Times New Roman" w:cs="Times New Roman"/>
                <w:b/>
                <w:bCs/>
                <w:color w:val="FFFFFF"/>
                <w:sz w:val="20"/>
                <w:szCs w:val="20"/>
              </w:rPr>
            </w:pPr>
          </w:p>
        </w:tc>
        <w:tc>
          <w:tcPr>
            <w:tcW w:w="325" w:type="pct"/>
            <w:vMerge/>
            <w:tcBorders>
              <w:left w:val="nil"/>
              <w:bottom w:val="single" w:sz="4" w:space="0" w:color="auto"/>
              <w:right w:val="nil"/>
            </w:tcBorders>
            <w:shd w:val="clear" w:color="000000" w:fill="387990"/>
            <w:vAlign w:val="bottom"/>
            <w:hideMark/>
          </w:tcPr>
          <w:p w14:paraId="08ACA564" w14:textId="1FE28149" w:rsidR="008B21CB" w:rsidRPr="00EF4303" w:rsidRDefault="008B21CB" w:rsidP="00EF4303">
            <w:pPr>
              <w:widowControl/>
              <w:spacing w:line="259" w:lineRule="auto"/>
              <w:jc w:val="center"/>
              <w:rPr>
                <w:rFonts w:eastAsia="Times New Roman" w:cs="Times New Roman"/>
                <w:b/>
                <w:bCs/>
                <w:color w:val="FFFFFF"/>
                <w:sz w:val="20"/>
                <w:szCs w:val="20"/>
              </w:rPr>
            </w:pPr>
          </w:p>
        </w:tc>
      </w:tr>
      <w:tr w:rsidR="008B21CB" w:rsidRPr="008B21CB" w14:paraId="288AE95F" w14:textId="77777777" w:rsidTr="008B21CB">
        <w:tc>
          <w:tcPr>
            <w:tcW w:w="1114" w:type="pct"/>
            <w:tcBorders>
              <w:top w:val="nil"/>
              <w:left w:val="nil"/>
              <w:bottom w:val="single" w:sz="4" w:space="0" w:color="auto"/>
              <w:right w:val="nil"/>
            </w:tcBorders>
            <w:shd w:val="clear" w:color="000000" w:fill="DDEBF7"/>
            <w:vAlign w:val="bottom"/>
            <w:hideMark/>
          </w:tcPr>
          <w:p w14:paraId="6F707D91" w14:textId="66DABB87" w:rsidR="00DC5532" w:rsidRPr="008B21CB" w:rsidRDefault="00DC5532" w:rsidP="00EF4303">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t>Women</w:t>
            </w:r>
            <w:r w:rsidRPr="008B21CB">
              <w:rPr>
                <w:rFonts w:eastAsia="Times New Roman" w:cs="Times New Roman"/>
                <w:b/>
                <w:bCs/>
                <w:color w:val="auto"/>
                <w:sz w:val="20"/>
                <w:szCs w:val="20"/>
                <w:vertAlign w:val="superscript"/>
              </w:rPr>
              <w:t>d</w:t>
            </w:r>
            <w:proofErr w:type="spellEnd"/>
          </w:p>
        </w:tc>
        <w:tc>
          <w:tcPr>
            <w:tcW w:w="436" w:type="pct"/>
            <w:tcBorders>
              <w:top w:val="nil"/>
              <w:left w:val="nil"/>
              <w:bottom w:val="single" w:sz="4" w:space="0" w:color="auto"/>
              <w:right w:val="nil"/>
            </w:tcBorders>
            <w:shd w:val="clear" w:color="000000" w:fill="DDEBF7"/>
            <w:vAlign w:val="bottom"/>
            <w:hideMark/>
          </w:tcPr>
          <w:p w14:paraId="498E1DA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29" w:type="pct"/>
            <w:tcBorders>
              <w:top w:val="nil"/>
              <w:left w:val="nil"/>
              <w:bottom w:val="single" w:sz="4" w:space="0" w:color="auto"/>
              <w:right w:val="nil"/>
            </w:tcBorders>
            <w:shd w:val="clear" w:color="000000" w:fill="DDEBF7"/>
          </w:tcPr>
          <w:p w14:paraId="272E876E"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bottom"/>
            <w:hideMark/>
          </w:tcPr>
          <w:p w14:paraId="6C14AB24" w14:textId="4F4BBA15"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146" w:type="pct"/>
            <w:tcBorders>
              <w:top w:val="nil"/>
              <w:left w:val="nil"/>
              <w:bottom w:val="single" w:sz="4" w:space="0" w:color="auto"/>
              <w:right w:val="nil"/>
            </w:tcBorders>
            <w:shd w:val="clear" w:color="000000" w:fill="DDEBF7"/>
            <w:vAlign w:val="bottom"/>
            <w:hideMark/>
          </w:tcPr>
          <w:p w14:paraId="6FF6809B"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05" w:type="pct"/>
            <w:tcBorders>
              <w:top w:val="nil"/>
              <w:left w:val="nil"/>
              <w:bottom w:val="single" w:sz="4" w:space="0" w:color="auto"/>
              <w:right w:val="nil"/>
            </w:tcBorders>
            <w:shd w:val="clear" w:color="000000" w:fill="DDEBF7"/>
            <w:vAlign w:val="bottom"/>
            <w:hideMark/>
          </w:tcPr>
          <w:p w14:paraId="5EB0B650"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537" w:type="pct"/>
            <w:tcBorders>
              <w:top w:val="nil"/>
              <w:left w:val="nil"/>
              <w:bottom w:val="single" w:sz="4" w:space="0" w:color="auto"/>
              <w:right w:val="nil"/>
            </w:tcBorders>
            <w:shd w:val="clear" w:color="000000" w:fill="DDEBF7"/>
          </w:tcPr>
          <w:p w14:paraId="381DAFED" w14:textId="77777777" w:rsidR="00DC5532" w:rsidRPr="008B21CB" w:rsidRDefault="00DC5532" w:rsidP="00EF4303">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bottom"/>
            <w:hideMark/>
          </w:tcPr>
          <w:p w14:paraId="3C4F0C94" w14:textId="0FEDFD5E"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6" w:type="pct"/>
            <w:tcBorders>
              <w:top w:val="nil"/>
              <w:left w:val="nil"/>
              <w:bottom w:val="single" w:sz="4" w:space="0" w:color="auto"/>
              <w:right w:val="nil"/>
            </w:tcBorders>
            <w:shd w:val="clear" w:color="000000" w:fill="DDEBF7"/>
            <w:vAlign w:val="bottom"/>
            <w:hideMark/>
          </w:tcPr>
          <w:p w14:paraId="3FA26AB9"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438" w:type="pct"/>
            <w:tcBorders>
              <w:top w:val="nil"/>
              <w:left w:val="nil"/>
              <w:bottom w:val="single" w:sz="4" w:space="0" w:color="auto"/>
              <w:right w:val="nil"/>
            </w:tcBorders>
            <w:shd w:val="clear" w:color="000000" w:fill="DDEBF7"/>
            <w:vAlign w:val="bottom"/>
            <w:hideMark/>
          </w:tcPr>
          <w:p w14:paraId="73A47C2F"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bottom"/>
            <w:hideMark/>
          </w:tcPr>
          <w:p w14:paraId="083D08E5" w14:textId="77777777" w:rsidR="00DC5532" w:rsidRPr="008B21CB" w:rsidRDefault="00DC5532" w:rsidP="00EF4303">
            <w:pPr>
              <w:widowControl/>
              <w:spacing w:line="259" w:lineRule="auto"/>
              <w:jc w:val="center"/>
              <w:rPr>
                <w:rFonts w:eastAsia="Times New Roman" w:cs="Times New Roman"/>
                <w:b/>
                <w:bCs/>
                <w:color w:val="auto"/>
                <w:sz w:val="20"/>
                <w:szCs w:val="20"/>
              </w:rPr>
            </w:pPr>
            <w:r w:rsidRPr="008B21CB">
              <w:rPr>
                <w:rFonts w:eastAsia="Times New Roman" w:cs="Times New Roman"/>
                <w:b/>
                <w:bCs/>
                <w:color w:val="auto"/>
                <w:sz w:val="20"/>
                <w:szCs w:val="20"/>
              </w:rPr>
              <w:t> </w:t>
            </w:r>
          </w:p>
        </w:tc>
      </w:tr>
      <w:tr w:rsidR="008B21CB" w:rsidRPr="00EF4303" w14:paraId="17E937D0" w14:textId="77777777" w:rsidTr="00153B10">
        <w:tc>
          <w:tcPr>
            <w:tcW w:w="1114" w:type="pct"/>
            <w:tcBorders>
              <w:top w:val="nil"/>
              <w:left w:val="nil"/>
              <w:bottom w:val="single" w:sz="4" w:space="0" w:color="auto"/>
              <w:right w:val="nil"/>
            </w:tcBorders>
            <w:shd w:val="clear" w:color="auto" w:fill="auto"/>
            <w:vAlign w:val="center"/>
            <w:hideMark/>
          </w:tcPr>
          <w:p w14:paraId="7427B37B"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tcPr>
          <w:p w14:paraId="321D6AF3" w14:textId="787A72D5"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0CAF9E39" w14:textId="19D416C6"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tcPr>
          <w:p w14:paraId="2D9CAA18" w14:textId="4D2B868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tcPr>
          <w:p w14:paraId="6E362EF0" w14:textId="447BEB1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tcPr>
          <w:p w14:paraId="2FB38D52" w14:textId="3EA7F9EB"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18D33A0B" w14:textId="6AEA6EC2"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tcPr>
          <w:p w14:paraId="16415E6E" w14:textId="09A06FB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tcPr>
          <w:p w14:paraId="64D05B0E" w14:textId="094DD2E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tcPr>
          <w:p w14:paraId="09AC579D" w14:textId="42B733DF"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tcPr>
          <w:p w14:paraId="33A9E5FF" w14:textId="7DE12E39"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2332AFA" w14:textId="77777777" w:rsidTr="008B21CB">
        <w:tc>
          <w:tcPr>
            <w:tcW w:w="1114" w:type="pct"/>
            <w:tcBorders>
              <w:top w:val="nil"/>
              <w:left w:val="nil"/>
              <w:bottom w:val="single" w:sz="4" w:space="0" w:color="auto"/>
              <w:right w:val="nil"/>
            </w:tcBorders>
            <w:shd w:val="clear" w:color="auto" w:fill="auto"/>
            <w:vAlign w:val="center"/>
            <w:hideMark/>
          </w:tcPr>
          <w:p w14:paraId="690EE7AC" w14:textId="351737B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7BDAABC4" w14:textId="47B2EF7C"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72937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EFC68D4" w14:textId="1971A08E"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44E52C7" w14:textId="56A215DA"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CA53E4" w14:textId="232D2F6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401AA32"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C012320" w14:textId="004AE36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2AD5F89" w14:textId="2F74C346"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645F6D4" w14:textId="5CA7242B"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51ADA3C" w14:textId="132372A5"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0C73BB19" w14:textId="77777777" w:rsidTr="008B21CB">
        <w:tc>
          <w:tcPr>
            <w:tcW w:w="1114" w:type="pct"/>
            <w:tcBorders>
              <w:top w:val="nil"/>
              <w:left w:val="nil"/>
              <w:bottom w:val="single" w:sz="4" w:space="0" w:color="auto"/>
              <w:right w:val="nil"/>
            </w:tcBorders>
            <w:shd w:val="clear" w:color="auto" w:fill="auto"/>
            <w:vAlign w:val="center"/>
            <w:hideMark/>
          </w:tcPr>
          <w:p w14:paraId="1004AA57"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1E078634" w14:textId="51F1E26E"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1B4B933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1B42E04" w14:textId="0E60312F"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185620FA" w14:textId="5B047CD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3B3BE246" w14:textId="5635167F"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A6B3B3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3646DE7" w14:textId="61BDD397"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ED8DB8F" w14:textId="7CE5624E"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31640D2" w14:textId="26C129E2"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7C1AF6C" w14:textId="5B707AF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C8B9C72" w14:textId="77777777" w:rsidTr="008B21CB">
        <w:tc>
          <w:tcPr>
            <w:tcW w:w="1114" w:type="pct"/>
            <w:tcBorders>
              <w:top w:val="nil"/>
              <w:left w:val="nil"/>
              <w:bottom w:val="single" w:sz="4" w:space="0" w:color="auto"/>
              <w:right w:val="nil"/>
            </w:tcBorders>
            <w:shd w:val="clear" w:color="auto" w:fill="auto"/>
            <w:vAlign w:val="center"/>
            <w:hideMark/>
          </w:tcPr>
          <w:p w14:paraId="4EDD6108"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1DE05D87" w14:textId="052B75D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25CC772"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370D3EB" w14:textId="554C1209"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A7EA9F9" w14:textId="6A95A87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84B99DC" w14:textId="0A6C4C60"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08743EDF"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75A760D" w14:textId="670A12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046F7E22" w14:textId="51198FB4"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2C27EC5" w14:textId="1D52E4D1"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A86482C" w14:textId="1020E7CA"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2F52326E" w14:textId="77777777" w:rsidTr="008B21CB">
        <w:tc>
          <w:tcPr>
            <w:tcW w:w="1114" w:type="pct"/>
            <w:tcBorders>
              <w:top w:val="nil"/>
              <w:left w:val="nil"/>
              <w:bottom w:val="single" w:sz="4" w:space="0" w:color="auto"/>
              <w:right w:val="nil"/>
            </w:tcBorders>
            <w:shd w:val="clear" w:color="auto" w:fill="auto"/>
            <w:vAlign w:val="center"/>
            <w:hideMark/>
          </w:tcPr>
          <w:p w14:paraId="42FDA0CC"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170E94CB" w14:textId="5968FD42"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2550F7B"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256EEBB1" w14:textId="2AF20921"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B54A4C4" w14:textId="4DCB198B"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941C745" w14:textId="039FC3A4"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4DA7789"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B869AA1" w14:textId="6A680D7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E6CFEF" w14:textId="45BF10F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90B5A44" w14:textId="1D9DBF6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392BC65" w14:textId="47C3FF3F"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43FEAEE" w14:textId="77777777" w:rsidTr="008B21CB">
        <w:tc>
          <w:tcPr>
            <w:tcW w:w="1114" w:type="pct"/>
            <w:tcBorders>
              <w:top w:val="nil"/>
              <w:left w:val="nil"/>
              <w:bottom w:val="single" w:sz="4" w:space="0" w:color="auto"/>
              <w:right w:val="nil"/>
            </w:tcBorders>
            <w:shd w:val="clear" w:color="auto" w:fill="auto"/>
            <w:vAlign w:val="center"/>
            <w:hideMark/>
          </w:tcPr>
          <w:p w14:paraId="7F65613A" w14:textId="10A92339"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6F4FE1E8" w14:textId="4523FC43"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EBD3322"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669A7A97" w14:textId="0A5A8C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5DCFB1" w14:textId="36AEC4B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5CF59529" w14:textId="69BCF791"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397D57"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54683A42" w14:textId="03936294"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8FD330" w14:textId="6E1E560C"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C7BA20D" w14:textId="25201ED3"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04ABCF" w14:textId="5C4B3B0D"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5EC14849" w14:textId="77777777" w:rsidTr="008B21CB">
        <w:tc>
          <w:tcPr>
            <w:tcW w:w="1114" w:type="pct"/>
            <w:tcBorders>
              <w:top w:val="nil"/>
              <w:left w:val="nil"/>
              <w:bottom w:val="single" w:sz="4" w:space="0" w:color="auto"/>
              <w:right w:val="nil"/>
            </w:tcBorders>
            <w:shd w:val="clear" w:color="auto" w:fill="auto"/>
            <w:vAlign w:val="center"/>
            <w:hideMark/>
          </w:tcPr>
          <w:p w14:paraId="03249849"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2DF2EA9C" w14:textId="4D25369E"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1AE91165"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5B1F1E17" w14:textId="0201D22F"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3D24AC5" w14:textId="37525427"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58B4F6B" w14:textId="6C733807"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82F6CA6"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C728C46" w14:textId="0007D97E"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17C0916" w14:textId="02149992"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6D2DE9B" w14:textId="179B5530"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2B2C1CA" w14:textId="3D1FE289"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F594567" w14:textId="77777777" w:rsidTr="008B21CB">
        <w:tc>
          <w:tcPr>
            <w:tcW w:w="1114" w:type="pct"/>
            <w:tcBorders>
              <w:top w:val="nil"/>
              <w:left w:val="nil"/>
              <w:bottom w:val="single" w:sz="4" w:space="0" w:color="auto"/>
              <w:right w:val="nil"/>
            </w:tcBorders>
            <w:shd w:val="clear" w:color="auto" w:fill="auto"/>
            <w:vAlign w:val="center"/>
            <w:hideMark/>
          </w:tcPr>
          <w:p w14:paraId="37FEF38F"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4AD28306" w14:textId="0B428248"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7BF069A"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08F9615D" w14:textId="1C3EFEBB"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6218DAA4" w14:textId="5E2896A0"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6E88A5B5" w14:textId="562767B1"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4F400D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0B4A12AF" w14:textId="48717DCD"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3BB75DA" w14:textId="68443719"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0A3600D5" w14:textId="2CFC935C"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CAB39C" w14:textId="70AE058A" w:rsidR="008E036F" w:rsidRPr="00EF4303" w:rsidRDefault="008E036F" w:rsidP="008E036F">
            <w:pPr>
              <w:widowControl/>
              <w:spacing w:line="259" w:lineRule="auto"/>
              <w:jc w:val="center"/>
              <w:rPr>
                <w:rFonts w:eastAsia="Times New Roman" w:cs="Times New Roman"/>
                <w:sz w:val="20"/>
                <w:szCs w:val="20"/>
              </w:rPr>
            </w:pPr>
          </w:p>
        </w:tc>
      </w:tr>
      <w:tr w:rsidR="008B21CB" w:rsidRPr="008B21CB" w14:paraId="56F4F1BB" w14:textId="77777777" w:rsidTr="008B21CB">
        <w:tc>
          <w:tcPr>
            <w:tcW w:w="1114" w:type="pct"/>
            <w:tcBorders>
              <w:top w:val="nil"/>
              <w:left w:val="nil"/>
              <w:bottom w:val="single" w:sz="4" w:space="0" w:color="auto"/>
              <w:right w:val="nil"/>
            </w:tcBorders>
            <w:shd w:val="clear" w:color="000000" w:fill="DDEBF7"/>
            <w:vAlign w:val="bottom"/>
            <w:hideMark/>
          </w:tcPr>
          <w:p w14:paraId="1EC8898A" w14:textId="1C18C60A" w:rsidR="008E036F" w:rsidRPr="008B21CB" w:rsidRDefault="008E036F" w:rsidP="008E036F">
            <w:pPr>
              <w:widowControl/>
              <w:spacing w:line="259" w:lineRule="auto"/>
              <w:rPr>
                <w:rFonts w:eastAsia="Times New Roman" w:cs="Times New Roman"/>
                <w:b/>
                <w:bCs/>
                <w:color w:val="auto"/>
                <w:sz w:val="20"/>
                <w:szCs w:val="20"/>
                <w:vertAlign w:val="superscript"/>
              </w:rPr>
            </w:pPr>
            <w:proofErr w:type="spellStart"/>
            <w:r w:rsidRPr="008B21CB">
              <w:rPr>
                <w:rFonts w:eastAsia="Times New Roman" w:cs="Times New Roman"/>
                <w:b/>
                <w:bCs/>
                <w:color w:val="auto"/>
                <w:sz w:val="20"/>
                <w:szCs w:val="20"/>
              </w:rPr>
              <w:lastRenderedPageBreak/>
              <w:t>Men</w:t>
            </w:r>
            <w:r w:rsidRPr="008B21CB">
              <w:rPr>
                <w:rFonts w:eastAsia="Times New Roman" w:cs="Times New Roman"/>
                <w:b/>
                <w:bCs/>
                <w:color w:val="auto"/>
                <w:sz w:val="20"/>
                <w:szCs w:val="20"/>
                <w:vertAlign w:val="superscript"/>
              </w:rPr>
              <w:t>e</w:t>
            </w:r>
            <w:proofErr w:type="spellEnd"/>
          </w:p>
        </w:tc>
        <w:tc>
          <w:tcPr>
            <w:tcW w:w="436" w:type="pct"/>
            <w:tcBorders>
              <w:top w:val="nil"/>
              <w:left w:val="nil"/>
              <w:bottom w:val="single" w:sz="4" w:space="0" w:color="auto"/>
              <w:right w:val="nil"/>
            </w:tcBorders>
            <w:shd w:val="clear" w:color="000000" w:fill="DDEBF7"/>
            <w:vAlign w:val="center"/>
            <w:hideMark/>
          </w:tcPr>
          <w:p w14:paraId="0E513632" w14:textId="5F176628" w:rsidR="008E036F" w:rsidRPr="008B21CB" w:rsidRDefault="008E036F" w:rsidP="008E036F">
            <w:pPr>
              <w:widowControl/>
              <w:spacing w:line="259" w:lineRule="auto"/>
              <w:jc w:val="center"/>
              <w:rPr>
                <w:rFonts w:eastAsia="Times New Roman" w:cs="Times New Roman"/>
                <w:b/>
                <w:bCs/>
                <w:color w:val="auto"/>
                <w:sz w:val="20"/>
                <w:szCs w:val="20"/>
              </w:rPr>
            </w:pPr>
          </w:p>
        </w:tc>
        <w:tc>
          <w:tcPr>
            <w:tcW w:w="529" w:type="pct"/>
            <w:tcBorders>
              <w:top w:val="nil"/>
              <w:left w:val="nil"/>
              <w:bottom w:val="single" w:sz="4" w:space="0" w:color="auto"/>
              <w:right w:val="nil"/>
            </w:tcBorders>
            <w:shd w:val="clear" w:color="000000" w:fill="DDEBF7"/>
          </w:tcPr>
          <w:p w14:paraId="71F6D5D7"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57" w:type="pct"/>
            <w:tcBorders>
              <w:top w:val="nil"/>
              <w:left w:val="nil"/>
              <w:bottom w:val="single" w:sz="4" w:space="0" w:color="auto"/>
              <w:right w:val="nil"/>
            </w:tcBorders>
            <w:shd w:val="clear" w:color="000000" w:fill="DDEBF7"/>
            <w:vAlign w:val="center"/>
            <w:hideMark/>
          </w:tcPr>
          <w:p w14:paraId="5C98E571" w14:textId="509B541E" w:rsidR="008E036F" w:rsidRPr="008B21CB" w:rsidRDefault="008E036F" w:rsidP="008E036F">
            <w:pPr>
              <w:widowControl/>
              <w:spacing w:line="259" w:lineRule="auto"/>
              <w:jc w:val="center"/>
              <w:rPr>
                <w:rFonts w:eastAsia="Times New Roman" w:cs="Times New Roman"/>
                <w:b/>
                <w:bCs/>
                <w:color w:val="auto"/>
                <w:sz w:val="20"/>
                <w:szCs w:val="20"/>
              </w:rPr>
            </w:pPr>
          </w:p>
        </w:tc>
        <w:tc>
          <w:tcPr>
            <w:tcW w:w="146" w:type="pct"/>
            <w:tcBorders>
              <w:top w:val="nil"/>
              <w:left w:val="nil"/>
              <w:bottom w:val="single" w:sz="4" w:space="0" w:color="auto"/>
              <w:right w:val="nil"/>
            </w:tcBorders>
            <w:shd w:val="clear" w:color="000000" w:fill="DDEBF7"/>
            <w:vAlign w:val="center"/>
            <w:hideMark/>
          </w:tcPr>
          <w:p w14:paraId="70A7129D" w14:textId="4B0BEA01" w:rsidR="008E036F" w:rsidRPr="008B21CB" w:rsidRDefault="008E036F" w:rsidP="008E036F">
            <w:pPr>
              <w:widowControl/>
              <w:spacing w:line="259" w:lineRule="auto"/>
              <w:jc w:val="center"/>
              <w:rPr>
                <w:rFonts w:eastAsia="Times New Roman" w:cs="Times New Roman"/>
                <w:b/>
                <w:bCs/>
                <w:color w:val="auto"/>
                <w:sz w:val="20"/>
                <w:szCs w:val="20"/>
              </w:rPr>
            </w:pPr>
          </w:p>
        </w:tc>
        <w:tc>
          <w:tcPr>
            <w:tcW w:w="405" w:type="pct"/>
            <w:tcBorders>
              <w:top w:val="nil"/>
              <w:left w:val="nil"/>
              <w:bottom w:val="single" w:sz="4" w:space="0" w:color="auto"/>
              <w:right w:val="nil"/>
            </w:tcBorders>
            <w:shd w:val="clear" w:color="000000" w:fill="DDEBF7"/>
            <w:vAlign w:val="center"/>
            <w:hideMark/>
          </w:tcPr>
          <w:p w14:paraId="548206D2" w14:textId="231D0E0B" w:rsidR="008E036F" w:rsidRPr="008B21CB" w:rsidRDefault="008E036F" w:rsidP="008E036F">
            <w:pPr>
              <w:widowControl/>
              <w:spacing w:line="259" w:lineRule="auto"/>
              <w:jc w:val="center"/>
              <w:rPr>
                <w:rFonts w:eastAsia="Times New Roman" w:cs="Times New Roman"/>
                <w:b/>
                <w:bCs/>
                <w:color w:val="auto"/>
                <w:sz w:val="20"/>
                <w:szCs w:val="20"/>
              </w:rPr>
            </w:pPr>
          </w:p>
        </w:tc>
        <w:tc>
          <w:tcPr>
            <w:tcW w:w="537" w:type="pct"/>
            <w:tcBorders>
              <w:top w:val="nil"/>
              <w:left w:val="nil"/>
              <w:bottom w:val="single" w:sz="4" w:space="0" w:color="auto"/>
              <w:right w:val="nil"/>
            </w:tcBorders>
            <w:shd w:val="clear" w:color="000000" w:fill="DDEBF7"/>
          </w:tcPr>
          <w:p w14:paraId="121FEC52" w14:textId="77777777" w:rsidR="008E036F" w:rsidRPr="008B21CB" w:rsidRDefault="008E036F" w:rsidP="008E036F">
            <w:pPr>
              <w:widowControl/>
              <w:spacing w:line="259" w:lineRule="auto"/>
              <w:jc w:val="center"/>
              <w:rPr>
                <w:rFonts w:eastAsia="Times New Roman" w:cs="Times New Roman"/>
                <w:b/>
                <w:bCs/>
                <w:color w:val="auto"/>
                <w:sz w:val="20"/>
                <w:szCs w:val="20"/>
              </w:rPr>
            </w:pPr>
          </w:p>
        </w:tc>
        <w:tc>
          <w:tcPr>
            <w:tcW w:w="387" w:type="pct"/>
            <w:tcBorders>
              <w:top w:val="nil"/>
              <w:left w:val="nil"/>
              <w:bottom w:val="single" w:sz="4" w:space="0" w:color="auto"/>
              <w:right w:val="nil"/>
            </w:tcBorders>
            <w:shd w:val="clear" w:color="000000" w:fill="DDEBF7"/>
            <w:vAlign w:val="center"/>
            <w:hideMark/>
          </w:tcPr>
          <w:p w14:paraId="1B4C94D0" w14:textId="2246D32B" w:rsidR="008E036F" w:rsidRPr="008B21CB" w:rsidRDefault="008E036F" w:rsidP="008E036F">
            <w:pPr>
              <w:widowControl/>
              <w:spacing w:line="259" w:lineRule="auto"/>
              <w:jc w:val="center"/>
              <w:rPr>
                <w:rFonts w:eastAsia="Times New Roman" w:cs="Times New Roman"/>
                <w:b/>
                <w:bCs/>
                <w:color w:val="auto"/>
                <w:sz w:val="20"/>
                <w:szCs w:val="20"/>
              </w:rPr>
            </w:pPr>
          </w:p>
        </w:tc>
        <w:tc>
          <w:tcPr>
            <w:tcW w:w="326" w:type="pct"/>
            <w:tcBorders>
              <w:top w:val="nil"/>
              <w:left w:val="nil"/>
              <w:bottom w:val="single" w:sz="4" w:space="0" w:color="auto"/>
              <w:right w:val="nil"/>
            </w:tcBorders>
            <w:shd w:val="clear" w:color="000000" w:fill="DDEBF7"/>
            <w:vAlign w:val="center"/>
            <w:hideMark/>
          </w:tcPr>
          <w:p w14:paraId="63F59FF7" w14:textId="0A7D066E" w:rsidR="008E036F" w:rsidRPr="008B21CB" w:rsidRDefault="008E036F" w:rsidP="008E036F">
            <w:pPr>
              <w:widowControl/>
              <w:spacing w:line="259" w:lineRule="auto"/>
              <w:jc w:val="center"/>
              <w:rPr>
                <w:rFonts w:eastAsia="Times New Roman" w:cs="Times New Roman"/>
                <w:b/>
                <w:bCs/>
                <w:color w:val="auto"/>
                <w:sz w:val="20"/>
                <w:szCs w:val="20"/>
              </w:rPr>
            </w:pPr>
          </w:p>
        </w:tc>
        <w:tc>
          <w:tcPr>
            <w:tcW w:w="438" w:type="pct"/>
            <w:tcBorders>
              <w:top w:val="nil"/>
              <w:left w:val="nil"/>
              <w:bottom w:val="single" w:sz="4" w:space="0" w:color="auto"/>
              <w:right w:val="nil"/>
            </w:tcBorders>
            <w:shd w:val="clear" w:color="000000" w:fill="DDEBF7"/>
            <w:vAlign w:val="center"/>
            <w:hideMark/>
          </w:tcPr>
          <w:p w14:paraId="583EFC35" w14:textId="4EAAF374" w:rsidR="008E036F" w:rsidRPr="008B21CB" w:rsidRDefault="008E036F" w:rsidP="008E036F">
            <w:pPr>
              <w:widowControl/>
              <w:spacing w:line="259" w:lineRule="auto"/>
              <w:jc w:val="center"/>
              <w:rPr>
                <w:rFonts w:eastAsia="Times New Roman" w:cs="Times New Roman"/>
                <w:b/>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035E627C" w14:textId="0F4A7A71" w:rsidR="008E036F" w:rsidRPr="008B21CB" w:rsidRDefault="008E036F" w:rsidP="008E036F">
            <w:pPr>
              <w:widowControl/>
              <w:spacing w:line="259" w:lineRule="auto"/>
              <w:jc w:val="center"/>
              <w:rPr>
                <w:rFonts w:eastAsia="Times New Roman" w:cs="Times New Roman"/>
                <w:b/>
                <w:bCs/>
                <w:color w:val="auto"/>
                <w:sz w:val="20"/>
                <w:szCs w:val="20"/>
              </w:rPr>
            </w:pPr>
          </w:p>
        </w:tc>
      </w:tr>
      <w:tr w:rsidR="008B21CB" w:rsidRPr="00EF4303" w14:paraId="3E89CB34" w14:textId="77777777" w:rsidTr="008B21CB">
        <w:tc>
          <w:tcPr>
            <w:tcW w:w="1114" w:type="pct"/>
            <w:tcBorders>
              <w:top w:val="nil"/>
              <w:left w:val="nil"/>
              <w:bottom w:val="single" w:sz="4" w:space="0" w:color="auto"/>
              <w:right w:val="nil"/>
            </w:tcBorders>
            <w:shd w:val="clear" w:color="auto" w:fill="auto"/>
            <w:vAlign w:val="center"/>
            <w:hideMark/>
          </w:tcPr>
          <w:p w14:paraId="0DEA861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Any source</w:t>
            </w:r>
          </w:p>
        </w:tc>
        <w:tc>
          <w:tcPr>
            <w:tcW w:w="436" w:type="pct"/>
            <w:tcBorders>
              <w:top w:val="nil"/>
              <w:left w:val="nil"/>
              <w:bottom w:val="single" w:sz="4" w:space="0" w:color="auto"/>
              <w:right w:val="nil"/>
            </w:tcBorders>
            <w:shd w:val="clear" w:color="auto" w:fill="auto"/>
            <w:vAlign w:val="center"/>
            <w:hideMark/>
          </w:tcPr>
          <w:p w14:paraId="79274DE3" w14:textId="3747F79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268DFDD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73E3F160" w14:textId="08D32062"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AAFF015" w14:textId="19DB2B6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A9A0104" w14:textId="081C528E"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41349EA6"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125B073" w14:textId="7709775A"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3DEEF5E2" w14:textId="75AF3125"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3EC4BEE4" w14:textId="7F4F9779"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CDBFD1C" w14:textId="2B7302C8"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38B3F0A4" w14:textId="77777777" w:rsidTr="008B21CB">
        <w:tc>
          <w:tcPr>
            <w:tcW w:w="1114" w:type="pct"/>
            <w:tcBorders>
              <w:top w:val="nil"/>
              <w:left w:val="nil"/>
              <w:bottom w:val="single" w:sz="4" w:space="0" w:color="auto"/>
              <w:right w:val="nil"/>
            </w:tcBorders>
            <w:shd w:val="clear" w:color="auto" w:fill="auto"/>
            <w:vAlign w:val="center"/>
            <w:hideMark/>
          </w:tcPr>
          <w:p w14:paraId="47454DED" w14:textId="56C17924"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Nongovernmental organization</w:t>
            </w:r>
          </w:p>
        </w:tc>
        <w:tc>
          <w:tcPr>
            <w:tcW w:w="436" w:type="pct"/>
            <w:tcBorders>
              <w:top w:val="nil"/>
              <w:left w:val="nil"/>
              <w:bottom w:val="single" w:sz="4" w:space="0" w:color="auto"/>
              <w:right w:val="nil"/>
            </w:tcBorders>
            <w:shd w:val="clear" w:color="auto" w:fill="auto"/>
            <w:vAlign w:val="center"/>
            <w:hideMark/>
          </w:tcPr>
          <w:p w14:paraId="48CB543D" w14:textId="763E760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3A06FA59"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B6B8B84" w14:textId="1BF8FCCD"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27D41B40" w14:textId="6DE78889"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F2626FE" w14:textId="666DF4FD"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5EF91899"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45B28F5A" w14:textId="2B89C28B"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E32488F" w14:textId="308B42C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C3E0DEF" w14:textId="11F3661D"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3A98083" w14:textId="41A12BFE"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37507661" w14:textId="77777777" w:rsidTr="008B21CB">
        <w:tc>
          <w:tcPr>
            <w:tcW w:w="1114" w:type="pct"/>
            <w:tcBorders>
              <w:top w:val="nil"/>
              <w:left w:val="nil"/>
              <w:bottom w:val="single" w:sz="4" w:space="0" w:color="auto"/>
              <w:right w:val="nil"/>
            </w:tcBorders>
            <w:shd w:val="clear" w:color="auto" w:fill="auto"/>
            <w:vAlign w:val="center"/>
            <w:hideMark/>
          </w:tcPr>
          <w:p w14:paraId="6A238F4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Informal lender</w:t>
            </w:r>
          </w:p>
        </w:tc>
        <w:tc>
          <w:tcPr>
            <w:tcW w:w="436" w:type="pct"/>
            <w:tcBorders>
              <w:top w:val="nil"/>
              <w:left w:val="nil"/>
              <w:bottom w:val="single" w:sz="4" w:space="0" w:color="auto"/>
              <w:right w:val="nil"/>
            </w:tcBorders>
            <w:shd w:val="clear" w:color="auto" w:fill="auto"/>
            <w:vAlign w:val="center"/>
            <w:hideMark/>
          </w:tcPr>
          <w:p w14:paraId="713B9BFC" w14:textId="5F2197B9"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61C26CE4"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6DBF78E" w14:textId="14D8F1D6"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0FB4B05F" w14:textId="26A94653"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21DEDF51" w14:textId="46FBA8B5"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3EC82B6C"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29DFBE" w14:textId="6AD66AB2"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7797A81" w14:textId="44B4279C"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6DE064ED" w14:textId="617117CA"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8CC438" w14:textId="4AAA823D"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5E97AAE9" w14:textId="77777777" w:rsidTr="008B21CB">
        <w:tc>
          <w:tcPr>
            <w:tcW w:w="1114" w:type="pct"/>
            <w:tcBorders>
              <w:top w:val="nil"/>
              <w:left w:val="nil"/>
              <w:bottom w:val="single" w:sz="4" w:space="0" w:color="auto"/>
              <w:right w:val="nil"/>
            </w:tcBorders>
            <w:shd w:val="clear" w:color="auto" w:fill="auto"/>
            <w:vAlign w:val="center"/>
            <w:hideMark/>
          </w:tcPr>
          <w:p w14:paraId="24DA3F81"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Formal lender</w:t>
            </w:r>
          </w:p>
        </w:tc>
        <w:tc>
          <w:tcPr>
            <w:tcW w:w="436" w:type="pct"/>
            <w:tcBorders>
              <w:top w:val="nil"/>
              <w:left w:val="nil"/>
              <w:bottom w:val="single" w:sz="4" w:space="0" w:color="auto"/>
              <w:right w:val="nil"/>
            </w:tcBorders>
            <w:shd w:val="clear" w:color="auto" w:fill="auto"/>
            <w:vAlign w:val="center"/>
            <w:hideMark/>
          </w:tcPr>
          <w:p w14:paraId="63C310A7" w14:textId="0A53408B"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79BC55A6"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4D62B9DF" w14:textId="097C1EF5"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F818CBB" w14:textId="44DEAC69"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800D148" w14:textId="2D890AB8"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59C3812B"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269677D" w14:textId="543D9680"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40B3DFF5" w14:textId="57109856"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4E8BB83F" w14:textId="4E06C6A4"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61283575" w14:textId="74FF5160"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69A67794" w14:textId="77777777" w:rsidTr="008B21CB">
        <w:tc>
          <w:tcPr>
            <w:tcW w:w="1114" w:type="pct"/>
            <w:tcBorders>
              <w:top w:val="nil"/>
              <w:left w:val="nil"/>
              <w:bottom w:val="single" w:sz="4" w:space="0" w:color="auto"/>
              <w:right w:val="nil"/>
            </w:tcBorders>
            <w:shd w:val="clear" w:color="auto" w:fill="auto"/>
            <w:vAlign w:val="center"/>
            <w:hideMark/>
          </w:tcPr>
          <w:p w14:paraId="7B848B93"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Friends or relatives</w:t>
            </w:r>
          </w:p>
        </w:tc>
        <w:tc>
          <w:tcPr>
            <w:tcW w:w="436" w:type="pct"/>
            <w:tcBorders>
              <w:top w:val="nil"/>
              <w:left w:val="nil"/>
              <w:bottom w:val="single" w:sz="4" w:space="0" w:color="auto"/>
              <w:right w:val="nil"/>
            </w:tcBorders>
            <w:shd w:val="clear" w:color="auto" w:fill="auto"/>
            <w:vAlign w:val="center"/>
            <w:hideMark/>
          </w:tcPr>
          <w:p w14:paraId="26EB8BED" w14:textId="01E1BAE0"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53F3F677"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563D0F3" w14:textId="52B063DD"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153C98D" w14:textId="41D4A186"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66806CF" w14:textId="1545599D"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907F043"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2FD9EBD9" w14:textId="4216354F"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5639A398" w14:textId="27354D6F"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1CE82F9" w14:textId="673A8816"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A83497A" w14:textId="4B83B47E" w:rsidR="008E036F" w:rsidRPr="00EF4303" w:rsidRDefault="008E036F" w:rsidP="008E036F">
            <w:pPr>
              <w:widowControl/>
              <w:spacing w:line="259" w:lineRule="auto"/>
              <w:jc w:val="center"/>
              <w:rPr>
                <w:rFonts w:eastAsia="Times New Roman" w:cs="Times New Roman"/>
                <w:sz w:val="20"/>
                <w:szCs w:val="20"/>
              </w:rPr>
            </w:pPr>
          </w:p>
        </w:tc>
      </w:tr>
      <w:tr w:rsidR="008B21CB" w:rsidRPr="00EF4303" w14:paraId="728FE510" w14:textId="77777777" w:rsidTr="008B21CB">
        <w:tc>
          <w:tcPr>
            <w:tcW w:w="1114" w:type="pct"/>
            <w:tcBorders>
              <w:top w:val="nil"/>
              <w:left w:val="nil"/>
              <w:bottom w:val="single" w:sz="4" w:space="0" w:color="auto"/>
              <w:right w:val="nil"/>
            </w:tcBorders>
            <w:shd w:val="clear" w:color="auto" w:fill="auto"/>
            <w:vAlign w:val="center"/>
            <w:hideMark/>
          </w:tcPr>
          <w:p w14:paraId="324653B1" w14:textId="43B90CDC"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Group-based micro</w:t>
            </w:r>
            <w:r>
              <w:rPr>
                <w:rFonts w:eastAsia="Times New Roman" w:cs="Times New Roman"/>
                <w:sz w:val="20"/>
                <w:szCs w:val="20"/>
              </w:rPr>
              <w:t>-</w:t>
            </w:r>
            <w:r w:rsidRPr="00EF4303">
              <w:rPr>
                <w:rFonts w:eastAsia="Times New Roman" w:cs="Times New Roman"/>
                <w:sz w:val="20"/>
                <w:szCs w:val="20"/>
              </w:rPr>
              <w:t>finance</w:t>
            </w:r>
          </w:p>
        </w:tc>
        <w:tc>
          <w:tcPr>
            <w:tcW w:w="436" w:type="pct"/>
            <w:tcBorders>
              <w:top w:val="nil"/>
              <w:left w:val="nil"/>
              <w:bottom w:val="single" w:sz="4" w:space="0" w:color="auto"/>
              <w:right w:val="nil"/>
            </w:tcBorders>
            <w:shd w:val="clear" w:color="auto" w:fill="auto"/>
            <w:vAlign w:val="center"/>
            <w:hideMark/>
          </w:tcPr>
          <w:p w14:paraId="4F05687E" w14:textId="16B03352"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4D42D9FC"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1D8696A6" w14:textId="67589B18"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4F4E0EDC" w14:textId="1EEE1164"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009CDC60" w14:textId="2E1DE6FF"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0790B918"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CBF092C" w14:textId="6CB56FD9"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67CF9C99" w14:textId="721E7DE4"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75C655EB" w14:textId="5B026645"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4DB0D09" w14:textId="061A4AD3"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7828EB92" w14:textId="77777777" w:rsidTr="008B21CB">
        <w:tc>
          <w:tcPr>
            <w:tcW w:w="1114" w:type="pct"/>
            <w:tcBorders>
              <w:top w:val="nil"/>
              <w:left w:val="nil"/>
              <w:bottom w:val="single" w:sz="4" w:space="0" w:color="auto"/>
              <w:right w:val="nil"/>
            </w:tcBorders>
            <w:shd w:val="clear" w:color="auto" w:fill="auto"/>
            <w:vAlign w:val="center"/>
            <w:hideMark/>
          </w:tcPr>
          <w:p w14:paraId="15538C01" w14:textId="77777777" w:rsidR="008E036F" w:rsidRPr="00EF4303" w:rsidRDefault="008E036F" w:rsidP="008E036F">
            <w:pPr>
              <w:widowControl/>
              <w:spacing w:line="259" w:lineRule="auto"/>
              <w:ind w:left="202"/>
              <w:rPr>
                <w:rFonts w:eastAsia="Times New Roman" w:cs="Times New Roman"/>
                <w:sz w:val="20"/>
                <w:szCs w:val="20"/>
              </w:rPr>
            </w:pPr>
            <w:r w:rsidRPr="00EF4303">
              <w:rPr>
                <w:rFonts w:eastAsia="Times New Roman" w:cs="Times New Roman"/>
                <w:sz w:val="20"/>
                <w:szCs w:val="20"/>
              </w:rPr>
              <w:t>Informal credit/savings groups</w:t>
            </w:r>
          </w:p>
        </w:tc>
        <w:tc>
          <w:tcPr>
            <w:tcW w:w="436" w:type="pct"/>
            <w:tcBorders>
              <w:top w:val="nil"/>
              <w:left w:val="nil"/>
              <w:bottom w:val="single" w:sz="4" w:space="0" w:color="auto"/>
              <w:right w:val="nil"/>
            </w:tcBorders>
            <w:shd w:val="clear" w:color="auto" w:fill="auto"/>
            <w:vAlign w:val="center"/>
            <w:hideMark/>
          </w:tcPr>
          <w:p w14:paraId="412EB923" w14:textId="39B52764" w:rsidR="008E036F" w:rsidRPr="00EF4303" w:rsidRDefault="008E036F" w:rsidP="008B21CB">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vAlign w:val="center"/>
          </w:tcPr>
          <w:p w14:paraId="21E67BE8" w14:textId="77777777" w:rsidR="008E036F" w:rsidRPr="00EF4303" w:rsidRDefault="008E036F" w:rsidP="008B21CB">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8814516" w14:textId="4E5805E2" w:rsidR="008E036F" w:rsidRPr="00EF4303" w:rsidRDefault="008E036F" w:rsidP="008B21CB">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524440DF" w14:textId="3B73865F" w:rsidR="008E036F" w:rsidRPr="00EF4303" w:rsidRDefault="008E036F" w:rsidP="008B21CB">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1F7989B9" w14:textId="59F6C5D9" w:rsidR="008E036F" w:rsidRPr="00EF4303" w:rsidRDefault="008E036F" w:rsidP="008B21CB">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vAlign w:val="center"/>
          </w:tcPr>
          <w:p w14:paraId="473D7A0E" w14:textId="77777777" w:rsidR="008E036F" w:rsidRPr="00EF4303" w:rsidRDefault="008E036F" w:rsidP="008B21CB">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14A54877" w14:textId="2AA2EBD1" w:rsidR="008E036F" w:rsidRPr="00EF4303" w:rsidRDefault="008E036F" w:rsidP="008B21CB">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23D9B0EF" w14:textId="06316F5B" w:rsidR="008E036F" w:rsidRPr="00EF4303" w:rsidRDefault="008E036F" w:rsidP="008B21CB">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5E1429A8" w14:textId="089E856E" w:rsidR="008E036F" w:rsidRPr="00EF4303" w:rsidRDefault="008E036F" w:rsidP="008B21CB">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68F07BE" w14:textId="44717858" w:rsidR="008E036F" w:rsidRPr="00EF4303" w:rsidRDefault="008E036F" w:rsidP="008B21CB">
            <w:pPr>
              <w:widowControl/>
              <w:spacing w:line="259" w:lineRule="auto"/>
              <w:jc w:val="center"/>
              <w:rPr>
                <w:rFonts w:eastAsia="Times New Roman" w:cs="Times New Roman"/>
                <w:sz w:val="20"/>
                <w:szCs w:val="20"/>
              </w:rPr>
            </w:pPr>
          </w:p>
        </w:tc>
      </w:tr>
      <w:tr w:rsidR="008B21CB" w:rsidRPr="00EF4303" w14:paraId="2FE528D4" w14:textId="77777777" w:rsidTr="008B21CB">
        <w:tc>
          <w:tcPr>
            <w:tcW w:w="1114" w:type="pct"/>
            <w:tcBorders>
              <w:top w:val="nil"/>
              <w:left w:val="nil"/>
              <w:bottom w:val="single" w:sz="4" w:space="0" w:color="auto"/>
              <w:right w:val="nil"/>
            </w:tcBorders>
            <w:shd w:val="clear" w:color="auto" w:fill="auto"/>
            <w:vAlign w:val="center"/>
            <w:hideMark/>
          </w:tcPr>
          <w:p w14:paraId="54E2414A" w14:textId="77777777" w:rsidR="008E036F" w:rsidRPr="00EF4303" w:rsidRDefault="008E036F" w:rsidP="008E036F">
            <w:pPr>
              <w:widowControl/>
              <w:spacing w:line="259" w:lineRule="auto"/>
              <w:ind w:firstLineChars="100" w:firstLine="200"/>
              <w:rPr>
                <w:rFonts w:eastAsia="Times New Roman" w:cs="Times New Roman"/>
                <w:sz w:val="20"/>
                <w:szCs w:val="20"/>
              </w:rPr>
            </w:pPr>
            <w:r w:rsidRPr="00EF4303">
              <w:rPr>
                <w:rFonts w:eastAsia="Times New Roman" w:cs="Times New Roman"/>
                <w:sz w:val="20"/>
                <w:szCs w:val="20"/>
              </w:rPr>
              <w:t>No credit needed</w:t>
            </w:r>
          </w:p>
        </w:tc>
        <w:tc>
          <w:tcPr>
            <w:tcW w:w="436" w:type="pct"/>
            <w:tcBorders>
              <w:top w:val="nil"/>
              <w:left w:val="nil"/>
              <w:bottom w:val="single" w:sz="4" w:space="0" w:color="auto"/>
              <w:right w:val="nil"/>
            </w:tcBorders>
            <w:shd w:val="clear" w:color="auto" w:fill="auto"/>
            <w:vAlign w:val="center"/>
            <w:hideMark/>
          </w:tcPr>
          <w:p w14:paraId="06EF9A77" w14:textId="5022A853" w:rsidR="008E036F" w:rsidRPr="00EF4303" w:rsidRDefault="008E036F" w:rsidP="008E036F">
            <w:pPr>
              <w:widowControl/>
              <w:spacing w:line="259" w:lineRule="auto"/>
              <w:jc w:val="center"/>
              <w:rPr>
                <w:rFonts w:eastAsia="Times New Roman" w:cs="Times New Roman"/>
                <w:sz w:val="20"/>
                <w:szCs w:val="20"/>
              </w:rPr>
            </w:pPr>
          </w:p>
        </w:tc>
        <w:tc>
          <w:tcPr>
            <w:tcW w:w="529" w:type="pct"/>
            <w:tcBorders>
              <w:top w:val="nil"/>
              <w:left w:val="nil"/>
              <w:bottom w:val="single" w:sz="4" w:space="0" w:color="auto"/>
              <w:right w:val="nil"/>
            </w:tcBorders>
          </w:tcPr>
          <w:p w14:paraId="3BF0B03F" w14:textId="77777777" w:rsidR="008E036F" w:rsidRPr="00EF4303" w:rsidRDefault="008E036F" w:rsidP="008E036F">
            <w:pPr>
              <w:widowControl/>
              <w:spacing w:line="259" w:lineRule="auto"/>
              <w:jc w:val="center"/>
              <w:rPr>
                <w:rFonts w:eastAsia="Times New Roman" w:cs="Times New Roman"/>
                <w:sz w:val="20"/>
                <w:szCs w:val="20"/>
              </w:rPr>
            </w:pPr>
          </w:p>
        </w:tc>
        <w:tc>
          <w:tcPr>
            <w:tcW w:w="357" w:type="pct"/>
            <w:tcBorders>
              <w:top w:val="nil"/>
              <w:left w:val="nil"/>
              <w:bottom w:val="single" w:sz="4" w:space="0" w:color="auto"/>
              <w:right w:val="nil"/>
            </w:tcBorders>
            <w:shd w:val="clear" w:color="auto" w:fill="auto"/>
            <w:noWrap/>
            <w:vAlign w:val="center"/>
            <w:hideMark/>
          </w:tcPr>
          <w:p w14:paraId="31056DE5" w14:textId="076EAD08" w:rsidR="008E036F" w:rsidRPr="00EF4303" w:rsidRDefault="008E036F" w:rsidP="008E036F">
            <w:pPr>
              <w:widowControl/>
              <w:spacing w:line="259" w:lineRule="auto"/>
              <w:jc w:val="center"/>
              <w:rPr>
                <w:rFonts w:eastAsia="Times New Roman" w:cs="Times New Roman"/>
                <w:sz w:val="20"/>
                <w:szCs w:val="20"/>
              </w:rPr>
            </w:pPr>
          </w:p>
        </w:tc>
        <w:tc>
          <w:tcPr>
            <w:tcW w:w="146" w:type="pct"/>
            <w:tcBorders>
              <w:top w:val="nil"/>
              <w:left w:val="nil"/>
              <w:bottom w:val="single" w:sz="4" w:space="0" w:color="auto"/>
              <w:right w:val="nil"/>
            </w:tcBorders>
            <w:shd w:val="clear" w:color="auto" w:fill="auto"/>
            <w:noWrap/>
            <w:vAlign w:val="center"/>
            <w:hideMark/>
          </w:tcPr>
          <w:p w14:paraId="3855B98B" w14:textId="10DA67E4" w:rsidR="008E036F" w:rsidRPr="00EF4303" w:rsidRDefault="008E036F" w:rsidP="008E036F">
            <w:pPr>
              <w:widowControl/>
              <w:spacing w:line="259" w:lineRule="auto"/>
              <w:jc w:val="center"/>
              <w:rPr>
                <w:rFonts w:eastAsia="Times New Roman" w:cs="Times New Roman"/>
                <w:sz w:val="20"/>
                <w:szCs w:val="20"/>
              </w:rPr>
            </w:pPr>
          </w:p>
        </w:tc>
        <w:tc>
          <w:tcPr>
            <w:tcW w:w="405" w:type="pct"/>
            <w:tcBorders>
              <w:top w:val="nil"/>
              <w:left w:val="nil"/>
              <w:bottom w:val="single" w:sz="4" w:space="0" w:color="auto"/>
              <w:right w:val="nil"/>
            </w:tcBorders>
            <w:shd w:val="clear" w:color="auto" w:fill="auto"/>
            <w:noWrap/>
            <w:vAlign w:val="center"/>
            <w:hideMark/>
          </w:tcPr>
          <w:p w14:paraId="4BBBCAAF" w14:textId="25D05E49" w:rsidR="008E036F" w:rsidRPr="00EF4303" w:rsidRDefault="008E036F" w:rsidP="008E036F">
            <w:pPr>
              <w:widowControl/>
              <w:spacing w:line="259" w:lineRule="auto"/>
              <w:jc w:val="center"/>
              <w:rPr>
                <w:rFonts w:eastAsia="Times New Roman" w:cs="Times New Roman"/>
                <w:sz w:val="20"/>
                <w:szCs w:val="20"/>
              </w:rPr>
            </w:pPr>
          </w:p>
        </w:tc>
        <w:tc>
          <w:tcPr>
            <w:tcW w:w="537" w:type="pct"/>
            <w:tcBorders>
              <w:top w:val="nil"/>
              <w:left w:val="nil"/>
              <w:bottom w:val="single" w:sz="4" w:space="0" w:color="auto"/>
              <w:right w:val="nil"/>
            </w:tcBorders>
          </w:tcPr>
          <w:p w14:paraId="60CBD96D" w14:textId="77777777" w:rsidR="008E036F" w:rsidRPr="00EF4303" w:rsidRDefault="008E036F" w:rsidP="008E036F">
            <w:pPr>
              <w:widowControl/>
              <w:spacing w:line="259" w:lineRule="auto"/>
              <w:jc w:val="center"/>
              <w:rPr>
                <w:rFonts w:eastAsia="Times New Roman" w:cs="Times New Roman"/>
                <w:sz w:val="20"/>
                <w:szCs w:val="20"/>
              </w:rPr>
            </w:pPr>
          </w:p>
        </w:tc>
        <w:tc>
          <w:tcPr>
            <w:tcW w:w="387" w:type="pct"/>
            <w:tcBorders>
              <w:top w:val="nil"/>
              <w:left w:val="nil"/>
              <w:bottom w:val="single" w:sz="4" w:space="0" w:color="auto"/>
              <w:right w:val="nil"/>
            </w:tcBorders>
            <w:shd w:val="clear" w:color="auto" w:fill="auto"/>
            <w:noWrap/>
            <w:vAlign w:val="center"/>
            <w:hideMark/>
          </w:tcPr>
          <w:p w14:paraId="7E5B7675" w14:textId="7EDC3435" w:rsidR="008E036F" w:rsidRPr="00EF4303" w:rsidRDefault="008E036F" w:rsidP="008E036F">
            <w:pPr>
              <w:widowControl/>
              <w:spacing w:line="259" w:lineRule="auto"/>
              <w:jc w:val="center"/>
              <w:rPr>
                <w:rFonts w:eastAsia="Times New Roman" w:cs="Times New Roman"/>
                <w:sz w:val="20"/>
                <w:szCs w:val="20"/>
              </w:rPr>
            </w:pPr>
          </w:p>
        </w:tc>
        <w:tc>
          <w:tcPr>
            <w:tcW w:w="326" w:type="pct"/>
            <w:tcBorders>
              <w:top w:val="nil"/>
              <w:left w:val="nil"/>
              <w:bottom w:val="single" w:sz="4" w:space="0" w:color="auto"/>
              <w:right w:val="nil"/>
            </w:tcBorders>
            <w:shd w:val="clear" w:color="auto" w:fill="auto"/>
            <w:noWrap/>
            <w:vAlign w:val="center"/>
            <w:hideMark/>
          </w:tcPr>
          <w:p w14:paraId="15DC735F" w14:textId="20B28281" w:rsidR="008E036F" w:rsidRPr="00EF4303" w:rsidRDefault="008E036F" w:rsidP="008E036F">
            <w:pPr>
              <w:widowControl/>
              <w:spacing w:line="259" w:lineRule="auto"/>
              <w:jc w:val="center"/>
              <w:rPr>
                <w:rFonts w:eastAsia="Times New Roman" w:cs="Times New Roman"/>
                <w:sz w:val="20"/>
                <w:szCs w:val="20"/>
              </w:rPr>
            </w:pPr>
          </w:p>
        </w:tc>
        <w:tc>
          <w:tcPr>
            <w:tcW w:w="438" w:type="pct"/>
            <w:tcBorders>
              <w:top w:val="nil"/>
              <w:left w:val="nil"/>
              <w:bottom w:val="single" w:sz="4" w:space="0" w:color="auto"/>
              <w:right w:val="nil"/>
            </w:tcBorders>
            <w:shd w:val="clear" w:color="auto" w:fill="auto"/>
            <w:noWrap/>
            <w:vAlign w:val="center"/>
            <w:hideMark/>
          </w:tcPr>
          <w:p w14:paraId="2E3BB983" w14:textId="2D8A18B3" w:rsidR="008E036F" w:rsidRPr="00EF4303" w:rsidRDefault="008E036F" w:rsidP="008E036F">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4489767" w14:textId="25E24819" w:rsidR="008E036F" w:rsidRPr="00EF4303" w:rsidRDefault="008E036F" w:rsidP="008E036F">
            <w:pPr>
              <w:widowControl/>
              <w:spacing w:line="259" w:lineRule="auto"/>
              <w:jc w:val="center"/>
              <w:rPr>
                <w:rFonts w:eastAsia="Times New Roman" w:cs="Times New Roman"/>
                <w:sz w:val="20"/>
                <w:szCs w:val="20"/>
              </w:rPr>
            </w:pPr>
          </w:p>
        </w:tc>
      </w:tr>
    </w:tbl>
    <w:p w14:paraId="154C50EB" w14:textId="77777777" w:rsidR="00001529" w:rsidRPr="00001529" w:rsidRDefault="00001529" w:rsidP="00001529">
      <w:pPr>
        <w:pStyle w:val="BodyText"/>
        <w:spacing w:after="0"/>
        <w:ind w:left="90" w:hanging="90"/>
        <w:rPr>
          <w:sz w:val="16"/>
        </w:rPr>
      </w:pPr>
      <w:commentRangeStart w:id="474"/>
      <w:r w:rsidRPr="00001529">
        <w:rPr>
          <w:sz w:val="16"/>
        </w:rPr>
        <w:t>^ Results not statistically reliable, n&lt;30</w:t>
      </w:r>
      <w:commentRangeEnd w:id="474"/>
      <w:r w:rsidR="004E33EB">
        <w:rPr>
          <w:rStyle w:val="CommentReference"/>
        </w:rPr>
        <w:commentReference w:id="474"/>
      </w:r>
    </w:p>
    <w:p w14:paraId="7E428990" w14:textId="762778D5" w:rsidR="00001529" w:rsidRDefault="00001529" w:rsidP="00001529">
      <w:pPr>
        <w:pStyle w:val="BodyText"/>
        <w:spacing w:after="0"/>
        <w:ind w:left="90" w:hanging="90"/>
        <w:rPr>
          <w:sz w:val="16"/>
        </w:rPr>
      </w:pPr>
      <w:r w:rsidRPr="00001529">
        <w:rPr>
          <w:sz w:val="16"/>
          <w:vertAlign w:val="superscript"/>
        </w:rPr>
        <w:t>a</w:t>
      </w:r>
      <w:r w:rsidRPr="00001529">
        <w:rPr>
          <w:sz w:val="16"/>
        </w:rPr>
        <w:t xml:space="preserve"> Percentages may sum to more than 100 percent for women and men because loans may have been received from more than one source.</w:t>
      </w:r>
    </w:p>
    <w:p w14:paraId="2EB4E1B7" w14:textId="795A27DD"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C43EC50" w14:textId="471B44BA"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4CDBA2B" w14:textId="36620124" w:rsidR="00C73E42" w:rsidRPr="00001529" w:rsidRDefault="00C73E42" w:rsidP="00C73E42">
      <w:pPr>
        <w:pStyle w:val="BodyText"/>
        <w:spacing w:after="0"/>
        <w:ind w:left="90" w:hanging="90"/>
        <w:rPr>
          <w:sz w:val="16"/>
        </w:rPr>
      </w:pPr>
      <w:r>
        <w:rPr>
          <w:sz w:val="16"/>
          <w:vertAlign w:val="superscript"/>
        </w:rPr>
        <w:t>d</w:t>
      </w:r>
      <w:r w:rsidRPr="00001529">
        <w:rPr>
          <w:sz w:val="16"/>
        </w:rPr>
        <w:t xml:space="preserve"> Estimates for women exclude households that do not have a primary adult female decisionmaker or that have missing or incomplete indicator data.</w:t>
      </w:r>
    </w:p>
    <w:p w14:paraId="636BB5E5" w14:textId="09C7624B" w:rsidR="00C73E42" w:rsidRPr="00001529" w:rsidRDefault="00C73E42" w:rsidP="00C73E42">
      <w:pPr>
        <w:pStyle w:val="BodyText"/>
        <w:spacing w:after="0"/>
        <w:ind w:left="90" w:hanging="90"/>
        <w:rPr>
          <w:sz w:val="16"/>
        </w:rPr>
      </w:pPr>
      <w:proofErr w:type="spellStart"/>
      <w:r>
        <w:rPr>
          <w:sz w:val="16"/>
          <w:vertAlign w:val="superscript"/>
        </w:rPr>
        <w:t>e</w:t>
      </w:r>
      <w:proofErr w:type="spellEnd"/>
      <w:r w:rsidRPr="00001529">
        <w:rPr>
          <w:sz w:val="16"/>
        </w:rPr>
        <w:t xml:space="preserve"> Estimates for men exclude households that do not have a primary adult male decisionmaker or that have missing or incomplete indicator data.</w:t>
      </w:r>
    </w:p>
    <w:p w14:paraId="6D0B4931" w14:textId="77777777" w:rsidR="00001529" w:rsidRPr="00001529" w:rsidRDefault="00001529" w:rsidP="00001529">
      <w:pPr>
        <w:pStyle w:val="BodyText"/>
        <w:spacing w:after="0"/>
        <w:ind w:left="90" w:hanging="90"/>
        <w:rPr>
          <w:sz w:val="16"/>
        </w:rPr>
      </w:pPr>
      <w:r w:rsidRPr="00001529">
        <w:rPr>
          <w:sz w:val="16"/>
        </w:rPr>
        <w:t xml:space="preserve">Notes: </w:t>
      </w:r>
    </w:p>
    <w:p w14:paraId="6503BCC8"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5B6E38B8" w14:textId="541F34A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22D8B6A" w14:textId="449ACC52" w:rsidR="004B2356" w:rsidRPr="00D71E47" w:rsidRDefault="00001529" w:rsidP="00001529">
      <w:pPr>
        <w:pStyle w:val="BodyText"/>
        <w:ind w:left="90" w:hanging="90"/>
      </w:pPr>
      <w:r w:rsidRPr="00001529">
        <w:rPr>
          <w:sz w:val="16"/>
        </w:rPr>
        <w:t>Sources: Feed the Future [</w:t>
      </w:r>
      <w:r w:rsidRPr="00757754">
        <w:rPr>
          <w:sz w:val="16"/>
          <w:highlight w:val="yellow"/>
        </w:rPr>
        <w:t>Country</w:t>
      </w:r>
      <w:r w:rsidRPr="00001529">
        <w:rPr>
          <w:sz w:val="16"/>
        </w:rPr>
        <w:t>] ZOI Survey [</w:t>
      </w:r>
      <w:r w:rsidR="00FE1420">
        <w:rPr>
          <w:sz w:val="16"/>
          <w:highlight w:val="yellow"/>
        </w:rPr>
        <w:t xml:space="preserve">baseline </w:t>
      </w:r>
      <w:r w:rsidRPr="00757754">
        <w:rPr>
          <w:sz w:val="16"/>
          <w:highlight w:val="yellow"/>
        </w:rPr>
        <w:t>survey year(s)</w:t>
      </w:r>
      <w:r w:rsidRPr="00001529">
        <w:rPr>
          <w:sz w:val="16"/>
        </w:rPr>
        <w:t>]; Feed the Future [</w:t>
      </w:r>
      <w:r w:rsidRPr="00757754">
        <w:rPr>
          <w:sz w:val="16"/>
          <w:highlight w:val="yellow"/>
        </w:rPr>
        <w:t>Country</w:t>
      </w:r>
      <w:r w:rsidRPr="00001529">
        <w:rPr>
          <w:sz w:val="16"/>
        </w:rPr>
        <w:t>] ZOI Survey [</w:t>
      </w:r>
      <w:r w:rsidR="00A11DD1" w:rsidRPr="00A11DD1">
        <w:rPr>
          <w:sz w:val="16"/>
          <w:szCs w:val="16"/>
          <w:highlight w:val="yellow"/>
        </w:rPr>
        <w:t xml:space="preserve">endline </w:t>
      </w:r>
      <w:r w:rsidRPr="00757754">
        <w:rPr>
          <w:sz w:val="16"/>
          <w:highlight w:val="yellow"/>
        </w:rPr>
        <w:t>survey year(s)</w:t>
      </w:r>
      <w:r w:rsidRPr="00001529">
        <w:rPr>
          <w:sz w:val="16"/>
        </w:rPr>
        <w:t>]</w:t>
      </w:r>
    </w:p>
    <w:p w14:paraId="26BD32EE" w14:textId="78268F54" w:rsidR="00AB051C" w:rsidRDefault="009230F0" w:rsidP="00EF4303">
      <w:pPr>
        <w:pStyle w:val="Heading3"/>
        <w:ind w:left="2160" w:hanging="706"/>
      </w:pPr>
      <w:bookmarkStart w:id="475" w:name="_Toc22897213"/>
      <w:bookmarkStart w:id="476" w:name="_Toc50719320"/>
      <w:r>
        <w:t>5</w:t>
      </w:r>
      <w:r w:rsidR="00AB051C">
        <w:t>.4.3</w:t>
      </w:r>
      <w:r w:rsidR="00EF4303">
        <w:tab/>
      </w:r>
      <w:r w:rsidR="00AB051C">
        <w:t>Income</w:t>
      </w:r>
      <w:bookmarkEnd w:id="475"/>
      <w:bookmarkEnd w:id="476"/>
    </w:p>
    <w:p w14:paraId="43579C9E" w14:textId="347F2DF2" w:rsidR="00AB051C" w:rsidRPr="009230F0" w:rsidRDefault="00AB051C" w:rsidP="008067AD">
      <w:pPr>
        <w:pStyle w:val="BodyText"/>
        <w:rPr>
          <w:highlight w:val="yellow"/>
        </w:rPr>
      </w:pPr>
      <w:r w:rsidRPr="009230F0">
        <w:t xml:space="preserve">Adequacy in </w:t>
      </w:r>
      <w:r w:rsidRPr="009230F0">
        <w:rPr>
          <w:i/>
        </w:rPr>
        <w:t>Income</w:t>
      </w:r>
      <w:r w:rsidRPr="009230F0">
        <w:t xml:space="preserve"> is measured by input into decisions related to income and expenditures. </w:t>
      </w:r>
      <w:r w:rsidR="00330701">
        <w:t>Women and men</w:t>
      </w:r>
      <w:r w:rsidRPr="009230F0">
        <w:t xml:space="preserve"> are considered adequate if they have substantial input into most or all decisions or feel </w:t>
      </w:r>
      <w:r w:rsidR="005358BE">
        <w:t xml:space="preserve">that </w:t>
      </w:r>
      <w:r w:rsidRPr="009230F0">
        <w:t xml:space="preserve">they can </w:t>
      </w:r>
      <w:proofErr w:type="gramStart"/>
      <w:r w:rsidRPr="009230F0">
        <w:t>make a decision</w:t>
      </w:r>
      <w:proofErr w:type="gramEnd"/>
      <w:r w:rsidRPr="009230F0">
        <w:t xml:space="preserve"> for at least one economic activity or major household expenditures</w:t>
      </w:r>
      <w:r w:rsidRPr="00757754">
        <w:t xml:space="preserve">. </w:t>
      </w:r>
      <w:r w:rsidRPr="00757754">
        <w:rPr>
          <w:b/>
        </w:rPr>
        <w:t>Table</w:t>
      </w:r>
      <w:r w:rsidR="005358BE">
        <w:rPr>
          <w:b/>
        </w:rPr>
        <w:t> </w:t>
      </w:r>
      <w:r w:rsidR="009230F0" w:rsidRPr="009230F0">
        <w:rPr>
          <w:b/>
        </w:rPr>
        <w:t>5.4.6</w:t>
      </w:r>
      <w:r w:rsidRPr="009230F0">
        <w:t xml:space="preserve"> </w:t>
      </w:r>
      <w:r w:rsidR="00DC6875">
        <w:t>presents</w:t>
      </w:r>
      <w:r w:rsidRPr="009230F0">
        <w:t xml:space="preserve"> the percentages of women and men </w:t>
      </w:r>
      <w:r w:rsidR="00DC6875">
        <w:t xml:space="preserve">in the </w:t>
      </w:r>
      <w:r w:rsidR="00160DC3">
        <w:rPr>
          <w:szCs w:val="22"/>
        </w:rPr>
        <w:t>Phase One</w:t>
      </w:r>
      <w:r w:rsidR="007F25EC">
        <w:rPr>
          <w:szCs w:val="22"/>
        </w:rPr>
        <w:t xml:space="preserve"> ZOI</w:t>
      </w:r>
      <w:r w:rsidR="00DC6875">
        <w:t xml:space="preserve"> </w:t>
      </w:r>
      <w:r w:rsidRPr="009230F0">
        <w:t>who have input into the decisions made regarding the use of income derived from an activity</w:t>
      </w:r>
      <w:r w:rsidR="00DC6875">
        <w:t>, comparing estimates</w:t>
      </w:r>
      <w:r w:rsidR="00330701">
        <w:t xml:space="preserve"> at </w:t>
      </w:r>
      <w:r w:rsidRPr="009230F0">
        <w:t xml:space="preserve">baseline and </w:t>
      </w:r>
      <w:r w:rsidR="00DC6875">
        <w:t xml:space="preserve">at </w:t>
      </w:r>
      <w:r w:rsidRPr="009230F0">
        <w:t xml:space="preserve">endline. </w:t>
      </w:r>
    </w:p>
    <w:p w14:paraId="1320302B" w14:textId="20C23C54" w:rsidR="00AB051C" w:rsidRPr="00410B48" w:rsidRDefault="00AB051C" w:rsidP="008067AD">
      <w:pPr>
        <w:pStyle w:val="BodyText"/>
      </w:pPr>
      <w:r w:rsidRPr="00FC6015">
        <w:rPr>
          <w:highlight w:val="yellow"/>
        </w:rPr>
        <w:t>[</w:t>
      </w:r>
      <w:commentRangeStart w:id="477"/>
      <w:r w:rsidRPr="00FC6015">
        <w:rPr>
          <w:highlight w:val="yellow"/>
        </w:rPr>
        <w:t>D</w:t>
      </w:r>
      <w:r w:rsidR="00330701">
        <w:rPr>
          <w:highlight w:val="yellow"/>
        </w:rPr>
        <w:t>escribe the results presented in Table 5.4.6.</w:t>
      </w:r>
      <w:commentRangeEnd w:id="477"/>
      <w:r w:rsidR="00330701">
        <w:rPr>
          <w:rStyle w:val="CommentReference"/>
        </w:rPr>
        <w:commentReference w:id="477"/>
      </w:r>
      <w:r w:rsidRPr="00FC6015">
        <w:rPr>
          <w:highlight w:val="yellow"/>
        </w:rPr>
        <w:t>]</w:t>
      </w:r>
    </w:p>
    <w:p w14:paraId="54E4A222" w14:textId="761A9381" w:rsidR="00AB051C" w:rsidRDefault="009230F0" w:rsidP="00757754">
      <w:pPr>
        <w:pStyle w:val="Tabletitle"/>
        <w:keepLines/>
        <w:spacing w:before="240"/>
        <w:contextualSpacing/>
        <w:outlineLvl w:val="3"/>
      </w:pPr>
      <w:bookmarkStart w:id="478" w:name="_Toc50719192"/>
      <w:bookmarkStart w:id="479" w:name="_Toc527139509"/>
      <w:r w:rsidRPr="009230F0">
        <w:t xml:space="preserve">Table 5.4.6: Comparison of Input into Decisionmaking on Use of Income and Major Household Expenditures, by Sex, Feed the Future </w:t>
      </w:r>
      <w:r w:rsidR="00160DC3">
        <w:t>Phase One</w:t>
      </w:r>
      <w:r w:rsidRPr="009230F0">
        <w:t xml:space="preserve"> Baseline and Endline ZOI Surveys</w:t>
      </w:r>
      <w:bookmarkEnd w:id="478"/>
      <w:r w:rsidR="00AB051C" w:rsidRPr="00410B48">
        <w:t xml:space="preserve"> </w:t>
      </w:r>
      <w:bookmarkEnd w:id="479"/>
    </w:p>
    <w:tbl>
      <w:tblPr>
        <w:tblW w:w="5000" w:type="pct"/>
        <w:tblLayout w:type="fixed"/>
        <w:tblCellMar>
          <w:left w:w="72" w:type="dxa"/>
          <w:right w:w="72" w:type="dxa"/>
        </w:tblCellMar>
        <w:tblLook w:val="04A0" w:firstRow="1" w:lastRow="0" w:firstColumn="1" w:lastColumn="0" w:noHBand="0" w:noVBand="1"/>
      </w:tblPr>
      <w:tblGrid>
        <w:gridCol w:w="2658"/>
        <w:gridCol w:w="596"/>
        <w:gridCol w:w="1023"/>
        <w:gridCol w:w="651"/>
        <w:gridCol w:w="281"/>
        <w:gridCol w:w="649"/>
        <w:gridCol w:w="930"/>
        <w:gridCol w:w="651"/>
        <w:gridCol w:w="626"/>
        <w:gridCol w:w="794"/>
        <w:gridCol w:w="645"/>
      </w:tblGrid>
      <w:tr w:rsidR="006B6F54" w:rsidRPr="008022ED" w14:paraId="51DED8F9" w14:textId="77777777" w:rsidTr="006B6F54">
        <w:trPr>
          <w:tblHeader/>
        </w:trPr>
        <w:tc>
          <w:tcPr>
            <w:tcW w:w="2573" w:type="dxa"/>
            <w:vMerge w:val="restart"/>
            <w:tcBorders>
              <w:top w:val="single" w:sz="4" w:space="0" w:color="auto"/>
              <w:left w:val="nil"/>
              <w:bottom w:val="single" w:sz="4" w:space="0" w:color="000000"/>
              <w:right w:val="nil"/>
            </w:tcBorders>
            <w:shd w:val="clear" w:color="000000" w:fill="387990"/>
            <w:vAlign w:val="bottom"/>
            <w:hideMark/>
          </w:tcPr>
          <w:p w14:paraId="616F8EDC" w14:textId="5351A3AC" w:rsidR="006B6F54" w:rsidRPr="008022ED" w:rsidRDefault="006B6F54" w:rsidP="006B6F54">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Economic a</w:t>
            </w:r>
            <w:r w:rsidRPr="008022ED">
              <w:rPr>
                <w:rFonts w:eastAsia="Times New Roman" w:cs="Times New Roman"/>
                <w:b/>
                <w:bCs/>
                <w:color w:val="FFFFFF"/>
                <w:sz w:val="20"/>
                <w:szCs w:val="20"/>
              </w:rPr>
              <w:t>ctivity</w:t>
            </w:r>
          </w:p>
        </w:tc>
        <w:tc>
          <w:tcPr>
            <w:tcW w:w="2197" w:type="dxa"/>
            <w:gridSpan w:val="3"/>
            <w:tcBorders>
              <w:top w:val="single" w:sz="4" w:space="0" w:color="auto"/>
              <w:left w:val="nil"/>
              <w:bottom w:val="single" w:sz="4" w:space="0" w:color="FFFFFF"/>
              <w:right w:val="nil"/>
            </w:tcBorders>
            <w:shd w:val="clear" w:color="000000" w:fill="387990"/>
          </w:tcPr>
          <w:p w14:paraId="039B408A"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Baseline </w:t>
            </w:r>
          </w:p>
          <w:p w14:paraId="0FC87C85" w14:textId="150889CD"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bottom"/>
            <w:hideMark/>
          </w:tcPr>
          <w:p w14:paraId="195DB1B1" w14:textId="77777777" w:rsidR="006B6F54" w:rsidRPr="008022ED" w:rsidRDefault="006B6F54" w:rsidP="006B6F54">
            <w:pPr>
              <w:widowControl/>
              <w:spacing w:line="259" w:lineRule="auto"/>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2158" w:type="dxa"/>
            <w:gridSpan w:val="3"/>
            <w:tcBorders>
              <w:top w:val="single" w:sz="4" w:space="0" w:color="auto"/>
              <w:left w:val="nil"/>
              <w:bottom w:val="single" w:sz="4" w:space="0" w:color="FFFFFF"/>
              <w:right w:val="nil"/>
            </w:tcBorders>
            <w:shd w:val="clear" w:color="000000" w:fill="387990"/>
          </w:tcPr>
          <w:p w14:paraId="736FEB0B" w14:textId="77777777" w:rsidR="006B6F54"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xml:space="preserve">Endline </w:t>
            </w:r>
          </w:p>
          <w:p w14:paraId="3A768FB2" w14:textId="375C853B"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5F41DB4A" w14:textId="3AB72593" w:rsidR="006B6F54" w:rsidRPr="008022ED" w:rsidRDefault="006B6F54" w:rsidP="006B6F54">
            <w:pPr>
              <w:widowControl/>
              <w:spacing w:line="259" w:lineRule="auto"/>
              <w:jc w:val="center"/>
              <w:rPr>
                <w:rFonts w:eastAsia="Times New Roman" w:cs="Times New Roman"/>
                <w:b/>
                <w:bCs/>
                <w:color w:val="FFFFFF"/>
                <w:sz w:val="20"/>
                <w:szCs w:val="20"/>
              </w:rPr>
            </w:pPr>
          </w:p>
          <w:p w14:paraId="71736293" w14:textId="7C8694A0"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Diff.</w:t>
            </w:r>
          </w:p>
        </w:tc>
        <w:tc>
          <w:tcPr>
            <w:tcW w:w="769" w:type="dxa"/>
            <w:vMerge w:val="restart"/>
            <w:tcBorders>
              <w:top w:val="single" w:sz="4" w:space="0" w:color="auto"/>
              <w:left w:val="nil"/>
              <w:right w:val="nil"/>
            </w:tcBorders>
            <w:shd w:val="clear" w:color="000000" w:fill="387990"/>
            <w:vAlign w:val="bottom"/>
            <w:hideMark/>
          </w:tcPr>
          <w:p w14:paraId="55A17B51" w14:textId="29F8D074" w:rsidR="006B6F54" w:rsidRPr="008022ED" w:rsidRDefault="006B6F54" w:rsidP="006B6F54">
            <w:pPr>
              <w:widowControl/>
              <w:spacing w:line="259" w:lineRule="auto"/>
              <w:jc w:val="center"/>
              <w:rPr>
                <w:rFonts w:eastAsia="Times New Roman" w:cs="Times New Roman"/>
                <w:b/>
                <w:bCs/>
                <w:color w:val="FFFFFF"/>
                <w:sz w:val="20"/>
                <w:szCs w:val="20"/>
              </w:rPr>
            </w:pPr>
          </w:p>
          <w:p w14:paraId="06479D9F" w14:textId="2F04B362" w:rsidR="006B6F54" w:rsidRPr="008022ED" w:rsidRDefault="006B6F54" w:rsidP="006B6F54">
            <w:pPr>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p-</w:t>
            </w:r>
            <w:proofErr w:type="spellStart"/>
            <w:r w:rsidRPr="008022ED">
              <w:rPr>
                <w:rFonts w:eastAsia="Times New Roman" w:cs="Times New Roman"/>
                <w:b/>
                <w:bCs/>
                <w:color w:val="FFFFFF"/>
                <w:sz w:val="20"/>
                <w:szCs w:val="20"/>
              </w:rPr>
              <w:t>value</w:t>
            </w:r>
            <w:r w:rsidRPr="008022ED">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vAlign w:val="bottom"/>
            <w:hideMark/>
          </w:tcPr>
          <w:p w14:paraId="480AA6E6"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p w14:paraId="04768527" w14:textId="5BB191FB" w:rsidR="006B6F54" w:rsidRPr="008022ED" w:rsidRDefault="006B6F54" w:rsidP="006B6F54">
            <w:pPr>
              <w:spacing w:line="259" w:lineRule="auto"/>
              <w:jc w:val="center"/>
              <w:rPr>
                <w:rFonts w:eastAsia="Times New Roman" w:cs="Times New Roman"/>
                <w:b/>
                <w:bCs/>
                <w:color w:val="FFFFFF"/>
                <w:sz w:val="20"/>
                <w:szCs w:val="20"/>
              </w:rPr>
            </w:pPr>
            <w:proofErr w:type="spellStart"/>
            <w:r w:rsidRPr="008022ED">
              <w:rPr>
                <w:rFonts w:eastAsia="Times New Roman" w:cs="Times New Roman"/>
                <w:b/>
                <w:bCs/>
                <w:color w:val="FFFFFF"/>
                <w:sz w:val="20"/>
                <w:szCs w:val="20"/>
              </w:rPr>
              <w:t>Sig.</w:t>
            </w:r>
            <w:r w:rsidRPr="008022ED">
              <w:rPr>
                <w:rFonts w:eastAsia="Times New Roman" w:cs="Times New Roman"/>
                <w:b/>
                <w:bCs/>
                <w:color w:val="FFFFFF"/>
                <w:sz w:val="20"/>
                <w:szCs w:val="20"/>
                <w:vertAlign w:val="superscript"/>
              </w:rPr>
              <w:t>b</w:t>
            </w:r>
            <w:proofErr w:type="spellEnd"/>
          </w:p>
        </w:tc>
      </w:tr>
      <w:tr w:rsidR="006B6F54" w:rsidRPr="008022ED" w14:paraId="263A11EE" w14:textId="77777777" w:rsidTr="006B6F54">
        <w:trPr>
          <w:tblHeader/>
        </w:trPr>
        <w:tc>
          <w:tcPr>
            <w:tcW w:w="2573" w:type="dxa"/>
            <w:vMerge/>
            <w:tcBorders>
              <w:top w:val="single" w:sz="4" w:space="0" w:color="auto"/>
              <w:left w:val="nil"/>
              <w:bottom w:val="single" w:sz="4" w:space="0" w:color="000000"/>
              <w:right w:val="nil"/>
            </w:tcBorders>
            <w:vAlign w:val="center"/>
            <w:hideMark/>
          </w:tcPr>
          <w:p w14:paraId="6D369DF3" w14:textId="77777777" w:rsidR="006B6F54" w:rsidRPr="008022ED" w:rsidRDefault="006B6F54" w:rsidP="006B6F54">
            <w:pPr>
              <w:widowControl/>
              <w:spacing w:line="259" w:lineRule="auto"/>
              <w:rPr>
                <w:rFonts w:eastAsia="Times New Roman" w:cs="Times New Roman"/>
                <w:b/>
                <w:bCs/>
                <w:color w:val="FFFFFF"/>
                <w:sz w:val="20"/>
                <w:szCs w:val="20"/>
              </w:rPr>
            </w:pPr>
          </w:p>
        </w:tc>
        <w:tc>
          <w:tcPr>
            <w:tcW w:w="577" w:type="dxa"/>
            <w:tcBorders>
              <w:top w:val="nil"/>
              <w:left w:val="nil"/>
              <w:bottom w:val="single" w:sz="4" w:space="0" w:color="auto"/>
              <w:right w:val="nil"/>
            </w:tcBorders>
            <w:shd w:val="clear" w:color="000000" w:fill="387990"/>
            <w:vAlign w:val="bottom"/>
            <w:hideMark/>
          </w:tcPr>
          <w:p w14:paraId="635656C8" w14:textId="66E903B8"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441DF835" w14:textId="7469661B"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024C18E4" w14:textId="39B3DC7A"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272" w:type="dxa"/>
            <w:tcBorders>
              <w:top w:val="nil"/>
              <w:left w:val="nil"/>
              <w:bottom w:val="single" w:sz="4" w:space="0" w:color="auto"/>
              <w:right w:val="nil"/>
            </w:tcBorders>
            <w:shd w:val="clear" w:color="000000" w:fill="387990"/>
            <w:vAlign w:val="bottom"/>
            <w:hideMark/>
          </w:tcPr>
          <w:p w14:paraId="3C639B53" w14:textId="77777777"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 </w:t>
            </w:r>
          </w:p>
        </w:tc>
        <w:tc>
          <w:tcPr>
            <w:tcW w:w="628" w:type="dxa"/>
            <w:tcBorders>
              <w:top w:val="nil"/>
              <w:left w:val="nil"/>
              <w:bottom w:val="single" w:sz="4" w:space="0" w:color="auto"/>
              <w:right w:val="nil"/>
            </w:tcBorders>
            <w:shd w:val="clear" w:color="000000" w:fill="387990"/>
            <w:vAlign w:val="bottom"/>
            <w:hideMark/>
          </w:tcPr>
          <w:p w14:paraId="544A9758" w14:textId="0D9D98FF"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10D105B5" w14:textId="5D6AC684" w:rsidR="006B6F54" w:rsidRPr="008022ED" w:rsidRDefault="006B6F54" w:rsidP="006B6F54">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vAlign w:val="bottom"/>
            <w:hideMark/>
          </w:tcPr>
          <w:p w14:paraId="4C9CF3CB" w14:textId="1F51665F" w:rsidR="006B6F54" w:rsidRPr="008022ED" w:rsidRDefault="006B6F54" w:rsidP="006B6F54">
            <w:pPr>
              <w:widowControl/>
              <w:spacing w:line="259" w:lineRule="auto"/>
              <w:jc w:val="center"/>
              <w:rPr>
                <w:rFonts w:eastAsia="Times New Roman" w:cs="Times New Roman"/>
                <w:b/>
                <w:bCs/>
                <w:color w:val="FFFFFF"/>
                <w:sz w:val="20"/>
                <w:szCs w:val="20"/>
              </w:rPr>
            </w:pPr>
            <w:r w:rsidRPr="008022ED">
              <w:rPr>
                <w:rFonts w:eastAsia="Times New Roman" w:cs="Times New Roman"/>
                <w:b/>
                <w:bCs/>
                <w:color w:val="FFFFFF"/>
                <w:sz w:val="20"/>
                <w:szCs w:val="20"/>
              </w:rPr>
              <w:t>n</w:t>
            </w:r>
          </w:p>
        </w:tc>
        <w:tc>
          <w:tcPr>
            <w:tcW w:w="606" w:type="dxa"/>
            <w:vMerge/>
            <w:tcBorders>
              <w:left w:val="nil"/>
              <w:bottom w:val="single" w:sz="4" w:space="0" w:color="auto"/>
              <w:right w:val="nil"/>
            </w:tcBorders>
            <w:shd w:val="clear" w:color="000000" w:fill="387990"/>
            <w:vAlign w:val="bottom"/>
            <w:hideMark/>
          </w:tcPr>
          <w:p w14:paraId="3C419102" w14:textId="015D1148" w:rsidR="006B6F54" w:rsidRPr="008022ED" w:rsidRDefault="006B6F54" w:rsidP="006B6F54">
            <w:pPr>
              <w:widowControl/>
              <w:spacing w:line="259" w:lineRule="auto"/>
              <w:jc w:val="center"/>
              <w:rPr>
                <w:rFonts w:eastAsia="Times New Roman" w:cs="Times New Roman"/>
                <w:b/>
                <w:bCs/>
                <w:color w:val="FFFFFF"/>
                <w:sz w:val="20"/>
                <w:szCs w:val="20"/>
              </w:rPr>
            </w:pPr>
          </w:p>
        </w:tc>
        <w:tc>
          <w:tcPr>
            <w:tcW w:w="769" w:type="dxa"/>
            <w:vMerge/>
            <w:tcBorders>
              <w:left w:val="nil"/>
              <w:bottom w:val="single" w:sz="4" w:space="0" w:color="auto"/>
              <w:right w:val="nil"/>
            </w:tcBorders>
            <w:shd w:val="clear" w:color="000000" w:fill="387990"/>
            <w:vAlign w:val="bottom"/>
            <w:hideMark/>
          </w:tcPr>
          <w:p w14:paraId="463B1432" w14:textId="5F4ADA31" w:rsidR="006B6F54" w:rsidRPr="008022ED" w:rsidRDefault="006B6F54" w:rsidP="006B6F54">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6382A67E" w14:textId="22A25103" w:rsidR="006B6F54" w:rsidRPr="008022ED" w:rsidRDefault="006B6F54" w:rsidP="006B6F54">
            <w:pPr>
              <w:widowControl/>
              <w:spacing w:line="259" w:lineRule="auto"/>
              <w:jc w:val="center"/>
              <w:rPr>
                <w:rFonts w:eastAsia="Times New Roman" w:cs="Times New Roman"/>
                <w:b/>
                <w:bCs/>
                <w:color w:val="FFFFFF"/>
                <w:sz w:val="20"/>
                <w:szCs w:val="20"/>
              </w:rPr>
            </w:pPr>
          </w:p>
        </w:tc>
      </w:tr>
      <w:tr w:rsidR="005037C9" w:rsidRPr="008022ED" w14:paraId="35371043" w14:textId="77777777" w:rsidTr="006B6F54">
        <w:tc>
          <w:tcPr>
            <w:tcW w:w="2573" w:type="dxa"/>
            <w:tcBorders>
              <w:top w:val="nil"/>
              <w:left w:val="nil"/>
              <w:bottom w:val="single" w:sz="4" w:space="0" w:color="auto"/>
              <w:right w:val="nil"/>
            </w:tcBorders>
            <w:shd w:val="clear" w:color="000000" w:fill="DDEBF7"/>
            <w:vAlign w:val="bottom"/>
            <w:hideMark/>
          </w:tcPr>
          <w:p w14:paraId="1CCEAF5B" w14:textId="6436EAE9" w:rsidR="005037C9" w:rsidRPr="008022ED" w:rsidRDefault="005037C9" w:rsidP="006B6F54">
            <w:pPr>
              <w:widowControl/>
              <w:spacing w:line="259" w:lineRule="auto"/>
              <w:rPr>
                <w:rFonts w:eastAsia="Times New Roman" w:cs="Times New Roman"/>
                <w:b/>
                <w:bCs/>
                <w:color w:val="auto"/>
                <w:sz w:val="20"/>
                <w:szCs w:val="20"/>
                <w:vertAlign w:val="superscript"/>
              </w:rPr>
            </w:pPr>
            <w:proofErr w:type="spellStart"/>
            <w:r w:rsidRPr="008022ED">
              <w:rPr>
                <w:rFonts w:eastAsia="Times New Roman" w:cs="Times New Roman"/>
                <w:b/>
                <w:bCs/>
                <w:color w:val="auto"/>
                <w:sz w:val="20"/>
                <w:szCs w:val="20"/>
              </w:rPr>
              <w:t>Women</w:t>
            </w:r>
            <w:r w:rsidRPr="008022ED">
              <w:rPr>
                <w:rFonts w:eastAsia="Times New Roman" w:cs="Times New Roman"/>
                <w:b/>
                <w:bCs/>
                <w:color w:val="auto"/>
                <w:sz w:val="20"/>
                <w:szCs w:val="20"/>
                <w:vertAlign w:val="superscript"/>
              </w:rPr>
              <w:t>c</w:t>
            </w:r>
            <w:proofErr w:type="spellEnd"/>
          </w:p>
        </w:tc>
        <w:tc>
          <w:tcPr>
            <w:tcW w:w="577" w:type="dxa"/>
            <w:tcBorders>
              <w:top w:val="nil"/>
              <w:left w:val="nil"/>
              <w:bottom w:val="single" w:sz="4" w:space="0" w:color="auto"/>
              <w:right w:val="nil"/>
            </w:tcBorders>
            <w:shd w:val="clear" w:color="000000" w:fill="DDEBF7"/>
            <w:vAlign w:val="center"/>
            <w:hideMark/>
          </w:tcPr>
          <w:p w14:paraId="4029EC02" w14:textId="24325758" w:rsidR="005037C9" w:rsidRPr="008022ED" w:rsidRDefault="005037C9"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7019DE0D"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234FDA2D" w14:textId="7746BEFD" w:rsidR="005037C9" w:rsidRPr="008022ED" w:rsidRDefault="005037C9"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4971B4D5" w14:textId="4C938F15" w:rsidR="005037C9" w:rsidRPr="008022ED" w:rsidRDefault="005037C9"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2A3329F8" w14:textId="53E4F504" w:rsidR="005037C9" w:rsidRPr="008022ED" w:rsidRDefault="005037C9"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11FB1C42" w14:textId="77777777" w:rsidR="005037C9" w:rsidRPr="008022ED" w:rsidRDefault="005037C9"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07DDD9BA" w14:textId="77EB1E6C" w:rsidR="005037C9" w:rsidRPr="008022ED" w:rsidRDefault="005037C9"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4F664BF" w14:textId="207B9561" w:rsidR="005037C9" w:rsidRPr="008022ED" w:rsidRDefault="005037C9"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6EF6E71B" w14:textId="68292536" w:rsidR="005037C9" w:rsidRPr="008022ED" w:rsidRDefault="005037C9"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110CDAEA" w14:textId="0D8570EC" w:rsidR="005037C9" w:rsidRPr="008022ED" w:rsidRDefault="005037C9" w:rsidP="006B6F54">
            <w:pPr>
              <w:widowControl/>
              <w:spacing w:line="259" w:lineRule="auto"/>
              <w:jc w:val="center"/>
              <w:rPr>
                <w:rFonts w:eastAsia="Times New Roman" w:cs="Times New Roman"/>
                <w:bCs/>
                <w:color w:val="auto"/>
                <w:sz w:val="20"/>
                <w:szCs w:val="20"/>
              </w:rPr>
            </w:pPr>
          </w:p>
        </w:tc>
      </w:tr>
      <w:tr w:rsidR="008E036F" w:rsidRPr="008022ED" w14:paraId="69432C69" w14:textId="77777777" w:rsidTr="00153B10">
        <w:tc>
          <w:tcPr>
            <w:tcW w:w="2573" w:type="dxa"/>
            <w:tcBorders>
              <w:top w:val="nil"/>
              <w:left w:val="nil"/>
              <w:bottom w:val="single" w:sz="4" w:space="0" w:color="auto"/>
              <w:right w:val="nil"/>
            </w:tcBorders>
            <w:shd w:val="clear" w:color="auto" w:fill="auto"/>
            <w:noWrap/>
            <w:vAlign w:val="center"/>
            <w:hideMark/>
          </w:tcPr>
          <w:p w14:paraId="1C77983C"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tcPr>
          <w:p w14:paraId="3317EA9F" w14:textId="725A206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6B14BBF" w14:textId="3ABFFD03"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3790B1C6" w14:textId="36501EF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tcPr>
          <w:p w14:paraId="4500D4DE" w14:textId="6DAB0704"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tcPr>
          <w:p w14:paraId="4BF31D9E" w14:textId="43E1539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BB60E1F" w14:textId="0A2B8D88"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48C40F7D" w14:textId="40800423"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24930721" w14:textId="5583E89F"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tcPr>
          <w:p w14:paraId="0BFD12C4" w14:textId="301FF84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tcPr>
          <w:p w14:paraId="06C5B1D0" w14:textId="0C944B7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AFC2561" w14:textId="77777777" w:rsidTr="006B6F54">
        <w:tc>
          <w:tcPr>
            <w:tcW w:w="2573" w:type="dxa"/>
            <w:tcBorders>
              <w:top w:val="nil"/>
              <w:left w:val="nil"/>
              <w:bottom w:val="single" w:sz="4" w:space="0" w:color="auto"/>
              <w:right w:val="nil"/>
            </w:tcBorders>
            <w:shd w:val="clear" w:color="auto" w:fill="auto"/>
            <w:noWrap/>
            <w:vAlign w:val="center"/>
            <w:hideMark/>
          </w:tcPr>
          <w:p w14:paraId="510BACA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47EB942E" w14:textId="2AFBD603"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C80362"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3A078CF" w14:textId="5577CB8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E477DB5" w14:textId="3CB5F8C6"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7AE60CC" w14:textId="2C15A244"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A1EC94F"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435FF" w14:textId="1BE277E8"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D5840D7" w14:textId="4FC3AEFD"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F49C3EF" w14:textId="7146D9AB"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EE95F8" w14:textId="46195EC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E2B5B62" w14:textId="77777777" w:rsidTr="006B6F54">
        <w:tc>
          <w:tcPr>
            <w:tcW w:w="2573" w:type="dxa"/>
            <w:tcBorders>
              <w:top w:val="nil"/>
              <w:left w:val="nil"/>
              <w:bottom w:val="single" w:sz="4" w:space="0" w:color="auto"/>
              <w:right w:val="nil"/>
            </w:tcBorders>
            <w:shd w:val="clear" w:color="auto" w:fill="auto"/>
            <w:noWrap/>
            <w:vAlign w:val="center"/>
            <w:hideMark/>
          </w:tcPr>
          <w:p w14:paraId="6632F5B8"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4C097ADF" w14:textId="565589E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04D98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2BB8D7D" w14:textId="08E18F9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2FAB09" w14:textId="2B90E4F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FC13BB5" w14:textId="70ACE2CB"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1AD872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31C5484" w14:textId="630E966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0E3038C" w14:textId="252884C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78D6273A" w14:textId="3512283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4AABDC33" w14:textId="149D96E8"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DBDC88C" w14:textId="77777777" w:rsidTr="006B6F54">
        <w:tc>
          <w:tcPr>
            <w:tcW w:w="2573" w:type="dxa"/>
            <w:tcBorders>
              <w:top w:val="nil"/>
              <w:left w:val="nil"/>
              <w:bottom w:val="single" w:sz="4" w:space="0" w:color="auto"/>
              <w:right w:val="nil"/>
            </w:tcBorders>
            <w:shd w:val="clear" w:color="auto" w:fill="auto"/>
            <w:noWrap/>
            <w:vAlign w:val="center"/>
            <w:hideMark/>
          </w:tcPr>
          <w:p w14:paraId="205D83B0"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3E91BC8C" w14:textId="7CB2FC5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320D188"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7FB16E1" w14:textId="37898E3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A9B5A3" w14:textId="6BBA22B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67AA30D0" w14:textId="5ED2EA0C"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AD9119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71F8C7C" w14:textId="6C0D072C"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605D1A41" w14:textId="5F68DB8A"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1D387D11" w14:textId="299252F0"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B22B671" w14:textId="6D849C39"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70853F17" w14:textId="77777777" w:rsidTr="006B6F54">
        <w:tc>
          <w:tcPr>
            <w:tcW w:w="2573" w:type="dxa"/>
            <w:tcBorders>
              <w:top w:val="nil"/>
              <w:left w:val="nil"/>
              <w:bottom w:val="single" w:sz="4" w:space="0" w:color="auto"/>
              <w:right w:val="nil"/>
            </w:tcBorders>
            <w:shd w:val="clear" w:color="auto" w:fill="auto"/>
            <w:vAlign w:val="center"/>
            <w:hideMark/>
          </w:tcPr>
          <w:p w14:paraId="14C35EE1"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261BA42C" w14:textId="136A2B26"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FD9544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D75FBF0" w14:textId="614E9C9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24ED266" w14:textId="62717DB9"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4EA4CFA" w14:textId="36F0FA40"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011CA52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B97D5F5" w14:textId="296ACBE4"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AF7FF42" w14:textId="557960E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371F1E5" w14:textId="78E6B7A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59C91D" w14:textId="461FD65C"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4233862" w14:textId="77777777" w:rsidTr="006B6F54">
        <w:tc>
          <w:tcPr>
            <w:tcW w:w="2573" w:type="dxa"/>
            <w:tcBorders>
              <w:top w:val="nil"/>
              <w:left w:val="nil"/>
              <w:bottom w:val="single" w:sz="4" w:space="0" w:color="auto"/>
              <w:right w:val="nil"/>
            </w:tcBorders>
            <w:shd w:val="clear" w:color="auto" w:fill="auto"/>
            <w:vAlign w:val="center"/>
            <w:hideMark/>
          </w:tcPr>
          <w:p w14:paraId="42D2423A"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lastRenderedPageBreak/>
              <w:t>Wage or salaried employment</w:t>
            </w:r>
          </w:p>
        </w:tc>
        <w:tc>
          <w:tcPr>
            <w:tcW w:w="577" w:type="dxa"/>
            <w:tcBorders>
              <w:top w:val="nil"/>
              <w:left w:val="nil"/>
              <w:bottom w:val="single" w:sz="4" w:space="0" w:color="auto"/>
              <w:right w:val="nil"/>
            </w:tcBorders>
            <w:shd w:val="clear" w:color="auto" w:fill="auto"/>
            <w:noWrap/>
            <w:vAlign w:val="center"/>
            <w:hideMark/>
          </w:tcPr>
          <w:p w14:paraId="17438211" w14:textId="4E6F61DC"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12080FC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E1753C" w14:textId="735153C8"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B5B34F8" w14:textId="7846B09A"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0BF473" w14:textId="4AF1FB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666B3F7C"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6AD97E6" w14:textId="60382EE0"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CA92E44" w14:textId="27A24B4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9AA5071" w14:textId="5D143C49"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5DCD6A4" w14:textId="6C59A5F1"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50021139" w14:textId="77777777" w:rsidTr="006B6F54">
        <w:tc>
          <w:tcPr>
            <w:tcW w:w="2573" w:type="dxa"/>
            <w:tcBorders>
              <w:top w:val="nil"/>
              <w:left w:val="nil"/>
              <w:bottom w:val="single" w:sz="4" w:space="0" w:color="auto"/>
              <w:right w:val="nil"/>
            </w:tcBorders>
            <w:shd w:val="clear" w:color="000000" w:fill="DDEBF7"/>
            <w:vAlign w:val="bottom"/>
            <w:hideMark/>
          </w:tcPr>
          <w:p w14:paraId="2636C32C" w14:textId="73582A83" w:rsidR="008E036F" w:rsidRPr="008022ED" w:rsidRDefault="008E036F" w:rsidP="006B6F54">
            <w:pPr>
              <w:widowControl/>
              <w:spacing w:line="259" w:lineRule="auto"/>
              <w:rPr>
                <w:rFonts w:eastAsia="Times New Roman" w:cs="Times New Roman"/>
                <w:b/>
                <w:bCs/>
                <w:color w:val="auto"/>
                <w:sz w:val="20"/>
                <w:szCs w:val="20"/>
                <w:vertAlign w:val="superscript"/>
              </w:rPr>
            </w:pPr>
            <w:r w:rsidRPr="008022ED">
              <w:rPr>
                <w:rFonts w:eastAsia="Times New Roman" w:cs="Times New Roman"/>
                <w:b/>
                <w:bCs/>
                <w:color w:val="auto"/>
                <w:sz w:val="20"/>
                <w:szCs w:val="20"/>
              </w:rPr>
              <w:t>Men</w:t>
            </w:r>
            <w:r w:rsidRPr="008022ED">
              <w:rPr>
                <w:rFonts w:eastAsia="Times New Roman" w:cs="Times New Roman"/>
                <w:b/>
                <w:bCs/>
                <w:color w:val="auto"/>
                <w:sz w:val="20"/>
                <w:szCs w:val="20"/>
                <w:vertAlign w:val="superscript"/>
              </w:rPr>
              <w:t>d</w:t>
            </w:r>
          </w:p>
        </w:tc>
        <w:tc>
          <w:tcPr>
            <w:tcW w:w="577" w:type="dxa"/>
            <w:tcBorders>
              <w:top w:val="nil"/>
              <w:left w:val="nil"/>
              <w:bottom w:val="single" w:sz="4" w:space="0" w:color="auto"/>
              <w:right w:val="nil"/>
            </w:tcBorders>
            <w:shd w:val="clear" w:color="000000" w:fill="DDEBF7"/>
            <w:vAlign w:val="center"/>
            <w:hideMark/>
          </w:tcPr>
          <w:p w14:paraId="1DEA31F9" w14:textId="463FFE32" w:rsidR="008E036F" w:rsidRPr="008022ED" w:rsidRDefault="008E036F" w:rsidP="006B6F54">
            <w:pPr>
              <w:widowControl/>
              <w:spacing w:line="259" w:lineRule="auto"/>
              <w:jc w:val="center"/>
              <w:rPr>
                <w:rFonts w:eastAsia="Times New Roman" w:cs="Times New Roman"/>
                <w:bCs/>
                <w:color w:val="auto"/>
                <w:sz w:val="20"/>
                <w:szCs w:val="20"/>
              </w:rPr>
            </w:pPr>
          </w:p>
        </w:tc>
        <w:tc>
          <w:tcPr>
            <w:tcW w:w="990" w:type="dxa"/>
            <w:tcBorders>
              <w:top w:val="nil"/>
              <w:left w:val="nil"/>
              <w:bottom w:val="single" w:sz="4" w:space="0" w:color="auto"/>
              <w:right w:val="nil"/>
            </w:tcBorders>
            <w:shd w:val="clear" w:color="000000" w:fill="DDEBF7"/>
          </w:tcPr>
          <w:p w14:paraId="1632F50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C8BDFC5" w14:textId="56765F4D" w:rsidR="008E036F" w:rsidRPr="008022ED" w:rsidRDefault="008E036F" w:rsidP="006B6F54">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000000" w:fill="DDEBF7"/>
            <w:vAlign w:val="center"/>
            <w:hideMark/>
          </w:tcPr>
          <w:p w14:paraId="5D1458E3" w14:textId="5D3FF550" w:rsidR="008E036F" w:rsidRPr="008022ED" w:rsidRDefault="008E036F" w:rsidP="006B6F54">
            <w:pPr>
              <w:widowControl/>
              <w:spacing w:line="259" w:lineRule="auto"/>
              <w:jc w:val="center"/>
              <w:rPr>
                <w:rFonts w:eastAsia="Times New Roman" w:cs="Times New Roman"/>
                <w:bCs/>
                <w:color w:val="auto"/>
                <w:sz w:val="20"/>
                <w:szCs w:val="20"/>
              </w:rPr>
            </w:pPr>
          </w:p>
        </w:tc>
        <w:tc>
          <w:tcPr>
            <w:tcW w:w="628" w:type="dxa"/>
            <w:tcBorders>
              <w:top w:val="nil"/>
              <w:left w:val="nil"/>
              <w:bottom w:val="single" w:sz="4" w:space="0" w:color="auto"/>
              <w:right w:val="nil"/>
            </w:tcBorders>
            <w:shd w:val="clear" w:color="000000" w:fill="DDEBF7"/>
            <w:vAlign w:val="center"/>
            <w:hideMark/>
          </w:tcPr>
          <w:p w14:paraId="70A2F1E0" w14:textId="79B2E456" w:rsidR="008E036F" w:rsidRPr="008022ED" w:rsidRDefault="008E036F" w:rsidP="006B6F54">
            <w:pPr>
              <w:widowControl/>
              <w:spacing w:line="259" w:lineRule="auto"/>
              <w:jc w:val="center"/>
              <w:rPr>
                <w:rFonts w:eastAsia="Times New Roman" w:cs="Times New Roman"/>
                <w:bCs/>
                <w:color w:val="auto"/>
                <w:sz w:val="20"/>
                <w:szCs w:val="20"/>
              </w:rPr>
            </w:pPr>
          </w:p>
        </w:tc>
        <w:tc>
          <w:tcPr>
            <w:tcW w:w="900" w:type="dxa"/>
            <w:tcBorders>
              <w:top w:val="nil"/>
              <w:left w:val="nil"/>
              <w:bottom w:val="single" w:sz="4" w:space="0" w:color="auto"/>
              <w:right w:val="nil"/>
            </w:tcBorders>
            <w:shd w:val="clear" w:color="000000" w:fill="DDEBF7"/>
          </w:tcPr>
          <w:p w14:paraId="385B6EAD" w14:textId="77777777" w:rsidR="008E036F" w:rsidRPr="008022ED" w:rsidRDefault="008E036F" w:rsidP="006B6F54">
            <w:pPr>
              <w:widowControl/>
              <w:spacing w:line="259" w:lineRule="auto"/>
              <w:jc w:val="center"/>
              <w:rPr>
                <w:rFonts w:eastAsia="Times New Roman" w:cs="Times New Roman"/>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3626106B" w14:textId="30FB6B98" w:rsidR="008E036F" w:rsidRPr="008022ED" w:rsidRDefault="008E036F" w:rsidP="006B6F54">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DEBF7"/>
            <w:vAlign w:val="center"/>
            <w:hideMark/>
          </w:tcPr>
          <w:p w14:paraId="6D509E07" w14:textId="06A74619" w:rsidR="008E036F" w:rsidRPr="008022ED" w:rsidRDefault="008E036F" w:rsidP="006B6F54">
            <w:pPr>
              <w:widowControl/>
              <w:spacing w:line="259" w:lineRule="auto"/>
              <w:jc w:val="center"/>
              <w:rPr>
                <w:rFonts w:eastAsia="Times New Roman" w:cs="Times New Roman"/>
                <w:bCs/>
                <w:color w:val="auto"/>
                <w:sz w:val="20"/>
                <w:szCs w:val="20"/>
              </w:rPr>
            </w:pPr>
          </w:p>
        </w:tc>
        <w:tc>
          <w:tcPr>
            <w:tcW w:w="769" w:type="dxa"/>
            <w:tcBorders>
              <w:top w:val="nil"/>
              <w:left w:val="nil"/>
              <w:bottom w:val="single" w:sz="4" w:space="0" w:color="auto"/>
              <w:right w:val="nil"/>
            </w:tcBorders>
            <w:shd w:val="clear" w:color="000000" w:fill="DDEBF7"/>
            <w:vAlign w:val="center"/>
            <w:hideMark/>
          </w:tcPr>
          <w:p w14:paraId="3E011219" w14:textId="54E02A8A" w:rsidR="008E036F" w:rsidRPr="008022ED" w:rsidRDefault="008E036F" w:rsidP="006B6F54">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DEBF7"/>
            <w:vAlign w:val="center"/>
            <w:hideMark/>
          </w:tcPr>
          <w:p w14:paraId="4A2030EF" w14:textId="36CCDC55" w:rsidR="008E036F" w:rsidRPr="008022ED" w:rsidRDefault="008E036F" w:rsidP="006B6F54">
            <w:pPr>
              <w:widowControl/>
              <w:spacing w:line="259" w:lineRule="auto"/>
              <w:jc w:val="center"/>
              <w:rPr>
                <w:rFonts w:eastAsia="Times New Roman" w:cs="Times New Roman"/>
                <w:bCs/>
                <w:color w:val="auto"/>
                <w:sz w:val="20"/>
                <w:szCs w:val="20"/>
              </w:rPr>
            </w:pPr>
          </w:p>
        </w:tc>
      </w:tr>
      <w:tr w:rsidR="008E036F" w:rsidRPr="008022ED" w14:paraId="42E85BF2" w14:textId="77777777" w:rsidTr="006B6F54">
        <w:tc>
          <w:tcPr>
            <w:tcW w:w="2573" w:type="dxa"/>
            <w:tcBorders>
              <w:top w:val="nil"/>
              <w:left w:val="nil"/>
              <w:bottom w:val="single" w:sz="4" w:space="0" w:color="auto"/>
              <w:right w:val="nil"/>
            </w:tcBorders>
            <w:shd w:val="clear" w:color="auto" w:fill="auto"/>
            <w:noWrap/>
            <w:vAlign w:val="center"/>
            <w:hideMark/>
          </w:tcPr>
          <w:p w14:paraId="7A5B8DB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Food crop farming</w:t>
            </w:r>
          </w:p>
        </w:tc>
        <w:tc>
          <w:tcPr>
            <w:tcW w:w="577" w:type="dxa"/>
            <w:tcBorders>
              <w:top w:val="nil"/>
              <w:left w:val="nil"/>
              <w:bottom w:val="single" w:sz="4" w:space="0" w:color="auto"/>
              <w:right w:val="nil"/>
            </w:tcBorders>
            <w:shd w:val="clear" w:color="auto" w:fill="auto"/>
            <w:noWrap/>
            <w:vAlign w:val="center"/>
            <w:hideMark/>
          </w:tcPr>
          <w:p w14:paraId="2558E021" w14:textId="6C2D6771"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82046C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D9B1772" w14:textId="7991C42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DF58DE" w14:textId="323B774B"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060F812" w14:textId="2E5C3F21"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32AB65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3197F96" w14:textId="2F36C4DA"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408E69" w14:textId="15BE97D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52B145CE" w14:textId="6F85544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75CFE09A" w14:textId="68FFFC0A"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F4DB55E" w14:textId="77777777" w:rsidTr="006B6F54">
        <w:tc>
          <w:tcPr>
            <w:tcW w:w="2573" w:type="dxa"/>
            <w:tcBorders>
              <w:top w:val="nil"/>
              <w:left w:val="nil"/>
              <w:bottom w:val="single" w:sz="4" w:space="0" w:color="auto"/>
              <w:right w:val="nil"/>
            </w:tcBorders>
            <w:shd w:val="clear" w:color="auto" w:fill="auto"/>
            <w:noWrap/>
            <w:vAlign w:val="center"/>
            <w:hideMark/>
          </w:tcPr>
          <w:p w14:paraId="671C313F"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Cash crop farming</w:t>
            </w:r>
          </w:p>
        </w:tc>
        <w:tc>
          <w:tcPr>
            <w:tcW w:w="577" w:type="dxa"/>
            <w:tcBorders>
              <w:top w:val="nil"/>
              <w:left w:val="nil"/>
              <w:bottom w:val="single" w:sz="4" w:space="0" w:color="auto"/>
              <w:right w:val="nil"/>
            </w:tcBorders>
            <w:shd w:val="clear" w:color="auto" w:fill="auto"/>
            <w:noWrap/>
            <w:vAlign w:val="center"/>
            <w:hideMark/>
          </w:tcPr>
          <w:p w14:paraId="3F9A3207" w14:textId="3F750564"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A9DF9C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7DFEDA" w14:textId="43D8AE27"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A6AF8A" w14:textId="097A434E"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42A8F967" w14:textId="3274B55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AC94B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774CE11" w14:textId="1E41998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712405D" w14:textId="2082982C"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30649DAD" w14:textId="26ED1893"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1F01B371" w14:textId="70D49365"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382AA54F" w14:textId="77777777" w:rsidTr="006B6F54">
        <w:tc>
          <w:tcPr>
            <w:tcW w:w="2573" w:type="dxa"/>
            <w:tcBorders>
              <w:top w:val="nil"/>
              <w:left w:val="nil"/>
              <w:bottom w:val="single" w:sz="4" w:space="0" w:color="auto"/>
              <w:right w:val="nil"/>
            </w:tcBorders>
            <w:shd w:val="clear" w:color="auto" w:fill="auto"/>
            <w:noWrap/>
            <w:vAlign w:val="center"/>
            <w:hideMark/>
          </w:tcPr>
          <w:p w14:paraId="03339D49"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Livestock raising</w:t>
            </w:r>
          </w:p>
        </w:tc>
        <w:tc>
          <w:tcPr>
            <w:tcW w:w="577" w:type="dxa"/>
            <w:tcBorders>
              <w:top w:val="nil"/>
              <w:left w:val="nil"/>
              <w:bottom w:val="single" w:sz="4" w:space="0" w:color="auto"/>
              <w:right w:val="nil"/>
            </w:tcBorders>
            <w:shd w:val="clear" w:color="auto" w:fill="auto"/>
            <w:noWrap/>
            <w:vAlign w:val="center"/>
            <w:hideMark/>
          </w:tcPr>
          <w:p w14:paraId="6E25AD98" w14:textId="26277B49"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7BEE8C9"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6818347" w14:textId="27D093B2"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1960A4B" w14:textId="56E639FF"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1415AE60" w14:textId="594BBD88"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52084A4"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CF4529" w14:textId="1CC3F87D"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09CF6C9" w14:textId="71FBD340"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4D6FF5E4" w14:textId="214B7057"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B3916C0" w14:textId="66216A9B"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81B632E" w14:textId="77777777" w:rsidTr="006B6F54">
        <w:tc>
          <w:tcPr>
            <w:tcW w:w="2573" w:type="dxa"/>
            <w:tcBorders>
              <w:top w:val="nil"/>
              <w:left w:val="nil"/>
              <w:bottom w:val="single" w:sz="4" w:space="0" w:color="auto"/>
              <w:right w:val="nil"/>
            </w:tcBorders>
            <w:shd w:val="clear" w:color="auto" w:fill="auto"/>
            <w:noWrap/>
            <w:vAlign w:val="center"/>
            <w:hideMark/>
          </w:tcPr>
          <w:p w14:paraId="57148E35" w14:textId="77777777" w:rsidR="008E036F" w:rsidRPr="008022ED" w:rsidRDefault="008E036F" w:rsidP="006B6F54">
            <w:pPr>
              <w:widowControl/>
              <w:spacing w:line="259" w:lineRule="auto"/>
              <w:ind w:firstLineChars="100" w:firstLine="200"/>
              <w:rPr>
                <w:rFonts w:eastAsia="Times New Roman" w:cs="Times New Roman"/>
                <w:sz w:val="20"/>
                <w:szCs w:val="20"/>
              </w:rPr>
            </w:pPr>
            <w:r w:rsidRPr="008022ED">
              <w:rPr>
                <w:rFonts w:eastAsia="Times New Roman" w:cs="Times New Roman"/>
                <w:sz w:val="20"/>
                <w:szCs w:val="20"/>
              </w:rPr>
              <w:t>Fishing or fishpond culture</w:t>
            </w:r>
          </w:p>
        </w:tc>
        <w:tc>
          <w:tcPr>
            <w:tcW w:w="577" w:type="dxa"/>
            <w:tcBorders>
              <w:top w:val="nil"/>
              <w:left w:val="nil"/>
              <w:bottom w:val="single" w:sz="4" w:space="0" w:color="auto"/>
              <w:right w:val="nil"/>
            </w:tcBorders>
            <w:shd w:val="clear" w:color="auto" w:fill="auto"/>
            <w:noWrap/>
            <w:vAlign w:val="center"/>
            <w:hideMark/>
          </w:tcPr>
          <w:p w14:paraId="4AA05E2C" w14:textId="2B03B492"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54EF03"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5498C70" w14:textId="33631CCF"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19D5EFB" w14:textId="69856E51"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3D51A929" w14:textId="3EE60CA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9B873F1"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D36BFB" w14:textId="25C9CC89"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9E226BE" w14:textId="57F3FA33"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6EF7900A" w14:textId="306D774E"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2A5DB5FD" w14:textId="7286B43D"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12C4170B" w14:textId="77777777" w:rsidTr="006B6F54">
        <w:tc>
          <w:tcPr>
            <w:tcW w:w="2573" w:type="dxa"/>
            <w:tcBorders>
              <w:top w:val="nil"/>
              <w:left w:val="nil"/>
              <w:bottom w:val="single" w:sz="4" w:space="0" w:color="auto"/>
              <w:right w:val="nil"/>
            </w:tcBorders>
            <w:shd w:val="clear" w:color="auto" w:fill="auto"/>
            <w:vAlign w:val="center"/>
            <w:hideMark/>
          </w:tcPr>
          <w:p w14:paraId="7DB8C55B"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Non-farm economic activities</w:t>
            </w:r>
          </w:p>
        </w:tc>
        <w:tc>
          <w:tcPr>
            <w:tcW w:w="577" w:type="dxa"/>
            <w:tcBorders>
              <w:top w:val="nil"/>
              <w:left w:val="nil"/>
              <w:bottom w:val="single" w:sz="4" w:space="0" w:color="auto"/>
              <w:right w:val="nil"/>
            </w:tcBorders>
            <w:shd w:val="clear" w:color="auto" w:fill="auto"/>
            <w:noWrap/>
            <w:vAlign w:val="center"/>
            <w:hideMark/>
          </w:tcPr>
          <w:p w14:paraId="3478389C" w14:textId="34BD7E4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0078B3D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3207897" w14:textId="743716F5"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BEEA03" w14:textId="13926FA8"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2A242E90" w14:textId="73D2420A"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4F01875"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91B2101" w14:textId="1709257E"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CE0346" w14:textId="7F4036BB"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0D933FD9" w14:textId="28CCDF91"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65052E0A" w14:textId="56A98FF2" w:rsidR="008E036F" w:rsidRPr="008022ED" w:rsidRDefault="008E036F" w:rsidP="006B6F54">
            <w:pPr>
              <w:widowControl/>
              <w:spacing w:line="259" w:lineRule="auto"/>
              <w:jc w:val="center"/>
              <w:rPr>
                <w:rFonts w:eastAsia="Times New Roman" w:cs="Times New Roman"/>
                <w:sz w:val="20"/>
                <w:szCs w:val="20"/>
              </w:rPr>
            </w:pPr>
          </w:p>
        </w:tc>
      </w:tr>
      <w:tr w:rsidR="008E036F" w:rsidRPr="008022ED" w14:paraId="65F212CA" w14:textId="77777777" w:rsidTr="006B6F54">
        <w:tc>
          <w:tcPr>
            <w:tcW w:w="2573" w:type="dxa"/>
            <w:tcBorders>
              <w:top w:val="nil"/>
              <w:left w:val="nil"/>
              <w:bottom w:val="single" w:sz="4" w:space="0" w:color="auto"/>
              <w:right w:val="nil"/>
            </w:tcBorders>
            <w:shd w:val="clear" w:color="auto" w:fill="auto"/>
            <w:vAlign w:val="center"/>
            <w:hideMark/>
          </w:tcPr>
          <w:p w14:paraId="07B4B992" w14:textId="77777777" w:rsidR="008E036F" w:rsidRPr="008022ED" w:rsidRDefault="008E036F" w:rsidP="006B6F54">
            <w:pPr>
              <w:widowControl/>
              <w:spacing w:line="259" w:lineRule="auto"/>
              <w:ind w:left="202"/>
              <w:rPr>
                <w:rFonts w:eastAsia="Times New Roman" w:cs="Times New Roman"/>
                <w:sz w:val="20"/>
                <w:szCs w:val="20"/>
              </w:rPr>
            </w:pPr>
            <w:r w:rsidRPr="008022ED">
              <w:rPr>
                <w:rFonts w:eastAsia="Times New Roman" w:cs="Times New Roman"/>
                <w:sz w:val="20"/>
                <w:szCs w:val="20"/>
              </w:rPr>
              <w:t>Wage or salaried employment</w:t>
            </w:r>
          </w:p>
        </w:tc>
        <w:tc>
          <w:tcPr>
            <w:tcW w:w="577" w:type="dxa"/>
            <w:tcBorders>
              <w:top w:val="nil"/>
              <w:left w:val="nil"/>
              <w:bottom w:val="single" w:sz="4" w:space="0" w:color="auto"/>
              <w:right w:val="nil"/>
            </w:tcBorders>
            <w:shd w:val="clear" w:color="auto" w:fill="auto"/>
            <w:noWrap/>
            <w:vAlign w:val="center"/>
            <w:hideMark/>
          </w:tcPr>
          <w:p w14:paraId="3B3FCED6" w14:textId="420421B0" w:rsidR="008E036F" w:rsidRPr="008022ED" w:rsidRDefault="008E036F" w:rsidP="006B6F54">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5A9EF9B6"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9EEB572" w14:textId="2FB1FF61" w:rsidR="008E036F" w:rsidRPr="008022ED" w:rsidRDefault="008E036F" w:rsidP="006B6F54">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5B397C0" w14:textId="4A8CACB3" w:rsidR="008E036F" w:rsidRPr="008022ED" w:rsidRDefault="008E036F" w:rsidP="006B6F54">
            <w:pPr>
              <w:widowControl/>
              <w:spacing w:line="259" w:lineRule="auto"/>
              <w:jc w:val="center"/>
              <w:rPr>
                <w:rFonts w:eastAsia="Times New Roman" w:cs="Times New Roman"/>
                <w:sz w:val="20"/>
                <w:szCs w:val="20"/>
              </w:rPr>
            </w:pPr>
          </w:p>
        </w:tc>
        <w:tc>
          <w:tcPr>
            <w:tcW w:w="628" w:type="dxa"/>
            <w:tcBorders>
              <w:top w:val="nil"/>
              <w:left w:val="nil"/>
              <w:bottom w:val="single" w:sz="4" w:space="0" w:color="auto"/>
              <w:right w:val="nil"/>
            </w:tcBorders>
            <w:shd w:val="clear" w:color="auto" w:fill="auto"/>
            <w:vAlign w:val="center"/>
            <w:hideMark/>
          </w:tcPr>
          <w:p w14:paraId="05D18994" w14:textId="11CA2533" w:rsidR="008E036F" w:rsidRPr="008022ED" w:rsidRDefault="008E036F" w:rsidP="006B6F54">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3D79979D" w14:textId="77777777" w:rsidR="008E036F" w:rsidRPr="008022ED" w:rsidRDefault="008E036F" w:rsidP="006B6F54">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297AABC" w14:textId="4BEF7C1F" w:rsidR="008E036F" w:rsidRPr="008022ED" w:rsidRDefault="008E036F" w:rsidP="006B6F54">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F7DE270" w14:textId="45E24489" w:rsidR="008E036F" w:rsidRPr="008022ED" w:rsidRDefault="008E036F" w:rsidP="006B6F54">
            <w:pPr>
              <w:widowControl/>
              <w:spacing w:line="259" w:lineRule="auto"/>
              <w:jc w:val="center"/>
              <w:rPr>
                <w:rFonts w:eastAsia="Times New Roman" w:cs="Times New Roman"/>
                <w:sz w:val="20"/>
                <w:szCs w:val="20"/>
              </w:rPr>
            </w:pPr>
          </w:p>
        </w:tc>
        <w:tc>
          <w:tcPr>
            <w:tcW w:w="769" w:type="dxa"/>
            <w:tcBorders>
              <w:top w:val="nil"/>
              <w:left w:val="nil"/>
              <w:bottom w:val="single" w:sz="4" w:space="0" w:color="auto"/>
              <w:right w:val="nil"/>
            </w:tcBorders>
            <w:shd w:val="clear" w:color="auto" w:fill="auto"/>
            <w:vAlign w:val="center"/>
            <w:hideMark/>
          </w:tcPr>
          <w:p w14:paraId="2000B6FB" w14:textId="12C7C4DD" w:rsidR="008E036F" w:rsidRPr="008022ED" w:rsidRDefault="008E036F" w:rsidP="006B6F54">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vAlign w:val="center"/>
            <w:hideMark/>
          </w:tcPr>
          <w:p w14:paraId="56787374" w14:textId="14D8041E" w:rsidR="008E036F" w:rsidRPr="008022ED" w:rsidRDefault="008E036F" w:rsidP="006B6F54">
            <w:pPr>
              <w:widowControl/>
              <w:spacing w:line="259" w:lineRule="auto"/>
              <w:jc w:val="center"/>
              <w:rPr>
                <w:rFonts w:eastAsia="Times New Roman" w:cs="Times New Roman"/>
                <w:sz w:val="20"/>
                <w:szCs w:val="20"/>
              </w:rPr>
            </w:pPr>
          </w:p>
        </w:tc>
      </w:tr>
    </w:tbl>
    <w:p w14:paraId="20021E77" w14:textId="77777777" w:rsidR="00001529" w:rsidRPr="00001529" w:rsidRDefault="00001529" w:rsidP="00001529">
      <w:pPr>
        <w:pStyle w:val="BodyText"/>
        <w:spacing w:after="0"/>
        <w:ind w:left="90" w:hanging="90"/>
        <w:rPr>
          <w:sz w:val="16"/>
        </w:rPr>
      </w:pPr>
      <w:commentRangeStart w:id="480"/>
      <w:r w:rsidRPr="00001529">
        <w:rPr>
          <w:sz w:val="16"/>
        </w:rPr>
        <w:t>^ Results not statistically reliable, n&lt;30</w:t>
      </w:r>
      <w:commentRangeEnd w:id="480"/>
      <w:r w:rsidR="004E33EB">
        <w:rPr>
          <w:rStyle w:val="CommentReference"/>
        </w:rPr>
        <w:commentReference w:id="480"/>
      </w:r>
    </w:p>
    <w:p w14:paraId="70D2098D" w14:textId="539AF2A0" w:rsidR="00C73E42" w:rsidRPr="00001529" w:rsidRDefault="00C73E42" w:rsidP="00C73E42">
      <w:pPr>
        <w:pStyle w:val="BodyText"/>
        <w:spacing w:after="0"/>
        <w:ind w:left="90" w:hanging="90"/>
        <w:rPr>
          <w:sz w:val="16"/>
        </w:rPr>
      </w:pPr>
      <w:r>
        <w:rPr>
          <w:sz w:val="16"/>
          <w:vertAlign w:val="superscript"/>
        </w:rPr>
        <w:t>a</w:t>
      </w:r>
      <w:r w:rsidRPr="00001529">
        <w:rPr>
          <w:sz w:val="16"/>
        </w:rPr>
        <w:t xml:space="preserve"> Significance tests were performed to determine whether a difference exists between the baseline and endline estimates. </w:t>
      </w:r>
    </w:p>
    <w:p w14:paraId="44C5691F" w14:textId="6333614F"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Differences found to be statistically significant are indicated by level: * p&lt;0.05, ** p&lt;0.01, *** p&lt;0.001.</w:t>
      </w:r>
    </w:p>
    <w:p w14:paraId="0C57771A" w14:textId="0FC61970" w:rsidR="00001529" w:rsidRPr="00001529" w:rsidRDefault="00C73E42" w:rsidP="00001529">
      <w:pPr>
        <w:pStyle w:val="BodyText"/>
        <w:spacing w:after="0"/>
        <w:ind w:left="90" w:hanging="90"/>
        <w:rPr>
          <w:sz w:val="16"/>
        </w:rPr>
      </w:pPr>
      <w:r>
        <w:rPr>
          <w:sz w:val="16"/>
          <w:vertAlign w:val="superscript"/>
        </w:rPr>
        <w:t>c</w:t>
      </w:r>
      <w:r w:rsidR="00001529" w:rsidRPr="00001529">
        <w:rPr>
          <w:sz w:val="16"/>
        </w:rPr>
        <w:t xml:space="preserve"> Estimates for women exclude households that do not have a primary adult female decisionmaker or that have missing or incomplete indicator data.</w:t>
      </w:r>
    </w:p>
    <w:p w14:paraId="1280D8F2" w14:textId="739AE242" w:rsidR="00001529" w:rsidRPr="00001529" w:rsidRDefault="00C73E42" w:rsidP="00001529">
      <w:pPr>
        <w:pStyle w:val="BodyText"/>
        <w:spacing w:after="0"/>
        <w:ind w:left="90" w:hanging="90"/>
        <w:rPr>
          <w:sz w:val="16"/>
        </w:rPr>
      </w:pPr>
      <w:r>
        <w:rPr>
          <w:sz w:val="16"/>
          <w:vertAlign w:val="superscript"/>
        </w:rPr>
        <w:t>d</w:t>
      </w:r>
      <w:r w:rsidR="00001529" w:rsidRPr="00001529">
        <w:rPr>
          <w:sz w:val="16"/>
        </w:rPr>
        <w:t xml:space="preserve"> Estimates for men exclude households that do not have a primary adult male decisionmaker or that have missing or incomplete indicator data.</w:t>
      </w:r>
    </w:p>
    <w:p w14:paraId="70BEBCCB" w14:textId="77777777" w:rsidR="00001529" w:rsidRPr="00001529" w:rsidRDefault="00001529" w:rsidP="00001529">
      <w:pPr>
        <w:pStyle w:val="BodyText"/>
        <w:spacing w:after="0"/>
        <w:ind w:left="90" w:hanging="90"/>
        <w:rPr>
          <w:sz w:val="16"/>
        </w:rPr>
      </w:pPr>
      <w:r w:rsidRPr="00001529">
        <w:rPr>
          <w:sz w:val="16"/>
        </w:rPr>
        <w:t xml:space="preserve">Notes: </w:t>
      </w:r>
    </w:p>
    <w:p w14:paraId="605DA417"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036CF960" w14:textId="7D945103"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288ECEA" w14:textId="57BE7E09" w:rsidR="004B2356" w:rsidRPr="008022ED" w:rsidRDefault="00001529" w:rsidP="00001529">
      <w:pPr>
        <w:pStyle w:val="BodyText"/>
        <w:ind w:left="90" w:hanging="90"/>
        <w:rPr>
          <w:sz w:val="16"/>
          <w:szCs w:val="16"/>
        </w:rPr>
      </w:pPr>
      <w:r w:rsidRPr="008022ED">
        <w:rPr>
          <w:sz w:val="16"/>
          <w:szCs w:val="16"/>
        </w:rPr>
        <w:t xml:space="preserve">Sources: </w:t>
      </w:r>
      <w:r w:rsidR="00330701" w:rsidRPr="008022ED">
        <w:rPr>
          <w:sz w:val="16"/>
          <w:szCs w:val="16"/>
        </w:rPr>
        <w:t>Feed the Future [</w:t>
      </w:r>
      <w:r w:rsidR="00330701" w:rsidRPr="008022ED">
        <w:rPr>
          <w:sz w:val="16"/>
          <w:szCs w:val="16"/>
          <w:highlight w:val="yellow"/>
        </w:rPr>
        <w:t>Country</w:t>
      </w:r>
      <w:r w:rsidR="00330701" w:rsidRPr="008022ED">
        <w:rPr>
          <w:sz w:val="16"/>
          <w:szCs w:val="16"/>
        </w:rPr>
        <w:t>] ZOI Survey [</w:t>
      </w:r>
      <w:r w:rsidR="00FE1420">
        <w:rPr>
          <w:sz w:val="16"/>
          <w:highlight w:val="yellow"/>
        </w:rPr>
        <w:t xml:space="preserve">baseline </w:t>
      </w:r>
      <w:r w:rsidR="00330701" w:rsidRPr="008022ED">
        <w:rPr>
          <w:sz w:val="16"/>
          <w:szCs w:val="16"/>
          <w:highlight w:val="yellow"/>
        </w:rPr>
        <w:t>survey year(s)</w:t>
      </w:r>
      <w:r w:rsidR="00330701" w:rsidRPr="008022ED">
        <w:rPr>
          <w:sz w:val="16"/>
          <w:szCs w:val="16"/>
        </w:rPr>
        <w:t>]; Feed the Future [</w:t>
      </w:r>
      <w:r w:rsidR="00330701" w:rsidRPr="008022ED">
        <w:rPr>
          <w:sz w:val="16"/>
          <w:szCs w:val="16"/>
          <w:highlight w:val="yellow"/>
        </w:rPr>
        <w:t>Country</w:t>
      </w:r>
      <w:r w:rsidR="00330701" w:rsidRPr="008022ED">
        <w:rPr>
          <w:sz w:val="16"/>
          <w:szCs w:val="16"/>
        </w:rPr>
        <w:t>] ZOI Survey [</w:t>
      </w:r>
      <w:r w:rsidR="00A11DD1" w:rsidRPr="00A11DD1">
        <w:rPr>
          <w:sz w:val="16"/>
          <w:szCs w:val="16"/>
          <w:highlight w:val="yellow"/>
        </w:rPr>
        <w:t xml:space="preserve">endline </w:t>
      </w:r>
      <w:r w:rsidR="00330701" w:rsidRPr="008022ED">
        <w:rPr>
          <w:sz w:val="16"/>
          <w:szCs w:val="16"/>
          <w:highlight w:val="yellow"/>
        </w:rPr>
        <w:t>survey year(s)</w:t>
      </w:r>
      <w:r w:rsidR="00330701" w:rsidRPr="008022ED">
        <w:rPr>
          <w:sz w:val="16"/>
          <w:szCs w:val="16"/>
        </w:rPr>
        <w:t>]</w:t>
      </w:r>
    </w:p>
    <w:p w14:paraId="622CDB40" w14:textId="67962998" w:rsidR="00AB051C" w:rsidRDefault="009230F0" w:rsidP="008022ED">
      <w:pPr>
        <w:pStyle w:val="Heading3"/>
        <w:ind w:left="2160" w:hanging="706"/>
      </w:pPr>
      <w:bookmarkStart w:id="481" w:name="_Toc22897214"/>
      <w:bookmarkStart w:id="482" w:name="_Toc50719321"/>
      <w:r>
        <w:t>5</w:t>
      </w:r>
      <w:r w:rsidR="00AB051C">
        <w:t>.4.4</w:t>
      </w:r>
      <w:r w:rsidR="008022ED">
        <w:tab/>
      </w:r>
      <w:r w:rsidR="00AB051C">
        <w:t>Leadership</w:t>
      </w:r>
      <w:bookmarkEnd w:id="481"/>
      <w:bookmarkEnd w:id="482"/>
    </w:p>
    <w:p w14:paraId="6DE40B7A" w14:textId="4977626C" w:rsidR="00AB051C" w:rsidRPr="00410B48" w:rsidRDefault="00AB051C" w:rsidP="008022ED">
      <w:pPr>
        <w:pStyle w:val="BodyText"/>
      </w:pPr>
      <w:r w:rsidRPr="00410B48">
        <w:t xml:space="preserve">Adequacy in </w:t>
      </w:r>
      <w:r w:rsidRPr="00410B48">
        <w:rPr>
          <w:i/>
        </w:rPr>
        <w:t xml:space="preserve">Leadership </w:t>
      </w:r>
      <w:r w:rsidRPr="00410B48">
        <w:t>is measured through an</w:t>
      </w:r>
      <w:r w:rsidRPr="00410B48">
        <w:rPr>
          <w:i/>
        </w:rPr>
        <w:t xml:space="preserve"> </w:t>
      </w:r>
      <w:r w:rsidRPr="00410B48">
        <w:t xml:space="preserve">individual’s active involvement with community groups. </w:t>
      </w:r>
      <w:r w:rsidR="00330701">
        <w:t>Women and men</w:t>
      </w:r>
      <w:r w:rsidRPr="00410B48">
        <w:t xml:space="preserve"> are considered adequate if they are active members of at least one community group. </w:t>
      </w:r>
      <w:r w:rsidRPr="00410B48">
        <w:rPr>
          <w:b/>
        </w:rPr>
        <w:t xml:space="preserve">Table </w:t>
      </w:r>
      <w:r w:rsidR="009230F0">
        <w:rPr>
          <w:b/>
        </w:rPr>
        <w:t>5.4.7</w:t>
      </w:r>
      <w:r w:rsidRPr="00410B48">
        <w:rPr>
          <w:b/>
        </w:rPr>
        <w:t xml:space="preserve"> </w:t>
      </w:r>
      <w:r w:rsidR="00DC6875">
        <w:t>presents</w:t>
      </w:r>
      <w:r w:rsidR="00330701">
        <w:t xml:space="preserve">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who are active members of groups in their community</w:t>
      </w:r>
      <w:r w:rsidR="00DC6875">
        <w:t>, comparing estimates at baseline and at endline</w:t>
      </w:r>
      <w:r w:rsidRPr="00410B48">
        <w:t>.</w:t>
      </w:r>
    </w:p>
    <w:p w14:paraId="6099305E" w14:textId="7DFDD862" w:rsidR="00AB051C" w:rsidRPr="00410B48" w:rsidRDefault="00AB051C" w:rsidP="008022ED">
      <w:pPr>
        <w:pStyle w:val="BodyText"/>
      </w:pPr>
      <w:r w:rsidRPr="00FC6015">
        <w:rPr>
          <w:highlight w:val="yellow"/>
        </w:rPr>
        <w:t>[D</w:t>
      </w:r>
      <w:r w:rsidR="00330701">
        <w:rPr>
          <w:highlight w:val="yellow"/>
        </w:rPr>
        <w:t>escribe the results presented in Table 5.4.7.</w:t>
      </w:r>
      <w:r w:rsidRPr="00FC6015">
        <w:rPr>
          <w:highlight w:val="yellow"/>
        </w:rPr>
        <w:t>]</w:t>
      </w:r>
    </w:p>
    <w:p w14:paraId="6FE17976" w14:textId="33B1A574" w:rsidR="00AB051C" w:rsidRDefault="009230F0" w:rsidP="00757754">
      <w:pPr>
        <w:pStyle w:val="Tabletitle"/>
        <w:keepLines/>
        <w:spacing w:before="240"/>
        <w:contextualSpacing/>
        <w:outlineLvl w:val="3"/>
      </w:pPr>
      <w:bookmarkStart w:id="483" w:name="_Toc50719193"/>
      <w:r w:rsidRPr="009230F0">
        <w:t xml:space="preserve">Table 5.4.7: Comparison of Group Membership, by Sex, Feed the Future </w:t>
      </w:r>
      <w:r w:rsidR="00160DC3">
        <w:t>Phase One</w:t>
      </w:r>
      <w:r w:rsidRPr="009230F0">
        <w:t xml:space="preserve"> Baseline and Endline ZOI Surveys</w:t>
      </w:r>
      <w:bookmarkEnd w:id="483"/>
      <w:r w:rsidR="00AB051C" w:rsidRPr="00410B48">
        <w:t xml:space="preserve"> </w:t>
      </w:r>
    </w:p>
    <w:tbl>
      <w:tblPr>
        <w:tblW w:w="5000" w:type="pct"/>
        <w:tblLayout w:type="fixed"/>
        <w:tblCellMar>
          <w:left w:w="72" w:type="dxa"/>
          <w:right w:w="72" w:type="dxa"/>
        </w:tblCellMar>
        <w:tblLook w:val="04A0" w:firstRow="1" w:lastRow="0" w:firstColumn="1" w:lastColumn="0" w:noHBand="0" w:noVBand="1"/>
      </w:tblPr>
      <w:tblGrid>
        <w:gridCol w:w="2979"/>
        <w:gridCol w:w="771"/>
        <w:gridCol w:w="945"/>
        <w:gridCol w:w="603"/>
        <w:gridCol w:w="180"/>
        <w:gridCol w:w="575"/>
        <w:gridCol w:w="933"/>
        <w:gridCol w:w="599"/>
        <w:gridCol w:w="546"/>
        <w:gridCol w:w="783"/>
        <w:gridCol w:w="590"/>
      </w:tblGrid>
      <w:tr w:rsidR="003F2267" w:rsidRPr="001977CF" w14:paraId="5F753B32" w14:textId="77777777" w:rsidTr="003F2267">
        <w:trPr>
          <w:tblHeader/>
        </w:trPr>
        <w:tc>
          <w:tcPr>
            <w:tcW w:w="2968" w:type="dxa"/>
            <w:vMerge w:val="restart"/>
            <w:tcBorders>
              <w:top w:val="single" w:sz="4" w:space="0" w:color="auto"/>
              <w:left w:val="nil"/>
              <w:bottom w:val="single" w:sz="4" w:space="0" w:color="000000"/>
              <w:right w:val="nil"/>
            </w:tcBorders>
            <w:shd w:val="clear" w:color="000000" w:fill="387990"/>
            <w:vAlign w:val="bottom"/>
            <w:hideMark/>
          </w:tcPr>
          <w:p w14:paraId="7288C98E" w14:textId="7EDB4F37" w:rsidR="003F2267" w:rsidRPr="001977CF" w:rsidRDefault="003F2267" w:rsidP="001977CF">
            <w:pPr>
              <w:widowControl/>
              <w:spacing w:line="259" w:lineRule="auto"/>
              <w:rPr>
                <w:rFonts w:eastAsia="Times New Roman" w:cs="Times New Roman"/>
                <w:b/>
                <w:bCs/>
                <w:color w:val="FFFFFF"/>
                <w:sz w:val="20"/>
                <w:szCs w:val="20"/>
              </w:rPr>
            </w:pPr>
            <w:r>
              <w:rPr>
                <w:rFonts w:eastAsia="Times New Roman" w:cs="Times New Roman"/>
                <w:b/>
                <w:bCs/>
                <w:color w:val="FFFFFF"/>
                <w:sz w:val="20"/>
                <w:szCs w:val="20"/>
              </w:rPr>
              <w:t>Type</w:t>
            </w:r>
            <w:r w:rsidRPr="001977CF">
              <w:rPr>
                <w:rFonts w:eastAsia="Times New Roman" w:cs="Times New Roman"/>
                <w:b/>
                <w:bCs/>
                <w:color w:val="FFFFFF"/>
                <w:sz w:val="20"/>
                <w:szCs w:val="20"/>
              </w:rPr>
              <w:t xml:space="preserve"> of group</w:t>
            </w:r>
          </w:p>
        </w:tc>
        <w:tc>
          <w:tcPr>
            <w:tcW w:w="2310" w:type="dxa"/>
            <w:gridSpan w:val="3"/>
            <w:tcBorders>
              <w:top w:val="single" w:sz="4" w:space="0" w:color="auto"/>
              <w:left w:val="nil"/>
              <w:bottom w:val="single" w:sz="4" w:space="0" w:color="FFFFFF"/>
              <w:right w:val="nil"/>
            </w:tcBorders>
            <w:shd w:val="clear" w:color="000000" w:fill="387990"/>
          </w:tcPr>
          <w:p w14:paraId="7B2BDF29"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Baseline </w:t>
            </w:r>
          </w:p>
          <w:p w14:paraId="04A93078" w14:textId="299CB080"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69B52403" w14:textId="77777777" w:rsidR="003F2267" w:rsidRPr="001977CF" w:rsidRDefault="003F2267" w:rsidP="001977CF">
            <w:pPr>
              <w:widowControl/>
              <w:spacing w:line="259" w:lineRule="auto"/>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2099" w:type="dxa"/>
            <w:gridSpan w:val="3"/>
            <w:tcBorders>
              <w:top w:val="single" w:sz="4" w:space="0" w:color="auto"/>
              <w:left w:val="nil"/>
              <w:bottom w:val="single" w:sz="4" w:space="0" w:color="FFFFFF"/>
              <w:right w:val="nil"/>
            </w:tcBorders>
            <w:shd w:val="clear" w:color="000000" w:fill="387990"/>
          </w:tcPr>
          <w:p w14:paraId="130B4A18" w14:textId="77777777" w:rsidR="003F2267"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xml:space="preserve">Endline </w:t>
            </w:r>
          </w:p>
          <w:p w14:paraId="65337EAC" w14:textId="7D5723F4"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([Year(s)])</w:t>
            </w:r>
          </w:p>
        </w:tc>
        <w:tc>
          <w:tcPr>
            <w:tcW w:w="544" w:type="dxa"/>
            <w:vMerge w:val="restart"/>
            <w:tcBorders>
              <w:top w:val="single" w:sz="4" w:space="0" w:color="auto"/>
              <w:left w:val="nil"/>
              <w:right w:val="nil"/>
            </w:tcBorders>
            <w:shd w:val="clear" w:color="000000" w:fill="387990"/>
            <w:vAlign w:val="bottom"/>
            <w:hideMark/>
          </w:tcPr>
          <w:p w14:paraId="57A3E92E" w14:textId="33263756" w:rsidR="003F2267" w:rsidRPr="001977CF" w:rsidRDefault="003F2267" w:rsidP="005037C9">
            <w:pPr>
              <w:widowControl/>
              <w:spacing w:line="259" w:lineRule="auto"/>
              <w:jc w:val="center"/>
              <w:rPr>
                <w:rFonts w:eastAsia="Times New Roman" w:cs="Times New Roman"/>
                <w:b/>
                <w:bCs/>
                <w:color w:val="FFFFFF"/>
                <w:sz w:val="20"/>
                <w:szCs w:val="20"/>
              </w:rPr>
            </w:pPr>
          </w:p>
          <w:p w14:paraId="038F88CB" w14:textId="46357FF3"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Diff.</w:t>
            </w:r>
          </w:p>
        </w:tc>
        <w:tc>
          <w:tcPr>
            <w:tcW w:w="780" w:type="dxa"/>
            <w:vMerge w:val="restart"/>
            <w:tcBorders>
              <w:top w:val="single" w:sz="4" w:space="0" w:color="auto"/>
              <w:left w:val="nil"/>
              <w:right w:val="nil"/>
            </w:tcBorders>
            <w:shd w:val="clear" w:color="000000" w:fill="387990"/>
            <w:vAlign w:val="bottom"/>
            <w:hideMark/>
          </w:tcPr>
          <w:p w14:paraId="41184F60" w14:textId="3968821F" w:rsidR="003F2267" w:rsidRPr="001977CF" w:rsidRDefault="003F2267" w:rsidP="005037C9">
            <w:pPr>
              <w:widowControl/>
              <w:spacing w:line="259" w:lineRule="auto"/>
              <w:jc w:val="center"/>
              <w:rPr>
                <w:rFonts w:eastAsia="Times New Roman" w:cs="Times New Roman"/>
                <w:b/>
                <w:bCs/>
                <w:color w:val="FFFFFF"/>
                <w:sz w:val="20"/>
                <w:szCs w:val="20"/>
              </w:rPr>
            </w:pPr>
          </w:p>
          <w:p w14:paraId="1D6A70C0" w14:textId="5CA9EA2B" w:rsidR="003F2267" w:rsidRPr="001977CF" w:rsidRDefault="003F2267" w:rsidP="005037C9">
            <w:pPr>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p-</w:t>
            </w:r>
            <w:proofErr w:type="spellStart"/>
            <w:r w:rsidRPr="001977CF">
              <w:rPr>
                <w:rFonts w:eastAsia="Times New Roman" w:cs="Times New Roman"/>
                <w:b/>
                <w:bCs/>
                <w:color w:val="FFFFFF"/>
                <w:sz w:val="20"/>
                <w:szCs w:val="20"/>
              </w:rPr>
              <w:t>value</w:t>
            </w:r>
            <w:r w:rsidRPr="001977CF">
              <w:rPr>
                <w:rFonts w:eastAsia="Times New Roman" w:cs="Times New Roman"/>
                <w:b/>
                <w:bCs/>
                <w:color w:val="FFFFFF"/>
                <w:sz w:val="20"/>
                <w:szCs w:val="20"/>
                <w:vertAlign w:val="superscript"/>
              </w:rPr>
              <w:t>b</w:t>
            </w:r>
            <w:proofErr w:type="spellEnd"/>
          </w:p>
        </w:tc>
        <w:tc>
          <w:tcPr>
            <w:tcW w:w="588" w:type="dxa"/>
            <w:vMerge w:val="restart"/>
            <w:tcBorders>
              <w:top w:val="single" w:sz="4" w:space="0" w:color="auto"/>
              <w:left w:val="nil"/>
              <w:right w:val="nil"/>
            </w:tcBorders>
            <w:shd w:val="clear" w:color="000000" w:fill="387990"/>
            <w:vAlign w:val="bottom"/>
            <w:hideMark/>
          </w:tcPr>
          <w:p w14:paraId="31EA9441" w14:textId="5C25B60F" w:rsidR="003F2267" w:rsidRPr="001977CF" w:rsidRDefault="003F2267" w:rsidP="005037C9">
            <w:pPr>
              <w:widowControl/>
              <w:spacing w:line="259" w:lineRule="auto"/>
              <w:jc w:val="center"/>
              <w:rPr>
                <w:rFonts w:eastAsia="Times New Roman" w:cs="Times New Roman"/>
                <w:b/>
                <w:bCs/>
                <w:color w:val="FFFFFF"/>
                <w:sz w:val="20"/>
                <w:szCs w:val="20"/>
              </w:rPr>
            </w:pPr>
          </w:p>
          <w:p w14:paraId="1774307F" w14:textId="0F464713" w:rsidR="003F2267" w:rsidRPr="001977CF" w:rsidRDefault="003F2267" w:rsidP="005037C9">
            <w:pPr>
              <w:spacing w:line="259" w:lineRule="auto"/>
              <w:jc w:val="center"/>
              <w:rPr>
                <w:rFonts w:eastAsia="Times New Roman" w:cs="Times New Roman"/>
                <w:b/>
                <w:bCs/>
                <w:color w:val="FFFFFF"/>
                <w:sz w:val="20"/>
                <w:szCs w:val="20"/>
              </w:rPr>
            </w:pPr>
            <w:proofErr w:type="spellStart"/>
            <w:r w:rsidRPr="001977CF">
              <w:rPr>
                <w:rFonts w:eastAsia="Times New Roman" w:cs="Times New Roman"/>
                <w:b/>
                <w:bCs/>
                <w:color w:val="FFFFFF"/>
                <w:sz w:val="20"/>
                <w:szCs w:val="20"/>
              </w:rPr>
              <w:t>Sig.</w:t>
            </w:r>
            <w:r w:rsidRPr="001977CF">
              <w:rPr>
                <w:rFonts w:eastAsia="Times New Roman" w:cs="Times New Roman"/>
                <w:b/>
                <w:bCs/>
                <w:color w:val="FFFFFF"/>
                <w:sz w:val="20"/>
                <w:szCs w:val="20"/>
                <w:vertAlign w:val="superscript"/>
              </w:rPr>
              <w:t>c</w:t>
            </w:r>
            <w:proofErr w:type="spellEnd"/>
          </w:p>
        </w:tc>
      </w:tr>
      <w:tr w:rsidR="003F2267" w:rsidRPr="001977CF" w14:paraId="001D0A0A" w14:textId="77777777" w:rsidTr="003F2267">
        <w:trPr>
          <w:tblHeader/>
        </w:trPr>
        <w:tc>
          <w:tcPr>
            <w:tcW w:w="2968" w:type="dxa"/>
            <w:vMerge/>
            <w:tcBorders>
              <w:top w:val="single" w:sz="4" w:space="0" w:color="auto"/>
              <w:left w:val="nil"/>
              <w:bottom w:val="single" w:sz="4" w:space="0" w:color="000000"/>
              <w:right w:val="nil"/>
            </w:tcBorders>
            <w:vAlign w:val="center"/>
            <w:hideMark/>
          </w:tcPr>
          <w:p w14:paraId="2F6CDCCF" w14:textId="77777777" w:rsidR="003F2267" w:rsidRPr="001977CF" w:rsidRDefault="003F2267" w:rsidP="001977CF">
            <w:pPr>
              <w:widowControl/>
              <w:spacing w:line="259" w:lineRule="auto"/>
              <w:rPr>
                <w:rFonts w:eastAsia="Times New Roman" w:cs="Times New Roman"/>
                <w:b/>
                <w:bCs/>
                <w:color w:val="FFFFFF"/>
                <w:sz w:val="20"/>
                <w:szCs w:val="20"/>
              </w:rPr>
            </w:pPr>
          </w:p>
        </w:tc>
        <w:tc>
          <w:tcPr>
            <w:tcW w:w="768" w:type="dxa"/>
            <w:tcBorders>
              <w:top w:val="nil"/>
              <w:left w:val="nil"/>
              <w:bottom w:val="single" w:sz="4" w:space="0" w:color="auto"/>
              <w:right w:val="nil"/>
            </w:tcBorders>
            <w:shd w:val="clear" w:color="000000" w:fill="387990"/>
            <w:vAlign w:val="bottom"/>
            <w:hideMark/>
          </w:tcPr>
          <w:p w14:paraId="7E5FBD66" w14:textId="45700BC4"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41" w:type="dxa"/>
            <w:tcBorders>
              <w:top w:val="nil"/>
              <w:left w:val="nil"/>
              <w:bottom w:val="single" w:sz="4" w:space="0" w:color="auto"/>
              <w:right w:val="nil"/>
            </w:tcBorders>
            <w:shd w:val="clear" w:color="000000" w:fill="387990"/>
          </w:tcPr>
          <w:p w14:paraId="63DA3222" w14:textId="472242F6"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single" w:sz="4" w:space="0" w:color="auto"/>
              <w:right w:val="nil"/>
            </w:tcBorders>
            <w:shd w:val="clear" w:color="000000" w:fill="387990"/>
            <w:vAlign w:val="bottom"/>
            <w:hideMark/>
          </w:tcPr>
          <w:p w14:paraId="39F1E7D8" w14:textId="77250FC0"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179" w:type="dxa"/>
            <w:tcBorders>
              <w:top w:val="nil"/>
              <w:left w:val="nil"/>
              <w:bottom w:val="single" w:sz="4" w:space="0" w:color="auto"/>
              <w:right w:val="nil"/>
            </w:tcBorders>
            <w:shd w:val="clear" w:color="000000" w:fill="387990"/>
            <w:vAlign w:val="bottom"/>
            <w:hideMark/>
          </w:tcPr>
          <w:p w14:paraId="105811A1" w14:textId="77777777" w:rsidR="003F2267" w:rsidRPr="001977CF" w:rsidRDefault="003F2267" w:rsidP="001977CF">
            <w:pPr>
              <w:widowControl/>
              <w:spacing w:line="259" w:lineRule="auto"/>
              <w:jc w:val="center"/>
              <w:rPr>
                <w:rFonts w:eastAsia="Times New Roman" w:cs="Times New Roman"/>
                <w:b/>
                <w:bCs/>
                <w:color w:val="FFFFFF"/>
                <w:sz w:val="20"/>
                <w:szCs w:val="20"/>
              </w:rPr>
            </w:pPr>
            <w:r w:rsidRPr="001977CF">
              <w:rPr>
                <w:rFonts w:eastAsia="Times New Roman" w:cs="Times New Roman"/>
                <w:b/>
                <w:bCs/>
                <w:color w:val="FFFFFF"/>
                <w:sz w:val="20"/>
                <w:szCs w:val="20"/>
              </w:rPr>
              <w:t> </w:t>
            </w:r>
          </w:p>
        </w:tc>
        <w:tc>
          <w:tcPr>
            <w:tcW w:w="573" w:type="dxa"/>
            <w:tcBorders>
              <w:top w:val="nil"/>
              <w:left w:val="nil"/>
              <w:bottom w:val="single" w:sz="4" w:space="0" w:color="auto"/>
              <w:right w:val="nil"/>
            </w:tcBorders>
            <w:shd w:val="clear" w:color="000000" w:fill="387990"/>
            <w:vAlign w:val="bottom"/>
            <w:hideMark/>
          </w:tcPr>
          <w:p w14:paraId="1DA8FDE5" w14:textId="31460069"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29" w:type="dxa"/>
            <w:tcBorders>
              <w:top w:val="nil"/>
              <w:left w:val="nil"/>
              <w:bottom w:val="single" w:sz="4" w:space="0" w:color="auto"/>
              <w:right w:val="nil"/>
            </w:tcBorders>
            <w:shd w:val="clear" w:color="000000" w:fill="387990"/>
          </w:tcPr>
          <w:p w14:paraId="6DBE8877" w14:textId="55A1A358" w:rsidR="003F2267" w:rsidRPr="001977CF" w:rsidRDefault="003F2267" w:rsidP="001977CF">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single" w:sz="4" w:space="0" w:color="auto"/>
              <w:right w:val="nil"/>
            </w:tcBorders>
            <w:shd w:val="clear" w:color="000000" w:fill="387990"/>
            <w:vAlign w:val="bottom"/>
            <w:hideMark/>
          </w:tcPr>
          <w:p w14:paraId="7720FAB4" w14:textId="1E59953A" w:rsidR="003F2267" w:rsidRPr="001977CF" w:rsidRDefault="003F2267" w:rsidP="001977CF">
            <w:pPr>
              <w:widowControl/>
              <w:spacing w:line="259" w:lineRule="auto"/>
              <w:jc w:val="center"/>
              <w:rPr>
                <w:rFonts w:eastAsia="Times New Roman" w:cs="Times New Roman"/>
                <w:b/>
                <w:bCs/>
                <w:color w:val="FFFFFF"/>
                <w:sz w:val="20"/>
                <w:szCs w:val="20"/>
                <w:vertAlign w:val="superscript"/>
              </w:rPr>
            </w:pPr>
            <w:proofErr w:type="spellStart"/>
            <w:r w:rsidRPr="001977CF">
              <w:rPr>
                <w:rFonts w:eastAsia="Times New Roman" w:cs="Times New Roman"/>
                <w:b/>
                <w:bCs/>
                <w:color w:val="FFFFFF"/>
                <w:sz w:val="20"/>
                <w:szCs w:val="20"/>
              </w:rPr>
              <w:t>n</w:t>
            </w:r>
            <w:r w:rsidRPr="001977CF">
              <w:rPr>
                <w:rFonts w:eastAsia="Times New Roman" w:cs="Times New Roman"/>
                <w:b/>
                <w:bCs/>
                <w:color w:val="FFFFFF"/>
                <w:sz w:val="20"/>
                <w:szCs w:val="20"/>
                <w:vertAlign w:val="superscript"/>
              </w:rPr>
              <w:t>a</w:t>
            </w:r>
            <w:proofErr w:type="spellEnd"/>
          </w:p>
        </w:tc>
        <w:tc>
          <w:tcPr>
            <w:tcW w:w="544" w:type="dxa"/>
            <w:vMerge/>
            <w:tcBorders>
              <w:left w:val="nil"/>
              <w:bottom w:val="single" w:sz="4" w:space="0" w:color="auto"/>
              <w:right w:val="nil"/>
            </w:tcBorders>
            <w:shd w:val="clear" w:color="000000" w:fill="387990"/>
            <w:vAlign w:val="bottom"/>
            <w:hideMark/>
          </w:tcPr>
          <w:p w14:paraId="473EB44A" w14:textId="35ED24F5" w:rsidR="003F2267" w:rsidRPr="001977CF" w:rsidRDefault="003F2267" w:rsidP="001977CF">
            <w:pPr>
              <w:widowControl/>
              <w:spacing w:line="259" w:lineRule="auto"/>
              <w:jc w:val="center"/>
              <w:rPr>
                <w:rFonts w:eastAsia="Times New Roman" w:cs="Times New Roman"/>
                <w:b/>
                <w:bCs/>
                <w:color w:val="FFFFFF"/>
                <w:sz w:val="20"/>
                <w:szCs w:val="20"/>
              </w:rPr>
            </w:pPr>
          </w:p>
        </w:tc>
        <w:tc>
          <w:tcPr>
            <w:tcW w:w="780" w:type="dxa"/>
            <w:vMerge/>
            <w:tcBorders>
              <w:left w:val="nil"/>
              <w:bottom w:val="single" w:sz="4" w:space="0" w:color="auto"/>
              <w:right w:val="nil"/>
            </w:tcBorders>
            <w:shd w:val="clear" w:color="000000" w:fill="387990"/>
            <w:vAlign w:val="bottom"/>
            <w:hideMark/>
          </w:tcPr>
          <w:p w14:paraId="094EFB3A" w14:textId="5493B1C9" w:rsidR="003F2267" w:rsidRPr="001977CF" w:rsidRDefault="003F2267" w:rsidP="001977CF">
            <w:pPr>
              <w:widowControl/>
              <w:spacing w:line="259" w:lineRule="auto"/>
              <w:jc w:val="center"/>
              <w:rPr>
                <w:rFonts w:eastAsia="Times New Roman" w:cs="Times New Roman"/>
                <w:b/>
                <w:bCs/>
                <w:color w:val="FFFFFF"/>
                <w:sz w:val="20"/>
                <w:szCs w:val="20"/>
              </w:rPr>
            </w:pPr>
          </w:p>
        </w:tc>
        <w:tc>
          <w:tcPr>
            <w:tcW w:w="588" w:type="dxa"/>
            <w:vMerge/>
            <w:tcBorders>
              <w:left w:val="nil"/>
              <w:bottom w:val="single" w:sz="4" w:space="0" w:color="auto"/>
              <w:right w:val="nil"/>
            </w:tcBorders>
            <w:shd w:val="clear" w:color="000000" w:fill="387990"/>
            <w:vAlign w:val="bottom"/>
            <w:hideMark/>
          </w:tcPr>
          <w:p w14:paraId="36088682" w14:textId="22C40F72" w:rsidR="003F2267" w:rsidRPr="001977CF" w:rsidRDefault="003F2267" w:rsidP="001977CF">
            <w:pPr>
              <w:widowControl/>
              <w:spacing w:line="259" w:lineRule="auto"/>
              <w:jc w:val="center"/>
              <w:rPr>
                <w:rFonts w:eastAsia="Times New Roman" w:cs="Times New Roman"/>
                <w:b/>
                <w:bCs/>
                <w:color w:val="FFFFFF"/>
                <w:sz w:val="20"/>
                <w:szCs w:val="20"/>
              </w:rPr>
            </w:pPr>
          </w:p>
        </w:tc>
      </w:tr>
      <w:tr w:rsidR="003F2267" w:rsidRPr="001977CF" w14:paraId="44B19B7F" w14:textId="77777777" w:rsidTr="003F2267">
        <w:tc>
          <w:tcPr>
            <w:tcW w:w="2968" w:type="dxa"/>
            <w:tcBorders>
              <w:top w:val="nil"/>
              <w:left w:val="nil"/>
              <w:bottom w:val="single" w:sz="4" w:space="0" w:color="auto"/>
              <w:right w:val="nil"/>
            </w:tcBorders>
            <w:shd w:val="clear" w:color="000000" w:fill="DDEBF7"/>
            <w:vAlign w:val="bottom"/>
            <w:hideMark/>
          </w:tcPr>
          <w:p w14:paraId="7516C8D1" w14:textId="28D13FF2" w:rsidR="005037C9" w:rsidRPr="001977CF" w:rsidRDefault="005037C9" w:rsidP="001977C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Women</w:t>
            </w:r>
            <w:r w:rsidRPr="001977CF">
              <w:rPr>
                <w:rFonts w:eastAsia="Times New Roman" w:cs="Times New Roman"/>
                <w:b/>
                <w:bCs/>
                <w:color w:val="auto"/>
                <w:sz w:val="20"/>
                <w:szCs w:val="20"/>
                <w:vertAlign w:val="superscript"/>
              </w:rPr>
              <w:t>d</w:t>
            </w:r>
            <w:proofErr w:type="spellEnd"/>
          </w:p>
        </w:tc>
        <w:tc>
          <w:tcPr>
            <w:tcW w:w="768" w:type="dxa"/>
            <w:tcBorders>
              <w:top w:val="nil"/>
              <w:left w:val="nil"/>
              <w:bottom w:val="single" w:sz="4" w:space="0" w:color="auto"/>
              <w:right w:val="nil"/>
            </w:tcBorders>
            <w:shd w:val="clear" w:color="000000" w:fill="DDEBF7"/>
            <w:vAlign w:val="center"/>
            <w:hideMark/>
          </w:tcPr>
          <w:p w14:paraId="0622FA0F" w14:textId="46F05893" w:rsidR="005037C9" w:rsidRPr="001977CF" w:rsidRDefault="005037C9" w:rsidP="001977C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0FBA6B53"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06DFC42E" w14:textId="7AEA75E9" w:rsidR="005037C9" w:rsidRPr="001977CF" w:rsidRDefault="005037C9" w:rsidP="001977C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5175CB10" w14:textId="6EEC1BAB" w:rsidR="005037C9" w:rsidRPr="001977CF" w:rsidRDefault="005037C9" w:rsidP="001977C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2EFC010D" w14:textId="72EE6368" w:rsidR="005037C9" w:rsidRPr="001977CF" w:rsidRDefault="005037C9" w:rsidP="001977C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68E1E346" w14:textId="77777777" w:rsidR="005037C9" w:rsidRPr="001977CF" w:rsidRDefault="005037C9" w:rsidP="001977C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14C11A34" w14:textId="76424F1C" w:rsidR="005037C9" w:rsidRPr="001977CF" w:rsidRDefault="005037C9" w:rsidP="001977C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4F17057F" w14:textId="4B6B7780" w:rsidR="005037C9" w:rsidRPr="001977CF" w:rsidRDefault="005037C9" w:rsidP="001977C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03FF51D9" w14:textId="10083CAF" w:rsidR="005037C9" w:rsidRPr="001977CF" w:rsidRDefault="005037C9" w:rsidP="001977C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74F3B69D" w14:textId="270CBB00" w:rsidR="005037C9" w:rsidRPr="001977CF" w:rsidRDefault="005037C9" w:rsidP="001977CF">
            <w:pPr>
              <w:widowControl/>
              <w:spacing w:line="259" w:lineRule="auto"/>
              <w:jc w:val="center"/>
              <w:rPr>
                <w:rFonts w:eastAsia="Times New Roman" w:cs="Times New Roman"/>
                <w:bCs/>
                <w:color w:val="auto"/>
                <w:sz w:val="20"/>
                <w:szCs w:val="20"/>
              </w:rPr>
            </w:pPr>
          </w:p>
        </w:tc>
      </w:tr>
      <w:tr w:rsidR="003F2267" w:rsidRPr="001977CF" w14:paraId="367D4A22" w14:textId="77777777" w:rsidTr="00153B10">
        <w:tc>
          <w:tcPr>
            <w:tcW w:w="2968" w:type="dxa"/>
            <w:tcBorders>
              <w:top w:val="nil"/>
              <w:left w:val="nil"/>
              <w:bottom w:val="single" w:sz="4" w:space="0" w:color="auto"/>
              <w:right w:val="nil"/>
            </w:tcBorders>
            <w:shd w:val="clear" w:color="auto" w:fill="auto"/>
            <w:noWrap/>
            <w:vAlign w:val="center"/>
            <w:hideMark/>
          </w:tcPr>
          <w:p w14:paraId="6CA737B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tcPr>
          <w:p w14:paraId="66116CDA" w14:textId="04FCC7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vAlign w:val="center"/>
          </w:tcPr>
          <w:p w14:paraId="0A2A8605" w14:textId="43829E39"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tcPr>
          <w:p w14:paraId="4589CD53" w14:textId="3DAD7C3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tcPr>
          <w:p w14:paraId="5296B2BB" w14:textId="0176262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tcPr>
          <w:p w14:paraId="7A539801" w14:textId="3606CB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vAlign w:val="center"/>
          </w:tcPr>
          <w:p w14:paraId="49BEF3F2" w14:textId="68EBB835"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tcPr>
          <w:p w14:paraId="73FB6A07" w14:textId="4C620F24"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tcPr>
          <w:p w14:paraId="0F1F7E90" w14:textId="74B12EE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tcPr>
          <w:p w14:paraId="32192B54" w14:textId="7A1AE43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tcPr>
          <w:p w14:paraId="0A9FFB6D" w14:textId="069AC241"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9EB4076" w14:textId="77777777" w:rsidTr="003F2267">
        <w:tc>
          <w:tcPr>
            <w:tcW w:w="2968" w:type="dxa"/>
            <w:tcBorders>
              <w:top w:val="nil"/>
              <w:left w:val="nil"/>
              <w:bottom w:val="single" w:sz="4" w:space="0" w:color="auto"/>
              <w:right w:val="nil"/>
            </w:tcBorders>
            <w:shd w:val="clear" w:color="auto" w:fill="auto"/>
            <w:noWrap/>
            <w:vAlign w:val="center"/>
            <w:hideMark/>
          </w:tcPr>
          <w:p w14:paraId="7F91C367" w14:textId="0C8597AA"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w:t>
            </w:r>
            <w:r w:rsidR="003F2267">
              <w:rPr>
                <w:rFonts w:eastAsia="Times New Roman" w:cs="Times New Roman"/>
                <w:sz w:val="20"/>
                <w:szCs w:val="20"/>
              </w:rPr>
              <w:t>’</w:t>
            </w:r>
            <w:r w:rsidRPr="001977CF">
              <w:rPr>
                <w:rFonts w:eastAsia="Times New Roman" w:cs="Times New Roman"/>
                <w:sz w:val="20"/>
                <w:szCs w:val="20"/>
              </w:rPr>
              <w:t>s group</w:t>
            </w:r>
          </w:p>
        </w:tc>
        <w:tc>
          <w:tcPr>
            <w:tcW w:w="768" w:type="dxa"/>
            <w:tcBorders>
              <w:top w:val="nil"/>
              <w:left w:val="nil"/>
              <w:bottom w:val="single" w:sz="4" w:space="0" w:color="auto"/>
              <w:right w:val="nil"/>
            </w:tcBorders>
            <w:shd w:val="clear" w:color="auto" w:fill="auto"/>
            <w:noWrap/>
            <w:vAlign w:val="center"/>
            <w:hideMark/>
          </w:tcPr>
          <w:p w14:paraId="16024A72" w14:textId="5588DD9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196DC26"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0EEACFC" w14:textId="40EC3AC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F6F3AE2" w14:textId="353D3DF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932A2FB" w14:textId="097E91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CEB9074"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A33778" w14:textId="7F9E749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E93F0F4" w14:textId="79B6664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9F5AB94" w14:textId="568B53A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0C3FDC6" w14:textId="3A15C60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7ECDDC7" w14:textId="77777777" w:rsidTr="003F2267">
        <w:tc>
          <w:tcPr>
            <w:tcW w:w="2968" w:type="dxa"/>
            <w:tcBorders>
              <w:top w:val="nil"/>
              <w:left w:val="nil"/>
              <w:bottom w:val="single" w:sz="4" w:space="0" w:color="auto"/>
              <w:right w:val="nil"/>
            </w:tcBorders>
            <w:shd w:val="clear" w:color="auto" w:fill="auto"/>
            <w:noWrap/>
            <w:vAlign w:val="center"/>
            <w:hideMark/>
          </w:tcPr>
          <w:p w14:paraId="5114DD2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287561A9" w14:textId="705BAF0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90CE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305C39" w14:textId="1DA39EB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C4EC9A6" w14:textId="71AAA4C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59AE86E" w14:textId="3A802130"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F003DD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D39901" w14:textId="7B1E286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AA19B6C" w14:textId="0FAAEC78"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07A6BA0" w14:textId="173385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37FC673" w14:textId="2E940A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28F89F7" w14:textId="77777777" w:rsidTr="003F2267">
        <w:tc>
          <w:tcPr>
            <w:tcW w:w="2968" w:type="dxa"/>
            <w:tcBorders>
              <w:top w:val="nil"/>
              <w:left w:val="nil"/>
              <w:bottom w:val="single" w:sz="4" w:space="0" w:color="auto"/>
              <w:right w:val="nil"/>
            </w:tcBorders>
            <w:shd w:val="clear" w:color="auto" w:fill="auto"/>
            <w:noWrap/>
            <w:vAlign w:val="center"/>
            <w:hideMark/>
          </w:tcPr>
          <w:p w14:paraId="3504F76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1A932725" w14:textId="00717198"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847996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A51874B" w14:textId="4162043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4BFFB59" w14:textId="20E2692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41A5A87" w14:textId="28E8CC0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7F99E4C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20FB4AC" w14:textId="3EB6A30C"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F931D33" w14:textId="34943E77"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6B28CBE" w14:textId="7B2265C5"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ACE2C8B" w14:textId="71A7301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1C51217" w14:textId="77777777" w:rsidTr="003F2267">
        <w:tc>
          <w:tcPr>
            <w:tcW w:w="2968" w:type="dxa"/>
            <w:tcBorders>
              <w:top w:val="nil"/>
              <w:left w:val="nil"/>
              <w:bottom w:val="single" w:sz="4" w:space="0" w:color="auto"/>
              <w:right w:val="nil"/>
            </w:tcBorders>
            <w:shd w:val="clear" w:color="auto" w:fill="auto"/>
            <w:noWrap/>
            <w:vAlign w:val="center"/>
            <w:hideMark/>
          </w:tcPr>
          <w:p w14:paraId="17ACAEC9" w14:textId="2D2F34E1"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56BA17A1" w14:textId="35ED20E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48E647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C2967AF" w14:textId="759086C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B7B8981" w14:textId="48A2070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D56E709" w14:textId="0AF572F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88CCC7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9EA47EB" w14:textId="0B25E9F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E1C1" w14:textId="5F3700E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EF6ED2F" w14:textId="7CCFA44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01F5E7AA" w14:textId="44DF6D1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EA55EE1" w14:textId="77777777" w:rsidTr="003F2267">
        <w:tc>
          <w:tcPr>
            <w:tcW w:w="2968" w:type="dxa"/>
            <w:tcBorders>
              <w:top w:val="nil"/>
              <w:left w:val="nil"/>
              <w:bottom w:val="single" w:sz="4" w:space="0" w:color="auto"/>
              <w:right w:val="nil"/>
            </w:tcBorders>
            <w:shd w:val="clear" w:color="auto" w:fill="auto"/>
            <w:noWrap/>
            <w:vAlign w:val="center"/>
            <w:hideMark/>
          </w:tcPr>
          <w:p w14:paraId="1053D214"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7AAF0BF3" w14:textId="4A684DD7"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5B9FF9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86A5C72" w14:textId="4EF3456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13693BF0" w14:textId="0A18DFF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72D1458" w14:textId="7755EB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E8533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72499D" w14:textId="76E78BB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67ED71C" w14:textId="7BDCED5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051DED4B" w14:textId="14DB59E2"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8250107" w14:textId="3E13E933"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DF9696" w14:textId="77777777" w:rsidTr="003F2267">
        <w:tc>
          <w:tcPr>
            <w:tcW w:w="2968" w:type="dxa"/>
            <w:tcBorders>
              <w:top w:val="nil"/>
              <w:left w:val="nil"/>
              <w:bottom w:val="single" w:sz="4" w:space="0" w:color="auto"/>
              <w:right w:val="nil"/>
            </w:tcBorders>
            <w:shd w:val="clear" w:color="auto" w:fill="auto"/>
            <w:noWrap/>
            <w:vAlign w:val="center"/>
            <w:hideMark/>
          </w:tcPr>
          <w:p w14:paraId="5935C8CF"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7F659CC4" w14:textId="1CE628EA"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CCE98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83BF6CC" w14:textId="4F07798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F77EA05" w14:textId="081F539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65989AD" w14:textId="34D68B71"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97619B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4036CBE" w14:textId="1351F02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26F8606" w14:textId="75D7121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3124B" w14:textId="2D431281"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F1B5FE" w14:textId="01299F7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0D45CB0" w14:textId="77777777" w:rsidTr="003F2267">
        <w:tc>
          <w:tcPr>
            <w:tcW w:w="2968" w:type="dxa"/>
            <w:tcBorders>
              <w:top w:val="nil"/>
              <w:left w:val="nil"/>
              <w:bottom w:val="single" w:sz="4" w:space="0" w:color="auto"/>
              <w:right w:val="nil"/>
            </w:tcBorders>
            <w:shd w:val="clear" w:color="auto" w:fill="auto"/>
            <w:noWrap/>
            <w:vAlign w:val="center"/>
            <w:hideMark/>
          </w:tcPr>
          <w:p w14:paraId="03A0ACA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60BF99A" w14:textId="34D6EEA5"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C41108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73639C" w14:textId="1EFC9DDE"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69C12944" w14:textId="4930EE4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2590E7D" w14:textId="75323E72"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B28DF02"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1D8DA3C2" w14:textId="15E5C7A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DD014DA" w14:textId="486C05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AC3F92" w14:textId="51A1159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20FBD0D" w14:textId="2BC5A4DC"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A580BD4" w14:textId="77777777" w:rsidTr="003F2267">
        <w:tc>
          <w:tcPr>
            <w:tcW w:w="2968" w:type="dxa"/>
            <w:tcBorders>
              <w:top w:val="nil"/>
              <w:left w:val="nil"/>
              <w:bottom w:val="single" w:sz="4" w:space="0" w:color="auto"/>
              <w:right w:val="nil"/>
            </w:tcBorders>
            <w:shd w:val="clear" w:color="auto" w:fill="auto"/>
            <w:noWrap/>
            <w:vAlign w:val="center"/>
            <w:hideMark/>
          </w:tcPr>
          <w:p w14:paraId="0DF491E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7A8ED73C" w14:textId="58525A7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24767FD"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54E40418" w14:textId="011BCB0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7DEAC1" w14:textId="339BF47E"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5BA3C661" w14:textId="00FF41C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F372E16"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4FE5008" w14:textId="24C2C6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B50FFC0" w14:textId="1D97E7AA"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3CC0E27" w14:textId="5E12803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6647C4DC" w14:textId="06CE09D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BF5EC3B" w14:textId="77777777" w:rsidTr="003F2267">
        <w:tc>
          <w:tcPr>
            <w:tcW w:w="2968" w:type="dxa"/>
            <w:tcBorders>
              <w:top w:val="nil"/>
              <w:left w:val="nil"/>
              <w:bottom w:val="single" w:sz="4" w:space="0" w:color="auto"/>
              <w:right w:val="nil"/>
            </w:tcBorders>
            <w:shd w:val="clear" w:color="auto" w:fill="auto"/>
            <w:noWrap/>
            <w:vAlign w:val="center"/>
            <w:hideMark/>
          </w:tcPr>
          <w:p w14:paraId="4ECAB10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50F68B1F" w14:textId="295D202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3A90E5"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D4410D6" w14:textId="198D27B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57469CC9" w14:textId="2C981750"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AF9A9F4" w14:textId="61C32EE7"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356519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F9D4CC" w14:textId="4E39329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9658A2D" w14:textId="3746BA9F"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3B19F66" w14:textId="4902568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03CEA51" w14:textId="79BE579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BBEBF7C" w14:textId="77777777" w:rsidTr="003F2267">
        <w:tc>
          <w:tcPr>
            <w:tcW w:w="2968" w:type="dxa"/>
            <w:tcBorders>
              <w:top w:val="nil"/>
              <w:left w:val="nil"/>
              <w:bottom w:val="single" w:sz="4" w:space="0" w:color="auto"/>
              <w:right w:val="nil"/>
            </w:tcBorders>
            <w:shd w:val="clear" w:color="auto" w:fill="auto"/>
            <w:noWrap/>
            <w:vAlign w:val="center"/>
            <w:hideMark/>
          </w:tcPr>
          <w:p w14:paraId="2474863A"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 women’s group</w:t>
            </w:r>
          </w:p>
        </w:tc>
        <w:tc>
          <w:tcPr>
            <w:tcW w:w="768" w:type="dxa"/>
            <w:tcBorders>
              <w:top w:val="nil"/>
              <w:left w:val="nil"/>
              <w:bottom w:val="single" w:sz="4" w:space="0" w:color="auto"/>
              <w:right w:val="nil"/>
            </w:tcBorders>
            <w:shd w:val="clear" w:color="auto" w:fill="auto"/>
            <w:noWrap/>
            <w:vAlign w:val="center"/>
            <w:hideMark/>
          </w:tcPr>
          <w:p w14:paraId="254E1D0A" w14:textId="163391A1"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5718AB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40BCC46D" w14:textId="1B84EC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4C8617E" w14:textId="1FB606A9"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650D4B9" w14:textId="252A5158"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CF65C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5FD8EA7" w14:textId="64A81235"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7B568783" w14:textId="2AE6E16B"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FA37833" w14:textId="3D2EE1F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D471A09" w14:textId="4A9FFBFA"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C71F791" w14:textId="77777777" w:rsidTr="003F2267">
        <w:tc>
          <w:tcPr>
            <w:tcW w:w="2968" w:type="dxa"/>
            <w:tcBorders>
              <w:top w:val="nil"/>
              <w:left w:val="nil"/>
              <w:bottom w:val="single" w:sz="4" w:space="0" w:color="auto"/>
              <w:right w:val="nil"/>
            </w:tcBorders>
            <w:shd w:val="clear" w:color="auto" w:fill="auto"/>
            <w:noWrap/>
            <w:vAlign w:val="center"/>
            <w:hideMark/>
          </w:tcPr>
          <w:p w14:paraId="4FC4C765"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lastRenderedPageBreak/>
              <w:t>Other</w:t>
            </w:r>
          </w:p>
        </w:tc>
        <w:tc>
          <w:tcPr>
            <w:tcW w:w="768" w:type="dxa"/>
            <w:tcBorders>
              <w:top w:val="nil"/>
              <w:left w:val="nil"/>
              <w:bottom w:val="single" w:sz="4" w:space="0" w:color="auto"/>
              <w:right w:val="nil"/>
            </w:tcBorders>
            <w:shd w:val="clear" w:color="auto" w:fill="auto"/>
            <w:noWrap/>
            <w:vAlign w:val="center"/>
            <w:hideMark/>
          </w:tcPr>
          <w:p w14:paraId="4B22553E" w14:textId="76927C9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D6DA7F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F2D0668" w14:textId="62421D5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5BD0A5" w14:textId="79EA98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660365D" w14:textId="37DAC98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7F10A93"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4126154" w14:textId="0CF6824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02CC1AA" w14:textId="3FCF2343"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F59B06F" w14:textId="7BAA85E6"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3ED27F7F" w14:textId="57DFB26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2D8C6D" w14:textId="77777777" w:rsidTr="003F2267">
        <w:tc>
          <w:tcPr>
            <w:tcW w:w="2968" w:type="dxa"/>
            <w:tcBorders>
              <w:top w:val="nil"/>
              <w:left w:val="nil"/>
              <w:bottom w:val="single" w:sz="4" w:space="0" w:color="auto"/>
              <w:right w:val="nil"/>
            </w:tcBorders>
            <w:shd w:val="clear" w:color="000000" w:fill="DDEBF7"/>
            <w:vAlign w:val="bottom"/>
            <w:hideMark/>
          </w:tcPr>
          <w:p w14:paraId="2B3333A5" w14:textId="55D3B0F6" w:rsidR="008E036F" w:rsidRPr="001977CF" w:rsidRDefault="008E036F" w:rsidP="008E036F">
            <w:pPr>
              <w:widowControl/>
              <w:spacing w:line="259" w:lineRule="auto"/>
              <w:rPr>
                <w:rFonts w:eastAsia="Times New Roman" w:cs="Times New Roman"/>
                <w:b/>
                <w:bCs/>
                <w:color w:val="auto"/>
                <w:sz w:val="20"/>
                <w:szCs w:val="20"/>
                <w:vertAlign w:val="superscript"/>
              </w:rPr>
            </w:pPr>
            <w:proofErr w:type="spellStart"/>
            <w:r w:rsidRPr="001977CF">
              <w:rPr>
                <w:rFonts w:eastAsia="Times New Roman" w:cs="Times New Roman"/>
                <w:b/>
                <w:bCs/>
                <w:color w:val="auto"/>
                <w:sz w:val="20"/>
                <w:szCs w:val="20"/>
              </w:rPr>
              <w:t>Men</w:t>
            </w:r>
            <w:r w:rsidRPr="001977CF">
              <w:rPr>
                <w:rFonts w:eastAsia="Times New Roman" w:cs="Times New Roman"/>
                <w:b/>
                <w:bCs/>
                <w:color w:val="auto"/>
                <w:sz w:val="20"/>
                <w:szCs w:val="20"/>
                <w:vertAlign w:val="superscript"/>
              </w:rPr>
              <w:t>e</w:t>
            </w:r>
            <w:proofErr w:type="spellEnd"/>
          </w:p>
        </w:tc>
        <w:tc>
          <w:tcPr>
            <w:tcW w:w="768" w:type="dxa"/>
            <w:tcBorders>
              <w:top w:val="nil"/>
              <w:left w:val="nil"/>
              <w:bottom w:val="single" w:sz="4" w:space="0" w:color="auto"/>
              <w:right w:val="nil"/>
            </w:tcBorders>
            <w:shd w:val="clear" w:color="000000" w:fill="DDEBF7"/>
            <w:vAlign w:val="center"/>
            <w:hideMark/>
          </w:tcPr>
          <w:p w14:paraId="6650FCBB" w14:textId="3BCCF2C3" w:rsidR="008E036F" w:rsidRPr="001977CF" w:rsidRDefault="008E036F" w:rsidP="008E036F">
            <w:pPr>
              <w:widowControl/>
              <w:spacing w:line="259" w:lineRule="auto"/>
              <w:jc w:val="center"/>
              <w:rPr>
                <w:rFonts w:eastAsia="Times New Roman" w:cs="Times New Roman"/>
                <w:bCs/>
                <w:color w:val="auto"/>
                <w:sz w:val="20"/>
                <w:szCs w:val="20"/>
              </w:rPr>
            </w:pPr>
          </w:p>
        </w:tc>
        <w:tc>
          <w:tcPr>
            <w:tcW w:w="941" w:type="dxa"/>
            <w:tcBorders>
              <w:top w:val="nil"/>
              <w:left w:val="nil"/>
              <w:bottom w:val="single" w:sz="4" w:space="0" w:color="auto"/>
              <w:right w:val="nil"/>
            </w:tcBorders>
            <w:shd w:val="clear" w:color="000000" w:fill="DDEBF7"/>
          </w:tcPr>
          <w:p w14:paraId="44715C9C"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601" w:type="dxa"/>
            <w:tcBorders>
              <w:top w:val="nil"/>
              <w:left w:val="nil"/>
              <w:bottom w:val="single" w:sz="4" w:space="0" w:color="auto"/>
              <w:right w:val="nil"/>
            </w:tcBorders>
            <w:shd w:val="clear" w:color="000000" w:fill="DDEBF7"/>
            <w:vAlign w:val="center"/>
            <w:hideMark/>
          </w:tcPr>
          <w:p w14:paraId="4BFC9030" w14:textId="1845AFAE" w:rsidR="008E036F" w:rsidRPr="001977CF" w:rsidRDefault="008E036F" w:rsidP="008E036F">
            <w:pPr>
              <w:widowControl/>
              <w:spacing w:line="259" w:lineRule="auto"/>
              <w:jc w:val="center"/>
              <w:rPr>
                <w:rFonts w:eastAsia="Times New Roman" w:cs="Times New Roman"/>
                <w:bCs/>
                <w:color w:val="auto"/>
                <w:sz w:val="20"/>
                <w:szCs w:val="20"/>
              </w:rPr>
            </w:pPr>
          </w:p>
        </w:tc>
        <w:tc>
          <w:tcPr>
            <w:tcW w:w="179" w:type="dxa"/>
            <w:tcBorders>
              <w:top w:val="nil"/>
              <w:left w:val="nil"/>
              <w:bottom w:val="single" w:sz="4" w:space="0" w:color="auto"/>
              <w:right w:val="nil"/>
            </w:tcBorders>
            <w:shd w:val="clear" w:color="000000" w:fill="DDEBF7"/>
            <w:vAlign w:val="center"/>
            <w:hideMark/>
          </w:tcPr>
          <w:p w14:paraId="33345DC0" w14:textId="09BAC4DC" w:rsidR="008E036F" w:rsidRPr="001977CF" w:rsidRDefault="008E036F" w:rsidP="008E036F">
            <w:pPr>
              <w:widowControl/>
              <w:spacing w:line="259" w:lineRule="auto"/>
              <w:jc w:val="center"/>
              <w:rPr>
                <w:rFonts w:eastAsia="Times New Roman" w:cs="Times New Roman"/>
                <w:bCs/>
                <w:color w:val="auto"/>
                <w:sz w:val="20"/>
                <w:szCs w:val="20"/>
              </w:rPr>
            </w:pPr>
          </w:p>
        </w:tc>
        <w:tc>
          <w:tcPr>
            <w:tcW w:w="573" w:type="dxa"/>
            <w:tcBorders>
              <w:top w:val="nil"/>
              <w:left w:val="nil"/>
              <w:bottom w:val="single" w:sz="4" w:space="0" w:color="auto"/>
              <w:right w:val="nil"/>
            </w:tcBorders>
            <w:shd w:val="clear" w:color="000000" w:fill="DDEBF7"/>
            <w:vAlign w:val="center"/>
            <w:hideMark/>
          </w:tcPr>
          <w:p w14:paraId="7AFD6032" w14:textId="5D1EDF52" w:rsidR="008E036F" w:rsidRPr="001977CF" w:rsidRDefault="008E036F" w:rsidP="008E036F">
            <w:pPr>
              <w:widowControl/>
              <w:spacing w:line="259" w:lineRule="auto"/>
              <w:jc w:val="center"/>
              <w:rPr>
                <w:rFonts w:eastAsia="Times New Roman" w:cs="Times New Roman"/>
                <w:bCs/>
                <w:color w:val="auto"/>
                <w:sz w:val="20"/>
                <w:szCs w:val="20"/>
              </w:rPr>
            </w:pPr>
          </w:p>
        </w:tc>
        <w:tc>
          <w:tcPr>
            <w:tcW w:w="929" w:type="dxa"/>
            <w:tcBorders>
              <w:top w:val="nil"/>
              <w:left w:val="nil"/>
              <w:bottom w:val="single" w:sz="4" w:space="0" w:color="auto"/>
              <w:right w:val="nil"/>
            </w:tcBorders>
            <w:shd w:val="clear" w:color="000000" w:fill="DDEBF7"/>
          </w:tcPr>
          <w:p w14:paraId="747FB56E" w14:textId="77777777" w:rsidR="008E036F" w:rsidRPr="001977CF" w:rsidRDefault="008E036F" w:rsidP="008E036F">
            <w:pPr>
              <w:widowControl/>
              <w:spacing w:line="259" w:lineRule="auto"/>
              <w:jc w:val="center"/>
              <w:rPr>
                <w:rFonts w:eastAsia="Times New Roman" w:cs="Times New Roman"/>
                <w:bCs/>
                <w:color w:val="auto"/>
                <w:sz w:val="20"/>
                <w:szCs w:val="20"/>
              </w:rPr>
            </w:pPr>
          </w:p>
        </w:tc>
        <w:tc>
          <w:tcPr>
            <w:tcW w:w="597" w:type="dxa"/>
            <w:tcBorders>
              <w:top w:val="nil"/>
              <w:left w:val="nil"/>
              <w:bottom w:val="single" w:sz="4" w:space="0" w:color="auto"/>
              <w:right w:val="nil"/>
            </w:tcBorders>
            <w:shd w:val="clear" w:color="000000" w:fill="DDEBF7"/>
            <w:vAlign w:val="center"/>
            <w:hideMark/>
          </w:tcPr>
          <w:p w14:paraId="65604903" w14:textId="22DC323B" w:rsidR="008E036F" w:rsidRPr="001977CF" w:rsidRDefault="008E036F" w:rsidP="008E036F">
            <w:pPr>
              <w:widowControl/>
              <w:spacing w:line="259" w:lineRule="auto"/>
              <w:jc w:val="center"/>
              <w:rPr>
                <w:rFonts w:eastAsia="Times New Roman" w:cs="Times New Roman"/>
                <w:bCs/>
                <w:color w:val="auto"/>
                <w:sz w:val="20"/>
                <w:szCs w:val="20"/>
              </w:rPr>
            </w:pPr>
          </w:p>
        </w:tc>
        <w:tc>
          <w:tcPr>
            <w:tcW w:w="544" w:type="dxa"/>
            <w:tcBorders>
              <w:top w:val="nil"/>
              <w:left w:val="nil"/>
              <w:bottom w:val="single" w:sz="4" w:space="0" w:color="auto"/>
              <w:right w:val="nil"/>
            </w:tcBorders>
            <w:shd w:val="clear" w:color="000000" w:fill="DDEBF7"/>
            <w:vAlign w:val="center"/>
            <w:hideMark/>
          </w:tcPr>
          <w:p w14:paraId="39DDD2D4" w14:textId="7AD3D811" w:rsidR="008E036F" w:rsidRPr="001977CF" w:rsidRDefault="008E036F" w:rsidP="008E036F">
            <w:pPr>
              <w:widowControl/>
              <w:spacing w:line="259" w:lineRule="auto"/>
              <w:jc w:val="center"/>
              <w:rPr>
                <w:rFonts w:eastAsia="Times New Roman" w:cs="Times New Roman"/>
                <w:bCs/>
                <w:color w:val="auto"/>
                <w:sz w:val="20"/>
                <w:szCs w:val="20"/>
              </w:rPr>
            </w:pPr>
          </w:p>
        </w:tc>
        <w:tc>
          <w:tcPr>
            <w:tcW w:w="780" w:type="dxa"/>
            <w:tcBorders>
              <w:top w:val="nil"/>
              <w:left w:val="nil"/>
              <w:bottom w:val="single" w:sz="4" w:space="0" w:color="auto"/>
              <w:right w:val="nil"/>
            </w:tcBorders>
            <w:shd w:val="clear" w:color="000000" w:fill="DDEBF7"/>
            <w:vAlign w:val="center"/>
            <w:hideMark/>
          </w:tcPr>
          <w:p w14:paraId="7ADA0D6D" w14:textId="3B89E3AE" w:rsidR="008E036F" w:rsidRPr="001977CF" w:rsidRDefault="008E036F" w:rsidP="008E036F">
            <w:pPr>
              <w:widowControl/>
              <w:spacing w:line="259" w:lineRule="auto"/>
              <w:jc w:val="center"/>
              <w:rPr>
                <w:rFonts w:eastAsia="Times New Roman" w:cs="Times New Roman"/>
                <w:bCs/>
                <w:color w:val="auto"/>
                <w:sz w:val="20"/>
                <w:szCs w:val="20"/>
              </w:rPr>
            </w:pPr>
          </w:p>
        </w:tc>
        <w:tc>
          <w:tcPr>
            <w:tcW w:w="588" w:type="dxa"/>
            <w:tcBorders>
              <w:top w:val="nil"/>
              <w:left w:val="nil"/>
              <w:bottom w:val="single" w:sz="4" w:space="0" w:color="auto"/>
              <w:right w:val="nil"/>
            </w:tcBorders>
            <w:shd w:val="clear" w:color="000000" w:fill="DDEBF7"/>
            <w:vAlign w:val="center"/>
            <w:hideMark/>
          </w:tcPr>
          <w:p w14:paraId="1A4207AF" w14:textId="33F04B66" w:rsidR="008E036F" w:rsidRPr="001977CF" w:rsidRDefault="008E036F" w:rsidP="008E036F">
            <w:pPr>
              <w:widowControl/>
              <w:spacing w:line="259" w:lineRule="auto"/>
              <w:jc w:val="center"/>
              <w:rPr>
                <w:rFonts w:eastAsia="Times New Roman" w:cs="Times New Roman"/>
                <w:bCs/>
                <w:color w:val="auto"/>
                <w:sz w:val="20"/>
                <w:szCs w:val="20"/>
              </w:rPr>
            </w:pPr>
          </w:p>
        </w:tc>
      </w:tr>
      <w:tr w:rsidR="003F2267" w:rsidRPr="001977CF" w14:paraId="22A1537B" w14:textId="77777777" w:rsidTr="003F2267">
        <w:tc>
          <w:tcPr>
            <w:tcW w:w="2968" w:type="dxa"/>
            <w:tcBorders>
              <w:top w:val="nil"/>
              <w:left w:val="nil"/>
              <w:bottom w:val="single" w:sz="4" w:space="0" w:color="auto"/>
              <w:right w:val="nil"/>
            </w:tcBorders>
            <w:shd w:val="clear" w:color="auto" w:fill="auto"/>
            <w:noWrap/>
            <w:vAlign w:val="center"/>
            <w:hideMark/>
          </w:tcPr>
          <w:p w14:paraId="5871393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Any group</w:t>
            </w:r>
          </w:p>
        </w:tc>
        <w:tc>
          <w:tcPr>
            <w:tcW w:w="768" w:type="dxa"/>
            <w:tcBorders>
              <w:top w:val="nil"/>
              <w:left w:val="nil"/>
              <w:bottom w:val="single" w:sz="4" w:space="0" w:color="auto"/>
              <w:right w:val="nil"/>
            </w:tcBorders>
            <w:shd w:val="clear" w:color="auto" w:fill="auto"/>
            <w:noWrap/>
            <w:vAlign w:val="center"/>
            <w:hideMark/>
          </w:tcPr>
          <w:p w14:paraId="0AACEA7F" w14:textId="248962F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2C7526C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26ACB2C0" w14:textId="6725B3F2"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A523475" w14:textId="7DAD4524"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EB35BFF" w14:textId="7B426FE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4AD0D65"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1DD2A44" w14:textId="0125DD7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AB4A5F" w14:textId="38B32A84"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91462F" w14:textId="6DA55F6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43E3C6F" w14:textId="7C4A1D8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4877655" w14:textId="77777777" w:rsidTr="003F2267">
        <w:tc>
          <w:tcPr>
            <w:tcW w:w="2968" w:type="dxa"/>
            <w:tcBorders>
              <w:top w:val="nil"/>
              <w:left w:val="nil"/>
              <w:bottom w:val="single" w:sz="4" w:space="0" w:color="auto"/>
              <w:right w:val="nil"/>
            </w:tcBorders>
            <w:shd w:val="clear" w:color="auto" w:fill="auto"/>
            <w:noWrap/>
            <w:vAlign w:val="center"/>
            <w:hideMark/>
          </w:tcPr>
          <w:p w14:paraId="220C5167"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Agricultural producer’s group</w:t>
            </w:r>
          </w:p>
        </w:tc>
        <w:tc>
          <w:tcPr>
            <w:tcW w:w="768" w:type="dxa"/>
            <w:tcBorders>
              <w:top w:val="nil"/>
              <w:left w:val="nil"/>
              <w:bottom w:val="single" w:sz="4" w:space="0" w:color="auto"/>
              <w:right w:val="nil"/>
            </w:tcBorders>
            <w:shd w:val="clear" w:color="auto" w:fill="auto"/>
            <w:noWrap/>
            <w:vAlign w:val="center"/>
            <w:hideMark/>
          </w:tcPr>
          <w:p w14:paraId="4D9BAD57" w14:textId="425CA554"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157AE3A"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855C309" w14:textId="694D30D8"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2827B5" w14:textId="580A94C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488812C3" w14:textId="28F9D3FC"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53D8A9E1"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7448BAC" w14:textId="6E4B2509"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AF0E3E" w14:textId="0567AD6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13AB1CF9" w14:textId="27CE4B78"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8341FE" w14:textId="30321389"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47064AC7" w14:textId="77777777" w:rsidTr="003F2267">
        <w:tc>
          <w:tcPr>
            <w:tcW w:w="2968" w:type="dxa"/>
            <w:tcBorders>
              <w:top w:val="nil"/>
              <w:left w:val="nil"/>
              <w:bottom w:val="single" w:sz="4" w:space="0" w:color="auto"/>
              <w:right w:val="nil"/>
            </w:tcBorders>
            <w:shd w:val="clear" w:color="auto" w:fill="auto"/>
            <w:noWrap/>
            <w:vAlign w:val="center"/>
            <w:hideMark/>
          </w:tcPr>
          <w:p w14:paraId="2BD3522D"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Water users’ group</w:t>
            </w:r>
          </w:p>
        </w:tc>
        <w:tc>
          <w:tcPr>
            <w:tcW w:w="768" w:type="dxa"/>
            <w:tcBorders>
              <w:top w:val="nil"/>
              <w:left w:val="nil"/>
              <w:bottom w:val="single" w:sz="4" w:space="0" w:color="auto"/>
              <w:right w:val="nil"/>
            </w:tcBorders>
            <w:shd w:val="clear" w:color="auto" w:fill="auto"/>
            <w:noWrap/>
            <w:vAlign w:val="center"/>
            <w:hideMark/>
          </w:tcPr>
          <w:p w14:paraId="65046422" w14:textId="0C24398D"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29EF65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748259BE" w14:textId="5A0AFD29"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7B9D5B8" w14:textId="4B07975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F48CBE3" w14:textId="7D458DE3"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E1A54F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6C28759" w14:textId="4AA66FC2"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4FCF50E6" w14:textId="5E03356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BD172B6" w14:textId="42933450"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D2A9E43" w14:textId="244AAB78"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3710A6E" w14:textId="77777777" w:rsidTr="003F2267">
        <w:tc>
          <w:tcPr>
            <w:tcW w:w="2968" w:type="dxa"/>
            <w:tcBorders>
              <w:top w:val="nil"/>
              <w:left w:val="nil"/>
              <w:bottom w:val="single" w:sz="4" w:space="0" w:color="auto"/>
              <w:right w:val="nil"/>
            </w:tcBorders>
            <w:shd w:val="clear" w:color="auto" w:fill="auto"/>
            <w:noWrap/>
            <w:vAlign w:val="center"/>
            <w:hideMark/>
          </w:tcPr>
          <w:p w14:paraId="576F9759"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Forest users’ group</w:t>
            </w:r>
          </w:p>
        </w:tc>
        <w:tc>
          <w:tcPr>
            <w:tcW w:w="768" w:type="dxa"/>
            <w:tcBorders>
              <w:top w:val="nil"/>
              <w:left w:val="nil"/>
              <w:bottom w:val="single" w:sz="4" w:space="0" w:color="auto"/>
              <w:right w:val="nil"/>
            </w:tcBorders>
            <w:shd w:val="clear" w:color="auto" w:fill="auto"/>
            <w:noWrap/>
            <w:vAlign w:val="center"/>
            <w:hideMark/>
          </w:tcPr>
          <w:p w14:paraId="6F0E101D" w14:textId="5FA0DC3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3969A0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98D2020" w14:textId="0B6A99B0"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06161B35" w14:textId="26A3D058"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91E80D8" w14:textId="757C884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27B53970"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241A7F9" w14:textId="33142AA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6BD5DC90" w14:textId="124B58FD"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7944104" w14:textId="274B4D5A"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D8F09A0" w14:textId="0EE3359D"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6B60C738" w14:textId="77777777" w:rsidTr="003F2267">
        <w:tc>
          <w:tcPr>
            <w:tcW w:w="2968" w:type="dxa"/>
            <w:tcBorders>
              <w:top w:val="nil"/>
              <w:left w:val="nil"/>
              <w:bottom w:val="single" w:sz="4" w:space="0" w:color="auto"/>
              <w:right w:val="nil"/>
            </w:tcBorders>
            <w:shd w:val="clear" w:color="auto" w:fill="auto"/>
            <w:noWrap/>
            <w:vAlign w:val="center"/>
            <w:hideMark/>
          </w:tcPr>
          <w:p w14:paraId="72A9E67D" w14:textId="070C773B"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Credit or micro</w:t>
            </w:r>
            <w:r>
              <w:rPr>
                <w:rFonts w:eastAsia="Times New Roman" w:cs="Times New Roman"/>
                <w:sz w:val="20"/>
                <w:szCs w:val="20"/>
              </w:rPr>
              <w:t>-</w:t>
            </w:r>
            <w:r w:rsidRPr="001977CF">
              <w:rPr>
                <w:rFonts w:eastAsia="Times New Roman" w:cs="Times New Roman"/>
                <w:sz w:val="20"/>
                <w:szCs w:val="20"/>
              </w:rPr>
              <w:t>finance group</w:t>
            </w:r>
          </w:p>
        </w:tc>
        <w:tc>
          <w:tcPr>
            <w:tcW w:w="768" w:type="dxa"/>
            <w:tcBorders>
              <w:top w:val="nil"/>
              <w:left w:val="nil"/>
              <w:bottom w:val="single" w:sz="4" w:space="0" w:color="auto"/>
              <w:right w:val="nil"/>
            </w:tcBorders>
            <w:shd w:val="clear" w:color="auto" w:fill="auto"/>
            <w:noWrap/>
            <w:vAlign w:val="center"/>
            <w:hideMark/>
          </w:tcPr>
          <w:p w14:paraId="7AFC4304" w14:textId="3D8C7930"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75B4EC63"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AA3E92A" w14:textId="39D32EB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D34BBB6" w14:textId="3B876B1F"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B120B96" w14:textId="552546D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99C179E"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E53447E" w14:textId="1A0A56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0B778F29" w14:textId="74C6672E"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34F13C1D" w14:textId="662DCBAF"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59BF708" w14:textId="05EBE5E6"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5912F836" w14:textId="77777777" w:rsidTr="003F2267">
        <w:tc>
          <w:tcPr>
            <w:tcW w:w="2968" w:type="dxa"/>
            <w:tcBorders>
              <w:top w:val="nil"/>
              <w:left w:val="nil"/>
              <w:bottom w:val="single" w:sz="4" w:space="0" w:color="auto"/>
              <w:right w:val="nil"/>
            </w:tcBorders>
            <w:shd w:val="clear" w:color="auto" w:fill="auto"/>
            <w:noWrap/>
            <w:vAlign w:val="center"/>
            <w:hideMark/>
          </w:tcPr>
          <w:p w14:paraId="7AC79CF6"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Mutual help or insurance group</w:t>
            </w:r>
          </w:p>
        </w:tc>
        <w:tc>
          <w:tcPr>
            <w:tcW w:w="768" w:type="dxa"/>
            <w:tcBorders>
              <w:top w:val="nil"/>
              <w:left w:val="nil"/>
              <w:bottom w:val="single" w:sz="4" w:space="0" w:color="auto"/>
              <w:right w:val="nil"/>
            </w:tcBorders>
            <w:shd w:val="clear" w:color="auto" w:fill="auto"/>
            <w:noWrap/>
            <w:vAlign w:val="center"/>
            <w:hideMark/>
          </w:tcPr>
          <w:p w14:paraId="56DD7FAE" w14:textId="45DF5C8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79E99AF"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0A7808DC" w14:textId="5688C29B"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F8A0CF" w14:textId="6F0A9C63"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23E0A95" w14:textId="051E792E"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0B6193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128A063" w14:textId="53CFA9E8"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3E9DE0E3" w14:textId="24F8BCA1"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4992FA8F" w14:textId="5F68FC77"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26A312BF" w14:textId="59AA5957"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1F5D8719" w14:textId="77777777" w:rsidTr="003F2267">
        <w:tc>
          <w:tcPr>
            <w:tcW w:w="2968" w:type="dxa"/>
            <w:tcBorders>
              <w:top w:val="nil"/>
              <w:left w:val="nil"/>
              <w:bottom w:val="single" w:sz="4" w:space="0" w:color="auto"/>
              <w:right w:val="nil"/>
            </w:tcBorders>
            <w:shd w:val="clear" w:color="auto" w:fill="auto"/>
            <w:noWrap/>
            <w:vAlign w:val="center"/>
            <w:hideMark/>
          </w:tcPr>
          <w:p w14:paraId="47C90CC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Trade and business association </w:t>
            </w:r>
          </w:p>
        </w:tc>
        <w:tc>
          <w:tcPr>
            <w:tcW w:w="768" w:type="dxa"/>
            <w:tcBorders>
              <w:top w:val="nil"/>
              <w:left w:val="nil"/>
              <w:bottom w:val="single" w:sz="4" w:space="0" w:color="auto"/>
              <w:right w:val="nil"/>
            </w:tcBorders>
            <w:shd w:val="clear" w:color="auto" w:fill="auto"/>
            <w:noWrap/>
            <w:vAlign w:val="center"/>
            <w:hideMark/>
          </w:tcPr>
          <w:p w14:paraId="06FB197D" w14:textId="77323EF6"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587C146B"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6A0D8DED" w14:textId="588DF1A4"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50A9BCF" w14:textId="50EB04F2"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23081E75" w14:textId="63298756"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4EE681DC"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9852235" w14:textId="3FA8EF0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37E0B77" w14:textId="05D6FB9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818EE1C" w14:textId="663403F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F738FB9" w14:textId="74894CAF"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3107499A" w14:textId="77777777" w:rsidTr="003F2267">
        <w:tc>
          <w:tcPr>
            <w:tcW w:w="2968" w:type="dxa"/>
            <w:tcBorders>
              <w:top w:val="nil"/>
              <w:left w:val="nil"/>
              <w:bottom w:val="single" w:sz="4" w:space="0" w:color="auto"/>
              <w:right w:val="nil"/>
            </w:tcBorders>
            <w:shd w:val="clear" w:color="auto" w:fill="auto"/>
            <w:noWrap/>
            <w:vAlign w:val="center"/>
            <w:hideMark/>
          </w:tcPr>
          <w:p w14:paraId="62148A38"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 xml:space="preserve">Civic or charitable group </w:t>
            </w:r>
          </w:p>
        </w:tc>
        <w:tc>
          <w:tcPr>
            <w:tcW w:w="768" w:type="dxa"/>
            <w:tcBorders>
              <w:top w:val="nil"/>
              <w:left w:val="nil"/>
              <w:bottom w:val="single" w:sz="4" w:space="0" w:color="auto"/>
              <w:right w:val="nil"/>
            </w:tcBorders>
            <w:shd w:val="clear" w:color="auto" w:fill="auto"/>
            <w:noWrap/>
            <w:vAlign w:val="center"/>
            <w:hideMark/>
          </w:tcPr>
          <w:p w14:paraId="490772C4" w14:textId="524FBE9F"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4630BA18"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DCA9CAC" w14:textId="4EDE6E0D"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20E959AA" w14:textId="2ED840A6"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332186CE" w14:textId="3934E59D"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3CF8B148"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83D6195" w14:textId="79654443"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55D55550" w14:textId="3057EE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73E91730" w14:textId="5C32E6CC"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502B87D8" w14:textId="27CD18E5"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03500F39" w14:textId="77777777" w:rsidTr="003F2267">
        <w:tc>
          <w:tcPr>
            <w:tcW w:w="2968" w:type="dxa"/>
            <w:tcBorders>
              <w:top w:val="nil"/>
              <w:left w:val="nil"/>
              <w:bottom w:val="single" w:sz="4" w:space="0" w:color="auto"/>
              <w:right w:val="nil"/>
            </w:tcBorders>
            <w:shd w:val="clear" w:color="auto" w:fill="auto"/>
            <w:noWrap/>
            <w:vAlign w:val="center"/>
            <w:hideMark/>
          </w:tcPr>
          <w:p w14:paraId="7F9F748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Local government</w:t>
            </w:r>
          </w:p>
        </w:tc>
        <w:tc>
          <w:tcPr>
            <w:tcW w:w="768" w:type="dxa"/>
            <w:tcBorders>
              <w:top w:val="nil"/>
              <w:left w:val="nil"/>
              <w:bottom w:val="single" w:sz="4" w:space="0" w:color="auto"/>
              <w:right w:val="nil"/>
            </w:tcBorders>
            <w:shd w:val="clear" w:color="auto" w:fill="auto"/>
            <w:noWrap/>
            <w:vAlign w:val="center"/>
            <w:hideMark/>
          </w:tcPr>
          <w:p w14:paraId="234577B8" w14:textId="0240DB8B"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396C059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B0E9540" w14:textId="7522217F"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39809610" w14:textId="79DA5917"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1509A72D" w14:textId="4898AD7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0C55835A"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E5F2824" w14:textId="013FEC36"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1393A8CD" w14:textId="5A4FDBE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2479F257" w14:textId="2D50963E"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7552C4AD" w14:textId="07A08332"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2AD5DD88" w14:textId="77777777" w:rsidTr="003F2267">
        <w:tc>
          <w:tcPr>
            <w:tcW w:w="2968" w:type="dxa"/>
            <w:tcBorders>
              <w:top w:val="nil"/>
              <w:left w:val="nil"/>
              <w:bottom w:val="single" w:sz="4" w:space="0" w:color="auto"/>
              <w:right w:val="nil"/>
            </w:tcBorders>
            <w:shd w:val="clear" w:color="auto" w:fill="auto"/>
            <w:noWrap/>
            <w:vAlign w:val="center"/>
            <w:hideMark/>
          </w:tcPr>
          <w:p w14:paraId="3164A040"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Religious group</w:t>
            </w:r>
          </w:p>
        </w:tc>
        <w:tc>
          <w:tcPr>
            <w:tcW w:w="768" w:type="dxa"/>
            <w:tcBorders>
              <w:top w:val="nil"/>
              <w:left w:val="nil"/>
              <w:bottom w:val="single" w:sz="4" w:space="0" w:color="auto"/>
              <w:right w:val="nil"/>
            </w:tcBorders>
            <w:shd w:val="clear" w:color="auto" w:fill="auto"/>
            <w:noWrap/>
            <w:vAlign w:val="center"/>
            <w:hideMark/>
          </w:tcPr>
          <w:p w14:paraId="7C6486F9" w14:textId="33D5D142"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1085E0A1"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379AF97D" w14:textId="3A9C12B1"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4F621424" w14:textId="4DCDBB11"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00AB79DB" w14:textId="688E4E1F"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1E521EFF"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6E72B1" w14:textId="3AFD311E"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132C99E" w14:textId="63073312"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6898BE1E" w14:textId="616EED04"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46C26628" w14:textId="77878E50" w:rsidR="008E036F" w:rsidRPr="001977CF" w:rsidRDefault="008E036F" w:rsidP="008E036F">
            <w:pPr>
              <w:widowControl/>
              <w:spacing w:line="259" w:lineRule="auto"/>
              <w:jc w:val="center"/>
              <w:rPr>
                <w:rFonts w:eastAsia="Times New Roman" w:cs="Times New Roman"/>
                <w:sz w:val="20"/>
                <w:szCs w:val="20"/>
              </w:rPr>
            </w:pPr>
          </w:p>
        </w:tc>
      </w:tr>
      <w:tr w:rsidR="003F2267" w:rsidRPr="001977CF" w14:paraId="72A61802" w14:textId="77777777" w:rsidTr="003F2267">
        <w:tc>
          <w:tcPr>
            <w:tcW w:w="2968" w:type="dxa"/>
            <w:tcBorders>
              <w:top w:val="nil"/>
              <w:left w:val="nil"/>
              <w:bottom w:val="single" w:sz="4" w:space="0" w:color="auto"/>
              <w:right w:val="nil"/>
            </w:tcBorders>
            <w:shd w:val="clear" w:color="auto" w:fill="auto"/>
            <w:noWrap/>
            <w:vAlign w:val="center"/>
            <w:hideMark/>
          </w:tcPr>
          <w:p w14:paraId="69A06B71" w14:textId="77777777" w:rsidR="008E036F" w:rsidRPr="001977CF" w:rsidRDefault="008E036F" w:rsidP="008E036F">
            <w:pPr>
              <w:widowControl/>
              <w:spacing w:line="259" w:lineRule="auto"/>
              <w:ind w:firstLineChars="100" w:firstLine="200"/>
              <w:rPr>
                <w:rFonts w:eastAsia="Times New Roman" w:cs="Times New Roman"/>
                <w:sz w:val="20"/>
                <w:szCs w:val="20"/>
              </w:rPr>
            </w:pPr>
            <w:r w:rsidRPr="001977CF">
              <w:rPr>
                <w:rFonts w:eastAsia="Times New Roman" w:cs="Times New Roman"/>
                <w:sz w:val="20"/>
                <w:szCs w:val="20"/>
              </w:rPr>
              <w:t>Other</w:t>
            </w:r>
          </w:p>
        </w:tc>
        <w:tc>
          <w:tcPr>
            <w:tcW w:w="768" w:type="dxa"/>
            <w:tcBorders>
              <w:top w:val="nil"/>
              <w:left w:val="nil"/>
              <w:bottom w:val="single" w:sz="4" w:space="0" w:color="auto"/>
              <w:right w:val="nil"/>
            </w:tcBorders>
            <w:shd w:val="clear" w:color="auto" w:fill="auto"/>
            <w:noWrap/>
            <w:vAlign w:val="center"/>
            <w:hideMark/>
          </w:tcPr>
          <w:p w14:paraId="4A46C15D" w14:textId="266B876E" w:rsidR="008E036F" w:rsidRPr="001977CF" w:rsidRDefault="008E036F" w:rsidP="008E036F">
            <w:pPr>
              <w:widowControl/>
              <w:spacing w:line="259" w:lineRule="auto"/>
              <w:jc w:val="center"/>
              <w:rPr>
                <w:rFonts w:eastAsia="Times New Roman" w:cs="Times New Roman"/>
                <w:sz w:val="20"/>
                <w:szCs w:val="20"/>
              </w:rPr>
            </w:pPr>
          </w:p>
        </w:tc>
        <w:tc>
          <w:tcPr>
            <w:tcW w:w="941" w:type="dxa"/>
            <w:tcBorders>
              <w:top w:val="nil"/>
              <w:left w:val="nil"/>
              <w:bottom w:val="single" w:sz="4" w:space="0" w:color="auto"/>
              <w:right w:val="nil"/>
            </w:tcBorders>
          </w:tcPr>
          <w:p w14:paraId="6B97D9F7" w14:textId="77777777" w:rsidR="008E036F" w:rsidRPr="001977CF" w:rsidRDefault="008E036F" w:rsidP="008E036F">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noWrap/>
            <w:vAlign w:val="center"/>
            <w:hideMark/>
          </w:tcPr>
          <w:p w14:paraId="1774FB88" w14:textId="508724B3" w:rsidR="008E036F" w:rsidRPr="001977CF" w:rsidRDefault="008E036F" w:rsidP="008E036F">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noWrap/>
            <w:vAlign w:val="center"/>
            <w:hideMark/>
          </w:tcPr>
          <w:p w14:paraId="7DE255B6" w14:textId="104DE66A" w:rsidR="008E036F" w:rsidRPr="001977CF" w:rsidRDefault="008E036F" w:rsidP="008E036F">
            <w:pPr>
              <w:widowControl/>
              <w:spacing w:line="259" w:lineRule="auto"/>
              <w:jc w:val="center"/>
              <w:rPr>
                <w:rFonts w:eastAsia="Times New Roman" w:cs="Times New Roman"/>
                <w:sz w:val="20"/>
                <w:szCs w:val="20"/>
              </w:rPr>
            </w:pPr>
          </w:p>
        </w:tc>
        <w:tc>
          <w:tcPr>
            <w:tcW w:w="573" w:type="dxa"/>
            <w:tcBorders>
              <w:top w:val="nil"/>
              <w:left w:val="nil"/>
              <w:bottom w:val="single" w:sz="4" w:space="0" w:color="auto"/>
              <w:right w:val="nil"/>
            </w:tcBorders>
            <w:shd w:val="clear" w:color="auto" w:fill="auto"/>
            <w:vAlign w:val="center"/>
            <w:hideMark/>
          </w:tcPr>
          <w:p w14:paraId="6EFF27FE" w14:textId="178D25C9" w:rsidR="008E036F" w:rsidRPr="001977CF" w:rsidRDefault="008E036F" w:rsidP="008E036F">
            <w:pPr>
              <w:widowControl/>
              <w:spacing w:line="259" w:lineRule="auto"/>
              <w:jc w:val="center"/>
              <w:rPr>
                <w:rFonts w:eastAsia="Times New Roman" w:cs="Times New Roman"/>
                <w:sz w:val="20"/>
                <w:szCs w:val="20"/>
              </w:rPr>
            </w:pPr>
          </w:p>
        </w:tc>
        <w:tc>
          <w:tcPr>
            <w:tcW w:w="929" w:type="dxa"/>
            <w:tcBorders>
              <w:top w:val="nil"/>
              <w:left w:val="nil"/>
              <w:bottom w:val="single" w:sz="4" w:space="0" w:color="auto"/>
              <w:right w:val="nil"/>
            </w:tcBorders>
          </w:tcPr>
          <w:p w14:paraId="682871C9" w14:textId="77777777" w:rsidR="008E036F" w:rsidRPr="001977CF" w:rsidRDefault="008E036F" w:rsidP="008E036F">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E254C" w14:textId="69366E0A" w:rsidR="008E036F" w:rsidRPr="001977CF" w:rsidRDefault="008E036F" w:rsidP="008E036F">
            <w:pPr>
              <w:widowControl/>
              <w:spacing w:line="259" w:lineRule="auto"/>
              <w:jc w:val="center"/>
              <w:rPr>
                <w:rFonts w:eastAsia="Times New Roman" w:cs="Times New Roman"/>
                <w:sz w:val="20"/>
                <w:szCs w:val="20"/>
              </w:rPr>
            </w:pPr>
          </w:p>
        </w:tc>
        <w:tc>
          <w:tcPr>
            <w:tcW w:w="544" w:type="dxa"/>
            <w:tcBorders>
              <w:top w:val="nil"/>
              <w:left w:val="nil"/>
              <w:bottom w:val="single" w:sz="4" w:space="0" w:color="auto"/>
              <w:right w:val="nil"/>
            </w:tcBorders>
            <w:shd w:val="clear" w:color="auto" w:fill="auto"/>
            <w:vAlign w:val="center"/>
            <w:hideMark/>
          </w:tcPr>
          <w:p w14:paraId="2CD9AF59" w14:textId="22D4C71C" w:rsidR="008E036F" w:rsidRPr="001977CF" w:rsidRDefault="008E036F" w:rsidP="008E036F">
            <w:pPr>
              <w:widowControl/>
              <w:spacing w:line="259" w:lineRule="auto"/>
              <w:jc w:val="center"/>
              <w:rPr>
                <w:rFonts w:eastAsia="Times New Roman" w:cs="Times New Roman"/>
                <w:sz w:val="20"/>
                <w:szCs w:val="20"/>
              </w:rPr>
            </w:pPr>
          </w:p>
        </w:tc>
        <w:tc>
          <w:tcPr>
            <w:tcW w:w="780" w:type="dxa"/>
            <w:tcBorders>
              <w:top w:val="nil"/>
              <w:left w:val="nil"/>
              <w:bottom w:val="single" w:sz="4" w:space="0" w:color="auto"/>
              <w:right w:val="nil"/>
            </w:tcBorders>
            <w:shd w:val="clear" w:color="auto" w:fill="auto"/>
            <w:vAlign w:val="center"/>
            <w:hideMark/>
          </w:tcPr>
          <w:p w14:paraId="54A362DB" w14:textId="609D4449" w:rsidR="008E036F" w:rsidRPr="001977CF" w:rsidRDefault="008E036F" w:rsidP="008E036F">
            <w:pPr>
              <w:widowControl/>
              <w:spacing w:line="259" w:lineRule="auto"/>
              <w:jc w:val="center"/>
              <w:rPr>
                <w:rFonts w:eastAsia="Times New Roman" w:cs="Times New Roman"/>
                <w:sz w:val="20"/>
                <w:szCs w:val="20"/>
              </w:rPr>
            </w:pPr>
          </w:p>
        </w:tc>
        <w:tc>
          <w:tcPr>
            <w:tcW w:w="588" w:type="dxa"/>
            <w:tcBorders>
              <w:top w:val="nil"/>
              <w:left w:val="nil"/>
              <w:bottom w:val="single" w:sz="4" w:space="0" w:color="auto"/>
              <w:right w:val="nil"/>
            </w:tcBorders>
            <w:shd w:val="clear" w:color="auto" w:fill="auto"/>
            <w:vAlign w:val="center"/>
            <w:hideMark/>
          </w:tcPr>
          <w:p w14:paraId="1B143E48" w14:textId="0C519B0F" w:rsidR="008E036F" w:rsidRPr="001977CF" w:rsidRDefault="008E036F" w:rsidP="008E036F">
            <w:pPr>
              <w:widowControl/>
              <w:spacing w:line="259" w:lineRule="auto"/>
              <w:jc w:val="center"/>
              <w:rPr>
                <w:rFonts w:eastAsia="Times New Roman" w:cs="Times New Roman"/>
                <w:sz w:val="20"/>
                <w:szCs w:val="20"/>
              </w:rPr>
            </w:pPr>
          </w:p>
        </w:tc>
      </w:tr>
    </w:tbl>
    <w:p w14:paraId="5DB8A228" w14:textId="77777777" w:rsidR="00001529" w:rsidRPr="00001529" w:rsidRDefault="00001529" w:rsidP="00001529">
      <w:pPr>
        <w:pStyle w:val="BodyText"/>
        <w:spacing w:after="0"/>
        <w:ind w:left="90" w:hanging="90"/>
        <w:rPr>
          <w:sz w:val="16"/>
        </w:rPr>
      </w:pPr>
      <w:commentRangeStart w:id="484"/>
      <w:r w:rsidRPr="00001529">
        <w:rPr>
          <w:sz w:val="16"/>
        </w:rPr>
        <w:t>^ Results not statistically reliable, n&lt;30</w:t>
      </w:r>
      <w:commentRangeEnd w:id="484"/>
      <w:r w:rsidR="004E33EB">
        <w:rPr>
          <w:rStyle w:val="CommentReference"/>
        </w:rPr>
        <w:commentReference w:id="484"/>
      </w:r>
    </w:p>
    <w:p w14:paraId="0092D84E" w14:textId="0E63282F" w:rsidR="00001529" w:rsidRDefault="00001529" w:rsidP="00001529">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include all interviewed individuals, even those who reported that no group exists or that they are unaware of the existence of a group in their community. These individuals, who report that none of the groups exist or who are unaware of any groups, are counted as having inadequate achievement </w:t>
      </w:r>
      <w:r w:rsidR="00E621A7">
        <w:rPr>
          <w:sz w:val="16"/>
        </w:rPr>
        <w:t>in</w:t>
      </w:r>
      <w:r w:rsidR="00E621A7" w:rsidRPr="00001529">
        <w:rPr>
          <w:sz w:val="16"/>
        </w:rPr>
        <w:t xml:space="preserve"> </w:t>
      </w:r>
      <w:r w:rsidRPr="00001529">
        <w:rPr>
          <w:sz w:val="16"/>
        </w:rPr>
        <w:t>this empowerment indicator.</w:t>
      </w:r>
    </w:p>
    <w:p w14:paraId="2BFEBB6E" w14:textId="36586E0E" w:rsidR="00C73E42" w:rsidRPr="00001529" w:rsidRDefault="00C73E42" w:rsidP="00C73E42">
      <w:pPr>
        <w:pStyle w:val="BodyText"/>
        <w:spacing w:after="0"/>
        <w:ind w:left="90" w:hanging="90"/>
        <w:rPr>
          <w:sz w:val="16"/>
        </w:rPr>
      </w:pPr>
      <w:r>
        <w:rPr>
          <w:sz w:val="16"/>
          <w:vertAlign w:val="superscript"/>
        </w:rPr>
        <w:t>b</w:t>
      </w:r>
      <w:r w:rsidRPr="00001529">
        <w:rPr>
          <w:sz w:val="16"/>
        </w:rPr>
        <w:t xml:space="preserve"> Significance tests were performed to determine whether a difference exists between the baseline and endline estimates. </w:t>
      </w:r>
    </w:p>
    <w:p w14:paraId="666944CC" w14:textId="1D321A20" w:rsidR="00C73E42" w:rsidRPr="00001529" w:rsidRDefault="00C73E42" w:rsidP="00C73E42">
      <w:pPr>
        <w:pStyle w:val="BodyText"/>
        <w:spacing w:after="0"/>
        <w:ind w:left="90" w:hanging="90"/>
        <w:rPr>
          <w:sz w:val="16"/>
        </w:rPr>
      </w:pPr>
      <w:r>
        <w:rPr>
          <w:sz w:val="16"/>
          <w:vertAlign w:val="superscript"/>
        </w:rPr>
        <w:t>c</w:t>
      </w:r>
      <w:r w:rsidRPr="00001529">
        <w:rPr>
          <w:sz w:val="16"/>
        </w:rPr>
        <w:t xml:space="preserve"> Differences found to be statistically significant are indicated by level: * p&lt;0.05, ** p&lt;0.01, *** p&lt;0.001.</w:t>
      </w:r>
    </w:p>
    <w:p w14:paraId="017D8DB6" w14:textId="012C287E" w:rsidR="00001529" w:rsidRPr="00001529" w:rsidRDefault="00C73E42" w:rsidP="00001529">
      <w:pPr>
        <w:pStyle w:val="BodyText"/>
        <w:spacing w:after="0"/>
        <w:ind w:left="90" w:hanging="90"/>
        <w:rPr>
          <w:sz w:val="16"/>
        </w:rPr>
      </w:pPr>
      <w:r>
        <w:rPr>
          <w:sz w:val="16"/>
          <w:vertAlign w:val="superscript"/>
        </w:rPr>
        <w:t>d</w:t>
      </w:r>
      <w:r w:rsidR="00001529">
        <w:rPr>
          <w:sz w:val="16"/>
        </w:rPr>
        <w:t xml:space="preserve"> </w:t>
      </w:r>
      <w:r w:rsidR="00001529" w:rsidRPr="00001529">
        <w:rPr>
          <w:sz w:val="16"/>
        </w:rPr>
        <w:t>Estimates for women exclude households that do not have a primary adult female decisionmaker or that have missing or incomplete indicator data.</w:t>
      </w:r>
    </w:p>
    <w:p w14:paraId="48B23D9B" w14:textId="16E2F610" w:rsidR="00001529" w:rsidRPr="00001529" w:rsidRDefault="00C73E42" w:rsidP="00001529">
      <w:pPr>
        <w:pStyle w:val="BodyText"/>
        <w:spacing w:after="0"/>
        <w:ind w:left="90" w:hanging="90"/>
        <w:rPr>
          <w:sz w:val="16"/>
        </w:rPr>
      </w:pPr>
      <w:proofErr w:type="spellStart"/>
      <w:r>
        <w:rPr>
          <w:sz w:val="16"/>
          <w:vertAlign w:val="superscript"/>
        </w:rPr>
        <w:t>e</w:t>
      </w:r>
      <w:proofErr w:type="spellEnd"/>
      <w:r w:rsidR="00001529" w:rsidRPr="00001529">
        <w:rPr>
          <w:sz w:val="16"/>
        </w:rPr>
        <w:t xml:space="preserve"> Estimates for men exclude households that do not have a primary adult male decisionmaker or that have missing or incomplete indicator data.</w:t>
      </w:r>
    </w:p>
    <w:p w14:paraId="3300D2AA" w14:textId="77777777" w:rsidR="00001529" w:rsidRPr="00001529" w:rsidRDefault="00001529" w:rsidP="00001529">
      <w:pPr>
        <w:pStyle w:val="BodyText"/>
        <w:spacing w:after="0"/>
        <w:ind w:left="90" w:hanging="90"/>
        <w:rPr>
          <w:sz w:val="16"/>
        </w:rPr>
      </w:pPr>
      <w:r w:rsidRPr="00001529">
        <w:rPr>
          <w:sz w:val="16"/>
        </w:rPr>
        <w:t xml:space="preserve">Notes: </w:t>
      </w:r>
    </w:p>
    <w:p w14:paraId="419E992E"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7C6746E2" w14:textId="11F10038"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21174FC1" w14:textId="1473B812" w:rsidR="00001529" w:rsidRPr="00D71E47" w:rsidRDefault="00001529" w:rsidP="00001529">
      <w:pPr>
        <w:pStyle w:val="BodyText"/>
        <w:ind w:left="90" w:hanging="90"/>
      </w:pPr>
      <w:r w:rsidRPr="00001529">
        <w:rPr>
          <w:sz w:val="16"/>
        </w:rPr>
        <w:t xml:space="preserve">Sources: </w:t>
      </w:r>
      <w:r w:rsidR="00330701" w:rsidRPr="00001529">
        <w:rPr>
          <w:sz w:val="16"/>
        </w:rPr>
        <w:t>Feed the Future [</w:t>
      </w:r>
      <w:r w:rsidR="00330701" w:rsidRPr="002845F9">
        <w:rPr>
          <w:sz w:val="16"/>
          <w:highlight w:val="yellow"/>
        </w:rPr>
        <w:t>Country</w:t>
      </w:r>
      <w:r w:rsidR="00330701" w:rsidRPr="00001529">
        <w:rPr>
          <w:sz w:val="16"/>
        </w:rPr>
        <w:t>] ZOI Survey [</w:t>
      </w:r>
      <w:r w:rsidR="00FE1420">
        <w:rPr>
          <w:sz w:val="16"/>
          <w:highlight w:val="yellow"/>
        </w:rPr>
        <w:t xml:space="preserve">baseline </w:t>
      </w:r>
      <w:r w:rsidR="00330701" w:rsidRPr="002845F9">
        <w:rPr>
          <w:sz w:val="16"/>
          <w:highlight w:val="yellow"/>
        </w:rPr>
        <w:t>survey year(s)</w:t>
      </w:r>
      <w:r w:rsidR="00330701" w:rsidRPr="00001529">
        <w:rPr>
          <w:sz w:val="16"/>
        </w:rPr>
        <w:t>]; Feed the Future [</w:t>
      </w:r>
      <w:r w:rsidR="00330701" w:rsidRPr="002845F9">
        <w:rPr>
          <w:sz w:val="16"/>
          <w:highlight w:val="yellow"/>
        </w:rPr>
        <w:t>Country</w:t>
      </w:r>
      <w:r w:rsidR="00330701" w:rsidRPr="00001529">
        <w:rPr>
          <w:sz w:val="16"/>
        </w:rPr>
        <w:t>] ZOI Survey [</w:t>
      </w:r>
      <w:r w:rsidR="00A11DD1" w:rsidRPr="00A11DD1">
        <w:rPr>
          <w:sz w:val="16"/>
          <w:szCs w:val="16"/>
          <w:highlight w:val="yellow"/>
        </w:rPr>
        <w:t xml:space="preserve">endline </w:t>
      </w:r>
      <w:r w:rsidR="00330701" w:rsidRPr="002845F9">
        <w:rPr>
          <w:sz w:val="16"/>
          <w:highlight w:val="yellow"/>
        </w:rPr>
        <w:t>survey year(s)</w:t>
      </w:r>
      <w:r w:rsidR="00330701" w:rsidRPr="00001529">
        <w:rPr>
          <w:sz w:val="16"/>
        </w:rPr>
        <w:t>]</w:t>
      </w:r>
    </w:p>
    <w:p w14:paraId="37FD929D" w14:textId="0D0951F1" w:rsidR="00AB051C" w:rsidRDefault="009E7175" w:rsidP="001977CF">
      <w:pPr>
        <w:pStyle w:val="Heading3"/>
        <w:ind w:left="2160" w:hanging="706"/>
      </w:pPr>
      <w:bookmarkStart w:id="485" w:name="_Toc22897215"/>
      <w:bookmarkStart w:id="486" w:name="_Toc50719322"/>
      <w:r>
        <w:t>5</w:t>
      </w:r>
      <w:r w:rsidR="00AB051C">
        <w:t>.4.5</w:t>
      </w:r>
      <w:r w:rsidR="001977CF">
        <w:tab/>
      </w:r>
      <w:r w:rsidR="00AB051C">
        <w:t>Time</w:t>
      </w:r>
      <w:bookmarkEnd w:id="485"/>
      <w:bookmarkEnd w:id="486"/>
    </w:p>
    <w:p w14:paraId="15EE567F" w14:textId="36651645" w:rsidR="00AB051C" w:rsidRPr="00410B48" w:rsidRDefault="00AB051C" w:rsidP="001977CF">
      <w:pPr>
        <w:pStyle w:val="BodyText"/>
      </w:pPr>
      <w:r w:rsidRPr="00410B48">
        <w:t xml:space="preserve">Adequacy in the last domain, </w:t>
      </w:r>
      <w:r w:rsidRPr="00410B48">
        <w:rPr>
          <w:i/>
        </w:rPr>
        <w:t>Time</w:t>
      </w:r>
      <w:r w:rsidRPr="0032620A">
        <w:rPr>
          <w:i/>
        </w:rPr>
        <w:t>,</w:t>
      </w:r>
      <w:r w:rsidRPr="00410B48">
        <w:t xml:space="preserve"> assesses the workloads of women and men, as measured using a time allocation log. </w:t>
      </w:r>
      <w:r w:rsidR="00330701">
        <w:t>Women and men</w:t>
      </w:r>
      <w:r w:rsidRPr="00410B48">
        <w:t xml:space="preserve"> are considered adequate if they spend 10.5 hours or less performing work activities in a 24-hour period. </w:t>
      </w:r>
      <w:r w:rsidRPr="00410B48">
        <w:rPr>
          <w:b/>
        </w:rPr>
        <w:t xml:space="preserve">Table </w:t>
      </w:r>
      <w:r w:rsidR="009E7175">
        <w:rPr>
          <w:b/>
        </w:rPr>
        <w:t>5</w:t>
      </w:r>
      <w:r w:rsidRPr="00410B48">
        <w:rPr>
          <w:b/>
        </w:rPr>
        <w:t>.</w:t>
      </w:r>
      <w:r w:rsidR="009230F0">
        <w:rPr>
          <w:b/>
        </w:rPr>
        <w:t>4.8</w:t>
      </w:r>
      <w:r w:rsidRPr="00410B48">
        <w:rPr>
          <w:b/>
        </w:rPr>
        <w:t xml:space="preserve"> </w:t>
      </w:r>
      <w:r w:rsidR="00DC6875">
        <w:t xml:space="preserve">presents </w:t>
      </w:r>
      <w:r w:rsidRPr="00410B48">
        <w:t xml:space="preserve">the percentages of women and men </w:t>
      </w:r>
      <w:r w:rsidR="00DC6875">
        <w:t xml:space="preserve">in the </w:t>
      </w:r>
      <w:r w:rsidR="00160DC3">
        <w:rPr>
          <w:szCs w:val="22"/>
        </w:rPr>
        <w:t>Phase One</w:t>
      </w:r>
      <w:r w:rsidR="007F25EC">
        <w:rPr>
          <w:szCs w:val="22"/>
        </w:rPr>
        <w:t xml:space="preserve"> ZOI</w:t>
      </w:r>
      <w:r w:rsidR="00DC6875">
        <w:t xml:space="preserve"> </w:t>
      </w:r>
      <w:r w:rsidRPr="00410B48">
        <w:t xml:space="preserve">that performed the listed activities the day prior to the </w:t>
      </w:r>
      <w:r w:rsidR="00330701">
        <w:t>ZOI S</w:t>
      </w:r>
      <w:r w:rsidRPr="00410B48">
        <w:t>urvey</w:t>
      </w:r>
      <w:r w:rsidR="00330701">
        <w:t>s</w:t>
      </w:r>
      <w:r w:rsidRPr="00410B48">
        <w:t xml:space="preserve"> and the average number of hours that they spent performing each activity</w:t>
      </w:r>
      <w:r w:rsidR="00DC6875">
        <w:t>, comparing estimates</w:t>
      </w:r>
      <w:r w:rsidRPr="00410B48">
        <w:t xml:space="preserve"> </w:t>
      </w:r>
      <w:r w:rsidR="00330701">
        <w:t xml:space="preserve">at </w:t>
      </w:r>
      <w:r w:rsidRPr="00410B48">
        <w:t xml:space="preserve">baseline and </w:t>
      </w:r>
      <w:r w:rsidR="00DC6875">
        <w:t xml:space="preserve">at </w:t>
      </w:r>
      <w:r w:rsidRPr="00410B48">
        <w:t>endline.</w:t>
      </w:r>
      <w:r w:rsidR="00EC7F11">
        <w:rPr>
          <w:rStyle w:val="FootnoteReference"/>
        </w:rPr>
        <w:footnoteReference w:id="28"/>
      </w:r>
      <w:r w:rsidRPr="00410B48">
        <w:t xml:space="preserve"> The percentages indicate those individuals who reported performing the activity, irrespective of the length of time that they spent performing the activity. The average hours spent performing an activity is the average across all individuals, assigning zero hours to individuals who did not perform an activity. </w:t>
      </w:r>
    </w:p>
    <w:p w14:paraId="73790838" w14:textId="63DECC52" w:rsidR="00AB051C" w:rsidRDefault="00AB051C" w:rsidP="001977CF">
      <w:pPr>
        <w:pStyle w:val="BodyText"/>
      </w:pPr>
      <w:r w:rsidRPr="00FC6015">
        <w:rPr>
          <w:highlight w:val="yellow"/>
        </w:rPr>
        <w:t>[D</w:t>
      </w:r>
      <w:r w:rsidR="00330701">
        <w:rPr>
          <w:highlight w:val="yellow"/>
        </w:rPr>
        <w:t xml:space="preserve">escribe the results presented in Table </w:t>
      </w:r>
      <w:r w:rsidR="009E7175">
        <w:rPr>
          <w:highlight w:val="yellow"/>
        </w:rPr>
        <w:t>5</w:t>
      </w:r>
      <w:r w:rsidR="00330701">
        <w:rPr>
          <w:highlight w:val="yellow"/>
        </w:rPr>
        <w:t>.4.8.</w:t>
      </w:r>
      <w:r w:rsidRPr="00FC6015">
        <w:rPr>
          <w:highlight w:val="yellow"/>
        </w:rPr>
        <w:t>]</w:t>
      </w:r>
    </w:p>
    <w:p w14:paraId="053D547E" w14:textId="38CFDEF9" w:rsidR="00AB051C" w:rsidRDefault="009230F0" w:rsidP="00757754">
      <w:pPr>
        <w:pStyle w:val="Tabletitle"/>
        <w:keepLines/>
        <w:spacing w:before="240"/>
        <w:contextualSpacing/>
        <w:outlineLvl w:val="3"/>
      </w:pPr>
      <w:bookmarkStart w:id="487" w:name="_Toc50719194"/>
      <w:r w:rsidRPr="009230F0">
        <w:lastRenderedPageBreak/>
        <w:t xml:space="preserve">Table 5.4.8: Comparison of Time Allocation, by Sex, Feed the Future </w:t>
      </w:r>
      <w:r w:rsidR="00160DC3">
        <w:t>Phase One</w:t>
      </w:r>
      <w:r w:rsidRPr="009230F0">
        <w:t xml:space="preserve"> Baseline and Endline ZOI Surveys</w:t>
      </w:r>
      <w:bookmarkEnd w:id="487"/>
    </w:p>
    <w:tbl>
      <w:tblPr>
        <w:tblW w:w="9412" w:type="dxa"/>
        <w:tblLayout w:type="fixed"/>
        <w:tblLook w:val="04A0" w:firstRow="1" w:lastRow="0" w:firstColumn="1" w:lastColumn="0" w:noHBand="0" w:noVBand="1"/>
      </w:tblPr>
      <w:tblGrid>
        <w:gridCol w:w="3600"/>
        <w:gridCol w:w="1254"/>
        <w:gridCol w:w="272"/>
        <w:gridCol w:w="1258"/>
        <w:gridCol w:w="270"/>
        <w:gridCol w:w="1247"/>
        <w:gridCol w:w="278"/>
        <w:gridCol w:w="1233"/>
      </w:tblGrid>
      <w:tr w:rsidR="000605D8" w:rsidRPr="000605D8" w14:paraId="009CB53C" w14:textId="77777777" w:rsidTr="000B501A">
        <w:trPr>
          <w:trHeight w:val="259"/>
          <w:tblHeader/>
        </w:trPr>
        <w:tc>
          <w:tcPr>
            <w:tcW w:w="3600" w:type="dxa"/>
            <w:tcBorders>
              <w:top w:val="single" w:sz="4" w:space="0" w:color="auto"/>
              <w:left w:val="nil"/>
              <w:bottom w:val="nil"/>
              <w:right w:val="nil"/>
            </w:tcBorders>
            <w:shd w:val="clear" w:color="000000" w:fill="387990"/>
            <w:noWrap/>
            <w:vAlign w:val="bottom"/>
            <w:hideMark/>
          </w:tcPr>
          <w:p w14:paraId="6D81DE89"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 </w:t>
            </w:r>
          </w:p>
        </w:tc>
        <w:tc>
          <w:tcPr>
            <w:tcW w:w="2784" w:type="dxa"/>
            <w:gridSpan w:val="3"/>
            <w:tcBorders>
              <w:top w:val="single" w:sz="4" w:space="0" w:color="auto"/>
              <w:left w:val="nil"/>
              <w:bottom w:val="single" w:sz="4" w:space="0" w:color="FFFFFF"/>
              <w:right w:val="nil"/>
            </w:tcBorders>
            <w:shd w:val="clear" w:color="000000" w:fill="387990"/>
            <w:vAlign w:val="bottom"/>
            <w:hideMark/>
          </w:tcPr>
          <w:p w14:paraId="2A431938"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Performed activity </w:t>
            </w:r>
            <w:r w:rsidRPr="000605D8">
              <w:rPr>
                <w:rFonts w:eastAsia="Times New Roman" w:cs="Calibri"/>
                <w:b/>
                <w:bCs/>
                <w:color w:val="FFFFFF"/>
                <w:sz w:val="20"/>
                <w:szCs w:val="20"/>
              </w:rPr>
              <w:br/>
              <w:t>(%)</w:t>
            </w:r>
          </w:p>
        </w:tc>
        <w:tc>
          <w:tcPr>
            <w:tcW w:w="270" w:type="dxa"/>
            <w:tcBorders>
              <w:top w:val="single" w:sz="4" w:space="0" w:color="auto"/>
              <w:left w:val="nil"/>
              <w:bottom w:val="nil"/>
              <w:right w:val="nil"/>
            </w:tcBorders>
            <w:shd w:val="clear" w:color="000000" w:fill="387990"/>
            <w:vAlign w:val="bottom"/>
            <w:hideMark/>
          </w:tcPr>
          <w:p w14:paraId="6B2B3F1A"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2758" w:type="dxa"/>
            <w:gridSpan w:val="3"/>
            <w:tcBorders>
              <w:top w:val="single" w:sz="4" w:space="0" w:color="auto"/>
              <w:left w:val="nil"/>
              <w:bottom w:val="single" w:sz="4" w:space="0" w:color="FFFFFF"/>
              <w:right w:val="nil"/>
            </w:tcBorders>
            <w:shd w:val="clear" w:color="000000" w:fill="387990"/>
            <w:vAlign w:val="bottom"/>
            <w:hideMark/>
          </w:tcPr>
          <w:p w14:paraId="7520A667"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Mean hours devoted (</w:t>
            </w:r>
            <w:proofErr w:type="spellStart"/>
            <w:proofErr w:type="gramStart"/>
            <w:r w:rsidRPr="000605D8">
              <w:rPr>
                <w:rFonts w:eastAsia="Times New Roman" w:cs="Calibri"/>
                <w:b/>
                <w:bCs/>
                <w:color w:val="FFFFFF"/>
                <w:sz w:val="20"/>
                <w:szCs w:val="20"/>
              </w:rPr>
              <w:t>hours:minutes</w:t>
            </w:r>
            <w:proofErr w:type="spellEnd"/>
            <w:proofErr w:type="gramEnd"/>
            <w:r w:rsidRPr="000605D8">
              <w:rPr>
                <w:rFonts w:eastAsia="Times New Roman" w:cs="Calibri"/>
                <w:b/>
                <w:bCs/>
                <w:color w:val="FFFFFF"/>
                <w:sz w:val="20"/>
                <w:szCs w:val="20"/>
              </w:rPr>
              <w:t>)</w:t>
            </w:r>
          </w:p>
        </w:tc>
      </w:tr>
      <w:tr w:rsidR="000605D8" w:rsidRPr="000605D8" w14:paraId="28AA1D07" w14:textId="77777777" w:rsidTr="000B501A">
        <w:trPr>
          <w:trHeight w:val="259"/>
          <w:tblHeader/>
        </w:trPr>
        <w:tc>
          <w:tcPr>
            <w:tcW w:w="3600" w:type="dxa"/>
            <w:tcBorders>
              <w:top w:val="nil"/>
              <w:left w:val="nil"/>
              <w:bottom w:val="single" w:sz="4" w:space="0" w:color="auto"/>
              <w:right w:val="nil"/>
            </w:tcBorders>
            <w:shd w:val="clear" w:color="000000" w:fill="387990"/>
            <w:noWrap/>
            <w:vAlign w:val="bottom"/>
            <w:hideMark/>
          </w:tcPr>
          <w:p w14:paraId="16E15CFF" w14:textId="77777777" w:rsidR="000605D8" w:rsidRPr="000605D8" w:rsidRDefault="000605D8" w:rsidP="000605D8">
            <w:pPr>
              <w:widowControl/>
              <w:spacing w:line="240" w:lineRule="auto"/>
              <w:rPr>
                <w:rFonts w:eastAsia="Times New Roman" w:cs="Calibri"/>
                <w:b/>
                <w:bCs/>
                <w:color w:val="FFFFFF"/>
                <w:sz w:val="20"/>
                <w:szCs w:val="20"/>
              </w:rPr>
            </w:pPr>
            <w:r w:rsidRPr="000605D8">
              <w:rPr>
                <w:rFonts w:eastAsia="Times New Roman" w:cs="Calibri"/>
                <w:b/>
                <w:bCs/>
                <w:color w:val="FFFFFF"/>
                <w:sz w:val="20"/>
                <w:szCs w:val="20"/>
              </w:rPr>
              <w:t>Activity</w:t>
            </w:r>
          </w:p>
        </w:tc>
        <w:tc>
          <w:tcPr>
            <w:tcW w:w="1254" w:type="dxa"/>
            <w:tcBorders>
              <w:top w:val="nil"/>
              <w:left w:val="nil"/>
              <w:bottom w:val="single" w:sz="4" w:space="0" w:color="auto"/>
              <w:right w:val="nil"/>
            </w:tcBorders>
            <w:shd w:val="clear" w:color="000000" w:fill="387990"/>
            <w:vAlign w:val="bottom"/>
            <w:hideMark/>
          </w:tcPr>
          <w:p w14:paraId="5EB95DD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2" w:type="dxa"/>
            <w:tcBorders>
              <w:top w:val="nil"/>
              <w:left w:val="nil"/>
              <w:bottom w:val="single" w:sz="4" w:space="0" w:color="auto"/>
              <w:right w:val="nil"/>
            </w:tcBorders>
            <w:shd w:val="clear" w:color="000000" w:fill="387990"/>
            <w:vAlign w:val="bottom"/>
            <w:hideMark/>
          </w:tcPr>
          <w:p w14:paraId="0851866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58" w:type="dxa"/>
            <w:tcBorders>
              <w:top w:val="nil"/>
              <w:left w:val="nil"/>
              <w:bottom w:val="single" w:sz="4" w:space="0" w:color="auto"/>
              <w:right w:val="nil"/>
            </w:tcBorders>
            <w:shd w:val="clear" w:color="000000" w:fill="387990"/>
            <w:vAlign w:val="bottom"/>
            <w:hideMark/>
          </w:tcPr>
          <w:p w14:paraId="3A9D6991"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c>
          <w:tcPr>
            <w:tcW w:w="270" w:type="dxa"/>
            <w:tcBorders>
              <w:top w:val="nil"/>
              <w:left w:val="nil"/>
              <w:bottom w:val="single" w:sz="4" w:space="0" w:color="auto"/>
              <w:right w:val="nil"/>
            </w:tcBorders>
            <w:shd w:val="clear" w:color="000000" w:fill="387990"/>
            <w:vAlign w:val="bottom"/>
            <w:hideMark/>
          </w:tcPr>
          <w:p w14:paraId="43E7C53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47" w:type="dxa"/>
            <w:tcBorders>
              <w:top w:val="nil"/>
              <w:left w:val="nil"/>
              <w:bottom w:val="single" w:sz="4" w:space="0" w:color="auto"/>
              <w:right w:val="nil"/>
            </w:tcBorders>
            <w:shd w:val="clear" w:color="000000" w:fill="387990"/>
            <w:vAlign w:val="bottom"/>
            <w:hideMark/>
          </w:tcPr>
          <w:p w14:paraId="2D853A74"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Baseline </w:t>
            </w:r>
            <w:r w:rsidRPr="000605D8">
              <w:rPr>
                <w:rFonts w:eastAsia="Times New Roman" w:cs="Calibri"/>
                <w:b/>
                <w:bCs/>
                <w:color w:val="FFFFFF"/>
                <w:sz w:val="20"/>
                <w:szCs w:val="20"/>
              </w:rPr>
              <w:br/>
              <w:t>([Year(s)])</w:t>
            </w:r>
          </w:p>
        </w:tc>
        <w:tc>
          <w:tcPr>
            <w:tcW w:w="278" w:type="dxa"/>
            <w:tcBorders>
              <w:top w:val="nil"/>
              <w:left w:val="nil"/>
              <w:bottom w:val="single" w:sz="4" w:space="0" w:color="auto"/>
              <w:right w:val="nil"/>
            </w:tcBorders>
            <w:shd w:val="clear" w:color="000000" w:fill="387990"/>
            <w:vAlign w:val="bottom"/>
            <w:hideMark/>
          </w:tcPr>
          <w:p w14:paraId="6B203075"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w:t>
            </w:r>
          </w:p>
        </w:tc>
        <w:tc>
          <w:tcPr>
            <w:tcW w:w="1233" w:type="dxa"/>
            <w:tcBorders>
              <w:top w:val="nil"/>
              <w:left w:val="nil"/>
              <w:bottom w:val="single" w:sz="4" w:space="0" w:color="auto"/>
              <w:right w:val="nil"/>
            </w:tcBorders>
            <w:shd w:val="clear" w:color="000000" w:fill="387990"/>
            <w:vAlign w:val="bottom"/>
            <w:hideMark/>
          </w:tcPr>
          <w:p w14:paraId="4CEFDACF" w14:textId="77777777" w:rsidR="000605D8" w:rsidRPr="000605D8" w:rsidRDefault="000605D8" w:rsidP="000605D8">
            <w:pPr>
              <w:widowControl/>
              <w:spacing w:line="240" w:lineRule="auto"/>
              <w:jc w:val="center"/>
              <w:rPr>
                <w:rFonts w:eastAsia="Times New Roman" w:cs="Calibri"/>
                <w:b/>
                <w:bCs/>
                <w:color w:val="FFFFFF"/>
                <w:sz w:val="20"/>
                <w:szCs w:val="20"/>
              </w:rPr>
            </w:pPr>
            <w:r w:rsidRPr="000605D8">
              <w:rPr>
                <w:rFonts w:eastAsia="Times New Roman" w:cs="Calibri"/>
                <w:b/>
                <w:bCs/>
                <w:color w:val="FFFFFF"/>
                <w:sz w:val="20"/>
                <w:szCs w:val="20"/>
              </w:rPr>
              <w:t xml:space="preserve">Endline </w:t>
            </w:r>
            <w:r w:rsidRPr="000605D8">
              <w:rPr>
                <w:rFonts w:eastAsia="Times New Roman" w:cs="Calibri"/>
                <w:b/>
                <w:bCs/>
                <w:color w:val="FFFFFF"/>
                <w:sz w:val="20"/>
                <w:szCs w:val="20"/>
              </w:rPr>
              <w:br/>
              <w:t>([Year(s)])</w:t>
            </w:r>
          </w:p>
        </w:tc>
      </w:tr>
      <w:tr w:rsidR="000605D8" w:rsidRPr="000605D8" w14:paraId="302D0308"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128699D" w14:textId="03F500A5"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Women</w:t>
            </w:r>
            <w:r w:rsidR="007900DE">
              <w:rPr>
                <w:rFonts w:eastAsia="Times New Roman" w:cs="Calibri"/>
                <w:b/>
                <w:bCs/>
                <w:color w:val="auto"/>
                <w:sz w:val="20"/>
                <w:szCs w:val="20"/>
                <w:vertAlign w:val="superscript"/>
              </w:rPr>
              <w:t>a</w:t>
            </w:r>
            <w:proofErr w:type="spellEnd"/>
          </w:p>
        </w:tc>
        <w:tc>
          <w:tcPr>
            <w:tcW w:w="1254" w:type="dxa"/>
            <w:tcBorders>
              <w:top w:val="nil"/>
              <w:left w:val="nil"/>
              <w:bottom w:val="nil"/>
              <w:right w:val="nil"/>
            </w:tcBorders>
            <w:shd w:val="clear" w:color="000000" w:fill="DDEBF7"/>
            <w:vAlign w:val="bottom"/>
            <w:hideMark/>
          </w:tcPr>
          <w:p w14:paraId="26687E3C"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1BF813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7ACDD8E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4606E44B"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1170EB1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33F77CAA"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38765F2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892A58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9DA15A9"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4E7DC0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4949DD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31BF403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110F2D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0E482E6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022998D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10DA0F8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3430E80"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E61E90"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32F5C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AF57FB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32809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77B7E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7AF66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F08DD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2312A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E43F2A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E90282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2B6150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F5989A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90389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7BF54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2142B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ACB60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2734C3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0B56E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FC0E7F3" w14:textId="69265A7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268F5C1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CC16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476BFB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AA4FAB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633ED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643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9B5A1C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783C62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610F9E9" w14:textId="7F693442"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450495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71B80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515EC0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DA60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A67B2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8CFA5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0FB65F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B7B221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5628C1" w14:textId="0206C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56632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CA78AE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288AD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07C16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38466F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96F8C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762FC7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06A9DA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DD7982F" w14:textId="5A2EB364"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62F616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B79A9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FB1F4A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2903C98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156A9C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4BC863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76ECE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B21D3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52FCE2F" w14:textId="4CA4D7B3"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05E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B83486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7D45B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EE8ADF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F65A0F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DCCF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A1F2A99"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6DDA57F"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1723D8" w14:textId="6AF3CCB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6C6C1A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200EA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822DD7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C97D4A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C61F7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36B25B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6438A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112E53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022E2B6" w14:textId="260238EA"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6037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737A2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C56751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BD5CE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457C0C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58C63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5C27BC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00555C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CEF8495" w14:textId="3E4E432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 xml:space="preserve">Domestic work (fetching food and </w:t>
            </w:r>
            <w:proofErr w:type="gramStart"/>
            <w:r w:rsidRPr="000605D8">
              <w:rPr>
                <w:rFonts w:eastAsia="Times New Roman" w:cs="Calibri"/>
                <w:sz w:val="20"/>
                <w:szCs w:val="20"/>
              </w:rPr>
              <w:t>water)</w:t>
            </w:r>
            <w:r w:rsidR="007900DE">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7BBE24A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891741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F2034C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196AC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C63EF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0DD90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F028DC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185496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7B9326C" w14:textId="5B72CFFC"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7900DE">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6D045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F0FFF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3BF74A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2EA9B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2169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139E89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59BB54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4F7121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15D65F6" w14:textId="5EA1E5D0"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Commuting (for work or </w:t>
            </w:r>
            <w:proofErr w:type="gramStart"/>
            <w:r w:rsidRPr="000605D8">
              <w:rPr>
                <w:rFonts w:eastAsia="Times New Roman" w:cs="Calibri"/>
                <w:sz w:val="20"/>
                <w:szCs w:val="20"/>
              </w:rPr>
              <w:t>school)</w:t>
            </w:r>
            <w:r w:rsidR="007900DE">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171D3F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82350C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DDE228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DDF7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1D69B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D6D38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20F22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80DF0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57DFE9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2D9C682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64539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5DC57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23BF6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372D80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7D5E6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3EA16F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E62803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8F9A1DB"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7BC327D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DD83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50FADC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58B64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F89DA4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687BF4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0C2707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39C767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3DDB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0B54B42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B9005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F28193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05D10D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D5B5C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4FB38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4C1385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5F1DE9F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478B66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25FA4FB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ED1894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78B780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5C8870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45FFB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D6FF4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030D3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B0CA32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A5886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Religious activities</w:t>
            </w:r>
          </w:p>
        </w:tc>
        <w:tc>
          <w:tcPr>
            <w:tcW w:w="1254" w:type="dxa"/>
            <w:tcBorders>
              <w:top w:val="nil"/>
              <w:left w:val="nil"/>
              <w:bottom w:val="single" w:sz="4" w:space="0" w:color="auto"/>
              <w:right w:val="nil"/>
            </w:tcBorders>
            <w:shd w:val="clear" w:color="auto" w:fill="auto"/>
            <w:vAlign w:val="center"/>
            <w:hideMark/>
          </w:tcPr>
          <w:p w14:paraId="7E6F22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8901EF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C0148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841248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623DAC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88C44D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83958B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18EB2C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EDB8D4B"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27C861C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D5B8F2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C8F4A5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023EBE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1D15B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FD7EF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A03DEF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D49AD3"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A6E5E54"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women</w:t>
            </w:r>
          </w:p>
        </w:tc>
        <w:tc>
          <w:tcPr>
            <w:tcW w:w="1254" w:type="dxa"/>
            <w:tcBorders>
              <w:top w:val="nil"/>
              <w:left w:val="nil"/>
              <w:bottom w:val="single" w:sz="4" w:space="0" w:color="auto"/>
              <w:right w:val="nil"/>
            </w:tcBorders>
            <w:shd w:val="clear" w:color="auto" w:fill="auto"/>
            <w:vAlign w:val="center"/>
            <w:hideMark/>
          </w:tcPr>
          <w:p w14:paraId="0725A0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78C20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8B92538"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1D5AD8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6F32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DF4B22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F647B2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54863D31" w14:textId="77777777" w:rsidTr="000B501A">
        <w:trPr>
          <w:trHeight w:val="259"/>
        </w:trPr>
        <w:tc>
          <w:tcPr>
            <w:tcW w:w="3600" w:type="dxa"/>
            <w:tcBorders>
              <w:top w:val="nil"/>
              <w:left w:val="nil"/>
              <w:bottom w:val="single" w:sz="4" w:space="0" w:color="auto"/>
              <w:right w:val="nil"/>
            </w:tcBorders>
            <w:shd w:val="clear" w:color="000000" w:fill="DDEBF7"/>
            <w:vAlign w:val="bottom"/>
            <w:hideMark/>
          </w:tcPr>
          <w:p w14:paraId="23445178" w14:textId="03FA52A7" w:rsidR="000605D8" w:rsidRPr="000605D8" w:rsidRDefault="000605D8" w:rsidP="000605D8">
            <w:pPr>
              <w:widowControl/>
              <w:spacing w:line="240" w:lineRule="auto"/>
              <w:rPr>
                <w:rFonts w:eastAsia="Times New Roman" w:cs="Calibri"/>
                <w:b/>
                <w:bCs/>
                <w:color w:val="auto"/>
                <w:sz w:val="20"/>
                <w:szCs w:val="20"/>
              </w:rPr>
            </w:pPr>
            <w:proofErr w:type="spellStart"/>
            <w:r w:rsidRPr="000605D8">
              <w:rPr>
                <w:rFonts w:eastAsia="Times New Roman" w:cs="Calibri"/>
                <w:b/>
                <w:bCs/>
                <w:color w:val="auto"/>
                <w:sz w:val="20"/>
                <w:szCs w:val="20"/>
              </w:rPr>
              <w:t>Men</w:t>
            </w:r>
            <w:r w:rsidR="00F121B4">
              <w:rPr>
                <w:rFonts w:eastAsia="Times New Roman" w:cs="Calibri"/>
                <w:b/>
                <w:bCs/>
                <w:color w:val="auto"/>
                <w:sz w:val="20"/>
                <w:szCs w:val="20"/>
                <w:vertAlign w:val="superscript"/>
              </w:rPr>
              <w:t>c</w:t>
            </w:r>
            <w:proofErr w:type="spellEnd"/>
          </w:p>
        </w:tc>
        <w:tc>
          <w:tcPr>
            <w:tcW w:w="1254" w:type="dxa"/>
            <w:tcBorders>
              <w:top w:val="nil"/>
              <w:left w:val="nil"/>
              <w:bottom w:val="nil"/>
              <w:right w:val="nil"/>
            </w:tcBorders>
            <w:shd w:val="clear" w:color="000000" w:fill="DDEBF7"/>
            <w:vAlign w:val="bottom"/>
            <w:hideMark/>
          </w:tcPr>
          <w:p w14:paraId="0EF620A5"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2" w:type="dxa"/>
            <w:tcBorders>
              <w:top w:val="nil"/>
              <w:left w:val="nil"/>
              <w:bottom w:val="nil"/>
              <w:right w:val="nil"/>
            </w:tcBorders>
            <w:shd w:val="clear" w:color="000000" w:fill="DDEBF7"/>
            <w:vAlign w:val="bottom"/>
            <w:hideMark/>
          </w:tcPr>
          <w:p w14:paraId="134F0853"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58" w:type="dxa"/>
            <w:tcBorders>
              <w:top w:val="nil"/>
              <w:left w:val="nil"/>
              <w:bottom w:val="nil"/>
              <w:right w:val="nil"/>
            </w:tcBorders>
            <w:shd w:val="clear" w:color="000000" w:fill="DDEBF7"/>
            <w:vAlign w:val="bottom"/>
            <w:hideMark/>
          </w:tcPr>
          <w:p w14:paraId="59FF1C5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2AEEF452"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47" w:type="dxa"/>
            <w:tcBorders>
              <w:top w:val="nil"/>
              <w:left w:val="nil"/>
              <w:bottom w:val="nil"/>
              <w:right w:val="nil"/>
            </w:tcBorders>
            <w:shd w:val="clear" w:color="000000" w:fill="DDEBF7"/>
            <w:vAlign w:val="bottom"/>
            <w:hideMark/>
          </w:tcPr>
          <w:p w14:paraId="2C1FC8E7"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8" w:type="dxa"/>
            <w:tcBorders>
              <w:top w:val="nil"/>
              <w:left w:val="nil"/>
              <w:bottom w:val="nil"/>
              <w:right w:val="nil"/>
            </w:tcBorders>
            <w:shd w:val="clear" w:color="000000" w:fill="DDEBF7"/>
            <w:vAlign w:val="bottom"/>
            <w:hideMark/>
          </w:tcPr>
          <w:p w14:paraId="5A6B1AF6"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1233" w:type="dxa"/>
            <w:tcBorders>
              <w:top w:val="nil"/>
              <w:left w:val="nil"/>
              <w:bottom w:val="nil"/>
              <w:right w:val="nil"/>
            </w:tcBorders>
            <w:shd w:val="clear" w:color="000000" w:fill="DDEBF7"/>
            <w:vAlign w:val="bottom"/>
            <w:hideMark/>
          </w:tcPr>
          <w:p w14:paraId="59F62F6D"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r w:rsidR="000605D8" w:rsidRPr="000605D8" w14:paraId="16B53191"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CE65D6A"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Sleeping and resting</w:t>
            </w:r>
          </w:p>
        </w:tc>
        <w:tc>
          <w:tcPr>
            <w:tcW w:w="1254" w:type="dxa"/>
            <w:tcBorders>
              <w:top w:val="single" w:sz="4" w:space="0" w:color="auto"/>
              <w:left w:val="nil"/>
              <w:bottom w:val="single" w:sz="4" w:space="0" w:color="auto"/>
              <w:right w:val="nil"/>
            </w:tcBorders>
            <w:shd w:val="clear" w:color="auto" w:fill="auto"/>
            <w:vAlign w:val="center"/>
            <w:hideMark/>
          </w:tcPr>
          <w:p w14:paraId="6C9A72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single" w:sz="4" w:space="0" w:color="auto"/>
              <w:left w:val="nil"/>
              <w:bottom w:val="single" w:sz="4" w:space="0" w:color="auto"/>
              <w:right w:val="nil"/>
            </w:tcBorders>
            <w:shd w:val="clear" w:color="auto" w:fill="auto"/>
            <w:vAlign w:val="center"/>
            <w:hideMark/>
          </w:tcPr>
          <w:p w14:paraId="7C26199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single" w:sz="4" w:space="0" w:color="auto"/>
              <w:left w:val="nil"/>
              <w:bottom w:val="single" w:sz="4" w:space="0" w:color="auto"/>
              <w:right w:val="nil"/>
            </w:tcBorders>
            <w:shd w:val="clear" w:color="auto" w:fill="auto"/>
            <w:vAlign w:val="center"/>
            <w:hideMark/>
          </w:tcPr>
          <w:p w14:paraId="5CB0B87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single" w:sz="4" w:space="0" w:color="auto"/>
              <w:left w:val="nil"/>
              <w:bottom w:val="single" w:sz="4" w:space="0" w:color="auto"/>
              <w:right w:val="nil"/>
            </w:tcBorders>
            <w:shd w:val="clear" w:color="auto" w:fill="auto"/>
            <w:noWrap/>
            <w:vAlign w:val="center"/>
            <w:hideMark/>
          </w:tcPr>
          <w:p w14:paraId="02A12B1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single" w:sz="4" w:space="0" w:color="auto"/>
              <w:left w:val="nil"/>
              <w:bottom w:val="single" w:sz="4" w:space="0" w:color="auto"/>
              <w:right w:val="nil"/>
            </w:tcBorders>
            <w:shd w:val="clear" w:color="auto" w:fill="auto"/>
            <w:vAlign w:val="center"/>
            <w:hideMark/>
          </w:tcPr>
          <w:p w14:paraId="7BFDAE0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single" w:sz="4" w:space="0" w:color="auto"/>
              <w:left w:val="nil"/>
              <w:bottom w:val="single" w:sz="4" w:space="0" w:color="auto"/>
              <w:right w:val="nil"/>
            </w:tcBorders>
            <w:shd w:val="clear" w:color="auto" w:fill="auto"/>
            <w:vAlign w:val="center"/>
            <w:hideMark/>
          </w:tcPr>
          <w:p w14:paraId="4E09F2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single" w:sz="4" w:space="0" w:color="auto"/>
              <w:left w:val="nil"/>
              <w:bottom w:val="single" w:sz="4" w:space="0" w:color="auto"/>
              <w:right w:val="nil"/>
            </w:tcBorders>
            <w:shd w:val="clear" w:color="auto" w:fill="auto"/>
            <w:vAlign w:val="center"/>
            <w:hideMark/>
          </w:tcPr>
          <w:p w14:paraId="6EA04CF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9AE7E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03B4425"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Eating and drinking</w:t>
            </w:r>
          </w:p>
        </w:tc>
        <w:tc>
          <w:tcPr>
            <w:tcW w:w="1254" w:type="dxa"/>
            <w:tcBorders>
              <w:top w:val="nil"/>
              <w:left w:val="nil"/>
              <w:bottom w:val="single" w:sz="4" w:space="0" w:color="auto"/>
              <w:right w:val="nil"/>
            </w:tcBorders>
            <w:shd w:val="clear" w:color="auto" w:fill="auto"/>
            <w:vAlign w:val="center"/>
            <w:hideMark/>
          </w:tcPr>
          <w:p w14:paraId="3CB2095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51C6C6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E7673B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1413ED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F13B8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2AB717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562C894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33CA0E"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2BF0F24"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Personal care</w:t>
            </w:r>
          </w:p>
        </w:tc>
        <w:tc>
          <w:tcPr>
            <w:tcW w:w="1254" w:type="dxa"/>
            <w:tcBorders>
              <w:top w:val="nil"/>
              <w:left w:val="nil"/>
              <w:bottom w:val="single" w:sz="4" w:space="0" w:color="auto"/>
              <w:right w:val="nil"/>
            </w:tcBorders>
            <w:shd w:val="clear" w:color="auto" w:fill="auto"/>
            <w:vAlign w:val="center"/>
            <w:hideMark/>
          </w:tcPr>
          <w:p w14:paraId="16B48E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7CAB33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64A171B"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651D4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9212F0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915A0D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DC74F2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2B3C557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7DB5AEB" w14:textId="35418E56"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School and </w:t>
            </w:r>
            <w:proofErr w:type="spellStart"/>
            <w:r w:rsidRPr="000605D8">
              <w:rPr>
                <w:rFonts w:eastAsia="Times New Roman" w:cs="Calibri"/>
                <w:sz w:val="20"/>
                <w:szCs w:val="20"/>
              </w:rPr>
              <w:t>homework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3BCF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2914B5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B04DC3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480207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26B29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1D9E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F55D79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0144955"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4A82E2B" w14:textId="2EFE3F8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Work as </w:t>
            </w:r>
            <w:proofErr w:type="spellStart"/>
            <w:r w:rsidRPr="000605D8">
              <w:rPr>
                <w:rFonts w:eastAsia="Times New Roman" w:cs="Calibri"/>
                <w:sz w:val="20"/>
                <w:szCs w:val="20"/>
              </w:rPr>
              <w:t>employed</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0300035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28CBA4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BD427C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5075EF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36D37A8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A117C6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BDEDEC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6A1BE8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54E3D0F" w14:textId="6AD7E00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Own business </w:t>
            </w:r>
            <w:proofErr w:type="spellStart"/>
            <w:r w:rsidRPr="000605D8">
              <w:rPr>
                <w:rFonts w:eastAsia="Times New Roman" w:cs="Calibri"/>
                <w:sz w:val="20"/>
                <w:szCs w:val="20"/>
              </w:rPr>
              <w:t>work</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58959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14D39A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AAAF06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AD657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BDBEB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EE9ABD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72227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CEEB9A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617CFFC" w14:textId="76BB53E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Farming, livestock, </w:t>
            </w:r>
            <w:proofErr w:type="spellStart"/>
            <w:r w:rsidRPr="000605D8">
              <w:rPr>
                <w:rFonts w:eastAsia="Times New Roman" w:cs="Calibri"/>
                <w:sz w:val="20"/>
                <w:szCs w:val="20"/>
              </w:rPr>
              <w:t>fishing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1A92C93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C3D440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5688C1A"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36D3921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D97811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8407D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0D20C33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1137AE4"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5501E1" w14:textId="0B8E7E1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Shopping, getting </w:t>
            </w:r>
            <w:proofErr w:type="spellStart"/>
            <w:r w:rsidRPr="000605D8">
              <w:rPr>
                <w:rFonts w:eastAsia="Times New Roman" w:cs="Calibri"/>
                <w:sz w:val="20"/>
                <w:szCs w:val="20"/>
              </w:rPr>
              <w:t>services</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135CFC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8710A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23B0220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3715C14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8A59C9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475ED4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B1BB5A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533C3D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35E4669" w14:textId="7488029B"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Weaving, sewing, textile </w:t>
            </w:r>
            <w:proofErr w:type="spellStart"/>
            <w:r w:rsidRPr="000605D8">
              <w:rPr>
                <w:rFonts w:eastAsia="Times New Roman" w:cs="Calibri"/>
                <w:sz w:val="20"/>
                <w:szCs w:val="20"/>
              </w:rPr>
              <w:t>care</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42BFEBD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7C815D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1FB88F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9C14E3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27E30E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4CB48D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5A27A1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39EC122"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DECDB02" w14:textId="20D8F4BD" w:rsidR="000605D8" w:rsidRPr="000605D8" w:rsidRDefault="000605D8" w:rsidP="000605D8">
            <w:pPr>
              <w:widowControl/>
              <w:spacing w:line="240" w:lineRule="auto"/>
              <w:ind w:firstLineChars="100" w:firstLine="200"/>
              <w:rPr>
                <w:rFonts w:eastAsia="Times New Roman" w:cs="Calibri"/>
                <w:sz w:val="20"/>
                <w:szCs w:val="20"/>
              </w:rPr>
            </w:pPr>
            <w:proofErr w:type="spellStart"/>
            <w:r w:rsidRPr="000605D8">
              <w:rPr>
                <w:rFonts w:eastAsia="Times New Roman" w:cs="Calibri"/>
                <w:sz w:val="20"/>
                <w:szCs w:val="20"/>
              </w:rPr>
              <w:t>Cooking</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729AB5A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34372D3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43CE92B0"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6DE3F8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737225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92D1B5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27F2AE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784DA75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4C63F2B8" w14:textId="3E31B706"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 xml:space="preserve">Domestic work (fetching food and </w:t>
            </w:r>
            <w:proofErr w:type="gramStart"/>
            <w:r w:rsidRPr="000605D8">
              <w:rPr>
                <w:rFonts w:eastAsia="Times New Roman" w:cs="Calibri"/>
                <w:sz w:val="20"/>
                <w:szCs w:val="20"/>
              </w:rPr>
              <w:t>water)</w:t>
            </w:r>
            <w:r w:rsidR="00F121B4">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31634D9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49A578E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6C1BC28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0001BC7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5DA8B0FE"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2B9AF93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357546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CE3C879"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619B029" w14:textId="14473C25"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Care for children, adults, </w:t>
            </w:r>
            <w:proofErr w:type="spellStart"/>
            <w:r w:rsidRPr="000605D8">
              <w:rPr>
                <w:rFonts w:eastAsia="Times New Roman" w:cs="Calibri"/>
                <w:sz w:val="20"/>
                <w:szCs w:val="20"/>
              </w:rPr>
              <w:t>elderly</w:t>
            </w:r>
            <w:r w:rsidR="00F121B4">
              <w:rPr>
                <w:rFonts w:eastAsia="Times New Roman" w:cs="Calibri"/>
                <w:sz w:val="20"/>
                <w:szCs w:val="20"/>
                <w:vertAlign w:val="superscript"/>
              </w:rPr>
              <w:t>b</w:t>
            </w:r>
            <w:proofErr w:type="spellEnd"/>
          </w:p>
        </w:tc>
        <w:tc>
          <w:tcPr>
            <w:tcW w:w="1254" w:type="dxa"/>
            <w:tcBorders>
              <w:top w:val="nil"/>
              <w:left w:val="nil"/>
              <w:bottom w:val="single" w:sz="4" w:space="0" w:color="auto"/>
              <w:right w:val="nil"/>
            </w:tcBorders>
            <w:shd w:val="clear" w:color="auto" w:fill="auto"/>
            <w:vAlign w:val="center"/>
            <w:hideMark/>
          </w:tcPr>
          <w:p w14:paraId="328802F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6E691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65778F6"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14C85C0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57EFFF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42E598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12D961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484C6028"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698E94CF" w14:textId="0BDB1E8D"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 xml:space="preserve">Commuting (for work or </w:t>
            </w:r>
            <w:proofErr w:type="gramStart"/>
            <w:r w:rsidRPr="000605D8">
              <w:rPr>
                <w:rFonts w:eastAsia="Times New Roman" w:cs="Calibri"/>
                <w:sz w:val="20"/>
                <w:szCs w:val="20"/>
              </w:rPr>
              <w:t>school)</w:t>
            </w:r>
            <w:r w:rsidR="00F121B4">
              <w:rPr>
                <w:rFonts w:eastAsia="Times New Roman" w:cs="Calibri"/>
                <w:sz w:val="20"/>
                <w:szCs w:val="20"/>
                <w:vertAlign w:val="superscript"/>
              </w:rPr>
              <w:t>b</w:t>
            </w:r>
            <w:proofErr w:type="gramEnd"/>
          </w:p>
        </w:tc>
        <w:tc>
          <w:tcPr>
            <w:tcW w:w="1254" w:type="dxa"/>
            <w:tcBorders>
              <w:top w:val="nil"/>
              <w:left w:val="nil"/>
              <w:bottom w:val="single" w:sz="4" w:space="0" w:color="auto"/>
              <w:right w:val="nil"/>
            </w:tcBorders>
            <w:shd w:val="clear" w:color="auto" w:fill="auto"/>
            <w:vAlign w:val="center"/>
            <w:hideMark/>
          </w:tcPr>
          <w:p w14:paraId="1DEFB4A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FF209E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5373260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0386DA7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777239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609CA84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74F07884"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A5DF96"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3511B047"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Travel (not for work or school)</w:t>
            </w:r>
          </w:p>
        </w:tc>
        <w:tc>
          <w:tcPr>
            <w:tcW w:w="1254" w:type="dxa"/>
            <w:tcBorders>
              <w:top w:val="nil"/>
              <w:left w:val="nil"/>
              <w:bottom w:val="single" w:sz="4" w:space="0" w:color="auto"/>
              <w:right w:val="nil"/>
            </w:tcBorders>
            <w:shd w:val="clear" w:color="auto" w:fill="auto"/>
            <w:vAlign w:val="center"/>
            <w:hideMark/>
          </w:tcPr>
          <w:p w14:paraId="02A47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A08C645"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DAB378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C7F487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A0C87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7DAC8F5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002E8B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B1EEE6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87F5F0C" w14:textId="77777777" w:rsidR="000605D8" w:rsidRPr="000605D8" w:rsidRDefault="000605D8" w:rsidP="009C5345">
            <w:pPr>
              <w:widowControl/>
              <w:spacing w:line="240" w:lineRule="auto"/>
              <w:ind w:leftChars="80" w:left="202" w:hangingChars="5" w:hanging="10"/>
              <w:rPr>
                <w:rFonts w:eastAsia="Times New Roman" w:cs="Calibri"/>
                <w:sz w:val="20"/>
                <w:szCs w:val="20"/>
              </w:rPr>
            </w:pPr>
            <w:r w:rsidRPr="000605D8">
              <w:rPr>
                <w:rFonts w:eastAsia="Times New Roman" w:cs="Calibri"/>
                <w:sz w:val="20"/>
                <w:szCs w:val="20"/>
              </w:rPr>
              <w:t>Watching TV, listening to radio, reading</w:t>
            </w:r>
          </w:p>
        </w:tc>
        <w:tc>
          <w:tcPr>
            <w:tcW w:w="1254" w:type="dxa"/>
            <w:tcBorders>
              <w:top w:val="nil"/>
              <w:left w:val="nil"/>
              <w:bottom w:val="single" w:sz="4" w:space="0" w:color="auto"/>
              <w:right w:val="nil"/>
            </w:tcBorders>
            <w:shd w:val="clear" w:color="auto" w:fill="auto"/>
            <w:vAlign w:val="center"/>
            <w:hideMark/>
          </w:tcPr>
          <w:p w14:paraId="496E3C3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25097A6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7AA7D03"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vAlign w:val="center"/>
            <w:hideMark/>
          </w:tcPr>
          <w:p w14:paraId="628ADEF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499765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E5DA6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9D0D242"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AE7E30A"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0CAD3A71"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Exercising</w:t>
            </w:r>
          </w:p>
        </w:tc>
        <w:tc>
          <w:tcPr>
            <w:tcW w:w="1254" w:type="dxa"/>
            <w:tcBorders>
              <w:top w:val="nil"/>
              <w:left w:val="nil"/>
              <w:bottom w:val="single" w:sz="4" w:space="0" w:color="auto"/>
              <w:right w:val="nil"/>
            </w:tcBorders>
            <w:shd w:val="clear" w:color="auto" w:fill="auto"/>
            <w:vAlign w:val="center"/>
            <w:hideMark/>
          </w:tcPr>
          <w:p w14:paraId="6CA7C40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B1875F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7471954F"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4479F428"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5987122"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1438ED96"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66FF4ADD"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18728FCD"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5CFDDFE8"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Social activities and hobbies</w:t>
            </w:r>
          </w:p>
        </w:tc>
        <w:tc>
          <w:tcPr>
            <w:tcW w:w="1254" w:type="dxa"/>
            <w:tcBorders>
              <w:top w:val="nil"/>
              <w:left w:val="nil"/>
              <w:bottom w:val="single" w:sz="4" w:space="0" w:color="auto"/>
              <w:right w:val="nil"/>
            </w:tcBorders>
            <w:shd w:val="clear" w:color="auto" w:fill="auto"/>
            <w:vAlign w:val="center"/>
            <w:hideMark/>
          </w:tcPr>
          <w:p w14:paraId="1283A911"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5FF9A639"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76AC9A1"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26C5CEB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0D977F20"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7F496CA"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4D4984A5"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38F13A97"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7E03677D"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lastRenderedPageBreak/>
              <w:t>Religious activities</w:t>
            </w:r>
          </w:p>
        </w:tc>
        <w:tc>
          <w:tcPr>
            <w:tcW w:w="1254" w:type="dxa"/>
            <w:tcBorders>
              <w:top w:val="nil"/>
              <w:left w:val="nil"/>
              <w:bottom w:val="single" w:sz="4" w:space="0" w:color="auto"/>
              <w:right w:val="nil"/>
            </w:tcBorders>
            <w:shd w:val="clear" w:color="auto" w:fill="auto"/>
            <w:vAlign w:val="center"/>
            <w:hideMark/>
          </w:tcPr>
          <w:p w14:paraId="63A6133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753BA83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0CB0A577"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6FC8804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79EEDB0B"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B56238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29D55CC"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0FF77EDB"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196197A3" w14:textId="77777777" w:rsidR="000605D8" w:rsidRPr="000605D8" w:rsidRDefault="000605D8" w:rsidP="000605D8">
            <w:pPr>
              <w:widowControl/>
              <w:spacing w:line="240" w:lineRule="auto"/>
              <w:ind w:firstLineChars="100" w:firstLine="200"/>
              <w:rPr>
                <w:rFonts w:eastAsia="Times New Roman" w:cs="Calibri"/>
                <w:sz w:val="20"/>
                <w:szCs w:val="20"/>
              </w:rPr>
            </w:pPr>
            <w:r w:rsidRPr="000605D8">
              <w:rPr>
                <w:rFonts w:eastAsia="Times New Roman" w:cs="Calibri"/>
                <w:sz w:val="20"/>
                <w:szCs w:val="20"/>
              </w:rPr>
              <w:t>Other</w:t>
            </w:r>
          </w:p>
        </w:tc>
        <w:tc>
          <w:tcPr>
            <w:tcW w:w="1254" w:type="dxa"/>
            <w:tcBorders>
              <w:top w:val="nil"/>
              <w:left w:val="nil"/>
              <w:bottom w:val="single" w:sz="4" w:space="0" w:color="auto"/>
              <w:right w:val="nil"/>
            </w:tcBorders>
            <w:shd w:val="clear" w:color="auto" w:fill="auto"/>
            <w:vAlign w:val="center"/>
            <w:hideMark/>
          </w:tcPr>
          <w:p w14:paraId="50030774"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1F41D2AC"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3B3BC8AE"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c>
          <w:tcPr>
            <w:tcW w:w="270" w:type="dxa"/>
            <w:tcBorders>
              <w:top w:val="nil"/>
              <w:left w:val="nil"/>
              <w:bottom w:val="single" w:sz="4" w:space="0" w:color="auto"/>
              <w:right w:val="nil"/>
            </w:tcBorders>
            <w:shd w:val="clear" w:color="auto" w:fill="auto"/>
            <w:noWrap/>
            <w:vAlign w:val="center"/>
            <w:hideMark/>
          </w:tcPr>
          <w:p w14:paraId="7F8E9DE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1D4C1623"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0AF9FC2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334C44C8" w14:textId="77777777" w:rsidR="000605D8" w:rsidRPr="000605D8" w:rsidRDefault="000605D8" w:rsidP="000605D8">
            <w:pPr>
              <w:widowControl/>
              <w:spacing w:line="240" w:lineRule="auto"/>
              <w:jc w:val="center"/>
              <w:rPr>
                <w:rFonts w:eastAsia="Times New Roman" w:cs="Calibri"/>
                <w:sz w:val="20"/>
                <w:szCs w:val="20"/>
              </w:rPr>
            </w:pPr>
            <w:r w:rsidRPr="000605D8">
              <w:rPr>
                <w:rFonts w:eastAsia="Times New Roman" w:cs="Calibri"/>
                <w:sz w:val="20"/>
                <w:szCs w:val="20"/>
              </w:rPr>
              <w:t> </w:t>
            </w:r>
          </w:p>
        </w:tc>
      </w:tr>
      <w:tr w:rsidR="000605D8" w:rsidRPr="000605D8" w14:paraId="62C5655C" w14:textId="77777777" w:rsidTr="000B501A">
        <w:trPr>
          <w:trHeight w:val="259"/>
        </w:trPr>
        <w:tc>
          <w:tcPr>
            <w:tcW w:w="3600" w:type="dxa"/>
            <w:tcBorders>
              <w:top w:val="nil"/>
              <w:left w:val="nil"/>
              <w:bottom w:val="single" w:sz="4" w:space="0" w:color="auto"/>
              <w:right w:val="nil"/>
            </w:tcBorders>
            <w:shd w:val="clear" w:color="auto" w:fill="auto"/>
            <w:vAlign w:val="center"/>
            <w:hideMark/>
          </w:tcPr>
          <w:p w14:paraId="24CA5500" w14:textId="77777777" w:rsidR="000605D8" w:rsidRPr="000605D8" w:rsidRDefault="000605D8" w:rsidP="000605D8">
            <w:pPr>
              <w:widowControl/>
              <w:spacing w:line="240" w:lineRule="auto"/>
              <w:rPr>
                <w:rFonts w:eastAsia="Times New Roman" w:cs="Calibri"/>
                <w:b/>
                <w:bCs/>
                <w:color w:val="auto"/>
                <w:sz w:val="20"/>
                <w:szCs w:val="20"/>
              </w:rPr>
            </w:pPr>
            <w:r w:rsidRPr="000605D8">
              <w:rPr>
                <w:rFonts w:eastAsia="Times New Roman" w:cs="Calibri"/>
                <w:b/>
                <w:bCs/>
                <w:color w:val="auto"/>
                <w:sz w:val="20"/>
                <w:szCs w:val="20"/>
              </w:rPr>
              <w:t>Number of men</w:t>
            </w:r>
          </w:p>
        </w:tc>
        <w:tc>
          <w:tcPr>
            <w:tcW w:w="1254" w:type="dxa"/>
            <w:tcBorders>
              <w:top w:val="nil"/>
              <w:left w:val="nil"/>
              <w:bottom w:val="single" w:sz="4" w:space="0" w:color="auto"/>
              <w:right w:val="nil"/>
            </w:tcBorders>
            <w:shd w:val="clear" w:color="auto" w:fill="auto"/>
            <w:vAlign w:val="center"/>
            <w:hideMark/>
          </w:tcPr>
          <w:p w14:paraId="012BB8B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2" w:type="dxa"/>
            <w:tcBorders>
              <w:top w:val="nil"/>
              <w:left w:val="nil"/>
              <w:bottom w:val="single" w:sz="4" w:space="0" w:color="auto"/>
              <w:right w:val="nil"/>
            </w:tcBorders>
            <w:shd w:val="clear" w:color="auto" w:fill="auto"/>
            <w:vAlign w:val="center"/>
            <w:hideMark/>
          </w:tcPr>
          <w:p w14:paraId="055B1F6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58" w:type="dxa"/>
            <w:tcBorders>
              <w:top w:val="nil"/>
              <w:left w:val="nil"/>
              <w:bottom w:val="single" w:sz="4" w:space="0" w:color="auto"/>
              <w:right w:val="nil"/>
            </w:tcBorders>
            <w:shd w:val="clear" w:color="auto" w:fill="auto"/>
            <w:vAlign w:val="center"/>
            <w:hideMark/>
          </w:tcPr>
          <w:p w14:paraId="13D065BF"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c>
          <w:tcPr>
            <w:tcW w:w="270" w:type="dxa"/>
            <w:tcBorders>
              <w:top w:val="nil"/>
              <w:left w:val="nil"/>
              <w:bottom w:val="single" w:sz="4" w:space="0" w:color="auto"/>
              <w:right w:val="nil"/>
            </w:tcBorders>
            <w:shd w:val="clear" w:color="auto" w:fill="auto"/>
            <w:vAlign w:val="center"/>
            <w:hideMark/>
          </w:tcPr>
          <w:p w14:paraId="3CDC1F9F"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47" w:type="dxa"/>
            <w:tcBorders>
              <w:top w:val="nil"/>
              <w:left w:val="nil"/>
              <w:bottom w:val="single" w:sz="4" w:space="0" w:color="auto"/>
              <w:right w:val="nil"/>
            </w:tcBorders>
            <w:shd w:val="clear" w:color="auto" w:fill="auto"/>
            <w:vAlign w:val="center"/>
            <w:hideMark/>
          </w:tcPr>
          <w:p w14:paraId="63B5D90D"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278" w:type="dxa"/>
            <w:tcBorders>
              <w:top w:val="nil"/>
              <w:left w:val="nil"/>
              <w:bottom w:val="single" w:sz="4" w:space="0" w:color="auto"/>
              <w:right w:val="nil"/>
            </w:tcBorders>
            <w:shd w:val="clear" w:color="auto" w:fill="auto"/>
            <w:vAlign w:val="center"/>
            <w:hideMark/>
          </w:tcPr>
          <w:p w14:paraId="5254C647" w14:textId="77777777" w:rsidR="000605D8" w:rsidRPr="000605D8" w:rsidRDefault="000605D8" w:rsidP="000605D8">
            <w:pPr>
              <w:widowControl/>
              <w:spacing w:line="240" w:lineRule="auto"/>
              <w:rPr>
                <w:rFonts w:ascii="Times New Roman" w:eastAsia="Times New Roman" w:hAnsi="Times New Roman" w:cs="Times New Roman"/>
                <w:sz w:val="20"/>
                <w:szCs w:val="20"/>
              </w:rPr>
            </w:pPr>
            <w:r w:rsidRPr="000605D8">
              <w:rPr>
                <w:rFonts w:ascii="Times New Roman" w:eastAsia="Times New Roman" w:hAnsi="Times New Roman" w:cs="Times New Roman"/>
                <w:sz w:val="20"/>
                <w:szCs w:val="20"/>
              </w:rPr>
              <w:t> </w:t>
            </w:r>
          </w:p>
        </w:tc>
        <w:tc>
          <w:tcPr>
            <w:tcW w:w="1233" w:type="dxa"/>
            <w:tcBorders>
              <w:top w:val="nil"/>
              <w:left w:val="nil"/>
              <w:bottom w:val="single" w:sz="4" w:space="0" w:color="auto"/>
              <w:right w:val="nil"/>
            </w:tcBorders>
            <w:shd w:val="clear" w:color="auto" w:fill="auto"/>
            <w:vAlign w:val="center"/>
            <w:hideMark/>
          </w:tcPr>
          <w:p w14:paraId="1947639E" w14:textId="77777777" w:rsidR="000605D8" w:rsidRPr="000605D8" w:rsidRDefault="000605D8" w:rsidP="000605D8">
            <w:pPr>
              <w:widowControl/>
              <w:spacing w:line="240" w:lineRule="auto"/>
              <w:jc w:val="center"/>
              <w:rPr>
                <w:rFonts w:eastAsia="Times New Roman" w:cs="Calibri"/>
                <w:b/>
                <w:bCs/>
                <w:color w:val="auto"/>
                <w:sz w:val="20"/>
                <w:szCs w:val="20"/>
              </w:rPr>
            </w:pPr>
            <w:r w:rsidRPr="000605D8">
              <w:rPr>
                <w:rFonts w:eastAsia="Times New Roman" w:cs="Calibri"/>
                <w:b/>
                <w:bCs/>
                <w:color w:val="auto"/>
                <w:sz w:val="20"/>
                <w:szCs w:val="20"/>
              </w:rPr>
              <w:t> </w:t>
            </w:r>
          </w:p>
        </w:tc>
      </w:tr>
    </w:tbl>
    <w:p w14:paraId="2D1E20CB" w14:textId="1944736F" w:rsidR="00001529" w:rsidRPr="00001529" w:rsidRDefault="00001529" w:rsidP="00001529">
      <w:pPr>
        <w:pStyle w:val="BodyText"/>
        <w:spacing w:after="0"/>
        <w:ind w:left="90" w:hanging="90"/>
        <w:rPr>
          <w:sz w:val="16"/>
        </w:rPr>
      </w:pPr>
      <w:commentRangeStart w:id="488"/>
      <w:r w:rsidRPr="00001529">
        <w:rPr>
          <w:sz w:val="16"/>
        </w:rPr>
        <w:t>^ Results not statistically reliable, n&lt;30</w:t>
      </w:r>
      <w:commentRangeEnd w:id="488"/>
      <w:r w:rsidR="004E33EB">
        <w:rPr>
          <w:rStyle w:val="CommentReference"/>
        </w:rPr>
        <w:commentReference w:id="488"/>
      </w:r>
    </w:p>
    <w:p w14:paraId="3C4391E7" w14:textId="702FC928" w:rsidR="00C73E42" w:rsidRPr="00001529" w:rsidRDefault="00F121B4" w:rsidP="00C73E42">
      <w:pPr>
        <w:pStyle w:val="BodyText"/>
        <w:spacing w:after="0"/>
        <w:ind w:left="90" w:hanging="90"/>
        <w:rPr>
          <w:sz w:val="16"/>
        </w:rPr>
      </w:pPr>
      <w:proofErr w:type="spellStart"/>
      <w:proofErr w:type="gramStart"/>
      <w:r>
        <w:rPr>
          <w:sz w:val="16"/>
          <w:vertAlign w:val="superscript"/>
        </w:rPr>
        <w:t>a</w:t>
      </w:r>
      <w:proofErr w:type="spellEnd"/>
      <w:proofErr w:type="gramEnd"/>
      <w:r w:rsidR="00C73E42" w:rsidRPr="00001529">
        <w:rPr>
          <w:sz w:val="16"/>
        </w:rPr>
        <w:t xml:space="preserve"> Estimates for women exclude households that do not have a primary adult female decisionmaker or that have missing or incomplete indicator data.</w:t>
      </w:r>
    </w:p>
    <w:p w14:paraId="6BE4D0F8" w14:textId="7444FDBD" w:rsidR="00C73E42" w:rsidRPr="00C73E42" w:rsidRDefault="00F121B4" w:rsidP="00C73E42">
      <w:pPr>
        <w:pStyle w:val="BodyText"/>
        <w:spacing w:after="0"/>
        <w:ind w:left="90" w:hanging="90"/>
        <w:rPr>
          <w:sz w:val="16"/>
        </w:rPr>
      </w:pPr>
      <w:r>
        <w:rPr>
          <w:sz w:val="16"/>
          <w:vertAlign w:val="superscript"/>
        </w:rPr>
        <w:t>b</w:t>
      </w:r>
      <w:r w:rsidR="00C73E42">
        <w:rPr>
          <w:sz w:val="16"/>
        </w:rPr>
        <w:t xml:space="preserve"> </w:t>
      </w:r>
      <w:r w:rsidR="00C73E42" w:rsidRPr="00C73E42">
        <w:rPr>
          <w:sz w:val="16"/>
        </w:rPr>
        <w:t>Activities considered to be work in the A-WEAI calculations</w:t>
      </w:r>
    </w:p>
    <w:p w14:paraId="0741195F" w14:textId="15C71F65" w:rsidR="00C73E42" w:rsidRPr="00001529" w:rsidRDefault="00F121B4" w:rsidP="00C73E42">
      <w:pPr>
        <w:pStyle w:val="BodyText"/>
        <w:spacing w:after="0"/>
        <w:ind w:left="90" w:hanging="90"/>
        <w:rPr>
          <w:sz w:val="16"/>
        </w:rPr>
      </w:pPr>
      <w:r>
        <w:rPr>
          <w:sz w:val="16"/>
          <w:vertAlign w:val="superscript"/>
        </w:rPr>
        <w:t>c</w:t>
      </w:r>
      <w:r w:rsidR="00C73E42" w:rsidRPr="00001529">
        <w:rPr>
          <w:sz w:val="16"/>
        </w:rPr>
        <w:t xml:space="preserve"> Estimates for men exclude households that do not have a primary adult male decisionmaker or that have missing or incomplete indicator data.</w:t>
      </w:r>
    </w:p>
    <w:p w14:paraId="1623D7B3" w14:textId="77777777" w:rsidR="00001529" w:rsidRPr="00001529" w:rsidRDefault="00001529" w:rsidP="00001529">
      <w:pPr>
        <w:pStyle w:val="BodyText"/>
        <w:spacing w:after="0"/>
        <w:ind w:left="90" w:hanging="90"/>
        <w:rPr>
          <w:sz w:val="16"/>
        </w:rPr>
      </w:pPr>
      <w:r w:rsidRPr="00001529">
        <w:rPr>
          <w:sz w:val="16"/>
        </w:rPr>
        <w:t xml:space="preserve">Notes: </w:t>
      </w:r>
    </w:p>
    <w:p w14:paraId="4A5257A9" w14:textId="30FC9953" w:rsidR="00A43392" w:rsidRPr="00001529" w:rsidRDefault="00A43392" w:rsidP="00A43392">
      <w:pPr>
        <w:pStyle w:val="BodyText"/>
        <w:spacing w:after="0"/>
        <w:ind w:left="90" w:hanging="90"/>
        <w:rPr>
          <w:sz w:val="16"/>
        </w:rPr>
      </w:pPr>
      <w:r w:rsidRPr="00001529">
        <w:rPr>
          <w:sz w:val="16"/>
        </w:rPr>
        <w:t xml:space="preserve">Significance tests were performed to determine whether a difference exists between the baseline and endline estimates. </w:t>
      </w:r>
    </w:p>
    <w:p w14:paraId="53F9BF17" w14:textId="4BAA48AA" w:rsidR="00A43392" w:rsidRDefault="00A43392" w:rsidP="00A43392">
      <w:pPr>
        <w:pStyle w:val="BodyText"/>
        <w:spacing w:after="0"/>
        <w:rPr>
          <w:sz w:val="16"/>
        </w:rPr>
      </w:pPr>
      <w:r w:rsidRPr="00001529">
        <w:rPr>
          <w:sz w:val="16"/>
        </w:rPr>
        <w:t>Differences found to be statistically significant are indicated by level: * p&lt;0.05, ** p&lt;0.01, *** p&lt;0.001.</w:t>
      </w:r>
    </w:p>
    <w:p w14:paraId="7816BE33" w14:textId="77777777" w:rsidR="00001529" w:rsidRPr="00001529" w:rsidRDefault="00001529" w:rsidP="00001529">
      <w:pPr>
        <w:pStyle w:val="BodyText"/>
        <w:spacing w:after="0"/>
        <w:ind w:left="90" w:hanging="90"/>
        <w:rPr>
          <w:sz w:val="16"/>
        </w:rPr>
      </w:pPr>
      <w:r w:rsidRPr="00001529">
        <w:rPr>
          <w:sz w:val="16"/>
        </w:rPr>
        <w:t>Estimates are sample-weighted; numbers of observations are unweighted.</w:t>
      </w:r>
    </w:p>
    <w:p w14:paraId="1B8B9202" w14:textId="36FDD3B0" w:rsidR="00001529" w:rsidRPr="00001529" w:rsidRDefault="00216FE1" w:rsidP="00001529">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001529" w:rsidRPr="00001529">
        <w:rPr>
          <w:sz w:val="16"/>
        </w:rPr>
        <w:t>.</w:t>
      </w:r>
    </w:p>
    <w:p w14:paraId="546D045B" w14:textId="0076DA5E" w:rsidR="00001529" w:rsidRPr="001977CF" w:rsidRDefault="00001529" w:rsidP="00001529">
      <w:pPr>
        <w:pStyle w:val="BodyText"/>
        <w:ind w:left="90" w:hanging="90"/>
        <w:rPr>
          <w:sz w:val="16"/>
          <w:szCs w:val="16"/>
        </w:rPr>
      </w:pPr>
      <w:r w:rsidRPr="001977CF">
        <w:rPr>
          <w:sz w:val="16"/>
          <w:szCs w:val="16"/>
        </w:rPr>
        <w:t>Sources: Feed the Future [</w:t>
      </w:r>
      <w:r w:rsidRPr="001977CF">
        <w:rPr>
          <w:sz w:val="16"/>
          <w:szCs w:val="16"/>
          <w:highlight w:val="yellow"/>
        </w:rPr>
        <w:t>Country</w:t>
      </w:r>
      <w:r w:rsidRPr="001977CF">
        <w:rPr>
          <w:sz w:val="16"/>
          <w:szCs w:val="16"/>
        </w:rPr>
        <w:t>] ZOI Survey [</w:t>
      </w:r>
      <w:r w:rsidR="00FE1420">
        <w:rPr>
          <w:sz w:val="16"/>
          <w:highlight w:val="yellow"/>
        </w:rPr>
        <w:t xml:space="preserve">baseline </w:t>
      </w:r>
      <w:r w:rsidRPr="001977CF">
        <w:rPr>
          <w:sz w:val="16"/>
          <w:szCs w:val="16"/>
          <w:highlight w:val="yellow"/>
        </w:rPr>
        <w:t>survey year(s)</w:t>
      </w:r>
      <w:r w:rsidRPr="001977CF">
        <w:rPr>
          <w:sz w:val="16"/>
          <w:szCs w:val="16"/>
        </w:rPr>
        <w:t>]; Feed the Future [</w:t>
      </w:r>
      <w:r w:rsidRPr="001977CF">
        <w:rPr>
          <w:sz w:val="16"/>
          <w:szCs w:val="16"/>
          <w:highlight w:val="yellow"/>
        </w:rPr>
        <w:t>Country</w:t>
      </w:r>
      <w:r w:rsidRPr="001977CF">
        <w:rPr>
          <w:sz w:val="16"/>
          <w:szCs w:val="16"/>
        </w:rPr>
        <w:t>] ZOI Survey [</w:t>
      </w:r>
      <w:r w:rsidR="00A11DD1" w:rsidRPr="00A11DD1">
        <w:rPr>
          <w:sz w:val="16"/>
          <w:szCs w:val="16"/>
          <w:highlight w:val="yellow"/>
        </w:rPr>
        <w:t xml:space="preserve">endline </w:t>
      </w:r>
      <w:r w:rsidRPr="001977CF">
        <w:rPr>
          <w:sz w:val="16"/>
          <w:szCs w:val="16"/>
          <w:highlight w:val="yellow"/>
        </w:rPr>
        <w:t>survey year(s)</w:t>
      </w:r>
      <w:r w:rsidRPr="001977CF">
        <w:rPr>
          <w:sz w:val="16"/>
          <w:szCs w:val="16"/>
        </w:rPr>
        <w:t>]</w:t>
      </w:r>
    </w:p>
    <w:p w14:paraId="16ADB6A2" w14:textId="77777777" w:rsidR="004B2356" w:rsidRPr="001977CF" w:rsidRDefault="004B2356" w:rsidP="004B2356">
      <w:pPr>
        <w:pStyle w:val="BodyText"/>
        <w:rPr>
          <w:sz w:val="16"/>
          <w:szCs w:val="16"/>
        </w:rPr>
        <w:sectPr w:rsidR="004B2356" w:rsidRPr="001977CF" w:rsidSect="007930DE">
          <w:footerReference w:type="default" r:id="rId23"/>
          <w:pgSz w:w="12240" w:h="15840" w:code="1"/>
          <w:pgMar w:top="1440" w:right="1440" w:bottom="1440" w:left="1440" w:header="720" w:footer="720" w:gutter="0"/>
          <w:cols w:space="720"/>
          <w:docGrid w:linePitch="326"/>
        </w:sectPr>
      </w:pPr>
    </w:p>
    <w:p w14:paraId="6D270377" w14:textId="14074CAD" w:rsidR="006A0A80" w:rsidRDefault="006A0A80" w:rsidP="006A0A80">
      <w:pPr>
        <w:pStyle w:val="Heading1"/>
        <w:numPr>
          <w:ilvl w:val="0"/>
          <w:numId w:val="26"/>
        </w:numPr>
      </w:pPr>
      <w:bookmarkStart w:id="489" w:name="_Toc22897216"/>
      <w:bookmarkStart w:id="490" w:name="_Toc50719323"/>
      <w:bookmarkEnd w:id="420"/>
      <w:bookmarkEnd w:id="421"/>
      <w:bookmarkEnd w:id="444"/>
      <w:bookmarkEnd w:id="445"/>
      <w:r>
        <w:lastRenderedPageBreak/>
        <w:t>Hunger and dietary intake</w:t>
      </w:r>
      <w:bookmarkEnd w:id="489"/>
      <w:bookmarkEnd w:id="490"/>
    </w:p>
    <w:p w14:paraId="711169C9" w14:textId="551807F4" w:rsidR="00BC0F95" w:rsidRPr="006A0A80" w:rsidRDefault="00BC0F95" w:rsidP="006A0A80">
      <w:pPr>
        <w:pStyle w:val="BodyText"/>
      </w:pPr>
      <w:r w:rsidRPr="006A0A80">
        <w:t xml:space="preserve">This </w:t>
      </w:r>
      <w:r w:rsidR="00380358" w:rsidRPr="006A0A80">
        <w:t xml:space="preserve">chapter </w:t>
      </w:r>
      <w:r w:rsidRPr="006A0A80">
        <w:t xml:space="preserve">presents findings related to hunger </w:t>
      </w:r>
      <w:r w:rsidR="001C0E79" w:rsidRPr="006A0A80">
        <w:t xml:space="preserve">and </w:t>
      </w:r>
      <w:r w:rsidRPr="006A0A80">
        <w:t>women</w:t>
      </w:r>
      <w:r w:rsidR="00EA5FC7" w:rsidRPr="006A0A80">
        <w:t>’</w:t>
      </w:r>
      <w:r w:rsidRPr="006A0A80">
        <w:t>s and young children</w:t>
      </w:r>
      <w:r w:rsidR="00EA5FC7" w:rsidRPr="006A0A80">
        <w:t>’</w:t>
      </w:r>
      <w:r w:rsidRPr="006A0A80">
        <w:t>s dietary intake</w:t>
      </w:r>
      <w:r w:rsidR="001C0E79" w:rsidRPr="006A0A80">
        <w:t xml:space="preserve"> in the </w:t>
      </w:r>
      <w:r w:rsidR="00160DC3">
        <w:rPr>
          <w:szCs w:val="22"/>
        </w:rPr>
        <w:t>Phase One</w:t>
      </w:r>
      <w:r w:rsidR="007F25EC">
        <w:rPr>
          <w:szCs w:val="22"/>
        </w:rPr>
        <w:t xml:space="preserve"> ZOI</w:t>
      </w:r>
      <w:r w:rsidRPr="006A0A80">
        <w:t>.</w:t>
      </w:r>
    </w:p>
    <w:p w14:paraId="441441F9" w14:textId="33AD7EB0" w:rsidR="00BC0F95" w:rsidRPr="00DF4DE5" w:rsidRDefault="00DB08D3" w:rsidP="00757754">
      <w:pPr>
        <w:pStyle w:val="Heading2"/>
        <w:tabs>
          <w:tab w:val="left" w:pos="1440"/>
        </w:tabs>
      </w:pPr>
      <w:bookmarkStart w:id="491" w:name="_Toc400542622"/>
      <w:bookmarkStart w:id="492" w:name="_Toc414874510"/>
      <w:bookmarkStart w:id="493" w:name="_Toc22897217"/>
      <w:bookmarkStart w:id="494" w:name="_Toc50719324"/>
      <w:r>
        <w:t>6</w:t>
      </w:r>
      <w:r w:rsidR="00BC0F95" w:rsidRPr="00DF4DE5">
        <w:t>.</w:t>
      </w:r>
      <w:r w:rsidR="00995F8F">
        <w:t>1</w:t>
      </w:r>
      <w:r w:rsidR="00A92E32">
        <w:tab/>
      </w:r>
      <w:r w:rsidR="002E0A0C">
        <w:t>Household h</w:t>
      </w:r>
      <w:r w:rsidR="00BC0F95" w:rsidRPr="00DF4DE5">
        <w:t>unger</w:t>
      </w:r>
      <w:bookmarkEnd w:id="491"/>
      <w:bookmarkEnd w:id="492"/>
      <w:bookmarkEnd w:id="493"/>
      <w:bookmarkEnd w:id="494"/>
    </w:p>
    <w:p w14:paraId="7F1EDCE9" w14:textId="0FDCDF4F" w:rsidR="00FB5260" w:rsidRDefault="00FB5260" w:rsidP="00FB5260">
      <w:pPr>
        <w:pStyle w:val="BodyText"/>
      </w:pPr>
      <w:r>
        <w:t xml:space="preserve">The experience of food insecurity is characterized by uncertainty and anxiety regarding food access and changes in the </w:t>
      </w:r>
      <w:r w:rsidRPr="00904804">
        <w:rPr>
          <w:i/>
          <w:iCs/>
        </w:rPr>
        <w:t>quality</w:t>
      </w:r>
      <w:r>
        <w:t xml:space="preserve"> of the diet (i.e., less </w:t>
      </w:r>
      <w:proofErr w:type="gramStart"/>
      <w:r>
        <w:t>balanced</w:t>
      </w:r>
      <w:proofErr w:type="gramEnd"/>
      <w:r>
        <w:t xml:space="preserve"> and monotonous diets). As food insecurity becomes severe, the </w:t>
      </w:r>
      <w:r w:rsidRPr="00904804">
        <w:rPr>
          <w:i/>
          <w:iCs/>
        </w:rPr>
        <w:t>quantity</w:t>
      </w:r>
      <w:r>
        <w:t xml:space="preserve"> of food consumed by the household decreases as the portion sizes are reduced and meals are skipped, and when food insecurity is most severe, individuals are forced to go without eating. Research shows that the experience of food insecurity appears to be common across cultures. </w:t>
      </w:r>
      <w:r w:rsidR="00A42F4B" w:rsidRPr="00DF4DE5">
        <w:t xml:space="preserve">The HHS is used to assess, geographically target, monitor, and evaluate </w:t>
      </w:r>
      <w:r w:rsidR="00A42F4B">
        <w:t xml:space="preserve">hunger in </w:t>
      </w:r>
      <w:r w:rsidR="00A42F4B" w:rsidRPr="00DF4DE5">
        <w:t xml:space="preserve">settings affected by substantial food insecurity. </w:t>
      </w:r>
      <w:r>
        <w:t xml:space="preserve"> </w:t>
      </w:r>
    </w:p>
    <w:p w14:paraId="5833D455" w14:textId="19C88AFC" w:rsidR="00BC0F95" w:rsidRPr="00DF4DE5" w:rsidRDefault="00BC0F95" w:rsidP="002E0A0C">
      <w:pPr>
        <w:pStyle w:val="BodyText"/>
      </w:pPr>
      <w:r w:rsidRPr="00DF4DE5">
        <w:t xml:space="preserve">The HHS is used to </w:t>
      </w:r>
      <w:r w:rsidR="00A42F4B">
        <w:t xml:space="preserve">measure </w:t>
      </w:r>
      <w:r w:rsidRPr="00DF4DE5">
        <w:t xml:space="preserve">the prevalence of households in the </w:t>
      </w:r>
      <w:r w:rsidR="00160DC3">
        <w:rPr>
          <w:szCs w:val="22"/>
        </w:rPr>
        <w:t>Phase One</w:t>
      </w:r>
      <w:r w:rsidR="007F25EC">
        <w:rPr>
          <w:szCs w:val="22"/>
        </w:rPr>
        <w:t xml:space="preserve"> ZOI</w:t>
      </w:r>
      <w:r w:rsidRPr="00DF4DE5">
        <w:t xml:space="preserve"> experiencing moderate or severe hunger. The HHS was developed by the USAID-funded Food and Nutrition Technical Assistance II Project (FANTA-2/FHI 360) in collaboration with the United Nations Food and Agriculture Organization. It has been cross-culturally validated to allow comparison across different food-insecure contexts.</w:t>
      </w:r>
      <w:r w:rsidR="00A42F4B">
        <w:rPr>
          <w:rStyle w:val="FootnoteReference"/>
        </w:rPr>
        <w:footnoteReference w:id="29"/>
      </w:r>
      <w:r w:rsidRPr="00DF4DE5">
        <w:t xml:space="preserve"> The HHS is used to estimate the percentage of households affected by </w:t>
      </w:r>
      <w:r w:rsidR="001C0E79">
        <w:t>severity</w:t>
      </w:r>
      <w:r w:rsidRPr="00DF4DE5">
        <w:t>: little to n</w:t>
      </w:r>
      <w:r w:rsidR="001C0E79">
        <w:t>o household hunger (HHS score 0–</w:t>
      </w:r>
      <w:r w:rsidRPr="00DF4DE5">
        <w:t>1)</w:t>
      </w:r>
      <w:r w:rsidR="00A272FA">
        <w:t>,</w:t>
      </w:r>
      <w:r w:rsidRPr="00DF4DE5">
        <w:t xml:space="preserve"> moderate household hunger (HHS score 2</w:t>
      </w:r>
      <w:r w:rsidR="001C0E79">
        <w:t>–</w:t>
      </w:r>
      <w:r w:rsidRPr="00DF4DE5">
        <w:t>3)</w:t>
      </w:r>
      <w:r w:rsidR="00A272FA">
        <w:t>,</w:t>
      </w:r>
      <w:r w:rsidRPr="00DF4DE5">
        <w:t xml:space="preserve"> and sever</w:t>
      </w:r>
      <w:r w:rsidR="001C0E79">
        <w:t>e household hunger (HHS score 4–6</w:t>
      </w:r>
      <w:r w:rsidRPr="00DF4DE5">
        <w:t>). The HHS should be measured at the same time each year</w:t>
      </w:r>
      <w:r w:rsidR="00452C07">
        <w:t xml:space="preserve"> </w:t>
      </w:r>
      <w:r w:rsidRPr="00DF4DE5">
        <w:t>and</w:t>
      </w:r>
      <w:r w:rsidR="00452C07">
        <w:t>,</w:t>
      </w:r>
      <w:r w:rsidRPr="00DF4DE5">
        <w:t xml:space="preserve"> ideally</w:t>
      </w:r>
      <w:r w:rsidR="00452C07">
        <w:t>,</w:t>
      </w:r>
      <w:r w:rsidRPr="00DF4DE5">
        <w:t xml:space="preserve"> at the most vulnerable time of year</w:t>
      </w:r>
      <w:r w:rsidR="00452C07">
        <w:t>, such as</w:t>
      </w:r>
      <w:r w:rsidR="001C0E79">
        <w:t xml:space="preserve"> </w:t>
      </w:r>
      <w:r w:rsidRPr="00DF4DE5">
        <w:t>right before the harvest</w:t>
      </w:r>
      <w:r w:rsidR="00452C07">
        <w:t xml:space="preserve"> or</w:t>
      </w:r>
      <w:r w:rsidRPr="00DF4DE5">
        <w:t xml:space="preserve"> during the dry season.</w:t>
      </w:r>
      <w:r w:rsidRPr="00DF4DE5">
        <w:rPr>
          <w:rStyle w:val="FootnoteReference"/>
        </w:rPr>
        <w:footnoteReference w:id="30"/>
      </w:r>
      <w:r w:rsidRPr="00641FC0">
        <w:rPr>
          <w:vertAlign w:val="superscript"/>
        </w:rPr>
        <w:t>,</w:t>
      </w:r>
      <w:r>
        <w:rPr>
          <w:rStyle w:val="FootnoteReference"/>
        </w:rPr>
        <w:footnoteReference w:id="31"/>
      </w:r>
    </w:p>
    <w:p w14:paraId="5765A9C7" w14:textId="540BC2B0" w:rsidR="00BC0F95" w:rsidRDefault="001C0E79" w:rsidP="002E0A0C">
      <w:pPr>
        <w:pStyle w:val="BodyText"/>
      </w:pPr>
      <w:r>
        <w:t>The hung</w:t>
      </w:r>
      <w:r w:rsidR="00BC0F95" w:rsidRPr="00DF4DE5">
        <w:t>r</w:t>
      </w:r>
      <w:r>
        <w:t>y</w:t>
      </w:r>
      <w:r w:rsidR="00BC0F95" w:rsidRPr="00DF4DE5">
        <w:t xml:space="preserve"> season in [</w:t>
      </w:r>
      <w:r w:rsidR="00BC0F95" w:rsidRPr="00DF4DE5">
        <w:rPr>
          <w:highlight w:val="yellow"/>
        </w:rPr>
        <w:t>Country</w:t>
      </w:r>
      <w:r w:rsidR="00BC0F95" w:rsidRPr="00DF4DE5">
        <w:t xml:space="preserve">] occurs </w:t>
      </w:r>
      <w:r w:rsidR="00BC0F95" w:rsidRPr="00DF4DE5">
        <w:rPr>
          <w:highlight w:val="yellow"/>
        </w:rPr>
        <w:t>[insert description of the hunger season in the ZOI]</w:t>
      </w:r>
      <w:r w:rsidR="00BC0F95" w:rsidRPr="00DF4DE5">
        <w:t xml:space="preserve">. Data for the HHS </w:t>
      </w:r>
      <w:r w:rsidR="00FB5260">
        <w:t xml:space="preserve">at baseline </w:t>
      </w:r>
      <w:r w:rsidR="00BC0F95" w:rsidRPr="00DF4DE5">
        <w:t xml:space="preserve">were collected in </w:t>
      </w:r>
      <w:commentRangeStart w:id="495"/>
      <w:r w:rsidR="00BC0F95" w:rsidRPr="00DF4DE5">
        <w:rPr>
          <w:highlight w:val="yellow"/>
        </w:rPr>
        <w:t xml:space="preserve">[insert description of the timing of the </w:t>
      </w:r>
      <w:r>
        <w:rPr>
          <w:highlight w:val="yellow"/>
        </w:rPr>
        <w:t xml:space="preserve">Feed the Future </w:t>
      </w:r>
      <w:r w:rsidR="00160DC3">
        <w:rPr>
          <w:highlight w:val="yellow"/>
        </w:rPr>
        <w:t>Phase One</w:t>
      </w:r>
      <w:r w:rsidR="00FB5260">
        <w:rPr>
          <w:highlight w:val="yellow"/>
        </w:rPr>
        <w:t xml:space="preserve"> baseline </w:t>
      </w:r>
      <w:r w:rsidR="00752ED5">
        <w:rPr>
          <w:highlight w:val="yellow"/>
        </w:rPr>
        <w:t>ZOI Survey</w:t>
      </w:r>
      <w:r w:rsidR="00FB5260">
        <w:rPr>
          <w:highlight w:val="yellow"/>
        </w:rPr>
        <w:t xml:space="preserve"> in relation to the hungry season and food insecurity</w:t>
      </w:r>
      <w:r w:rsidR="00BC0F95" w:rsidRPr="00DF4DE5">
        <w:rPr>
          <w:highlight w:val="yellow"/>
        </w:rPr>
        <w:t>]</w:t>
      </w:r>
      <w:r w:rsidR="00FB5260">
        <w:t>, and d</w:t>
      </w:r>
      <w:r w:rsidR="00FB5260" w:rsidRPr="00DF4DE5">
        <w:t xml:space="preserve">ata for the HHS </w:t>
      </w:r>
      <w:r w:rsidR="00FB5260">
        <w:t xml:space="preserve">at endline </w:t>
      </w:r>
      <w:r w:rsidR="00FB5260" w:rsidRPr="00DF4DE5">
        <w:t xml:space="preserve">were collected in </w:t>
      </w:r>
      <w:r w:rsidR="00FB5260" w:rsidRPr="00DF4DE5">
        <w:rPr>
          <w:highlight w:val="yellow"/>
        </w:rPr>
        <w:t xml:space="preserve">[insert description of the timing of the </w:t>
      </w:r>
      <w:r w:rsidR="00FB5260">
        <w:rPr>
          <w:highlight w:val="yellow"/>
        </w:rPr>
        <w:t xml:space="preserve">Feed the Future </w:t>
      </w:r>
      <w:r w:rsidR="00160DC3">
        <w:rPr>
          <w:highlight w:val="yellow"/>
        </w:rPr>
        <w:t>Phase One</w:t>
      </w:r>
      <w:r w:rsidR="00FB5260">
        <w:rPr>
          <w:highlight w:val="yellow"/>
        </w:rPr>
        <w:t xml:space="preserve"> endline ZOI Survey in relation to the hungry season and food insecurity</w:t>
      </w:r>
      <w:r w:rsidR="00FB5260" w:rsidRPr="00DF4DE5">
        <w:rPr>
          <w:highlight w:val="yellow"/>
        </w:rPr>
        <w:t>]</w:t>
      </w:r>
      <w:r w:rsidR="00BC0F95" w:rsidRPr="00DF4DE5">
        <w:t>.</w:t>
      </w:r>
      <w:commentRangeEnd w:id="495"/>
      <w:r w:rsidR="00DB08D3">
        <w:rPr>
          <w:rStyle w:val="CommentReference"/>
        </w:rPr>
        <w:commentReference w:id="495"/>
      </w:r>
    </w:p>
    <w:p w14:paraId="722F1C85" w14:textId="37F90110" w:rsidR="00BC0F95" w:rsidRPr="00DF4DE5" w:rsidRDefault="00143B1A" w:rsidP="002E0A0C">
      <w:pPr>
        <w:pStyle w:val="BodyText"/>
      </w:pPr>
      <w:r>
        <w:rPr>
          <w:b/>
        </w:rPr>
        <w:t xml:space="preserve">Table </w:t>
      </w:r>
      <w:r w:rsidR="00DB08D3">
        <w:rPr>
          <w:b/>
        </w:rPr>
        <w:t>6</w:t>
      </w:r>
      <w:r>
        <w:rPr>
          <w:b/>
        </w:rPr>
        <w:t>.</w:t>
      </w:r>
      <w:r w:rsidR="00BC0F95" w:rsidRPr="00DF4DE5">
        <w:rPr>
          <w:b/>
        </w:rPr>
        <w:t>1</w:t>
      </w:r>
      <w:r w:rsidR="00BC0F95" w:rsidRPr="00DF4DE5">
        <w:t xml:space="preserve"> </w:t>
      </w:r>
      <w:r w:rsidR="0033709F">
        <w:t xml:space="preserve">presents </w:t>
      </w:r>
      <w:r w:rsidR="00BC0F95" w:rsidRPr="00DF4DE5">
        <w:t xml:space="preserve">estimates of household hunger </w:t>
      </w:r>
      <w:r w:rsidR="00A42F4B">
        <w:t xml:space="preserve">in the </w:t>
      </w:r>
      <w:r w:rsidR="00160DC3">
        <w:rPr>
          <w:szCs w:val="22"/>
        </w:rPr>
        <w:t>Phase One</w:t>
      </w:r>
      <w:r w:rsidR="007F25EC">
        <w:rPr>
          <w:szCs w:val="22"/>
        </w:rPr>
        <w:t xml:space="preserve"> ZOI</w:t>
      </w:r>
      <w:r w:rsidR="0033709F">
        <w:t xml:space="preserve">, comparing estimates at </w:t>
      </w:r>
      <w:r w:rsidR="00A42F4B">
        <w:t xml:space="preserve">baseline and </w:t>
      </w:r>
      <w:r w:rsidR="0033709F">
        <w:t xml:space="preserve">at </w:t>
      </w:r>
      <w:r w:rsidR="00A42F4B">
        <w:t>endline</w:t>
      </w:r>
      <w:r w:rsidR="00A42F4B" w:rsidRPr="00DF4DE5">
        <w:t xml:space="preserve"> </w:t>
      </w:r>
      <w:r w:rsidR="00BC0F95" w:rsidRPr="00DF4DE5">
        <w:t>for all households, as well as by gendered household type, household educational attainment</w:t>
      </w:r>
      <w:r w:rsidR="00A42F4B">
        <w:t>, and poverty status</w:t>
      </w:r>
      <w:r w:rsidR="00BC0F95" w:rsidRPr="00DF4DE5">
        <w:t>.</w:t>
      </w:r>
      <w:r w:rsidR="001115DD">
        <w:rPr>
          <w:rStyle w:val="FootnoteReference"/>
        </w:rPr>
        <w:footnoteReference w:id="32"/>
      </w:r>
    </w:p>
    <w:p w14:paraId="1466035E" w14:textId="02A1783C" w:rsidR="00BC0F95" w:rsidRPr="00DF4DE5" w:rsidRDefault="00BC0F95" w:rsidP="002E0A0C">
      <w:pPr>
        <w:pStyle w:val="BodyText"/>
      </w:pPr>
      <w:r w:rsidRPr="00DF4DE5">
        <w:rPr>
          <w:highlight w:val="yellow"/>
        </w:rPr>
        <w:t>[</w:t>
      </w:r>
      <w:r w:rsidR="00A42F4B">
        <w:rPr>
          <w:highlight w:val="yellow"/>
        </w:rPr>
        <w:t>D</w:t>
      </w:r>
      <w:r w:rsidRPr="00DF4DE5">
        <w:rPr>
          <w:highlight w:val="yellow"/>
        </w:rPr>
        <w:t>escri</w:t>
      </w:r>
      <w:r w:rsidR="00A42F4B">
        <w:rPr>
          <w:highlight w:val="yellow"/>
        </w:rPr>
        <w:t>be</w:t>
      </w:r>
      <w:r w:rsidRPr="00DF4DE5">
        <w:rPr>
          <w:highlight w:val="yellow"/>
        </w:rPr>
        <w:t xml:space="preserve"> the </w:t>
      </w:r>
      <w:r w:rsidR="00A42F4B">
        <w:rPr>
          <w:highlight w:val="yellow"/>
        </w:rPr>
        <w:t xml:space="preserve">results </w:t>
      </w:r>
      <w:r w:rsidRPr="00DF4DE5">
        <w:rPr>
          <w:highlight w:val="yellow"/>
        </w:rPr>
        <w:t xml:space="preserve">presented in </w:t>
      </w:r>
      <w:r w:rsidR="00A42F4B">
        <w:rPr>
          <w:highlight w:val="yellow"/>
        </w:rPr>
        <w:t>T</w:t>
      </w:r>
      <w:r w:rsidRPr="00DF4DE5">
        <w:rPr>
          <w:highlight w:val="yellow"/>
        </w:rPr>
        <w:t>able</w:t>
      </w:r>
      <w:r w:rsidR="00A42F4B">
        <w:rPr>
          <w:highlight w:val="yellow"/>
        </w:rPr>
        <w:t xml:space="preserve"> 6.1</w:t>
      </w:r>
      <w:r w:rsidRPr="00DF4DE5">
        <w:rPr>
          <w:highlight w:val="yellow"/>
        </w:rPr>
        <w:t>.]</w:t>
      </w:r>
    </w:p>
    <w:p w14:paraId="580359FE" w14:textId="1BE19F66" w:rsidR="00A7283F" w:rsidRPr="00A7283F" w:rsidRDefault="00F24E16" w:rsidP="00A7283F">
      <w:pPr>
        <w:spacing w:line="240" w:lineRule="auto"/>
        <w:rPr>
          <w:b/>
          <w:i/>
        </w:rPr>
        <w:sectPr w:rsidR="00A7283F" w:rsidRPr="00A7283F" w:rsidSect="001A3F40">
          <w:footerReference w:type="default" r:id="rId24"/>
          <w:pgSz w:w="12240" w:h="15840" w:code="1"/>
          <w:pgMar w:top="1440" w:right="1440" w:bottom="1440" w:left="1440" w:header="720" w:footer="720" w:gutter="0"/>
          <w:cols w:space="720"/>
          <w:docGrid w:linePitch="299"/>
        </w:sectPr>
      </w:pPr>
      <w:r>
        <w:br w:type="page"/>
      </w:r>
      <w:bookmarkStart w:id="496" w:name="_Toc415131216"/>
      <w:bookmarkStart w:id="497" w:name="_Toc499553869"/>
      <w:bookmarkStart w:id="498" w:name="_Toc499554307"/>
      <w:bookmarkStart w:id="499" w:name="_Toc499554562"/>
      <w:bookmarkStart w:id="500" w:name="_Toc531870957"/>
    </w:p>
    <w:p w14:paraId="02D67FD5" w14:textId="498F35EC" w:rsidR="00BC0F95" w:rsidRDefault="00143B1A" w:rsidP="00A42F4B">
      <w:pPr>
        <w:pStyle w:val="Tabletitle"/>
        <w:keepLines/>
        <w:contextualSpacing/>
        <w:outlineLvl w:val="3"/>
      </w:pPr>
      <w:bookmarkStart w:id="501" w:name="_Toc50719195"/>
      <w:r>
        <w:lastRenderedPageBreak/>
        <w:t xml:space="preserve">Table </w:t>
      </w:r>
      <w:r w:rsidR="00CA1677">
        <w:t>6</w:t>
      </w:r>
      <w:r>
        <w:t>.</w:t>
      </w:r>
      <w:r w:rsidR="00B472A3">
        <w:t>1:</w:t>
      </w:r>
      <w:r w:rsidR="00CA1677">
        <w:t xml:space="preserve"> </w:t>
      </w:r>
      <w:bookmarkEnd w:id="496"/>
      <w:bookmarkEnd w:id="497"/>
      <w:bookmarkEnd w:id="498"/>
      <w:bookmarkEnd w:id="499"/>
      <w:bookmarkEnd w:id="500"/>
      <w:r w:rsidR="00CA1677" w:rsidRPr="00CA1677">
        <w:t>Comparison of Household Hunger</w:t>
      </w:r>
      <w:r w:rsidR="0033709F">
        <w:t xml:space="preserve"> in the </w:t>
      </w:r>
      <w:r w:rsidR="00160DC3">
        <w:t>Phase One</w:t>
      </w:r>
      <w:r w:rsidR="007F25EC">
        <w:t xml:space="preserve"> ZOI</w:t>
      </w:r>
      <w:r w:rsidR="00CA1677" w:rsidRPr="00CA1677">
        <w:t xml:space="preserve">, by Severity, in Total and by Selected Household Characteristics, Feed the Future </w:t>
      </w:r>
      <w:r w:rsidR="00160DC3">
        <w:t>Phase One</w:t>
      </w:r>
      <w:r w:rsidR="00CA1677" w:rsidRPr="00CA1677">
        <w:t xml:space="preserve"> Baseline and Endline ZOI Surveys</w:t>
      </w:r>
      <w:bookmarkEnd w:id="501"/>
    </w:p>
    <w:tbl>
      <w:tblPr>
        <w:tblW w:w="5000" w:type="pct"/>
        <w:tblLook w:val="04A0" w:firstRow="1" w:lastRow="0" w:firstColumn="1" w:lastColumn="0" w:noHBand="0" w:noVBand="1"/>
      </w:tblPr>
      <w:tblGrid>
        <w:gridCol w:w="2887"/>
        <w:gridCol w:w="991"/>
        <w:gridCol w:w="1157"/>
        <w:gridCol w:w="883"/>
        <w:gridCol w:w="1157"/>
        <w:gridCol w:w="756"/>
        <w:gridCol w:w="488"/>
        <w:gridCol w:w="988"/>
        <w:gridCol w:w="1157"/>
        <w:gridCol w:w="883"/>
        <w:gridCol w:w="1157"/>
        <w:gridCol w:w="672"/>
      </w:tblGrid>
      <w:tr w:rsidR="003A4077" w:rsidRPr="004A73A7" w14:paraId="22FCB3C0" w14:textId="77777777" w:rsidTr="003A4077">
        <w:tc>
          <w:tcPr>
            <w:tcW w:w="1096" w:type="pct"/>
            <w:tcBorders>
              <w:top w:val="single" w:sz="4" w:space="0" w:color="auto"/>
              <w:left w:val="nil"/>
              <w:bottom w:val="nil"/>
              <w:right w:val="nil"/>
            </w:tcBorders>
            <w:shd w:val="clear" w:color="000000" w:fill="387990"/>
            <w:noWrap/>
            <w:vAlign w:val="bottom"/>
            <w:hideMark/>
          </w:tcPr>
          <w:p w14:paraId="39AD39F0" w14:textId="77777777" w:rsidR="00A7283F" w:rsidRPr="004A73A7" w:rsidRDefault="00A7283F" w:rsidP="004A73A7">
            <w:pPr>
              <w:spacing w:line="259" w:lineRule="auto"/>
              <w:rPr>
                <w:rFonts w:eastAsia="Times New Roman" w:cs="Times New Roman"/>
                <w:sz w:val="20"/>
                <w:szCs w:val="20"/>
              </w:rPr>
            </w:pPr>
            <w:r w:rsidRPr="004A73A7">
              <w:rPr>
                <w:rFonts w:eastAsia="Times New Roman" w:cs="Times New Roman"/>
                <w:sz w:val="20"/>
                <w:szCs w:val="20"/>
              </w:rPr>
              <w:t> </w:t>
            </w:r>
          </w:p>
        </w:tc>
        <w:tc>
          <w:tcPr>
            <w:tcW w:w="1874" w:type="pct"/>
            <w:gridSpan w:val="5"/>
            <w:tcBorders>
              <w:top w:val="single" w:sz="4" w:space="0" w:color="auto"/>
              <w:left w:val="nil"/>
              <w:bottom w:val="single" w:sz="4" w:space="0" w:color="FFFFFF"/>
              <w:right w:val="nil"/>
            </w:tcBorders>
            <w:shd w:val="clear" w:color="000000" w:fill="387990"/>
            <w:noWrap/>
            <w:vAlign w:val="bottom"/>
            <w:hideMark/>
          </w:tcPr>
          <w:p w14:paraId="459480D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Baseline ([Year(s)])</w:t>
            </w:r>
          </w:p>
        </w:tc>
        <w:tc>
          <w:tcPr>
            <w:tcW w:w="185" w:type="pct"/>
            <w:tcBorders>
              <w:top w:val="single" w:sz="4" w:space="0" w:color="auto"/>
              <w:left w:val="nil"/>
              <w:bottom w:val="nil"/>
              <w:right w:val="nil"/>
            </w:tcBorders>
            <w:shd w:val="clear" w:color="000000" w:fill="387990"/>
            <w:noWrap/>
            <w:vAlign w:val="bottom"/>
            <w:hideMark/>
          </w:tcPr>
          <w:p w14:paraId="6D203523" w14:textId="77777777" w:rsidR="00A7283F" w:rsidRPr="004A73A7" w:rsidRDefault="00A7283F" w:rsidP="004A73A7">
            <w:pPr>
              <w:spacing w:line="259" w:lineRule="auto"/>
              <w:jc w:val="center"/>
              <w:rPr>
                <w:rFonts w:eastAsia="Times New Roman" w:cs="Times New Roman"/>
                <w:sz w:val="20"/>
                <w:szCs w:val="20"/>
              </w:rPr>
            </w:pPr>
            <w:r w:rsidRPr="004A73A7">
              <w:rPr>
                <w:rFonts w:eastAsia="Times New Roman" w:cs="Times New Roman"/>
                <w:sz w:val="20"/>
                <w:szCs w:val="20"/>
              </w:rPr>
              <w:t> </w:t>
            </w:r>
          </w:p>
        </w:tc>
        <w:tc>
          <w:tcPr>
            <w:tcW w:w="1844" w:type="pct"/>
            <w:gridSpan w:val="5"/>
            <w:tcBorders>
              <w:top w:val="single" w:sz="4" w:space="0" w:color="auto"/>
              <w:left w:val="nil"/>
              <w:bottom w:val="single" w:sz="4" w:space="0" w:color="FFFFFF"/>
              <w:right w:val="nil"/>
            </w:tcBorders>
            <w:shd w:val="clear" w:color="000000" w:fill="387990"/>
            <w:noWrap/>
            <w:vAlign w:val="bottom"/>
            <w:hideMark/>
          </w:tcPr>
          <w:p w14:paraId="07A368EB"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Endline ([Year(s)])</w:t>
            </w:r>
          </w:p>
        </w:tc>
      </w:tr>
      <w:tr w:rsidR="003A4077" w:rsidRPr="004A73A7" w14:paraId="2B16DB45" w14:textId="77777777" w:rsidTr="003A4077">
        <w:tc>
          <w:tcPr>
            <w:tcW w:w="1096" w:type="pct"/>
            <w:tcBorders>
              <w:top w:val="nil"/>
              <w:left w:val="nil"/>
              <w:bottom w:val="nil"/>
              <w:right w:val="nil"/>
            </w:tcBorders>
            <w:shd w:val="clear" w:color="000000" w:fill="387990"/>
            <w:vAlign w:val="bottom"/>
            <w:hideMark/>
          </w:tcPr>
          <w:p w14:paraId="53887EF3" w14:textId="77777777" w:rsidR="00A7283F" w:rsidRPr="004A73A7" w:rsidRDefault="00A7283F" w:rsidP="004A73A7">
            <w:pPr>
              <w:spacing w:line="259" w:lineRule="auto"/>
              <w:rPr>
                <w:rFonts w:eastAsia="Times New Roman" w:cs="Times New Roman"/>
                <w:b/>
                <w:bCs/>
                <w:color w:val="FFFFFF"/>
                <w:sz w:val="20"/>
                <w:szCs w:val="20"/>
              </w:rPr>
            </w:pPr>
            <w:r w:rsidRPr="004A73A7">
              <w:rPr>
                <w:rFonts w:eastAsia="Times New Roman" w:cs="Times New Roman"/>
                <w:b/>
                <w:bCs/>
                <w:color w:val="FFFFFF"/>
                <w:sz w:val="20"/>
                <w:szCs w:val="20"/>
              </w:rPr>
              <w:t>Characteristic</w:t>
            </w:r>
          </w:p>
        </w:tc>
        <w:tc>
          <w:tcPr>
            <w:tcW w:w="376" w:type="pct"/>
            <w:tcBorders>
              <w:top w:val="nil"/>
              <w:left w:val="nil"/>
              <w:bottom w:val="nil"/>
              <w:right w:val="nil"/>
            </w:tcBorders>
            <w:shd w:val="clear" w:color="000000" w:fill="387990"/>
            <w:vAlign w:val="bottom"/>
            <w:hideMark/>
          </w:tcPr>
          <w:p w14:paraId="367B24F1"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D45044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4BC1B94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61EE06C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87" w:type="pct"/>
            <w:tcBorders>
              <w:top w:val="nil"/>
              <w:left w:val="nil"/>
              <w:bottom w:val="single" w:sz="4" w:space="0" w:color="auto"/>
              <w:right w:val="nil"/>
            </w:tcBorders>
            <w:shd w:val="clear" w:color="000000" w:fill="387990"/>
            <w:vAlign w:val="bottom"/>
            <w:hideMark/>
          </w:tcPr>
          <w:p w14:paraId="0386D14B"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c>
          <w:tcPr>
            <w:tcW w:w="185" w:type="pct"/>
            <w:tcBorders>
              <w:top w:val="nil"/>
              <w:left w:val="nil"/>
              <w:bottom w:val="single" w:sz="4" w:space="0" w:color="auto"/>
              <w:right w:val="nil"/>
            </w:tcBorders>
            <w:shd w:val="clear" w:color="000000" w:fill="387990"/>
            <w:vAlign w:val="bottom"/>
            <w:hideMark/>
          </w:tcPr>
          <w:p w14:paraId="6617EB48"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w:t>
            </w:r>
          </w:p>
        </w:tc>
        <w:tc>
          <w:tcPr>
            <w:tcW w:w="375" w:type="pct"/>
            <w:tcBorders>
              <w:top w:val="nil"/>
              <w:left w:val="nil"/>
              <w:bottom w:val="nil"/>
              <w:right w:val="nil"/>
            </w:tcBorders>
            <w:shd w:val="clear" w:color="000000" w:fill="387990"/>
            <w:vAlign w:val="bottom"/>
            <w:hideMark/>
          </w:tcPr>
          <w:p w14:paraId="3EAA1C79"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Little to none</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1F131657"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w:t>
            </w:r>
          </w:p>
        </w:tc>
        <w:tc>
          <w:tcPr>
            <w:tcW w:w="335" w:type="pct"/>
            <w:tcBorders>
              <w:top w:val="nil"/>
              <w:left w:val="nil"/>
              <w:bottom w:val="nil"/>
              <w:right w:val="nil"/>
            </w:tcBorders>
            <w:shd w:val="clear" w:color="000000" w:fill="387990"/>
            <w:vAlign w:val="bottom"/>
            <w:hideMark/>
          </w:tcPr>
          <w:p w14:paraId="3A4CCCEA"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 xml:space="preserve">Severe </w:t>
            </w:r>
            <w:r w:rsidRPr="004A73A7">
              <w:rPr>
                <w:rFonts w:eastAsia="Times New Roman" w:cs="Times New Roman"/>
                <w:b/>
                <w:bCs/>
                <w:color w:val="FFFFFF"/>
                <w:sz w:val="20"/>
                <w:szCs w:val="20"/>
              </w:rPr>
              <w:br/>
              <w:t>(%)</w:t>
            </w:r>
          </w:p>
        </w:tc>
        <w:tc>
          <w:tcPr>
            <w:tcW w:w="439" w:type="pct"/>
            <w:tcBorders>
              <w:top w:val="nil"/>
              <w:left w:val="nil"/>
              <w:bottom w:val="nil"/>
              <w:right w:val="nil"/>
            </w:tcBorders>
            <w:shd w:val="clear" w:color="000000" w:fill="387990"/>
            <w:vAlign w:val="bottom"/>
            <w:hideMark/>
          </w:tcPr>
          <w:p w14:paraId="2F5E0786" w14:textId="77777777" w:rsidR="00A7283F" w:rsidRPr="004A73A7" w:rsidRDefault="00A7283F" w:rsidP="004A73A7">
            <w:pPr>
              <w:spacing w:line="259" w:lineRule="auto"/>
              <w:jc w:val="center"/>
              <w:rPr>
                <w:rFonts w:eastAsia="Times New Roman" w:cs="Times New Roman"/>
                <w:b/>
                <w:bCs/>
                <w:color w:val="FFFFFF"/>
                <w:sz w:val="20"/>
                <w:szCs w:val="20"/>
              </w:rPr>
            </w:pPr>
            <w:r w:rsidRPr="004A73A7">
              <w:rPr>
                <w:rFonts w:eastAsia="Times New Roman" w:cs="Times New Roman"/>
                <w:b/>
                <w:bCs/>
                <w:color w:val="FFFFFF"/>
                <w:sz w:val="20"/>
                <w:szCs w:val="20"/>
              </w:rPr>
              <w:t>Moderate or severe</w:t>
            </w:r>
            <w:r w:rsidRPr="004A73A7">
              <w:rPr>
                <w:rFonts w:eastAsia="Times New Roman" w:cs="Times New Roman"/>
                <w:b/>
                <w:bCs/>
                <w:color w:val="FFFFFF"/>
                <w:sz w:val="20"/>
                <w:szCs w:val="20"/>
              </w:rPr>
              <w:br/>
              <w:t>(%)</w:t>
            </w:r>
          </w:p>
        </w:tc>
        <w:tc>
          <w:tcPr>
            <w:tcW w:w="257" w:type="pct"/>
            <w:tcBorders>
              <w:top w:val="nil"/>
              <w:left w:val="nil"/>
              <w:bottom w:val="single" w:sz="4" w:space="0" w:color="auto"/>
              <w:right w:val="nil"/>
            </w:tcBorders>
            <w:shd w:val="clear" w:color="000000" w:fill="387990"/>
            <w:vAlign w:val="bottom"/>
            <w:hideMark/>
          </w:tcPr>
          <w:p w14:paraId="45536357" w14:textId="77777777" w:rsidR="00A7283F" w:rsidRPr="004A73A7" w:rsidRDefault="00A7283F" w:rsidP="004A73A7">
            <w:pPr>
              <w:spacing w:line="259" w:lineRule="auto"/>
              <w:jc w:val="center"/>
              <w:rPr>
                <w:rFonts w:eastAsia="Times New Roman" w:cs="Times New Roman"/>
                <w:b/>
                <w:bCs/>
                <w:color w:val="FFFFFF"/>
                <w:sz w:val="20"/>
                <w:szCs w:val="20"/>
              </w:rPr>
            </w:pPr>
            <w:proofErr w:type="spellStart"/>
            <w:r w:rsidRPr="004A73A7">
              <w:rPr>
                <w:rFonts w:eastAsia="Times New Roman" w:cs="Times New Roman"/>
                <w:b/>
                <w:bCs/>
                <w:color w:val="FFFFFF"/>
                <w:sz w:val="20"/>
                <w:szCs w:val="20"/>
              </w:rPr>
              <w:t>n</w:t>
            </w:r>
            <w:r w:rsidRPr="004A73A7">
              <w:rPr>
                <w:rFonts w:eastAsia="Times New Roman" w:cs="Times New Roman"/>
                <w:b/>
                <w:bCs/>
                <w:color w:val="FFFFFF"/>
                <w:sz w:val="20"/>
                <w:szCs w:val="20"/>
                <w:vertAlign w:val="superscript"/>
              </w:rPr>
              <w:t>a</w:t>
            </w:r>
            <w:proofErr w:type="spellEnd"/>
          </w:p>
        </w:tc>
      </w:tr>
      <w:tr w:rsidR="003A4077" w:rsidRPr="004A73A7" w14:paraId="3F0592EF" w14:textId="77777777" w:rsidTr="00832C96">
        <w:tc>
          <w:tcPr>
            <w:tcW w:w="1096" w:type="pct"/>
            <w:tcBorders>
              <w:top w:val="single" w:sz="4" w:space="0" w:color="auto"/>
              <w:left w:val="nil"/>
              <w:bottom w:val="single" w:sz="4" w:space="0" w:color="auto"/>
              <w:right w:val="nil"/>
            </w:tcBorders>
            <w:shd w:val="clear" w:color="auto" w:fill="auto"/>
            <w:noWrap/>
            <w:vAlign w:val="center"/>
            <w:hideMark/>
          </w:tcPr>
          <w:p w14:paraId="26E6B7AA" w14:textId="77777777" w:rsidR="00B47AB5" w:rsidRPr="004A73A7" w:rsidRDefault="00B47AB5" w:rsidP="00B47AB5">
            <w:pPr>
              <w:spacing w:line="259" w:lineRule="auto"/>
              <w:rPr>
                <w:rFonts w:eastAsia="Times New Roman" w:cs="Times New Roman"/>
                <w:b/>
                <w:bCs/>
                <w:sz w:val="20"/>
                <w:szCs w:val="20"/>
              </w:rPr>
            </w:pPr>
            <w:r w:rsidRPr="004A73A7">
              <w:rPr>
                <w:rFonts w:eastAsia="Times New Roman" w:cs="Times New Roman"/>
                <w:b/>
                <w:bCs/>
                <w:sz w:val="20"/>
                <w:szCs w:val="20"/>
              </w:rPr>
              <w:t>All households</w:t>
            </w:r>
          </w:p>
        </w:tc>
        <w:tc>
          <w:tcPr>
            <w:tcW w:w="376" w:type="pct"/>
            <w:tcBorders>
              <w:top w:val="single" w:sz="4" w:space="0" w:color="auto"/>
              <w:left w:val="nil"/>
              <w:bottom w:val="single" w:sz="4" w:space="0" w:color="auto"/>
              <w:right w:val="nil"/>
            </w:tcBorders>
            <w:shd w:val="clear" w:color="auto" w:fill="auto"/>
            <w:noWrap/>
            <w:vAlign w:val="center"/>
          </w:tcPr>
          <w:p w14:paraId="7C20C72D" w14:textId="6D66653B"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1086020F" w14:textId="4255B75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0009C4E8" w14:textId="4755D192"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11D3A863" w14:textId="00A7FB0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tcPr>
          <w:p w14:paraId="7FEFA8F7" w14:textId="0DE40B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tcPr>
          <w:p w14:paraId="283212C6" w14:textId="774A64EF" w:rsidR="00B47AB5" w:rsidRPr="004A73A7" w:rsidRDefault="00B47AB5" w:rsidP="00B47AB5">
            <w:pPr>
              <w:spacing w:line="259" w:lineRule="auto"/>
              <w:jc w:val="center"/>
              <w:rPr>
                <w:rFonts w:eastAsia="Times New Roman" w:cs="Times New Roman"/>
                <w:sz w:val="20"/>
                <w:szCs w:val="20"/>
              </w:rPr>
            </w:pPr>
          </w:p>
        </w:tc>
        <w:tc>
          <w:tcPr>
            <w:tcW w:w="375" w:type="pct"/>
            <w:tcBorders>
              <w:top w:val="single" w:sz="4" w:space="0" w:color="auto"/>
              <w:left w:val="nil"/>
              <w:bottom w:val="single" w:sz="4" w:space="0" w:color="auto"/>
              <w:right w:val="nil"/>
            </w:tcBorders>
            <w:shd w:val="clear" w:color="auto" w:fill="auto"/>
            <w:noWrap/>
            <w:vAlign w:val="center"/>
          </w:tcPr>
          <w:p w14:paraId="2406EDC1" w14:textId="34C8940A"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noWrap/>
            <w:vAlign w:val="center"/>
          </w:tcPr>
          <w:p w14:paraId="38DBC4F4" w14:textId="1195A431" w:rsidR="00B47AB5" w:rsidRPr="004A73A7" w:rsidRDefault="00B47AB5" w:rsidP="00B47AB5">
            <w:pPr>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tcPr>
          <w:p w14:paraId="621F9530" w14:textId="1919E5E8" w:rsidR="00B47AB5" w:rsidRPr="004A73A7" w:rsidRDefault="00B47AB5" w:rsidP="00B47AB5">
            <w:pPr>
              <w:spacing w:line="259" w:lineRule="auto"/>
              <w:jc w:val="center"/>
              <w:rPr>
                <w:rFonts w:eastAsia="Times New Roman" w:cs="Times New Roman"/>
                <w:sz w:val="20"/>
                <w:szCs w:val="20"/>
              </w:rPr>
            </w:pPr>
          </w:p>
        </w:tc>
        <w:tc>
          <w:tcPr>
            <w:tcW w:w="439" w:type="pct"/>
            <w:tcBorders>
              <w:top w:val="single" w:sz="4" w:space="0" w:color="auto"/>
              <w:left w:val="nil"/>
              <w:bottom w:val="single" w:sz="4" w:space="0" w:color="auto"/>
              <w:right w:val="nil"/>
            </w:tcBorders>
            <w:shd w:val="clear" w:color="auto" w:fill="auto"/>
            <w:vAlign w:val="center"/>
          </w:tcPr>
          <w:p w14:paraId="70AB3664" w14:textId="47D3881F"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tcPr>
          <w:p w14:paraId="73528001" w14:textId="2A1D79B9" w:rsidR="00B47AB5" w:rsidRPr="004A73A7" w:rsidRDefault="00B47AB5" w:rsidP="00B47AB5">
            <w:pPr>
              <w:spacing w:line="259" w:lineRule="auto"/>
              <w:jc w:val="center"/>
              <w:rPr>
                <w:rFonts w:eastAsia="Times New Roman" w:cs="Times New Roman"/>
                <w:sz w:val="20"/>
                <w:szCs w:val="20"/>
              </w:rPr>
            </w:pPr>
          </w:p>
        </w:tc>
      </w:tr>
      <w:tr w:rsidR="003A4077" w:rsidRPr="004A73A7" w14:paraId="28885B82" w14:textId="77777777" w:rsidTr="003A4077">
        <w:tc>
          <w:tcPr>
            <w:tcW w:w="2970" w:type="pct"/>
            <w:gridSpan w:val="6"/>
            <w:tcBorders>
              <w:top w:val="single" w:sz="4" w:space="0" w:color="auto"/>
              <w:left w:val="nil"/>
              <w:bottom w:val="single" w:sz="4" w:space="0" w:color="auto"/>
              <w:right w:val="nil"/>
            </w:tcBorders>
            <w:shd w:val="clear" w:color="000000" w:fill="DBE7F3"/>
            <w:noWrap/>
            <w:vAlign w:val="center"/>
            <w:hideMark/>
          </w:tcPr>
          <w:p w14:paraId="53E2BC4E"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Gendered household type</w:t>
            </w:r>
          </w:p>
        </w:tc>
        <w:tc>
          <w:tcPr>
            <w:tcW w:w="185" w:type="pct"/>
            <w:tcBorders>
              <w:top w:val="nil"/>
              <w:left w:val="nil"/>
              <w:bottom w:val="single" w:sz="4" w:space="0" w:color="auto"/>
              <w:right w:val="nil"/>
            </w:tcBorders>
            <w:shd w:val="clear" w:color="000000" w:fill="DBE7F3"/>
            <w:noWrap/>
            <w:vAlign w:val="center"/>
            <w:hideMark/>
          </w:tcPr>
          <w:p w14:paraId="3C5EE23D"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1F1A193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4745879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5170032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5134B6D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6E575C99"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54C95410" w14:textId="77777777" w:rsidTr="003A4077">
        <w:tc>
          <w:tcPr>
            <w:tcW w:w="1096" w:type="pct"/>
            <w:tcBorders>
              <w:top w:val="nil"/>
              <w:left w:val="nil"/>
              <w:bottom w:val="single" w:sz="4" w:space="0" w:color="auto"/>
              <w:right w:val="nil"/>
            </w:tcBorders>
            <w:shd w:val="clear" w:color="auto" w:fill="auto"/>
            <w:noWrap/>
            <w:vAlign w:val="center"/>
            <w:hideMark/>
          </w:tcPr>
          <w:p w14:paraId="122B62DF"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and female adults</w:t>
            </w:r>
          </w:p>
        </w:tc>
        <w:tc>
          <w:tcPr>
            <w:tcW w:w="376" w:type="pct"/>
            <w:tcBorders>
              <w:top w:val="nil"/>
              <w:left w:val="nil"/>
              <w:bottom w:val="single" w:sz="4" w:space="0" w:color="auto"/>
              <w:right w:val="nil"/>
            </w:tcBorders>
            <w:shd w:val="clear" w:color="auto" w:fill="auto"/>
            <w:noWrap/>
            <w:vAlign w:val="center"/>
            <w:hideMark/>
          </w:tcPr>
          <w:p w14:paraId="257CB3EB" w14:textId="27252E4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C0F0CF9" w14:textId="586D0CF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7174B1" w14:textId="6A97624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39661AD" w14:textId="4CA1417D"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5B2DE63D" w14:textId="615A252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AE69B70" w14:textId="5A4F898D"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BE5D308" w14:textId="385CDE4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ADDAE5A" w14:textId="5DC7635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76815F" w14:textId="453BDB6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4DE8B7" w14:textId="245BBDA1"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E567BC" w14:textId="6E869577" w:rsidR="00B47AB5" w:rsidRPr="004A73A7" w:rsidRDefault="00B47AB5" w:rsidP="00B47AB5">
            <w:pPr>
              <w:spacing w:line="259" w:lineRule="auto"/>
              <w:jc w:val="center"/>
              <w:rPr>
                <w:rFonts w:eastAsia="Times New Roman" w:cs="Times New Roman"/>
                <w:sz w:val="20"/>
                <w:szCs w:val="20"/>
              </w:rPr>
            </w:pPr>
          </w:p>
        </w:tc>
      </w:tr>
      <w:tr w:rsidR="003A4077" w:rsidRPr="004A73A7" w14:paraId="0E40B592" w14:textId="77777777" w:rsidTr="003A4077">
        <w:tc>
          <w:tcPr>
            <w:tcW w:w="1096" w:type="pct"/>
            <w:tcBorders>
              <w:top w:val="nil"/>
              <w:left w:val="nil"/>
              <w:bottom w:val="single" w:sz="4" w:space="0" w:color="auto"/>
              <w:right w:val="nil"/>
            </w:tcBorders>
            <w:shd w:val="clear" w:color="auto" w:fill="auto"/>
            <w:noWrap/>
            <w:vAlign w:val="center"/>
            <w:hideMark/>
          </w:tcPr>
          <w:p w14:paraId="4AAACF91"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Female adults only</w:t>
            </w:r>
          </w:p>
        </w:tc>
        <w:tc>
          <w:tcPr>
            <w:tcW w:w="376" w:type="pct"/>
            <w:tcBorders>
              <w:top w:val="nil"/>
              <w:left w:val="nil"/>
              <w:bottom w:val="single" w:sz="4" w:space="0" w:color="auto"/>
              <w:right w:val="nil"/>
            </w:tcBorders>
            <w:shd w:val="clear" w:color="auto" w:fill="auto"/>
            <w:noWrap/>
            <w:vAlign w:val="center"/>
            <w:hideMark/>
          </w:tcPr>
          <w:p w14:paraId="15E9BAC8" w14:textId="3C20D71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42AF3A9C" w14:textId="52E9482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768561A" w14:textId="5A80F699"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58BBFEB5" w14:textId="208138E8"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F2748BC" w14:textId="1870D04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611E2C1C" w14:textId="3AF3363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5D8F29E1" w14:textId="1F74CB6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846724E" w14:textId="5EAD0BC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19C04D0" w14:textId="2FAADDA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971574E" w14:textId="490697F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C2F50F0" w14:textId="1D003346" w:rsidR="00B47AB5" w:rsidRPr="004A73A7" w:rsidRDefault="00B47AB5" w:rsidP="00B47AB5">
            <w:pPr>
              <w:spacing w:line="259" w:lineRule="auto"/>
              <w:jc w:val="center"/>
              <w:rPr>
                <w:rFonts w:eastAsia="Times New Roman" w:cs="Times New Roman"/>
                <w:sz w:val="20"/>
                <w:szCs w:val="20"/>
              </w:rPr>
            </w:pPr>
          </w:p>
        </w:tc>
      </w:tr>
      <w:tr w:rsidR="003A4077" w:rsidRPr="004A73A7" w14:paraId="304C9511" w14:textId="77777777" w:rsidTr="003A4077">
        <w:tc>
          <w:tcPr>
            <w:tcW w:w="1096" w:type="pct"/>
            <w:tcBorders>
              <w:top w:val="nil"/>
              <w:left w:val="nil"/>
              <w:bottom w:val="single" w:sz="4" w:space="0" w:color="auto"/>
              <w:right w:val="nil"/>
            </w:tcBorders>
            <w:shd w:val="clear" w:color="auto" w:fill="auto"/>
            <w:noWrap/>
            <w:vAlign w:val="center"/>
            <w:hideMark/>
          </w:tcPr>
          <w:p w14:paraId="63826639"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Male adults only</w:t>
            </w:r>
          </w:p>
        </w:tc>
        <w:tc>
          <w:tcPr>
            <w:tcW w:w="376" w:type="pct"/>
            <w:tcBorders>
              <w:top w:val="nil"/>
              <w:left w:val="nil"/>
              <w:bottom w:val="single" w:sz="4" w:space="0" w:color="auto"/>
              <w:right w:val="nil"/>
            </w:tcBorders>
            <w:shd w:val="clear" w:color="auto" w:fill="auto"/>
            <w:noWrap/>
            <w:vAlign w:val="center"/>
            <w:hideMark/>
          </w:tcPr>
          <w:p w14:paraId="1C987DCA" w14:textId="2BBBD0C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1E6322" w14:textId="5F45660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5CDE466" w14:textId="04678DB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6BFD6BF" w14:textId="13B51674"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89E5858" w14:textId="252B199D"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1DB00495" w14:textId="01825BB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4AC8F17" w14:textId="0105B13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AFA195A" w14:textId="526B1DE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7AB9426" w14:textId="72673DB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C5F326C" w14:textId="7DB733F9"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B1E310D" w14:textId="7851D4F5" w:rsidR="00B47AB5" w:rsidRPr="004A73A7" w:rsidRDefault="00B47AB5" w:rsidP="00B47AB5">
            <w:pPr>
              <w:spacing w:line="259" w:lineRule="auto"/>
              <w:jc w:val="center"/>
              <w:rPr>
                <w:rFonts w:eastAsia="Times New Roman" w:cs="Times New Roman"/>
                <w:sz w:val="20"/>
                <w:szCs w:val="20"/>
              </w:rPr>
            </w:pPr>
          </w:p>
        </w:tc>
      </w:tr>
      <w:tr w:rsidR="003A4077" w:rsidRPr="004A73A7" w14:paraId="4546CABA" w14:textId="77777777" w:rsidTr="003A4077">
        <w:tc>
          <w:tcPr>
            <w:tcW w:w="1096" w:type="pct"/>
            <w:tcBorders>
              <w:top w:val="nil"/>
              <w:left w:val="nil"/>
              <w:bottom w:val="single" w:sz="4" w:space="0" w:color="auto"/>
              <w:right w:val="nil"/>
            </w:tcBorders>
            <w:shd w:val="clear" w:color="auto" w:fill="auto"/>
            <w:noWrap/>
            <w:vAlign w:val="center"/>
            <w:hideMark/>
          </w:tcPr>
          <w:p w14:paraId="04FF82BF" w14:textId="5FDD7030"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 xml:space="preserve">Children only </w:t>
            </w:r>
          </w:p>
        </w:tc>
        <w:tc>
          <w:tcPr>
            <w:tcW w:w="376" w:type="pct"/>
            <w:tcBorders>
              <w:top w:val="nil"/>
              <w:left w:val="nil"/>
              <w:bottom w:val="single" w:sz="4" w:space="0" w:color="auto"/>
              <w:right w:val="nil"/>
            </w:tcBorders>
            <w:shd w:val="clear" w:color="auto" w:fill="auto"/>
            <w:noWrap/>
            <w:vAlign w:val="center"/>
            <w:hideMark/>
          </w:tcPr>
          <w:p w14:paraId="59479D7F" w14:textId="7663C4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B71EF40" w14:textId="6C81A172"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4231F" w14:textId="441B7C7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CF430EE" w14:textId="6D81AF6C"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4F05FE0A" w14:textId="2333C12A"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3EFAED5" w14:textId="138636B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D12FC1F" w14:textId="1EED9E6A"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C5EE377" w14:textId="1CE30820"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491A88" w14:textId="4CBB6F44"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28BA621" w14:textId="4DA87405"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027107D9" w14:textId="5277C85F" w:rsidR="00B47AB5" w:rsidRPr="004A73A7" w:rsidRDefault="00B47AB5" w:rsidP="00B47AB5">
            <w:pPr>
              <w:spacing w:line="259" w:lineRule="auto"/>
              <w:jc w:val="center"/>
              <w:rPr>
                <w:rFonts w:eastAsia="Times New Roman" w:cs="Times New Roman"/>
                <w:sz w:val="20"/>
                <w:szCs w:val="20"/>
              </w:rPr>
            </w:pPr>
          </w:p>
        </w:tc>
      </w:tr>
      <w:tr w:rsidR="003A4077" w:rsidRPr="004A73A7" w14:paraId="232F489B"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47DC129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Household education</w:t>
            </w:r>
          </w:p>
        </w:tc>
        <w:tc>
          <w:tcPr>
            <w:tcW w:w="185" w:type="pct"/>
            <w:tcBorders>
              <w:top w:val="nil"/>
              <w:left w:val="nil"/>
              <w:bottom w:val="single" w:sz="4" w:space="0" w:color="auto"/>
              <w:right w:val="nil"/>
            </w:tcBorders>
            <w:shd w:val="clear" w:color="000000" w:fill="DBE7F3"/>
            <w:vAlign w:val="center"/>
            <w:hideMark/>
          </w:tcPr>
          <w:p w14:paraId="60C1431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71374083"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FB2D128"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A0ED73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6662C07A"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757EF94F"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08B8414B" w14:textId="77777777" w:rsidTr="003A4077">
        <w:tc>
          <w:tcPr>
            <w:tcW w:w="1096" w:type="pct"/>
            <w:tcBorders>
              <w:top w:val="nil"/>
              <w:left w:val="nil"/>
              <w:bottom w:val="single" w:sz="4" w:space="0" w:color="auto"/>
              <w:right w:val="nil"/>
            </w:tcBorders>
            <w:shd w:val="clear" w:color="auto" w:fill="auto"/>
            <w:vAlign w:val="center"/>
            <w:hideMark/>
          </w:tcPr>
          <w:p w14:paraId="6801345A"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 education</w:t>
            </w:r>
          </w:p>
        </w:tc>
        <w:tc>
          <w:tcPr>
            <w:tcW w:w="376" w:type="pct"/>
            <w:tcBorders>
              <w:top w:val="nil"/>
              <w:left w:val="nil"/>
              <w:bottom w:val="single" w:sz="4" w:space="0" w:color="auto"/>
              <w:right w:val="nil"/>
            </w:tcBorders>
            <w:shd w:val="clear" w:color="auto" w:fill="auto"/>
            <w:noWrap/>
            <w:vAlign w:val="center"/>
            <w:hideMark/>
          </w:tcPr>
          <w:p w14:paraId="11425CEE" w14:textId="584EB53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9F3D015" w14:textId="5E8AA42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9828341" w14:textId="07C7FCE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EF23558" w14:textId="1E3D0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CF55DEA" w14:textId="26CD4929"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C20B80B" w14:textId="2C7C63BE"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E415642" w14:textId="3B0B2C3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B972121" w14:textId="36AB282C"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FDED245" w14:textId="5F30E7B0"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32356E65" w14:textId="7235449E"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46D8DD8D" w14:textId="00966101" w:rsidR="00B47AB5" w:rsidRPr="004A73A7" w:rsidRDefault="00B47AB5" w:rsidP="00B47AB5">
            <w:pPr>
              <w:spacing w:line="259" w:lineRule="auto"/>
              <w:jc w:val="center"/>
              <w:rPr>
                <w:rFonts w:eastAsia="Times New Roman" w:cs="Times New Roman"/>
                <w:sz w:val="20"/>
                <w:szCs w:val="20"/>
              </w:rPr>
            </w:pPr>
          </w:p>
        </w:tc>
      </w:tr>
      <w:tr w:rsidR="003A4077" w:rsidRPr="004A73A7" w14:paraId="781210D9" w14:textId="77777777" w:rsidTr="003A4077">
        <w:tc>
          <w:tcPr>
            <w:tcW w:w="1096" w:type="pct"/>
            <w:tcBorders>
              <w:top w:val="nil"/>
              <w:left w:val="nil"/>
              <w:bottom w:val="single" w:sz="4" w:space="0" w:color="auto"/>
              <w:right w:val="nil"/>
            </w:tcBorders>
            <w:shd w:val="clear" w:color="auto" w:fill="auto"/>
            <w:vAlign w:val="center"/>
            <w:hideMark/>
          </w:tcPr>
          <w:p w14:paraId="1FAD904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Less than primary</w:t>
            </w:r>
          </w:p>
        </w:tc>
        <w:tc>
          <w:tcPr>
            <w:tcW w:w="376" w:type="pct"/>
            <w:tcBorders>
              <w:top w:val="nil"/>
              <w:left w:val="nil"/>
              <w:bottom w:val="single" w:sz="4" w:space="0" w:color="auto"/>
              <w:right w:val="nil"/>
            </w:tcBorders>
            <w:shd w:val="clear" w:color="auto" w:fill="auto"/>
            <w:noWrap/>
            <w:vAlign w:val="center"/>
            <w:hideMark/>
          </w:tcPr>
          <w:p w14:paraId="60847F7B" w14:textId="241423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61B7869" w14:textId="33AB7189"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E72F1B" w14:textId="532F676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E070C48" w14:textId="5C9DC4D2"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0F6EE82C" w14:textId="2B94A6E0"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CCD9470" w14:textId="00D29926"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65C445DB" w14:textId="2A49FC01"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5B8D31A" w14:textId="73558AD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E875F8B" w14:textId="33BCC66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A691BD4" w14:textId="6C13CFDB"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D5D8708" w14:textId="4F19E31E" w:rsidR="00B47AB5" w:rsidRPr="004A73A7" w:rsidRDefault="00B47AB5" w:rsidP="00B47AB5">
            <w:pPr>
              <w:spacing w:line="259" w:lineRule="auto"/>
              <w:jc w:val="center"/>
              <w:rPr>
                <w:rFonts w:eastAsia="Times New Roman" w:cs="Times New Roman"/>
                <w:sz w:val="20"/>
                <w:szCs w:val="20"/>
              </w:rPr>
            </w:pPr>
          </w:p>
        </w:tc>
      </w:tr>
      <w:tr w:rsidR="003A4077" w:rsidRPr="004A73A7" w14:paraId="689F6053" w14:textId="77777777" w:rsidTr="003A4077">
        <w:tc>
          <w:tcPr>
            <w:tcW w:w="1096" w:type="pct"/>
            <w:tcBorders>
              <w:top w:val="nil"/>
              <w:left w:val="nil"/>
              <w:bottom w:val="single" w:sz="4" w:space="0" w:color="auto"/>
              <w:right w:val="nil"/>
            </w:tcBorders>
            <w:shd w:val="clear" w:color="auto" w:fill="auto"/>
            <w:vAlign w:val="center"/>
            <w:hideMark/>
          </w:tcPr>
          <w:p w14:paraId="681D57F4"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primary</w:t>
            </w:r>
          </w:p>
        </w:tc>
        <w:tc>
          <w:tcPr>
            <w:tcW w:w="376" w:type="pct"/>
            <w:tcBorders>
              <w:top w:val="nil"/>
              <w:left w:val="nil"/>
              <w:bottom w:val="single" w:sz="4" w:space="0" w:color="auto"/>
              <w:right w:val="nil"/>
            </w:tcBorders>
            <w:shd w:val="clear" w:color="auto" w:fill="auto"/>
            <w:noWrap/>
            <w:vAlign w:val="center"/>
            <w:hideMark/>
          </w:tcPr>
          <w:p w14:paraId="48C4270C" w14:textId="2F2AD8B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81AD76B" w14:textId="19C947D1"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8C6F878" w14:textId="59D4D426"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7436C9D7" w14:textId="54DB8A9F"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4EA2A6C" w14:textId="0561E748"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66A7209" w14:textId="17F26FC1"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4CA5A666" w14:textId="4AB5F43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09ED7CD0" w14:textId="416799AF"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6D9DE4C" w14:textId="3E7F9A07"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F32064B" w14:textId="4044D50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D282850" w14:textId="2BAC9F18" w:rsidR="00B47AB5" w:rsidRPr="004A73A7" w:rsidRDefault="00B47AB5" w:rsidP="00B47AB5">
            <w:pPr>
              <w:spacing w:line="259" w:lineRule="auto"/>
              <w:jc w:val="center"/>
              <w:rPr>
                <w:rFonts w:eastAsia="Times New Roman" w:cs="Times New Roman"/>
                <w:sz w:val="20"/>
                <w:szCs w:val="20"/>
              </w:rPr>
            </w:pPr>
          </w:p>
        </w:tc>
      </w:tr>
      <w:tr w:rsidR="003A4077" w:rsidRPr="004A73A7" w14:paraId="1814E712" w14:textId="77777777" w:rsidTr="003A4077">
        <w:tc>
          <w:tcPr>
            <w:tcW w:w="1096" w:type="pct"/>
            <w:tcBorders>
              <w:top w:val="nil"/>
              <w:left w:val="nil"/>
              <w:bottom w:val="single" w:sz="4" w:space="0" w:color="auto"/>
              <w:right w:val="nil"/>
            </w:tcBorders>
            <w:shd w:val="clear" w:color="auto" w:fill="auto"/>
            <w:vAlign w:val="center"/>
            <w:hideMark/>
          </w:tcPr>
          <w:p w14:paraId="453F3322"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Completed secondary</w:t>
            </w:r>
          </w:p>
        </w:tc>
        <w:tc>
          <w:tcPr>
            <w:tcW w:w="376" w:type="pct"/>
            <w:tcBorders>
              <w:top w:val="nil"/>
              <w:left w:val="nil"/>
              <w:bottom w:val="single" w:sz="4" w:space="0" w:color="auto"/>
              <w:right w:val="nil"/>
            </w:tcBorders>
            <w:shd w:val="clear" w:color="auto" w:fill="auto"/>
            <w:noWrap/>
            <w:vAlign w:val="center"/>
            <w:hideMark/>
          </w:tcPr>
          <w:p w14:paraId="2499772B" w14:textId="18602EB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E7D81F7" w14:textId="3CEDEC64"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FEFB64D" w14:textId="0E92891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A316C15" w14:textId="26A27CF1"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650C3FBD" w14:textId="42A002D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21F614E5" w14:textId="0F9AC5E9"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788C69DB" w14:textId="3FA7252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DC60081" w14:textId="0A493B2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00E17C6" w14:textId="366E6BC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67B2E8A2" w14:textId="4528B43D"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559389A8" w14:textId="45975BEE" w:rsidR="00B47AB5" w:rsidRPr="004A73A7" w:rsidRDefault="00B47AB5" w:rsidP="00B47AB5">
            <w:pPr>
              <w:spacing w:line="259" w:lineRule="auto"/>
              <w:jc w:val="center"/>
              <w:rPr>
                <w:rFonts w:eastAsia="Times New Roman" w:cs="Times New Roman"/>
                <w:sz w:val="20"/>
                <w:szCs w:val="20"/>
              </w:rPr>
            </w:pPr>
          </w:p>
        </w:tc>
      </w:tr>
      <w:tr w:rsidR="003A4077" w:rsidRPr="004A73A7" w14:paraId="231F91D7" w14:textId="77777777" w:rsidTr="003A4077">
        <w:tc>
          <w:tcPr>
            <w:tcW w:w="1096" w:type="pct"/>
            <w:tcBorders>
              <w:top w:val="nil"/>
              <w:left w:val="nil"/>
              <w:bottom w:val="single" w:sz="4" w:space="0" w:color="auto"/>
              <w:right w:val="nil"/>
            </w:tcBorders>
            <w:shd w:val="clear" w:color="auto" w:fill="auto"/>
            <w:vAlign w:val="center"/>
            <w:hideMark/>
          </w:tcPr>
          <w:p w14:paraId="74F16CBC"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Higher</w:t>
            </w:r>
          </w:p>
        </w:tc>
        <w:tc>
          <w:tcPr>
            <w:tcW w:w="376" w:type="pct"/>
            <w:tcBorders>
              <w:top w:val="nil"/>
              <w:left w:val="nil"/>
              <w:bottom w:val="single" w:sz="4" w:space="0" w:color="auto"/>
              <w:right w:val="nil"/>
            </w:tcBorders>
            <w:shd w:val="clear" w:color="auto" w:fill="auto"/>
            <w:noWrap/>
            <w:vAlign w:val="center"/>
            <w:hideMark/>
          </w:tcPr>
          <w:p w14:paraId="6CE56846" w14:textId="5AAE9625"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7DE2890" w14:textId="76C2FDBA"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C6DBC6" w14:textId="318CC52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7EA355D" w14:textId="00752BE3"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7F0E02FA" w14:textId="2A216375"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57953AFD" w14:textId="5DF137A0"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1304D3A7" w14:textId="09EFDC58"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3B387C0B" w14:textId="51E4C448"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FB8BB0" w14:textId="504ACD5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4D2AA2AC" w14:textId="60B4F5AC"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77AF821D" w14:textId="1941AA9E" w:rsidR="00B47AB5" w:rsidRPr="004A73A7" w:rsidRDefault="00B47AB5" w:rsidP="00B47AB5">
            <w:pPr>
              <w:spacing w:line="259" w:lineRule="auto"/>
              <w:jc w:val="center"/>
              <w:rPr>
                <w:rFonts w:eastAsia="Times New Roman" w:cs="Times New Roman"/>
                <w:sz w:val="20"/>
                <w:szCs w:val="20"/>
              </w:rPr>
            </w:pPr>
          </w:p>
        </w:tc>
      </w:tr>
      <w:tr w:rsidR="003A4077" w:rsidRPr="004A73A7" w14:paraId="36252C61" w14:textId="77777777" w:rsidTr="003A4077">
        <w:tc>
          <w:tcPr>
            <w:tcW w:w="2970" w:type="pct"/>
            <w:gridSpan w:val="6"/>
            <w:tcBorders>
              <w:top w:val="single" w:sz="4" w:space="0" w:color="auto"/>
              <w:left w:val="nil"/>
              <w:bottom w:val="single" w:sz="4" w:space="0" w:color="auto"/>
              <w:right w:val="nil"/>
            </w:tcBorders>
            <w:shd w:val="clear" w:color="000000" w:fill="DBE7F3"/>
            <w:vAlign w:val="center"/>
            <w:hideMark/>
          </w:tcPr>
          <w:p w14:paraId="0D2AAFF6"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Poverty status</w:t>
            </w:r>
          </w:p>
        </w:tc>
        <w:tc>
          <w:tcPr>
            <w:tcW w:w="185" w:type="pct"/>
            <w:tcBorders>
              <w:top w:val="nil"/>
              <w:left w:val="nil"/>
              <w:bottom w:val="single" w:sz="4" w:space="0" w:color="auto"/>
              <w:right w:val="nil"/>
            </w:tcBorders>
            <w:shd w:val="clear" w:color="000000" w:fill="DBE7F3"/>
            <w:vAlign w:val="center"/>
            <w:hideMark/>
          </w:tcPr>
          <w:p w14:paraId="39AD357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75" w:type="pct"/>
            <w:tcBorders>
              <w:top w:val="nil"/>
              <w:left w:val="nil"/>
              <w:bottom w:val="single" w:sz="4" w:space="0" w:color="auto"/>
              <w:right w:val="nil"/>
            </w:tcBorders>
            <w:shd w:val="clear" w:color="000000" w:fill="DBE7F3"/>
            <w:noWrap/>
            <w:vAlign w:val="center"/>
            <w:hideMark/>
          </w:tcPr>
          <w:p w14:paraId="44E868C0"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23075DC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6CA54E77"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439" w:type="pct"/>
            <w:tcBorders>
              <w:top w:val="nil"/>
              <w:left w:val="nil"/>
              <w:bottom w:val="single" w:sz="4" w:space="0" w:color="auto"/>
              <w:right w:val="nil"/>
            </w:tcBorders>
            <w:shd w:val="clear" w:color="000000" w:fill="DBE7F3"/>
            <w:noWrap/>
            <w:vAlign w:val="center"/>
            <w:hideMark/>
          </w:tcPr>
          <w:p w14:paraId="1CC02DC2"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c>
          <w:tcPr>
            <w:tcW w:w="257" w:type="pct"/>
            <w:tcBorders>
              <w:top w:val="nil"/>
              <w:left w:val="nil"/>
              <w:bottom w:val="single" w:sz="4" w:space="0" w:color="auto"/>
              <w:right w:val="nil"/>
            </w:tcBorders>
            <w:shd w:val="clear" w:color="000000" w:fill="DBE7F3"/>
            <w:noWrap/>
            <w:vAlign w:val="center"/>
            <w:hideMark/>
          </w:tcPr>
          <w:p w14:paraId="13A82F24" w14:textId="77777777" w:rsidR="00B47AB5" w:rsidRPr="004A73A7" w:rsidRDefault="00B47AB5" w:rsidP="00B47AB5">
            <w:pPr>
              <w:spacing w:line="259" w:lineRule="auto"/>
              <w:rPr>
                <w:rFonts w:eastAsia="Times New Roman" w:cs="Times New Roman"/>
                <w:b/>
                <w:bCs/>
                <w:color w:val="auto"/>
                <w:sz w:val="20"/>
                <w:szCs w:val="20"/>
              </w:rPr>
            </w:pPr>
            <w:r w:rsidRPr="004A73A7">
              <w:rPr>
                <w:rFonts w:eastAsia="Times New Roman" w:cs="Times New Roman"/>
                <w:b/>
                <w:bCs/>
                <w:color w:val="auto"/>
                <w:sz w:val="20"/>
                <w:szCs w:val="20"/>
              </w:rPr>
              <w:t> </w:t>
            </w:r>
          </w:p>
        </w:tc>
      </w:tr>
      <w:tr w:rsidR="003A4077" w:rsidRPr="004A73A7" w14:paraId="3FA090BA" w14:textId="77777777" w:rsidTr="003A4077">
        <w:tc>
          <w:tcPr>
            <w:tcW w:w="1096" w:type="pct"/>
            <w:tcBorders>
              <w:top w:val="nil"/>
              <w:left w:val="nil"/>
              <w:bottom w:val="single" w:sz="4" w:space="0" w:color="auto"/>
              <w:right w:val="nil"/>
            </w:tcBorders>
            <w:shd w:val="clear" w:color="auto" w:fill="auto"/>
            <w:vAlign w:val="center"/>
            <w:hideMark/>
          </w:tcPr>
          <w:p w14:paraId="4B2456D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Poor</w:t>
            </w:r>
          </w:p>
        </w:tc>
        <w:tc>
          <w:tcPr>
            <w:tcW w:w="376" w:type="pct"/>
            <w:tcBorders>
              <w:top w:val="nil"/>
              <w:left w:val="nil"/>
              <w:bottom w:val="single" w:sz="4" w:space="0" w:color="auto"/>
              <w:right w:val="nil"/>
            </w:tcBorders>
            <w:shd w:val="clear" w:color="auto" w:fill="auto"/>
            <w:noWrap/>
            <w:vAlign w:val="center"/>
            <w:hideMark/>
          </w:tcPr>
          <w:p w14:paraId="4C24222A" w14:textId="073B2EC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213F779B" w14:textId="047EC87D"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ADC40B0" w14:textId="0EDE135E"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0EAA6F71" w14:textId="7899BA36"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3B81EAD0" w14:textId="3C89AB3E"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021A0036" w14:textId="087B4CA8"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3A86D881" w14:textId="7D38886B"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622CB23E" w14:textId="7CD66455"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7BEDC26" w14:textId="47D40DA2"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0107FAA" w14:textId="2D1BEA53"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33FE58C7" w14:textId="22F95044" w:rsidR="00B47AB5" w:rsidRPr="004A73A7" w:rsidRDefault="00B47AB5" w:rsidP="00B47AB5">
            <w:pPr>
              <w:spacing w:line="259" w:lineRule="auto"/>
              <w:jc w:val="center"/>
              <w:rPr>
                <w:rFonts w:eastAsia="Times New Roman" w:cs="Times New Roman"/>
                <w:sz w:val="20"/>
                <w:szCs w:val="20"/>
              </w:rPr>
            </w:pPr>
          </w:p>
        </w:tc>
      </w:tr>
      <w:tr w:rsidR="003A4077" w:rsidRPr="004A73A7" w14:paraId="333284D5" w14:textId="77777777" w:rsidTr="003A4077">
        <w:tc>
          <w:tcPr>
            <w:tcW w:w="1096" w:type="pct"/>
            <w:tcBorders>
              <w:top w:val="nil"/>
              <w:left w:val="nil"/>
              <w:bottom w:val="single" w:sz="4" w:space="0" w:color="auto"/>
              <w:right w:val="nil"/>
            </w:tcBorders>
            <w:shd w:val="clear" w:color="auto" w:fill="auto"/>
            <w:vAlign w:val="center"/>
            <w:hideMark/>
          </w:tcPr>
          <w:p w14:paraId="0DDCFF86" w14:textId="77777777" w:rsidR="00B47AB5" w:rsidRPr="004A73A7" w:rsidRDefault="00B47AB5" w:rsidP="00B47AB5">
            <w:pPr>
              <w:spacing w:line="259" w:lineRule="auto"/>
              <w:ind w:firstLineChars="100" w:firstLine="200"/>
              <w:rPr>
                <w:rFonts w:eastAsia="Times New Roman" w:cs="Times New Roman"/>
                <w:sz w:val="20"/>
                <w:szCs w:val="20"/>
              </w:rPr>
            </w:pPr>
            <w:r w:rsidRPr="004A73A7">
              <w:rPr>
                <w:rFonts w:eastAsia="Times New Roman" w:cs="Times New Roman"/>
                <w:sz w:val="20"/>
                <w:szCs w:val="20"/>
              </w:rPr>
              <w:t>Non-poor</w:t>
            </w:r>
          </w:p>
        </w:tc>
        <w:tc>
          <w:tcPr>
            <w:tcW w:w="376" w:type="pct"/>
            <w:tcBorders>
              <w:top w:val="nil"/>
              <w:left w:val="nil"/>
              <w:bottom w:val="single" w:sz="4" w:space="0" w:color="auto"/>
              <w:right w:val="nil"/>
            </w:tcBorders>
            <w:shd w:val="clear" w:color="auto" w:fill="auto"/>
            <w:noWrap/>
            <w:vAlign w:val="center"/>
            <w:hideMark/>
          </w:tcPr>
          <w:p w14:paraId="724363E2" w14:textId="5188F993"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1E5BDBC0" w14:textId="0EDB5113"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0A17F6" w14:textId="0EC2031F"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2F460F96" w14:textId="43FE7F19" w:rsidR="00B47AB5" w:rsidRPr="004A73A7" w:rsidRDefault="00B47AB5" w:rsidP="00B47AB5">
            <w:pPr>
              <w:spacing w:line="259" w:lineRule="auto"/>
              <w:jc w:val="center"/>
              <w:rPr>
                <w:rFonts w:eastAsia="Times New Roman" w:cs="Times New Roman"/>
                <w:sz w:val="20"/>
                <w:szCs w:val="20"/>
              </w:rPr>
            </w:pPr>
          </w:p>
        </w:tc>
        <w:tc>
          <w:tcPr>
            <w:tcW w:w="287" w:type="pct"/>
            <w:tcBorders>
              <w:top w:val="nil"/>
              <w:left w:val="nil"/>
              <w:bottom w:val="single" w:sz="4" w:space="0" w:color="auto"/>
              <w:right w:val="nil"/>
            </w:tcBorders>
            <w:shd w:val="clear" w:color="auto" w:fill="auto"/>
            <w:vAlign w:val="center"/>
            <w:hideMark/>
          </w:tcPr>
          <w:p w14:paraId="2DD0B174" w14:textId="155EBCD3" w:rsidR="00B47AB5" w:rsidRPr="004A73A7" w:rsidRDefault="00B47AB5" w:rsidP="00B47AB5">
            <w:pPr>
              <w:spacing w:line="259" w:lineRule="auto"/>
              <w:jc w:val="center"/>
              <w:rPr>
                <w:rFonts w:eastAsia="Times New Roman" w:cs="Times New Roman"/>
                <w:sz w:val="20"/>
                <w:szCs w:val="20"/>
              </w:rPr>
            </w:pPr>
          </w:p>
        </w:tc>
        <w:tc>
          <w:tcPr>
            <w:tcW w:w="185" w:type="pct"/>
            <w:tcBorders>
              <w:top w:val="nil"/>
              <w:left w:val="nil"/>
              <w:bottom w:val="single" w:sz="4" w:space="0" w:color="auto"/>
              <w:right w:val="nil"/>
            </w:tcBorders>
            <w:shd w:val="clear" w:color="auto" w:fill="auto"/>
            <w:vAlign w:val="center"/>
            <w:hideMark/>
          </w:tcPr>
          <w:p w14:paraId="3A347F51" w14:textId="6E7E9CDA" w:rsidR="00B47AB5" w:rsidRPr="004A73A7" w:rsidRDefault="00B47AB5" w:rsidP="00B47AB5">
            <w:pPr>
              <w:spacing w:line="259" w:lineRule="auto"/>
              <w:jc w:val="center"/>
              <w:rPr>
                <w:rFonts w:eastAsia="Times New Roman" w:cs="Times New Roman"/>
                <w:sz w:val="20"/>
                <w:szCs w:val="20"/>
              </w:rPr>
            </w:pPr>
          </w:p>
        </w:tc>
        <w:tc>
          <w:tcPr>
            <w:tcW w:w="375" w:type="pct"/>
            <w:tcBorders>
              <w:top w:val="nil"/>
              <w:left w:val="nil"/>
              <w:bottom w:val="single" w:sz="4" w:space="0" w:color="auto"/>
              <w:right w:val="nil"/>
            </w:tcBorders>
            <w:shd w:val="clear" w:color="auto" w:fill="auto"/>
            <w:noWrap/>
            <w:vAlign w:val="center"/>
            <w:hideMark/>
          </w:tcPr>
          <w:p w14:paraId="0B05078B" w14:textId="0A544BDD"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noWrap/>
            <w:vAlign w:val="center"/>
            <w:hideMark/>
          </w:tcPr>
          <w:p w14:paraId="5AFF0D0D" w14:textId="5EEF09B7" w:rsidR="00B47AB5" w:rsidRPr="004A73A7" w:rsidRDefault="00B47AB5" w:rsidP="00B47AB5">
            <w:pPr>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A49659" w14:textId="1354A6AC" w:rsidR="00B47AB5" w:rsidRPr="004A73A7" w:rsidRDefault="00B47AB5" w:rsidP="00B47AB5">
            <w:pPr>
              <w:spacing w:line="259" w:lineRule="auto"/>
              <w:jc w:val="center"/>
              <w:rPr>
                <w:rFonts w:eastAsia="Times New Roman" w:cs="Times New Roman"/>
                <w:sz w:val="20"/>
                <w:szCs w:val="20"/>
              </w:rPr>
            </w:pPr>
          </w:p>
        </w:tc>
        <w:tc>
          <w:tcPr>
            <w:tcW w:w="439" w:type="pct"/>
            <w:tcBorders>
              <w:top w:val="nil"/>
              <w:left w:val="nil"/>
              <w:bottom w:val="single" w:sz="4" w:space="0" w:color="auto"/>
              <w:right w:val="nil"/>
            </w:tcBorders>
            <w:shd w:val="clear" w:color="auto" w:fill="auto"/>
            <w:vAlign w:val="center"/>
            <w:hideMark/>
          </w:tcPr>
          <w:p w14:paraId="16289A05" w14:textId="318ACB42" w:rsidR="00B47AB5" w:rsidRPr="004A73A7" w:rsidRDefault="00B47AB5" w:rsidP="00B47AB5">
            <w:pPr>
              <w:spacing w:line="259" w:lineRule="auto"/>
              <w:jc w:val="center"/>
              <w:rPr>
                <w:rFonts w:eastAsia="Times New Roman" w:cs="Times New Roman"/>
                <w:sz w:val="20"/>
                <w:szCs w:val="20"/>
              </w:rPr>
            </w:pPr>
          </w:p>
        </w:tc>
        <w:tc>
          <w:tcPr>
            <w:tcW w:w="257" w:type="pct"/>
            <w:tcBorders>
              <w:top w:val="nil"/>
              <w:left w:val="nil"/>
              <w:bottom w:val="single" w:sz="4" w:space="0" w:color="auto"/>
              <w:right w:val="nil"/>
            </w:tcBorders>
            <w:shd w:val="clear" w:color="auto" w:fill="auto"/>
            <w:vAlign w:val="center"/>
            <w:hideMark/>
          </w:tcPr>
          <w:p w14:paraId="2EA96272" w14:textId="34A4745A" w:rsidR="00B47AB5" w:rsidRPr="004A73A7" w:rsidRDefault="00B47AB5" w:rsidP="00B47AB5">
            <w:pPr>
              <w:spacing w:line="259" w:lineRule="auto"/>
              <w:jc w:val="center"/>
              <w:rPr>
                <w:rFonts w:eastAsia="Times New Roman" w:cs="Times New Roman"/>
                <w:sz w:val="20"/>
                <w:szCs w:val="20"/>
              </w:rPr>
            </w:pPr>
          </w:p>
        </w:tc>
      </w:tr>
    </w:tbl>
    <w:p w14:paraId="7295C025" w14:textId="5FDA1F8E" w:rsidR="00A42F4B" w:rsidRDefault="00B435DA" w:rsidP="00A42F4B">
      <w:pPr>
        <w:pStyle w:val="BodyText"/>
        <w:spacing w:after="0" w:line="240" w:lineRule="auto"/>
        <w:ind w:left="90" w:hanging="90"/>
        <w:rPr>
          <w:sz w:val="16"/>
        </w:rPr>
      </w:pPr>
      <w:r w:rsidRPr="00A42F4B">
        <w:rPr>
          <w:sz w:val="16"/>
        </w:rPr>
        <w:t xml:space="preserve"> </w:t>
      </w:r>
      <w:commentRangeStart w:id="502"/>
      <w:r w:rsidR="00A42F4B" w:rsidRPr="00A42F4B">
        <w:rPr>
          <w:sz w:val="16"/>
        </w:rPr>
        <w:t>^ Results not statistically reliable, n&lt;30</w:t>
      </w:r>
      <w:commentRangeEnd w:id="502"/>
      <w:r>
        <w:rPr>
          <w:rStyle w:val="CommentReference"/>
        </w:rPr>
        <w:commentReference w:id="502"/>
      </w:r>
    </w:p>
    <w:p w14:paraId="1AFC5BBF" w14:textId="77777777" w:rsidR="00A42F4B" w:rsidRDefault="00A42F4B" w:rsidP="00A42F4B">
      <w:pPr>
        <w:pStyle w:val="BodyText"/>
        <w:spacing w:after="0" w:line="240" w:lineRule="auto"/>
        <w:ind w:left="90" w:hanging="90"/>
        <w:rPr>
          <w:sz w:val="16"/>
        </w:rPr>
      </w:pPr>
      <w:r w:rsidRPr="00A42F4B">
        <w:rPr>
          <w:sz w:val="16"/>
          <w:vertAlign w:val="superscript"/>
        </w:rPr>
        <w:t>a</w:t>
      </w:r>
      <w:r w:rsidRPr="00A42F4B">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2115C61" w14:textId="4718BC4B" w:rsidR="00A42F4B" w:rsidRPr="00A42F4B" w:rsidRDefault="00A42F4B" w:rsidP="00A42F4B">
      <w:pPr>
        <w:pStyle w:val="BodyText"/>
        <w:spacing w:after="0" w:line="240" w:lineRule="auto"/>
        <w:ind w:left="90" w:hanging="90"/>
        <w:rPr>
          <w:sz w:val="16"/>
        </w:rPr>
      </w:pPr>
      <w:r w:rsidRPr="00A42F4B">
        <w:rPr>
          <w:sz w:val="16"/>
        </w:rPr>
        <w:t xml:space="preserve">Notes: </w:t>
      </w:r>
    </w:p>
    <w:p w14:paraId="6F11B560" w14:textId="77777777" w:rsidR="00A42F4B" w:rsidRPr="00A42F4B" w:rsidRDefault="00A42F4B" w:rsidP="00A42F4B">
      <w:pPr>
        <w:pStyle w:val="BodyText"/>
        <w:spacing w:after="0" w:line="240" w:lineRule="auto"/>
        <w:ind w:left="90" w:hanging="90"/>
        <w:rPr>
          <w:sz w:val="16"/>
        </w:rPr>
      </w:pPr>
      <w:r w:rsidRPr="00A42F4B">
        <w:rPr>
          <w:sz w:val="16"/>
        </w:rPr>
        <w:t>Estimates are sample-weighted; numbers of observations are unweighted.</w:t>
      </w:r>
    </w:p>
    <w:p w14:paraId="1568104D" w14:textId="767B883A" w:rsidR="00A42F4B" w:rsidRPr="008422CA" w:rsidRDefault="00E750FA" w:rsidP="008422CA">
      <w:pPr>
        <w:pStyle w:val="BodyText"/>
        <w:spacing w:after="0" w:line="240" w:lineRule="auto"/>
        <w:ind w:left="90" w:hanging="90"/>
        <w:rPr>
          <w:sz w:val="16"/>
          <w:szCs w:val="18"/>
        </w:rPr>
      </w:pPr>
      <w:r w:rsidRPr="00E750FA">
        <w:rPr>
          <w:sz w:val="16"/>
          <w:szCs w:val="18"/>
        </w:rPr>
        <w:t>Disaggregate categories based on individual household members (i.e., gendered household type, household education, and poverty status</w:t>
      </w:r>
      <w:r w:rsidR="008422CA">
        <w:rPr>
          <w:sz w:val="16"/>
          <w:szCs w:val="18"/>
        </w:rPr>
        <w:t>)</w:t>
      </w:r>
      <w:r w:rsidRPr="00E750FA">
        <w:rPr>
          <w:sz w:val="16"/>
          <w:szCs w:val="18"/>
        </w:rPr>
        <w:t xml:space="preserve"> are calculated using de jure household members.</w:t>
      </w:r>
    </w:p>
    <w:p w14:paraId="54461E15" w14:textId="5D2E9B6E" w:rsidR="00A42F4B" w:rsidRDefault="00A42F4B" w:rsidP="004A73A7">
      <w:pPr>
        <w:pStyle w:val="BodyText"/>
        <w:spacing w:after="0" w:line="240" w:lineRule="auto"/>
        <w:rPr>
          <w:sz w:val="16"/>
        </w:rPr>
      </w:pPr>
      <w:r w:rsidRPr="00A42F4B">
        <w:rPr>
          <w:sz w:val="16"/>
        </w:rPr>
        <w:t xml:space="preserve">Significance tests were performed to determine whether a difference exists between the baseline and endline estimates. Differences found to be statistically significant are indicated by level: * p&lt;0.05, ** </w:t>
      </w:r>
      <w:r w:rsidR="004A73A7">
        <w:rPr>
          <w:sz w:val="16"/>
        </w:rPr>
        <w:t>p&lt;0.01, *** p&lt;0.001.</w:t>
      </w:r>
    </w:p>
    <w:p w14:paraId="3F3D8CCF" w14:textId="77777777" w:rsidR="00F27E8A" w:rsidRPr="00A42F4B" w:rsidRDefault="00F27E8A" w:rsidP="004A73A7">
      <w:pPr>
        <w:pStyle w:val="BodyText"/>
        <w:spacing w:after="0" w:line="240" w:lineRule="auto"/>
        <w:rPr>
          <w:sz w:val="16"/>
        </w:rPr>
      </w:pPr>
    </w:p>
    <w:p w14:paraId="7A7A102B" w14:textId="3071B55E" w:rsidR="00A7283F" w:rsidRDefault="00A42F4B" w:rsidP="00757754">
      <w:pPr>
        <w:pStyle w:val="BodyText"/>
        <w:spacing w:after="0" w:line="240" w:lineRule="auto"/>
        <w:ind w:left="90" w:hanging="90"/>
        <w:sectPr w:rsidR="00A7283F" w:rsidSect="001A3F40">
          <w:footerReference w:type="default" r:id="rId25"/>
          <w:pgSz w:w="15840" w:h="12240" w:orient="landscape" w:code="1"/>
          <w:pgMar w:top="1440" w:right="1440" w:bottom="1440" w:left="1440" w:header="720" w:footer="720" w:gutter="0"/>
          <w:cols w:space="720"/>
          <w:docGrid w:linePitch="326"/>
        </w:sectPr>
      </w:pPr>
      <w:r w:rsidRPr="00A42F4B">
        <w:rPr>
          <w:sz w:val="16"/>
        </w:rPr>
        <w:t>Sources: Feed the Future [</w:t>
      </w:r>
      <w:r w:rsidRPr="00A42F4B">
        <w:rPr>
          <w:sz w:val="16"/>
          <w:highlight w:val="yellow"/>
        </w:rPr>
        <w:t>Country</w:t>
      </w:r>
      <w:r w:rsidRPr="00A42F4B">
        <w:rPr>
          <w:sz w:val="16"/>
        </w:rPr>
        <w:t xml:space="preserve">] ZOI Survey </w:t>
      </w:r>
      <w:r w:rsidRPr="00A42F4B">
        <w:rPr>
          <w:sz w:val="16"/>
          <w:highlight w:val="yellow"/>
        </w:rPr>
        <w:t>[</w:t>
      </w:r>
      <w:r w:rsidR="00FE1420">
        <w:rPr>
          <w:sz w:val="16"/>
          <w:highlight w:val="yellow"/>
        </w:rPr>
        <w:t xml:space="preserve">baseline </w:t>
      </w:r>
      <w:r w:rsidRPr="00A42F4B">
        <w:rPr>
          <w:sz w:val="16"/>
          <w:highlight w:val="yellow"/>
        </w:rPr>
        <w:t>survey year(s)</w:t>
      </w:r>
      <w:r w:rsidRPr="00A42F4B">
        <w:rPr>
          <w:sz w:val="16"/>
        </w:rPr>
        <w:t>]; Feed the Future [</w:t>
      </w:r>
      <w:r w:rsidRPr="00A42F4B">
        <w:rPr>
          <w:sz w:val="16"/>
          <w:highlight w:val="yellow"/>
        </w:rPr>
        <w:t>Country</w:t>
      </w:r>
      <w:r w:rsidRPr="00A42F4B">
        <w:rPr>
          <w:sz w:val="16"/>
        </w:rPr>
        <w:t>] ZOI Survey [</w:t>
      </w:r>
      <w:r w:rsidR="00A11DD1" w:rsidRPr="00A11DD1">
        <w:rPr>
          <w:sz w:val="16"/>
          <w:szCs w:val="16"/>
          <w:highlight w:val="yellow"/>
        </w:rPr>
        <w:t xml:space="preserve">endline </w:t>
      </w:r>
      <w:r w:rsidRPr="00A42F4B">
        <w:rPr>
          <w:sz w:val="16"/>
          <w:highlight w:val="yellow"/>
        </w:rPr>
        <w:t>survey year(s)</w:t>
      </w:r>
      <w:r w:rsidRPr="00A42F4B">
        <w:rPr>
          <w:sz w:val="16"/>
        </w:rPr>
        <w:t>]</w:t>
      </w:r>
    </w:p>
    <w:p w14:paraId="0F790C0E" w14:textId="221D5795" w:rsidR="00BC0F95" w:rsidRPr="00DF4DE5" w:rsidRDefault="00CA1677" w:rsidP="00BD4D63">
      <w:pPr>
        <w:pStyle w:val="Heading2"/>
      </w:pPr>
      <w:bookmarkStart w:id="503" w:name="_Toc400542623"/>
      <w:bookmarkStart w:id="504" w:name="_Toc414874511"/>
      <w:bookmarkStart w:id="505" w:name="_Toc22897218"/>
      <w:bookmarkStart w:id="506" w:name="_Toc50719325"/>
      <w:r>
        <w:t>6</w:t>
      </w:r>
      <w:r w:rsidR="00BC0F95" w:rsidRPr="00DF4DE5">
        <w:t>.</w:t>
      </w:r>
      <w:r w:rsidR="00995F8F">
        <w:t>2</w:t>
      </w:r>
      <w:r w:rsidR="00A92E32">
        <w:tab/>
      </w:r>
      <w:bookmarkEnd w:id="503"/>
      <w:bookmarkEnd w:id="504"/>
      <w:r w:rsidR="009675FE">
        <w:t xml:space="preserve">Women’s </w:t>
      </w:r>
      <w:r w:rsidR="00BE1813">
        <w:t>dietary diversity</w:t>
      </w:r>
      <w:bookmarkEnd w:id="505"/>
      <w:bookmarkEnd w:id="506"/>
    </w:p>
    <w:p w14:paraId="31D0335A" w14:textId="338937AA" w:rsidR="00BC0F95" w:rsidRPr="00DF4DE5" w:rsidRDefault="00BC0F95" w:rsidP="002E0A0C">
      <w:pPr>
        <w:pStyle w:val="BodyText"/>
      </w:pPr>
      <w:r w:rsidRPr="00DF4DE5">
        <w:t xml:space="preserve">This </w:t>
      </w:r>
      <w:r w:rsidR="00A45E09">
        <w:t>s</w:t>
      </w:r>
      <w:r w:rsidR="00EA5FC7">
        <w:t>ection</w:t>
      </w:r>
      <w:r w:rsidRPr="00DF4DE5">
        <w:t xml:space="preserve"> presents information on the dietary diversity of women </w:t>
      </w:r>
      <w:r w:rsidR="00BE1813">
        <w:t xml:space="preserve">of reproductive age </w:t>
      </w:r>
      <w:r w:rsidR="00A272FA" w:rsidRPr="00DF4DE5">
        <w:t>(</w:t>
      </w:r>
      <w:r w:rsidR="00A272FA">
        <w:t>15-49</w:t>
      </w:r>
      <w:r w:rsidR="00A272FA" w:rsidRPr="00DF4DE5">
        <w:t xml:space="preserve"> years)</w:t>
      </w:r>
      <w:r w:rsidR="00A272FA">
        <w:t xml:space="preserve"> </w:t>
      </w:r>
      <w:r w:rsidR="00BE1813">
        <w:t xml:space="preserve">in the </w:t>
      </w:r>
      <w:r w:rsidR="00160DC3">
        <w:rPr>
          <w:szCs w:val="22"/>
        </w:rPr>
        <w:t>Phase One</w:t>
      </w:r>
      <w:r w:rsidR="007F25EC">
        <w:rPr>
          <w:szCs w:val="22"/>
        </w:rPr>
        <w:t xml:space="preserve"> ZOI</w:t>
      </w:r>
      <w:r w:rsidR="00BE1813">
        <w:t>.</w:t>
      </w:r>
    </w:p>
    <w:p w14:paraId="3B424631" w14:textId="7271BB04" w:rsidR="00BC0F95" w:rsidRPr="00DF4DE5" w:rsidRDefault="00BC0F95" w:rsidP="002E0A0C">
      <w:pPr>
        <w:pStyle w:val="BodyText"/>
      </w:pPr>
      <w:r w:rsidRPr="00DF4DE5">
        <w:t>Women of reproductive age are at risk of multiple micronutrient deficiencies, which can jeopardize their health and their ability to care for their children and participate in income-generating activities.</w:t>
      </w:r>
      <w:r w:rsidR="00A42F4B">
        <w:rPr>
          <w:rStyle w:val="FootnoteReference"/>
        </w:rPr>
        <w:footnoteReference w:id="33"/>
      </w:r>
      <w:r w:rsidRPr="00DF4DE5">
        <w:t xml:space="preserve"> The </w:t>
      </w:r>
      <w:r w:rsidR="00160DC3">
        <w:t>Phase One</w:t>
      </w:r>
      <w:r w:rsidR="00A42F4B">
        <w:t xml:space="preserve"> </w:t>
      </w:r>
      <w:r w:rsidRPr="00DF4DE5">
        <w:t>Feed the Future women</w:t>
      </w:r>
      <w:r w:rsidR="00EA5FC7">
        <w:t>’</w:t>
      </w:r>
      <w:r w:rsidRPr="00DF4DE5">
        <w:t>s dietary diversity indicator</w:t>
      </w:r>
      <w:r w:rsidR="00A42F4B">
        <w:t>—the mean women’s dietary diversity score (WDDS)—</w:t>
      </w:r>
      <w:r>
        <w:t>is a proxy for</w:t>
      </w:r>
      <w:r w:rsidRPr="00DF4DE5">
        <w:t xml:space="preserve"> the</w:t>
      </w:r>
      <w:r w:rsidR="00793858">
        <w:t xml:space="preserve"> probability of</w:t>
      </w:r>
      <w:r w:rsidRPr="00DF4DE5">
        <w:t xml:space="preserve"> micronutrient adequacy of women</w:t>
      </w:r>
      <w:r w:rsidR="00EA5FC7">
        <w:t>’</w:t>
      </w:r>
      <w:r w:rsidRPr="00DF4DE5">
        <w:t>s diets. The indicator reports the mean n</w:t>
      </w:r>
      <w:r w:rsidR="00A42F4B">
        <w:t xml:space="preserve">umber of food groups that women of reproductive </w:t>
      </w:r>
      <w:r w:rsidR="00D93493">
        <w:t xml:space="preserve">age </w:t>
      </w:r>
      <w:r w:rsidR="00A42F4B">
        <w:t>consumed during</w:t>
      </w:r>
      <w:r w:rsidRPr="00DF4DE5">
        <w:t xml:space="preserve"> the </w:t>
      </w:r>
      <w:r w:rsidR="002D4ED4">
        <w:t xml:space="preserve">day </w:t>
      </w:r>
      <w:r w:rsidR="00295CD4">
        <w:t xml:space="preserve">and night </w:t>
      </w:r>
      <w:r w:rsidR="002D4ED4">
        <w:t>preceding the survey</w:t>
      </w:r>
      <w:r w:rsidRPr="00DF4DE5">
        <w:t xml:space="preserve">. </w:t>
      </w:r>
    </w:p>
    <w:p w14:paraId="3440E4EC" w14:textId="69B9A1AE" w:rsidR="00BC0F95" w:rsidRPr="00DF4DE5" w:rsidRDefault="00BC0F95" w:rsidP="002E0A0C">
      <w:pPr>
        <w:pStyle w:val="BodyText"/>
      </w:pPr>
      <w:r w:rsidRPr="00DF4DE5">
        <w:t xml:space="preserve">The </w:t>
      </w:r>
      <w:r w:rsidR="00A45E09">
        <w:t>WDDS indicator</w:t>
      </w:r>
      <w:r w:rsidR="00295CD4">
        <w:t xml:space="preserve"> </w:t>
      </w:r>
      <w:r>
        <w:t xml:space="preserve">is </w:t>
      </w:r>
      <w:r w:rsidR="00295CD4">
        <w:t xml:space="preserve">calculated using </w:t>
      </w:r>
      <w:r w:rsidRPr="00DF4DE5">
        <w:t>nine food groups: (1) grains, roots, and tubers; (2) legumes and nuts; (3) dairy products; (4)</w:t>
      </w:r>
      <w:r w:rsidR="00A92E32">
        <w:t> </w:t>
      </w:r>
      <w:r w:rsidRPr="00DF4DE5">
        <w:t>organ meat; (5) eggs; (6) flesh food and small animal protein; (7)</w:t>
      </w:r>
      <w:r w:rsidR="00D93493">
        <w:t> </w:t>
      </w:r>
      <w:r w:rsidR="00F33232">
        <w:t>v</w:t>
      </w:r>
      <w:r w:rsidR="00444819">
        <w:t>itamin</w:t>
      </w:r>
      <w:r w:rsidR="00D93493">
        <w:t> </w:t>
      </w:r>
      <w:r w:rsidR="00444819">
        <w:t>A</w:t>
      </w:r>
      <w:r w:rsidR="00D93493">
        <w:noBreakHyphen/>
      </w:r>
      <w:r w:rsidR="00444819">
        <w:t>rich</w:t>
      </w:r>
      <w:r w:rsidRPr="00DF4DE5">
        <w:t xml:space="preserve"> dark green leafy vegetables; (8) other </w:t>
      </w:r>
      <w:r w:rsidR="00F33232">
        <w:t>v</w:t>
      </w:r>
      <w:r w:rsidR="00444819">
        <w:t>itamin A-rich</w:t>
      </w:r>
      <w:r w:rsidRPr="00DF4DE5">
        <w:t xml:space="preserve"> vegetables and fruits; and (9)</w:t>
      </w:r>
      <w:r w:rsidR="00D93493">
        <w:t> </w:t>
      </w:r>
      <w:r w:rsidRPr="00DF4DE5">
        <w:t xml:space="preserve">other fruits and vegetables. The number of food groups </w:t>
      </w:r>
      <w:r w:rsidR="00A45E09">
        <w:t xml:space="preserve">that each woman </w:t>
      </w:r>
      <w:r w:rsidRPr="00DF4DE5">
        <w:t xml:space="preserve">consumed </w:t>
      </w:r>
      <w:r w:rsidR="00A45E09">
        <w:t xml:space="preserve">the day </w:t>
      </w:r>
      <w:r w:rsidR="00793858">
        <w:t xml:space="preserve">and night </w:t>
      </w:r>
      <w:r w:rsidR="006E2707">
        <w:t xml:space="preserve">preceding </w:t>
      </w:r>
      <w:r w:rsidR="00A45E09">
        <w:t xml:space="preserve">the survey </w:t>
      </w:r>
      <w:r w:rsidRPr="00DF4DE5">
        <w:t xml:space="preserve">is averaged across all women of reproductive age in the sample for whom dietary diversity data were collected to produce </w:t>
      </w:r>
      <w:r w:rsidR="00A45E09">
        <w:t xml:space="preserve">the mean </w:t>
      </w:r>
      <w:r w:rsidR="00A14A7B">
        <w:t>WDDS</w:t>
      </w:r>
      <w:r w:rsidRPr="00DF4DE5">
        <w:t>.</w:t>
      </w:r>
    </w:p>
    <w:p w14:paraId="389AF46C" w14:textId="4772D175" w:rsidR="00BC0F95" w:rsidRPr="00DF4DE5" w:rsidRDefault="00143B1A" w:rsidP="00141BBD">
      <w:pPr>
        <w:pStyle w:val="BodyText"/>
        <w:spacing w:before="200"/>
      </w:pPr>
      <w:r>
        <w:rPr>
          <w:b/>
        </w:rPr>
        <w:t>Table</w:t>
      </w:r>
      <w:r w:rsidR="00CA1677">
        <w:rPr>
          <w:b/>
        </w:rPr>
        <w:t xml:space="preserve"> 6</w:t>
      </w:r>
      <w:r>
        <w:rPr>
          <w:b/>
        </w:rPr>
        <w:t>.</w:t>
      </w:r>
      <w:r w:rsidR="00BC0F95" w:rsidRPr="00DF4DE5">
        <w:rPr>
          <w:b/>
        </w:rPr>
        <w:t>2</w:t>
      </w:r>
      <w:r w:rsidR="001A78F9">
        <w:rPr>
          <w:b/>
        </w:rPr>
        <w:t>.1</w:t>
      </w:r>
      <w:r w:rsidR="00BC0F95" w:rsidRPr="00DF4DE5">
        <w:t xml:space="preserve"> </w:t>
      </w:r>
      <w:r w:rsidR="0033709F">
        <w:t xml:space="preserve">presents </w:t>
      </w:r>
      <w:r w:rsidR="00BC0F95" w:rsidRPr="00DF4DE5">
        <w:t xml:space="preserve">WDDS </w:t>
      </w:r>
      <w:r w:rsidR="00295CD4">
        <w:t xml:space="preserve">estimates </w:t>
      </w:r>
      <w:r w:rsidR="00BC0F95" w:rsidRPr="00DF4DE5">
        <w:t xml:space="preserve">for all women of reproductive age in the </w:t>
      </w:r>
      <w:r w:rsidR="00160DC3">
        <w:rPr>
          <w:szCs w:val="22"/>
        </w:rPr>
        <w:t>Phase One</w:t>
      </w:r>
      <w:r w:rsidR="007F25EC">
        <w:rPr>
          <w:szCs w:val="22"/>
        </w:rPr>
        <w:t xml:space="preserve"> ZOI</w:t>
      </w:r>
      <w:r w:rsidR="00BC0F95" w:rsidRPr="00DF4DE5">
        <w:t xml:space="preserve">, </w:t>
      </w:r>
      <w:r w:rsidR="0033709F">
        <w:t xml:space="preserve">comparing estimates at baseline and at endline. The estimates are shown for all women </w:t>
      </w:r>
      <w:r w:rsidR="00BC0F95" w:rsidRPr="00DF4DE5">
        <w:t xml:space="preserve">and by </w:t>
      </w:r>
      <w:r w:rsidR="00295CD4">
        <w:t xml:space="preserve">selected </w:t>
      </w:r>
      <w:r w:rsidR="00BC0F95" w:rsidRPr="00DF4DE5">
        <w:t>characteristics</w:t>
      </w:r>
      <w:r w:rsidR="0033709F">
        <w:t>—</w:t>
      </w:r>
      <w:r w:rsidR="00BC0F95" w:rsidRPr="00DF4DE5">
        <w:t>women</w:t>
      </w:r>
      <w:r w:rsidR="00EA5FC7">
        <w:t>’</w:t>
      </w:r>
      <w:r w:rsidR="00BC0F95" w:rsidRPr="00DF4DE5">
        <w:t>s age groups</w:t>
      </w:r>
      <w:r w:rsidR="0033709F">
        <w:t>,</w:t>
      </w:r>
      <w:r w:rsidR="00BC0F95">
        <w:t xml:space="preserve"> </w:t>
      </w:r>
      <w:r w:rsidR="0033709F">
        <w:t xml:space="preserve">women’s </w:t>
      </w:r>
      <w:r w:rsidR="00BC0F95" w:rsidRPr="00DF4DE5">
        <w:t>educational attainment</w:t>
      </w:r>
      <w:r w:rsidR="0033709F">
        <w:t xml:space="preserve">, </w:t>
      </w:r>
      <w:r w:rsidR="00BC0F95" w:rsidRPr="00DF4DE5">
        <w:t xml:space="preserve">gendered household type, </w:t>
      </w:r>
      <w:r w:rsidR="00295CD4">
        <w:t xml:space="preserve">poverty status, and </w:t>
      </w:r>
      <w:r w:rsidR="00BC0F95" w:rsidRPr="00DF4DE5">
        <w:t>household hunger.</w:t>
      </w:r>
    </w:p>
    <w:p w14:paraId="2B9FA00A" w14:textId="12E6155B" w:rsidR="00BC0F95" w:rsidRPr="00DF4DE5" w:rsidRDefault="00BC0F95" w:rsidP="002E0A0C">
      <w:pPr>
        <w:pStyle w:val="BodyText"/>
      </w:pPr>
      <w:r w:rsidRPr="00DF4DE5">
        <w:rPr>
          <w:highlight w:val="yellow"/>
        </w:rPr>
        <w:t>[</w:t>
      </w:r>
      <w:r w:rsidR="00295CD4">
        <w:rPr>
          <w:highlight w:val="yellow"/>
        </w:rPr>
        <w:t xml:space="preserve">Describe the 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6.2.1</w:t>
      </w:r>
      <w:r w:rsidRPr="00DF4DE5">
        <w:rPr>
          <w:highlight w:val="yellow"/>
        </w:rPr>
        <w:t>.]</w:t>
      </w:r>
    </w:p>
    <w:p w14:paraId="61F1E294" w14:textId="76683929" w:rsidR="00EA5550" w:rsidRDefault="00CA1677" w:rsidP="00AB051C">
      <w:pPr>
        <w:pStyle w:val="Tabletitle"/>
        <w:keepLines/>
        <w:spacing w:before="240"/>
        <w:contextualSpacing/>
        <w:outlineLvl w:val="3"/>
      </w:pPr>
      <w:bookmarkStart w:id="507" w:name="_Toc50719196"/>
      <w:bookmarkStart w:id="508" w:name="_Toc415131217"/>
      <w:bookmarkStart w:id="509" w:name="_Toc499553870"/>
      <w:bookmarkStart w:id="510" w:name="_Toc499554308"/>
      <w:bookmarkStart w:id="511" w:name="_Toc499554563"/>
      <w:bookmarkStart w:id="512" w:name="_Toc531870959"/>
      <w:r w:rsidRPr="00CA1677">
        <w:t xml:space="preserve">Table 6.2.1: Comparison of Mean </w:t>
      </w:r>
      <w:r w:rsidR="00A7283F">
        <w:t>Number of Food Groups Consumed by Women of Reproductive Age</w:t>
      </w:r>
      <w:r w:rsidR="0033709F">
        <w:t xml:space="preserve"> in the </w:t>
      </w:r>
      <w:r w:rsidR="00160DC3">
        <w:t>Phase One</w:t>
      </w:r>
      <w:r w:rsidR="007F25EC">
        <w:t xml:space="preserve"> ZOI</w:t>
      </w:r>
      <w:r w:rsidRPr="00CA1677">
        <w:t xml:space="preserve">, in Total and by Selected Woman and Household Characteristics, Feed the Future </w:t>
      </w:r>
      <w:r w:rsidR="00160DC3">
        <w:t>Phase One</w:t>
      </w:r>
      <w:r w:rsidRPr="00CA1677">
        <w:t xml:space="preserve"> Baseline and Endline ZOI Surveys</w:t>
      </w:r>
      <w:bookmarkEnd w:id="507"/>
      <w:r w:rsidRPr="005B65DF" w:rsidDel="00405F74">
        <w:t xml:space="preserve"> </w:t>
      </w:r>
      <w:bookmarkEnd w:id="508"/>
      <w:bookmarkEnd w:id="509"/>
      <w:bookmarkEnd w:id="510"/>
      <w:bookmarkEnd w:id="511"/>
      <w:bookmarkEnd w:id="512"/>
    </w:p>
    <w:tbl>
      <w:tblPr>
        <w:tblW w:w="5005" w:type="pct"/>
        <w:tblLayout w:type="fixed"/>
        <w:tblCellMar>
          <w:left w:w="72" w:type="dxa"/>
          <w:right w:w="72" w:type="dxa"/>
        </w:tblCellMar>
        <w:tblLook w:val="04A0" w:firstRow="1" w:lastRow="0" w:firstColumn="1" w:lastColumn="0" w:noHBand="0" w:noVBand="1"/>
      </w:tblPr>
      <w:tblGrid>
        <w:gridCol w:w="2626"/>
        <w:gridCol w:w="803"/>
        <w:gridCol w:w="919"/>
        <w:gridCol w:w="624"/>
        <w:gridCol w:w="207"/>
        <w:gridCol w:w="670"/>
        <w:gridCol w:w="946"/>
        <w:gridCol w:w="664"/>
        <w:gridCol w:w="617"/>
        <w:gridCol w:w="818"/>
        <w:gridCol w:w="620"/>
      </w:tblGrid>
      <w:tr w:rsidR="009042DD" w:rsidRPr="00B26FA0" w14:paraId="6DCAE2AE" w14:textId="77777777" w:rsidTr="00F27E8A">
        <w:trPr>
          <w:tblHeader/>
        </w:trPr>
        <w:tc>
          <w:tcPr>
            <w:tcW w:w="1380" w:type="pct"/>
            <w:tcBorders>
              <w:top w:val="single" w:sz="4" w:space="0" w:color="auto"/>
              <w:left w:val="nil"/>
              <w:bottom w:val="nil"/>
              <w:right w:val="nil"/>
            </w:tcBorders>
            <w:shd w:val="clear" w:color="000000" w:fill="387990"/>
            <w:noWrap/>
            <w:vAlign w:val="bottom"/>
            <w:hideMark/>
          </w:tcPr>
          <w:p w14:paraId="0EE8C440" w14:textId="77777777" w:rsidR="009042DD" w:rsidRPr="00B26FA0" w:rsidRDefault="009042DD" w:rsidP="00F27E8A">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233" w:type="pct"/>
            <w:gridSpan w:val="3"/>
            <w:tcBorders>
              <w:top w:val="single" w:sz="4" w:space="0" w:color="auto"/>
              <w:left w:val="nil"/>
              <w:bottom w:val="single" w:sz="4" w:space="0" w:color="FFFFFF"/>
              <w:right w:val="nil"/>
            </w:tcBorders>
            <w:shd w:val="clear" w:color="000000" w:fill="387990"/>
          </w:tcPr>
          <w:p w14:paraId="12BD9582"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0E1D4FEE"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09" w:type="pct"/>
            <w:tcBorders>
              <w:top w:val="single" w:sz="4" w:space="0" w:color="auto"/>
              <w:left w:val="nil"/>
              <w:bottom w:val="nil"/>
              <w:right w:val="nil"/>
            </w:tcBorders>
            <w:shd w:val="clear" w:color="000000" w:fill="387990"/>
            <w:vAlign w:val="bottom"/>
            <w:hideMark/>
          </w:tcPr>
          <w:p w14:paraId="15901DAD"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1198" w:type="pct"/>
            <w:gridSpan w:val="3"/>
            <w:tcBorders>
              <w:top w:val="single" w:sz="4" w:space="0" w:color="auto"/>
              <w:left w:val="nil"/>
              <w:bottom w:val="single" w:sz="4" w:space="0" w:color="FFFFFF"/>
              <w:right w:val="nil"/>
            </w:tcBorders>
            <w:shd w:val="clear" w:color="000000" w:fill="387990"/>
          </w:tcPr>
          <w:p w14:paraId="54CF42DF" w14:textId="77777777" w:rsidR="009042DD"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2E455AB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324" w:type="pct"/>
            <w:vMerge w:val="restart"/>
            <w:tcBorders>
              <w:top w:val="single" w:sz="4" w:space="0" w:color="auto"/>
              <w:left w:val="nil"/>
              <w:right w:val="nil"/>
            </w:tcBorders>
            <w:shd w:val="clear" w:color="000000" w:fill="387990"/>
            <w:vAlign w:val="bottom"/>
            <w:hideMark/>
          </w:tcPr>
          <w:p w14:paraId="35B652C2"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2E91B75E"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430" w:type="pct"/>
            <w:vMerge w:val="restart"/>
            <w:tcBorders>
              <w:top w:val="single" w:sz="4" w:space="0" w:color="auto"/>
              <w:left w:val="nil"/>
              <w:right w:val="nil"/>
            </w:tcBorders>
            <w:shd w:val="clear" w:color="000000" w:fill="387990"/>
            <w:vAlign w:val="bottom"/>
            <w:hideMark/>
          </w:tcPr>
          <w:p w14:paraId="2734514A" w14:textId="77777777" w:rsidR="009042DD" w:rsidRPr="00B26FA0" w:rsidRDefault="009042DD" w:rsidP="00F27E8A">
            <w:pPr>
              <w:widowControl/>
              <w:spacing w:line="259" w:lineRule="auto"/>
              <w:jc w:val="center"/>
              <w:rPr>
                <w:rFonts w:eastAsia="Times New Roman" w:cs="Times New Roman"/>
                <w:b/>
                <w:bCs/>
                <w:color w:val="FFFFFF"/>
                <w:sz w:val="20"/>
                <w:szCs w:val="20"/>
              </w:rPr>
            </w:pPr>
          </w:p>
          <w:p w14:paraId="1D1F49F1" w14:textId="77777777" w:rsidR="009042DD" w:rsidRPr="00B26FA0" w:rsidRDefault="009042DD" w:rsidP="00F27E8A">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327" w:type="pct"/>
            <w:vMerge w:val="restart"/>
            <w:tcBorders>
              <w:top w:val="single" w:sz="4" w:space="0" w:color="auto"/>
              <w:left w:val="nil"/>
              <w:right w:val="nil"/>
            </w:tcBorders>
            <w:shd w:val="clear" w:color="000000" w:fill="387990"/>
            <w:vAlign w:val="bottom"/>
            <w:hideMark/>
          </w:tcPr>
          <w:p w14:paraId="54647605"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2D1084FF" w14:textId="77777777" w:rsidR="009042DD" w:rsidRPr="00B26FA0" w:rsidRDefault="009042DD" w:rsidP="00F27E8A">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9042DD" w:rsidRPr="00B26FA0" w14:paraId="76F9611A" w14:textId="77777777" w:rsidTr="00F27E8A">
        <w:trPr>
          <w:tblHeader/>
        </w:trPr>
        <w:tc>
          <w:tcPr>
            <w:tcW w:w="1380" w:type="pct"/>
            <w:tcBorders>
              <w:top w:val="nil"/>
              <w:left w:val="nil"/>
              <w:bottom w:val="single" w:sz="4" w:space="0" w:color="auto"/>
              <w:right w:val="nil"/>
            </w:tcBorders>
            <w:shd w:val="clear" w:color="000000" w:fill="387990"/>
            <w:noWrap/>
            <w:vAlign w:val="center"/>
            <w:hideMark/>
          </w:tcPr>
          <w:p w14:paraId="1B672852" w14:textId="77777777" w:rsidR="009042DD" w:rsidRPr="00B26FA0" w:rsidRDefault="009042DD" w:rsidP="00F27E8A">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422" w:type="pct"/>
            <w:tcBorders>
              <w:top w:val="nil"/>
              <w:left w:val="nil"/>
              <w:bottom w:val="single" w:sz="4" w:space="0" w:color="auto"/>
              <w:right w:val="nil"/>
            </w:tcBorders>
            <w:shd w:val="clear" w:color="000000" w:fill="387990"/>
            <w:vAlign w:val="bottom"/>
            <w:hideMark/>
          </w:tcPr>
          <w:p w14:paraId="5F82960C"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83" w:type="pct"/>
            <w:tcBorders>
              <w:top w:val="nil"/>
              <w:left w:val="nil"/>
              <w:bottom w:val="single" w:sz="4" w:space="0" w:color="auto"/>
              <w:right w:val="nil"/>
            </w:tcBorders>
            <w:shd w:val="clear" w:color="000000" w:fill="387990"/>
          </w:tcPr>
          <w:p w14:paraId="2FC33668"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28" w:type="pct"/>
            <w:tcBorders>
              <w:top w:val="nil"/>
              <w:left w:val="nil"/>
              <w:bottom w:val="single" w:sz="4" w:space="0" w:color="auto"/>
              <w:right w:val="nil"/>
            </w:tcBorders>
            <w:shd w:val="clear" w:color="000000" w:fill="387990"/>
            <w:vAlign w:val="bottom"/>
            <w:hideMark/>
          </w:tcPr>
          <w:p w14:paraId="6F0B0AC5"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09" w:type="pct"/>
            <w:tcBorders>
              <w:top w:val="nil"/>
              <w:left w:val="nil"/>
              <w:bottom w:val="single" w:sz="4" w:space="0" w:color="auto"/>
              <w:right w:val="nil"/>
            </w:tcBorders>
            <w:shd w:val="clear" w:color="000000" w:fill="387990"/>
            <w:vAlign w:val="bottom"/>
            <w:hideMark/>
          </w:tcPr>
          <w:p w14:paraId="15A9235A"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352" w:type="pct"/>
            <w:tcBorders>
              <w:top w:val="nil"/>
              <w:left w:val="nil"/>
              <w:bottom w:val="single" w:sz="4" w:space="0" w:color="auto"/>
              <w:right w:val="nil"/>
            </w:tcBorders>
            <w:shd w:val="clear" w:color="000000" w:fill="387990"/>
            <w:vAlign w:val="bottom"/>
            <w:hideMark/>
          </w:tcPr>
          <w:p w14:paraId="14BDE9DF"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Mean</w:t>
            </w:r>
          </w:p>
        </w:tc>
        <w:tc>
          <w:tcPr>
            <w:tcW w:w="497" w:type="pct"/>
            <w:tcBorders>
              <w:top w:val="nil"/>
              <w:left w:val="nil"/>
              <w:bottom w:val="single" w:sz="4" w:space="0" w:color="auto"/>
              <w:right w:val="nil"/>
            </w:tcBorders>
            <w:shd w:val="clear" w:color="000000" w:fill="387990"/>
          </w:tcPr>
          <w:p w14:paraId="54C1D000" w14:textId="77777777" w:rsidR="009042DD" w:rsidRPr="00B26FA0" w:rsidRDefault="009042DD" w:rsidP="00F27E8A">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95% CI</w:t>
            </w:r>
          </w:p>
        </w:tc>
        <w:tc>
          <w:tcPr>
            <w:tcW w:w="348" w:type="pct"/>
            <w:tcBorders>
              <w:top w:val="nil"/>
              <w:left w:val="nil"/>
              <w:bottom w:val="single" w:sz="4" w:space="0" w:color="auto"/>
              <w:right w:val="nil"/>
            </w:tcBorders>
            <w:shd w:val="clear" w:color="000000" w:fill="387990"/>
            <w:vAlign w:val="bottom"/>
            <w:hideMark/>
          </w:tcPr>
          <w:p w14:paraId="2A556E7C" w14:textId="77777777" w:rsidR="009042DD" w:rsidRPr="00B26FA0" w:rsidRDefault="009042DD" w:rsidP="00F27E8A">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324" w:type="pct"/>
            <w:vMerge/>
            <w:tcBorders>
              <w:left w:val="nil"/>
              <w:bottom w:val="single" w:sz="4" w:space="0" w:color="auto"/>
              <w:right w:val="nil"/>
            </w:tcBorders>
            <w:shd w:val="clear" w:color="000000" w:fill="387990"/>
            <w:vAlign w:val="center"/>
            <w:hideMark/>
          </w:tcPr>
          <w:p w14:paraId="2A7C66C3"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430" w:type="pct"/>
            <w:vMerge/>
            <w:tcBorders>
              <w:left w:val="nil"/>
              <w:bottom w:val="single" w:sz="4" w:space="0" w:color="auto"/>
              <w:right w:val="nil"/>
            </w:tcBorders>
            <w:shd w:val="clear" w:color="000000" w:fill="387990"/>
            <w:vAlign w:val="center"/>
            <w:hideMark/>
          </w:tcPr>
          <w:p w14:paraId="017F06E8"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c>
          <w:tcPr>
            <w:tcW w:w="327" w:type="pct"/>
            <w:vMerge/>
            <w:tcBorders>
              <w:left w:val="nil"/>
              <w:bottom w:val="single" w:sz="4" w:space="0" w:color="auto"/>
              <w:right w:val="nil"/>
            </w:tcBorders>
            <w:shd w:val="clear" w:color="000000" w:fill="387990"/>
            <w:vAlign w:val="center"/>
            <w:hideMark/>
          </w:tcPr>
          <w:p w14:paraId="0138B160" w14:textId="77777777" w:rsidR="009042DD" w:rsidRPr="00B26FA0" w:rsidRDefault="009042DD" w:rsidP="00F27E8A">
            <w:pPr>
              <w:widowControl/>
              <w:spacing w:line="259" w:lineRule="auto"/>
              <w:jc w:val="center"/>
              <w:rPr>
                <w:rFonts w:eastAsia="Times New Roman" w:cs="Times New Roman"/>
                <w:b/>
                <w:bCs/>
                <w:color w:val="FFFFFF"/>
                <w:sz w:val="20"/>
                <w:szCs w:val="20"/>
              </w:rPr>
            </w:pPr>
          </w:p>
        </w:tc>
      </w:tr>
      <w:tr w:rsidR="009042DD" w:rsidRPr="00B26FA0" w14:paraId="4654C3EC" w14:textId="77777777" w:rsidTr="00832C96">
        <w:tc>
          <w:tcPr>
            <w:tcW w:w="1380" w:type="pct"/>
            <w:tcBorders>
              <w:top w:val="nil"/>
              <w:left w:val="nil"/>
              <w:bottom w:val="single" w:sz="4" w:space="0" w:color="auto"/>
              <w:right w:val="nil"/>
            </w:tcBorders>
            <w:shd w:val="clear" w:color="auto" w:fill="auto"/>
            <w:noWrap/>
            <w:vAlign w:val="center"/>
            <w:hideMark/>
          </w:tcPr>
          <w:p w14:paraId="580F14BF" w14:textId="77777777" w:rsidR="009042DD" w:rsidRPr="00B26FA0" w:rsidRDefault="009042DD" w:rsidP="00F27E8A">
            <w:pPr>
              <w:widowControl/>
              <w:spacing w:line="259" w:lineRule="auto"/>
              <w:rPr>
                <w:rFonts w:eastAsia="Times New Roman" w:cs="Times New Roman"/>
                <w:b/>
                <w:bCs/>
                <w:sz w:val="20"/>
                <w:szCs w:val="20"/>
              </w:rPr>
            </w:pPr>
            <w:r w:rsidRPr="00B26FA0">
              <w:rPr>
                <w:rFonts w:eastAsia="Times New Roman" w:cs="Times New Roman"/>
                <w:b/>
                <w:bCs/>
                <w:sz w:val="20"/>
                <w:szCs w:val="20"/>
              </w:rPr>
              <w:t>All women of reproductive age</w:t>
            </w:r>
          </w:p>
        </w:tc>
        <w:tc>
          <w:tcPr>
            <w:tcW w:w="422" w:type="pct"/>
            <w:tcBorders>
              <w:top w:val="nil"/>
              <w:left w:val="nil"/>
              <w:bottom w:val="single" w:sz="4" w:space="0" w:color="auto"/>
              <w:right w:val="nil"/>
            </w:tcBorders>
            <w:shd w:val="clear" w:color="auto" w:fill="auto"/>
            <w:vAlign w:val="center"/>
          </w:tcPr>
          <w:p w14:paraId="559BBD13" w14:textId="5E668D33" w:rsidR="009042DD" w:rsidRPr="00B26FA0" w:rsidRDefault="009042DD" w:rsidP="00F27E8A">
            <w:pPr>
              <w:widowControl/>
              <w:spacing w:line="259" w:lineRule="auto"/>
              <w:jc w:val="center"/>
              <w:rPr>
                <w:rFonts w:eastAsia="Times New Roman" w:cs="Times New Roman"/>
                <w:bCs/>
                <w:sz w:val="20"/>
                <w:szCs w:val="20"/>
              </w:rPr>
            </w:pPr>
          </w:p>
        </w:tc>
        <w:tc>
          <w:tcPr>
            <w:tcW w:w="483" w:type="pct"/>
            <w:tcBorders>
              <w:top w:val="nil"/>
              <w:left w:val="nil"/>
              <w:bottom w:val="single" w:sz="4" w:space="0" w:color="auto"/>
              <w:right w:val="nil"/>
            </w:tcBorders>
            <w:vAlign w:val="center"/>
          </w:tcPr>
          <w:p w14:paraId="52B16C00" w14:textId="106DC68B" w:rsidR="009042DD" w:rsidRPr="00B26FA0" w:rsidRDefault="009042DD" w:rsidP="00F27E8A">
            <w:pPr>
              <w:widowControl/>
              <w:spacing w:line="259" w:lineRule="auto"/>
              <w:jc w:val="center"/>
              <w:rPr>
                <w:rFonts w:eastAsia="Times New Roman" w:cs="Times New Roman"/>
                <w:bCs/>
                <w:sz w:val="20"/>
                <w:szCs w:val="20"/>
              </w:rPr>
            </w:pPr>
          </w:p>
        </w:tc>
        <w:tc>
          <w:tcPr>
            <w:tcW w:w="328" w:type="pct"/>
            <w:tcBorders>
              <w:top w:val="nil"/>
              <w:left w:val="nil"/>
              <w:bottom w:val="single" w:sz="4" w:space="0" w:color="auto"/>
              <w:right w:val="nil"/>
            </w:tcBorders>
            <w:shd w:val="clear" w:color="auto" w:fill="auto"/>
            <w:vAlign w:val="center"/>
          </w:tcPr>
          <w:p w14:paraId="7B891DA1" w14:textId="7EE77483" w:rsidR="009042DD" w:rsidRPr="00B26FA0" w:rsidRDefault="009042DD" w:rsidP="00F27E8A">
            <w:pPr>
              <w:widowControl/>
              <w:spacing w:line="259" w:lineRule="auto"/>
              <w:jc w:val="center"/>
              <w:rPr>
                <w:rFonts w:eastAsia="Times New Roman" w:cs="Times New Roman"/>
                <w:bCs/>
                <w:sz w:val="20"/>
                <w:szCs w:val="20"/>
              </w:rPr>
            </w:pPr>
          </w:p>
        </w:tc>
        <w:tc>
          <w:tcPr>
            <w:tcW w:w="109" w:type="pct"/>
            <w:tcBorders>
              <w:top w:val="nil"/>
              <w:left w:val="nil"/>
              <w:bottom w:val="single" w:sz="4" w:space="0" w:color="auto"/>
              <w:right w:val="nil"/>
            </w:tcBorders>
            <w:shd w:val="clear" w:color="auto" w:fill="auto"/>
            <w:vAlign w:val="center"/>
          </w:tcPr>
          <w:p w14:paraId="56429D54" w14:textId="77777777" w:rsidR="009042DD" w:rsidRPr="00B26FA0" w:rsidRDefault="009042DD" w:rsidP="00F27E8A">
            <w:pPr>
              <w:widowControl/>
              <w:spacing w:line="259" w:lineRule="auto"/>
              <w:jc w:val="center"/>
              <w:rPr>
                <w:rFonts w:eastAsia="Times New Roman" w:cs="Times New Roman"/>
                <w:bCs/>
                <w:sz w:val="20"/>
                <w:szCs w:val="20"/>
              </w:rPr>
            </w:pPr>
          </w:p>
        </w:tc>
        <w:tc>
          <w:tcPr>
            <w:tcW w:w="352" w:type="pct"/>
            <w:tcBorders>
              <w:top w:val="nil"/>
              <w:left w:val="nil"/>
              <w:bottom w:val="single" w:sz="4" w:space="0" w:color="auto"/>
              <w:right w:val="nil"/>
            </w:tcBorders>
            <w:shd w:val="clear" w:color="auto" w:fill="auto"/>
            <w:vAlign w:val="center"/>
          </w:tcPr>
          <w:p w14:paraId="549A7276" w14:textId="29495FA8" w:rsidR="009042DD" w:rsidRPr="00B26FA0" w:rsidRDefault="009042DD" w:rsidP="00F27E8A">
            <w:pPr>
              <w:widowControl/>
              <w:spacing w:line="259" w:lineRule="auto"/>
              <w:jc w:val="center"/>
              <w:rPr>
                <w:rFonts w:eastAsia="Times New Roman" w:cs="Times New Roman"/>
                <w:bCs/>
                <w:sz w:val="20"/>
                <w:szCs w:val="20"/>
              </w:rPr>
            </w:pPr>
          </w:p>
        </w:tc>
        <w:tc>
          <w:tcPr>
            <w:tcW w:w="497" w:type="pct"/>
            <w:tcBorders>
              <w:top w:val="nil"/>
              <w:left w:val="nil"/>
              <w:bottom w:val="single" w:sz="4" w:space="0" w:color="auto"/>
              <w:right w:val="nil"/>
            </w:tcBorders>
            <w:vAlign w:val="center"/>
          </w:tcPr>
          <w:p w14:paraId="4425F5A1" w14:textId="124CD9BA" w:rsidR="009042DD" w:rsidRPr="00B26FA0" w:rsidRDefault="009042DD" w:rsidP="00F27E8A">
            <w:pPr>
              <w:widowControl/>
              <w:spacing w:line="259" w:lineRule="auto"/>
              <w:jc w:val="center"/>
              <w:rPr>
                <w:rFonts w:eastAsia="Times New Roman" w:cs="Times New Roman"/>
                <w:bCs/>
                <w:sz w:val="20"/>
                <w:szCs w:val="20"/>
              </w:rPr>
            </w:pPr>
          </w:p>
        </w:tc>
        <w:tc>
          <w:tcPr>
            <w:tcW w:w="348" w:type="pct"/>
            <w:tcBorders>
              <w:top w:val="nil"/>
              <w:left w:val="nil"/>
              <w:bottom w:val="single" w:sz="4" w:space="0" w:color="auto"/>
              <w:right w:val="nil"/>
            </w:tcBorders>
            <w:shd w:val="clear" w:color="auto" w:fill="auto"/>
            <w:vAlign w:val="center"/>
          </w:tcPr>
          <w:p w14:paraId="7F4CF661" w14:textId="224A2A7E" w:rsidR="009042DD" w:rsidRPr="00B26FA0" w:rsidRDefault="009042DD" w:rsidP="00F27E8A">
            <w:pPr>
              <w:widowControl/>
              <w:spacing w:line="259" w:lineRule="auto"/>
              <w:jc w:val="center"/>
              <w:rPr>
                <w:rFonts w:eastAsia="Times New Roman" w:cs="Times New Roman"/>
                <w:bCs/>
                <w:sz w:val="20"/>
                <w:szCs w:val="20"/>
              </w:rPr>
            </w:pPr>
          </w:p>
        </w:tc>
        <w:tc>
          <w:tcPr>
            <w:tcW w:w="324" w:type="pct"/>
            <w:tcBorders>
              <w:top w:val="nil"/>
              <w:left w:val="nil"/>
              <w:bottom w:val="single" w:sz="4" w:space="0" w:color="auto"/>
              <w:right w:val="nil"/>
            </w:tcBorders>
            <w:shd w:val="clear" w:color="auto" w:fill="auto"/>
            <w:vAlign w:val="center"/>
          </w:tcPr>
          <w:p w14:paraId="4694DFB9" w14:textId="1177216E" w:rsidR="009042DD" w:rsidRPr="00B26FA0" w:rsidRDefault="009042DD" w:rsidP="00F27E8A">
            <w:pPr>
              <w:widowControl/>
              <w:spacing w:line="259" w:lineRule="auto"/>
              <w:jc w:val="center"/>
              <w:rPr>
                <w:rFonts w:eastAsia="Times New Roman" w:cs="Times New Roman"/>
                <w:bCs/>
                <w:sz w:val="20"/>
                <w:szCs w:val="20"/>
              </w:rPr>
            </w:pPr>
          </w:p>
        </w:tc>
        <w:tc>
          <w:tcPr>
            <w:tcW w:w="430" w:type="pct"/>
            <w:tcBorders>
              <w:top w:val="nil"/>
              <w:left w:val="nil"/>
              <w:bottom w:val="single" w:sz="4" w:space="0" w:color="auto"/>
              <w:right w:val="nil"/>
            </w:tcBorders>
            <w:shd w:val="clear" w:color="auto" w:fill="auto"/>
            <w:vAlign w:val="center"/>
          </w:tcPr>
          <w:p w14:paraId="5857990B" w14:textId="06F21E0A" w:rsidR="009042DD" w:rsidRPr="00B26FA0" w:rsidRDefault="009042DD" w:rsidP="00F27E8A">
            <w:pPr>
              <w:widowControl/>
              <w:spacing w:line="259" w:lineRule="auto"/>
              <w:jc w:val="center"/>
              <w:rPr>
                <w:rFonts w:eastAsia="Times New Roman" w:cs="Times New Roman"/>
                <w:bCs/>
                <w:sz w:val="20"/>
                <w:szCs w:val="20"/>
              </w:rPr>
            </w:pPr>
          </w:p>
        </w:tc>
        <w:tc>
          <w:tcPr>
            <w:tcW w:w="327" w:type="pct"/>
            <w:tcBorders>
              <w:top w:val="nil"/>
              <w:left w:val="nil"/>
              <w:bottom w:val="single" w:sz="4" w:space="0" w:color="auto"/>
              <w:right w:val="nil"/>
            </w:tcBorders>
            <w:shd w:val="clear" w:color="auto" w:fill="auto"/>
            <w:vAlign w:val="center"/>
          </w:tcPr>
          <w:p w14:paraId="339716DC" w14:textId="0C467B3A" w:rsidR="009042DD" w:rsidRPr="00B26FA0" w:rsidRDefault="009042DD" w:rsidP="00F27E8A">
            <w:pPr>
              <w:widowControl/>
              <w:spacing w:line="259" w:lineRule="auto"/>
              <w:jc w:val="center"/>
              <w:rPr>
                <w:rFonts w:eastAsia="Times New Roman" w:cs="Times New Roman"/>
                <w:bCs/>
                <w:sz w:val="20"/>
                <w:szCs w:val="20"/>
              </w:rPr>
            </w:pPr>
          </w:p>
        </w:tc>
      </w:tr>
      <w:tr w:rsidR="009042DD" w:rsidRPr="00B26FA0" w14:paraId="4CCEDE57" w14:textId="77777777" w:rsidTr="00F27E8A">
        <w:tc>
          <w:tcPr>
            <w:tcW w:w="1380" w:type="pct"/>
            <w:tcBorders>
              <w:top w:val="nil"/>
              <w:left w:val="nil"/>
              <w:bottom w:val="single" w:sz="4" w:space="0" w:color="auto"/>
              <w:right w:val="nil"/>
            </w:tcBorders>
            <w:shd w:val="clear" w:color="000000" w:fill="DBE7F3"/>
            <w:vAlign w:val="center"/>
            <w:hideMark/>
          </w:tcPr>
          <w:p w14:paraId="3CED11F2"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age</w:t>
            </w:r>
          </w:p>
        </w:tc>
        <w:tc>
          <w:tcPr>
            <w:tcW w:w="422" w:type="pct"/>
            <w:tcBorders>
              <w:top w:val="nil"/>
              <w:left w:val="nil"/>
              <w:bottom w:val="single" w:sz="4" w:space="0" w:color="auto"/>
              <w:right w:val="nil"/>
            </w:tcBorders>
            <w:shd w:val="clear" w:color="000000" w:fill="DBE7F3"/>
            <w:vAlign w:val="center"/>
            <w:hideMark/>
          </w:tcPr>
          <w:p w14:paraId="6DD6494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50C522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5C475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4CE5F50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2CF6FDA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1A6E4BF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464D0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7AA8E19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BE32C2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1521CD54"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2364E696" w14:textId="77777777" w:rsidTr="002912C0">
        <w:tc>
          <w:tcPr>
            <w:tcW w:w="1380" w:type="pct"/>
            <w:tcBorders>
              <w:top w:val="nil"/>
              <w:left w:val="nil"/>
              <w:bottom w:val="single" w:sz="4" w:space="0" w:color="auto"/>
              <w:right w:val="nil"/>
            </w:tcBorders>
            <w:shd w:val="clear" w:color="auto" w:fill="auto"/>
            <w:vAlign w:val="center"/>
            <w:hideMark/>
          </w:tcPr>
          <w:p w14:paraId="37348CB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15-19</w:t>
            </w:r>
          </w:p>
        </w:tc>
        <w:tc>
          <w:tcPr>
            <w:tcW w:w="422" w:type="pct"/>
            <w:tcBorders>
              <w:top w:val="nil"/>
              <w:left w:val="nil"/>
              <w:bottom w:val="single" w:sz="4" w:space="0" w:color="auto"/>
              <w:right w:val="nil"/>
            </w:tcBorders>
            <w:shd w:val="clear" w:color="auto" w:fill="auto"/>
            <w:vAlign w:val="center"/>
            <w:hideMark/>
          </w:tcPr>
          <w:p w14:paraId="7608266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1B5D49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7A8C3D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106D46E1"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44D55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B86B61"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FFC31B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090D2722"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8A3066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139D9C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68832B0" w14:textId="77777777" w:rsidTr="002912C0">
        <w:tc>
          <w:tcPr>
            <w:tcW w:w="1380" w:type="pct"/>
            <w:tcBorders>
              <w:top w:val="nil"/>
              <w:left w:val="nil"/>
              <w:bottom w:val="single" w:sz="4" w:space="0" w:color="auto"/>
              <w:right w:val="nil"/>
            </w:tcBorders>
            <w:shd w:val="clear" w:color="auto" w:fill="auto"/>
            <w:vAlign w:val="center"/>
            <w:hideMark/>
          </w:tcPr>
          <w:p w14:paraId="70EED7E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20-24</w:t>
            </w:r>
          </w:p>
        </w:tc>
        <w:tc>
          <w:tcPr>
            <w:tcW w:w="422" w:type="pct"/>
            <w:tcBorders>
              <w:top w:val="nil"/>
              <w:left w:val="nil"/>
              <w:bottom w:val="single" w:sz="4" w:space="0" w:color="auto"/>
              <w:right w:val="nil"/>
            </w:tcBorders>
            <w:shd w:val="clear" w:color="auto" w:fill="auto"/>
            <w:vAlign w:val="center"/>
            <w:hideMark/>
          </w:tcPr>
          <w:p w14:paraId="15DE26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665C013"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88651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E20EC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25D312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333E45"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4E8B12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DE05DE9"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637F977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0E1EE85"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9483B7D" w14:textId="77777777" w:rsidTr="002912C0">
        <w:tc>
          <w:tcPr>
            <w:tcW w:w="1380" w:type="pct"/>
            <w:tcBorders>
              <w:top w:val="nil"/>
              <w:left w:val="nil"/>
              <w:bottom w:val="single" w:sz="4" w:space="0" w:color="auto"/>
              <w:right w:val="nil"/>
            </w:tcBorders>
            <w:shd w:val="clear" w:color="auto" w:fill="auto"/>
            <w:vAlign w:val="center"/>
            <w:hideMark/>
          </w:tcPr>
          <w:p w14:paraId="120D89F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25-29</w:t>
            </w:r>
          </w:p>
        </w:tc>
        <w:tc>
          <w:tcPr>
            <w:tcW w:w="422" w:type="pct"/>
            <w:tcBorders>
              <w:top w:val="nil"/>
              <w:left w:val="nil"/>
              <w:bottom w:val="single" w:sz="4" w:space="0" w:color="auto"/>
              <w:right w:val="nil"/>
            </w:tcBorders>
            <w:shd w:val="clear" w:color="auto" w:fill="auto"/>
            <w:vAlign w:val="center"/>
            <w:hideMark/>
          </w:tcPr>
          <w:p w14:paraId="2C73990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9C1C35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9706DE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934E359"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D02C28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DED457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28E4496"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6EA196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DDDD91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02DD27B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118A9D" w14:textId="77777777" w:rsidTr="002912C0">
        <w:tc>
          <w:tcPr>
            <w:tcW w:w="1380" w:type="pct"/>
            <w:tcBorders>
              <w:top w:val="nil"/>
              <w:left w:val="nil"/>
              <w:bottom w:val="single" w:sz="4" w:space="0" w:color="auto"/>
              <w:right w:val="nil"/>
            </w:tcBorders>
            <w:shd w:val="clear" w:color="auto" w:fill="auto"/>
            <w:vAlign w:val="center"/>
            <w:hideMark/>
          </w:tcPr>
          <w:p w14:paraId="631F1F3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30-34</w:t>
            </w:r>
          </w:p>
        </w:tc>
        <w:tc>
          <w:tcPr>
            <w:tcW w:w="422" w:type="pct"/>
            <w:tcBorders>
              <w:top w:val="nil"/>
              <w:left w:val="nil"/>
              <w:bottom w:val="single" w:sz="4" w:space="0" w:color="auto"/>
              <w:right w:val="nil"/>
            </w:tcBorders>
            <w:shd w:val="clear" w:color="auto" w:fill="auto"/>
            <w:vAlign w:val="center"/>
            <w:hideMark/>
          </w:tcPr>
          <w:p w14:paraId="3BFDC55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1898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39C164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760F920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E6240DB"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A5EE674"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BBC244"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F18612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554D73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D1009E"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43F60F1" w14:textId="77777777" w:rsidTr="002912C0">
        <w:tc>
          <w:tcPr>
            <w:tcW w:w="1380" w:type="pct"/>
            <w:tcBorders>
              <w:top w:val="nil"/>
              <w:left w:val="nil"/>
              <w:bottom w:val="single" w:sz="4" w:space="0" w:color="auto"/>
              <w:right w:val="nil"/>
            </w:tcBorders>
            <w:shd w:val="clear" w:color="auto" w:fill="auto"/>
            <w:vAlign w:val="center"/>
            <w:hideMark/>
          </w:tcPr>
          <w:p w14:paraId="46FF5B0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35-39</w:t>
            </w:r>
          </w:p>
        </w:tc>
        <w:tc>
          <w:tcPr>
            <w:tcW w:w="422" w:type="pct"/>
            <w:tcBorders>
              <w:top w:val="nil"/>
              <w:left w:val="nil"/>
              <w:bottom w:val="single" w:sz="4" w:space="0" w:color="auto"/>
              <w:right w:val="nil"/>
            </w:tcBorders>
            <w:shd w:val="clear" w:color="auto" w:fill="auto"/>
            <w:vAlign w:val="center"/>
            <w:hideMark/>
          </w:tcPr>
          <w:p w14:paraId="4D5361D9"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2DDA0E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5B731E1A"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A56B744"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C194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C5D7DF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9B5AEB0"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29FB86D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1714F2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62F5A17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0728547" w14:textId="77777777" w:rsidTr="002912C0">
        <w:tc>
          <w:tcPr>
            <w:tcW w:w="1380" w:type="pct"/>
            <w:tcBorders>
              <w:top w:val="nil"/>
              <w:left w:val="nil"/>
              <w:bottom w:val="single" w:sz="4" w:space="0" w:color="auto"/>
              <w:right w:val="nil"/>
            </w:tcBorders>
            <w:shd w:val="clear" w:color="auto" w:fill="auto"/>
            <w:vAlign w:val="center"/>
            <w:hideMark/>
          </w:tcPr>
          <w:p w14:paraId="0E76BE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40-44</w:t>
            </w:r>
          </w:p>
        </w:tc>
        <w:tc>
          <w:tcPr>
            <w:tcW w:w="422" w:type="pct"/>
            <w:tcBorders>
              <w:top w:val="nil"/>
              <w:left w:val="nil"/>
              <w:bottom w:val="single" w:sz="4" w:space="0" w:color="auto"/>
              <w:right w:val="nil"/>
            </w:tcBorders>
            <w:shd w:val="clear" w:color="auto" w:fill="auto"/>
            <w:vAlign w:val="center"/>
            <w:hideMark/>
          </w:tcPr>
          <w:p w14:paraId="7C83136A"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B8CD24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46ACE1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072522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7CC77D2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C196E8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46B2FD5A"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5BAE2F46"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4458788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1113D22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1980991D" w14:textId="77777777" w:rsidTr="002912C0">
        <w:tc>
          <w:tcPr>
            <w:tcW w:w="1380" w:type="pct"/>
            <w:tcBorders>
              <w:top w:val="nil"/>
              <w:left w:val="nil"/>
              <w:bottom w:val="single" w:sz="4" w:space="0" w:color="auto"/>
              <w:right w:val="nil"/>
            </w:tcBorders>
            <w:shd w:val="clear" w:color="auto" w:fill="auto"/>
            <w:vAlign w:val="center"/>
            <w:hideMark/>
          </w:tcPr>
          <w:p w14:paraId="046FBD7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45-49</w:t>
            </w:r>
          </w:p>
        </w:tc>
        <w:tc>
          <w:tcPr>
            <w:tcW w:w="422" w:type="pct"/>
            <w:tcBorders>
              <w:top w:val="nil"/>
              <w:left w:val="nil"/>
              <w:bottom w:val="single" w:sz="4" w:space="0" w:color="auto"/>
              <w:right w:val="nil"/>
            </w:tcBorders>
            <w:shd w:val="clear" w:color="auto" w:fill="auto"/>
            <w:vAlign w:val="center"/>
            <w:hideMark/>
          </w:tcPr>
          <w:p w14:paraId="4DC4AC23"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D0CAB1C"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3A0D1655"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231E877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53F5F6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3BF2B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55DA6F4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7ECD89B"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43E80E9"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CE432E0"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35B75572" w14:textId="77777777" w:rsidTr="00F27E8A">
        <w:tc>
          <w:tcPr>
            <w:tcW w:w="1380" w:type="pct"/>
            <w:tcBorders>
              <w:top w:val="nil"/>
              <w:left w:val="nil"/>
              <w:bottom w:val="single" w:sz="4" w:space="0" w:color="auto"/>
              <w:right w:val="nil"/>
            </w:tcBorders>
            <w:shd w:val="clear" w:color="000000" w:fill="DBE7F3"/>
            <w:vAlign w:val="center"/>
            <w:hideMark/>
          </w:tcPr>
          <w:p w14:paraId="757EA9ED"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Woman</w:t>
            </w:r>
            <w:r>
              <w:rPr>
                <w:rFonts w:eastAsia="Times New Roman" w:cs="Times New Roman"/>
                <w:b/>
                <w:bCs/>
                <w:color w:val="auto"/>
                <w:sz w:val="20"/>
                <w:szCs w:val="20"/>
              </w:rPr>
              <w:t>’</w:t>
            </w:r>
            <w:r w:rsidRPr="00B26FA0">
              <w:rPr>
                <w:rFonts w:eastAsia="Times New Roman" w:cs="Times New Roman"/>
                <w:b/>
                <w:bCs/>
                <w:color w:val="auto"/>
                <w:sz w:val="20"/>
                <w:szCs w:val="20"/>
              </w:rPr>
              <w:t>s education</w:t>
            </w:r>
          </w:p>
        </w:tc>
        <w:tc>
          <w:tcPr>
            <w:tcW w:w="422" w:type="pct"/>
            <w:tcBorders>
              <w:top w:val="nil"/>
              <w:left w:val="nil"/>
              <w:bottom w:val="single" w:sz="4" w:space="0" w:color="auto"/>
              <w:right w:val="nil"/>
            </w:tcBorders>
            <w:shd w:val="clear" w:color="000000" w:fill="DBE7F3"/>
            <w:vAlign w:val="center"/>
            <w:hideMark/>
          </w:tcPr>
          <w:p w14:paraId="1749D26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0618684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165E0A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C687DF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7FB4A2E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4FDB3B3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287C3E3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416CBB5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35D061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22BFDE13"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2A4156E" w14:textId="77777777" w:rsidTr="002912C0">
        <w:tc>
          <w:tcPr>
            <w:tcW w:w="1380" w:type="pct"/>
            <w:tcBorders>
              <w:top w:val="nil"/>
              <w:left w:val="nil"/>
              <w:bottom w:val="single" w:sz="4" w:space="0" w:color="auto"/>
              <w:right w:val="nil"/>
            </w:tcBorders>
            <w:shd w:val="clear" w:color="auto" w:fill="auto"/>
            <w:vAlign w:val="center"/>
            <w:hideMark/>
          </w:tcPr>
          <w:p w14:paraId="5555C862"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422" w:type="pct"/>
            <w:tcBorders>
              <w:top w:val="nil"/>
              <w:left w:val="nil"/>
              <w:bottom w:val="single" w:sz="4" w:space="0" w:color="auto"/>
              <w:right w:val="nil"/>
            </w:tcBorders>
            <w:shd w:val="clear" w:color="auto" w:fill="auto"/>
            <w:vAlign w:val="center"/>
            <w:hideMark/>
          </w:tcPr>
          <w:p w14:paraId="56F54CDD"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929E6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62D32F9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AD5250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DFA0C01"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AB5E6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55064D1"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8385488"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40FBE7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5B0BE6D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7F16DC8A" w14:textId="77777777" w:rsidTr="002912C0">
        <w:tc>
          <w:tcPr>
            <w:tcW w:w="1380" w:type="pct"/>
            <w:tcBorders>
              <w:top w:val="nil"/>
              <w:left w:val="nil"/>
              <w:bottom w:val="single" w:sz="4" w:space="0" w:color="auto"/>
              <w:right w:val="nil"/>
            </w:tcBorders>
            <w:shd w:val="clear" w:color="auto" w:fill="auto"/>
            <w:vAlign w:val="center"/>
            <w:hideMark/>
          </w:tcPr>
          <w:p w14:paraId="1BD70DCE"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422" w:type="pct"/>
            <w:tcBorders>
              <w:top w:val="nil"/>
              <w:left w:val="nil"/>
              <w:bottom w:val="single" w:sz="4" w:space="0" w:color="auto"/>
              <w:right w:val="nil"/>
            </w:tcBorders>
            <w:shd w:val="clear" w:color="auto" w:fill="auto"/>
            <w:vAlign w:val="center"/>
            <w:hideMark/>
          </w:tcPr>
          <w:p w14:paraId="2439609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3B690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2A3837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49BB2D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CD6E7CE"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4B87A77F"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E318EED"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3E44E121"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737D905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331671C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AA3EF06" w14:textId="77777777" w:rsidTr="002912C0">
        <w:tc>
          <w:tcPr>
            <w:tcW w:w="1380" w:type="pct"/>
            <w:tcBorders>
              <w:top w:val="nil"/>
              <w:left w:val="nil"/>
              <w:bottom w:val="single" w:sz="4" w:space="0" w:color="auto"/>
              <w:right w:val="nil"/>
            </w:tcBorders>
            <w:shd w:val="clear" w:color="auto" w:fill="auto"/>
            <w:vAlign w:val="center"/>
            <w:hideMark/>
          </w:tcPr>
          <w:p w14:paraId="2B179BC3"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422" w:type="pct"/>
            <w:tcBorders>
              <w:top w:val="nil"/>
              <w:left w:val="nil"/>
              <w:bottom w:val="single" w:sz="4" w:space="0" w:color="auto"/>
              <w:right w:val="nil"/>
            </w:tcBorders>
            <w:shd w:val="clear" w:color="auto" w:fill="auto"/>
            <w:vAlign w:val="center"/>
            <w:hideMark/>
          </w:tcPr>
          <w:p w14:paraId="43BF449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1BB7D41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764F36E9"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57FA855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0D9A495"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788BC363"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24D3B64F"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6905CC9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1E86992B"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2CAED81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0AB0B74" w14:textId="77777777" w:rsidTr="002912C0">
        <w:tc>
          <w:tcPr>
            <w:tcW w:w="1380" w:type="pct"/>
            <w:tcBorders>
              <w:top w:val="nil"/>
              <w:left w:val="nil"/>
              <w:bottom w:val="single" w:sz="4" w:space="0" w:color="auto"/>
              <w:right w:val="nil"/>
            </w:tcBorders>
            <w:shd w:val="clear" w:color="auto" w:fill="auto"/>
            <w:vAlign w:val="center"/>
            <w:hideMark/>
          </w:tcPr>
          <w:p w14:paraId="0E1593C5" w14:textId="77777777" w:rsidR="009042DD" w:rsidRPr="00B26FA0" w:rsidRDefault="009042DD" w:rsidP="00F27E8A">
            <w:pPr>
              <w:keepNext/>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422" w:type="pct"/>
            <w:tcBorders>
              <w:top w:val="nil"/>
              <w:left w:val="nil"/>
              <w:bottom w:val="single" w:sz="4" w:space="0" w:color="auto"/>
              <w:right w:val="nil"/>
            </w:tcBorders>
            <w:shd w:val="clear" w:color="auto" w:fill="auto"/>
            <w:vAlign w:val="center"/>
            <w:hideMark/>
          </w:tcPr>
          <w:p w14:paraId="6CD2B731"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6ACACFB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018F24C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6B83A26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33FAA376"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15DBAE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73D85CB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E6939F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35E2553C"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6ECACB9"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5AD4F92" w14:textId="77777777" w:rsidTr="002912C0">
        <w:tc>
          <w:tcPr>
            <w:tcW w:w="1380" w:type="pct"/>
            <w:tcBorders>
              <w:top w:val="nil"/>
              <w:left w:val="nil"/>
              <w:bottom w:val="single" w:sz="4" w:space="0" w:color="auto"/>
              <w:right w:val="nil"/>
            </w:tcBorders>
            <w:shd w:val="clear" w:color="auto" w:fill="auto"/>
            <w:vAlign w:val="center"/>
            <w:hideMark/>
          </w:tcPr>
          <w:p w14:paraId="3CE3173D"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422" w:type="pct"/>
            <w:tcBorders>
              <w:top w:val="nil"/>
              <w:left w:val="nil"/>
              <w:bottom w:val="single" w:sz="4" w:space="0" w:color="auto"/>
              <w:right w:val="nil"/>
            </w:tcBorders>
            <w:shd w:val="clear" w:color="auto" w:fill="auto"/>
            <w:vAlign w:val="center"/>
            <w:hideMark/>
          </w:tcPr>
          <w:p w14:paraId="6EFF5E8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5DAE891"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noWrap/>
            <w:vAlign w:val="center"/>
            <w:hideMark/>
          </w:tcPr>
          <w:p w14:paraId="4A18D61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noWrap/>
            <w:vAlign w:val="center"/>
            <w:hideMark/>
          </w:tcPr>
          <w:p w14:paraId="35D950BF"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6CFB91EA"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A19B8B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noWrap/>
            <w:vAlign w:val="center"/>
            <w:hideMark/>
          </w:tcPr>
          <w:p w14:paraId="17D118E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noWrap/>
            <w:vAlign w:val="center"/>
            <w:hideMark/>
          </w:tcPr>
          <w:p w14:paraId="4BB450F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noWrap/>
            <w:vAlign w:val="center"/>
            <w:hideMark/>
          </w:tcPr>
          <w:p w14:paraId="5F9417A2"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noWrap/>
            <w:vAlign w:val="center"/>
            <w:hideMark/>
          </w:tcPr>
          <w:p w14:paraId="4F5B894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54D75260" w14:textId="77777777" w:rsidTr="00F27E8A">
        <w:tc>
          <w:tcPr>
            <w:tcW w:w="1380" w:type="pct"/>
            <w:tcBorders>
              <w:top w:val="nil"/>
              <w:left w:val="nil"/>
              <w:bottom w:val="single" w:sz="4" w:space="0" w:color="auto"/>
              <w:right w:val="nil"/>
            </w:tcBorders>
            <w:shd w:val="clear" w:color="000000" w:fill="DBE7F3"/>
            <w:vAlign w:val="center"/>
            <w:hideMark/>
          </w:tcPr>
          <w:p w14:paraId="64D2360E"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Gendered household type</w:t>
            </w:r>
          </w:p>
        </w:tc>
        <w:tc>
          <w:tcPr>
            <w:tcW w:w="422" w:type="pct"/>
            <w:tcBorders>
              <w:top w:val="nil"/>
              <w:left w:val="nil"/>
              <w:bottom w:val="single" w:sz="4" w:space="0" w:color="auto"/>
              <w:right w:val="nil"/>
            </w:tcBorders>
            <w:shd w:val="clear" w:color="000000" w:fill="DBE7F3"/>
            <w:vAlign w:val="center"/>
            <w:hideMark/>
          </w:tcPr>
          <w:p w14:paraId="6F70A2C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4F20C6FD"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377EC1E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4E2C87E"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5B323501"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30286026"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7FD642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6EF7F78B"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39E0855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568E99E"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0CAE9312" w14:textId="77777777" w:rsidTr="009C7ED2">
        <w:tc>
          <w:tcPr>
            <w:tcW w:w="1380" w:type="pct"/>
            <w:tcBorders>
              <w:top w:val="nil"/>
              <w:left w:val="nil"/>
              <w:bottom w:val="single" w:sz="4" w:space="0" w:color="auto"/>
              <w:right w:val="nil"/>
            </w:tcBorders>
            <w:shd w:val="clear" w:color="auto" w:fill="auto"/>
            <w:vAlign w:val="center"/>
            <w:hideMark/>
          </w:tcPr>
          <w:p w14:paraId="6380100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and female adults</w:t>
            </w:r>
          </w:p>
        </w:tc>
        <w:tc>
          <w:tcPr>
            <w:tcW w:w="422" w:type="pct"/>
            <w:tcBorders>
              <w:top w:val="nil"/>
              <w:left w:val="nil"/>
              <w:bottom w:val="single" w:sz="4" w:space="0" w:color="auto"/>
              <w:right w:val="nil"/>
            </w:tcBorders>
            <w:shd w:val="clear" w:color="auto" w:fill="auto"/>
            <w:vAlign w:val="center"/>
            <w:hideMark/>
          </w:tcPr>
          <w:p w14:paraId="42F2DC1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9F337FF"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2B82E52"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ED5BCDA"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8BAF8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7E88A59"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F104E0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7F8F1AC4"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3002CD6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68FFB74"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4015DF0" w14:textId="77777777" w:rsidTr="009C7ED2">
        <w:tc>
          <w:tcPr>
            <w:tcW w:w="1380" w:type="pct"/>
            <w:tcBorders>
              <w:top w:val="nil"/>
              <w:left w:val="nil"/>
              <w:bottom w:val="single" w:sz="4" w:space="0" w:color="auto"/>
              <w:right w:val="nil"/>
            </w:tcBorders>
            <w:shd w:val="clear" w:color="auto" w:fill="auto"/>
            <w:vAlign w:val="center"/>
            <w:hideMark/>
          </w:tcPr>
          <w:p w14:paraId="204CCBD1"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 adults only</w:t>
            </w:r>
          </w:p>
        </w:tc>
        <w:tc>
          <w:tcPr>
            <w:tcW w:w="422" w:type="pct"/>
            <w:tcBorders>
              <w:top w:val="nil"/>
              <w:left w:val="nil"/>
              <w:bottom w:val="single" w:sz="4" w:space="0" w:color="auto"/>
              <w:right w:val="nil"/>
            </w:tcBorders>
            <w:shd w:val="clear" w:color="auto" w:fill="auto"/>
            <w:vAlign w:val="center"/>
            <w:hideMark/>
          </w:tcPr>
          <w:p w14:paraId="3D33E632"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B12DAC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D5F596E"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DF6D50E"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0158834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BB12B1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6CFB5B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97B7CBC"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16CFBCE"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D0500ED"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8A6D872" w14:textId="77777777" w:rsidTr="009C7ED2">
        <w:tc>
          <w:tcPr>
            <w:tcW w:w="1380" w:type="pct"/>
            <w:tcBorders>
              <w:top w:val="nil"/>
              <w:left w:val="nil"/>
              <w:bottom w:val="single" w:sz="4" w:space="0" w:color="auto"/>
              <w:right w:val="nil"/>
            </w:tcBorders>
            <w:shd w:val="clear" w:color="auto" w:fill="auto"/>
            <w:vAlign w:val="center"/>
            <w:hideMark/>
          </w:tcPr>
          <w:p w14:paraId="637D91DC"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 adults only</w:t>
            </w:r>
          </w:p>
        </w:tc>
        <w:tc>
          <w:tcPr>
            <w:tcW w:w="422" w:type="pct"/>
            <w:tcBorders>
              <w:top w:val="nil"/>
              <w:left w:val="nil"/>
              <w:bottom w:val="single" w:sz="4" w:space="0" w:color="auto"/>
              <w:right w:val="nil"/>
            </w:tcBorders>
            <w:shd w:val="clear" w:color="auto" w:fill="auto"/>
            <w:vAlign w:val="center"/>
            <w:hideMark/>
          </w:tcPr>
          <w:p w14:paraId="63517E4F"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4867914A"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483D8FA3"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7CBC2C30"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59F834AF"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2209F22C"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29C383B"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E261CC0"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729F28D"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2F4AEE5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07386569" w14:textId="77777777" w:rsidTr="009C7ED2">
        <w:tc>
          <w:tcPr>
            <w:tcW w:w="1380" w:type="pct"/>
            <w:tcBorders>
              <w:top w:val="nil"/>
              <w:left w:val="nil"/>
              <w:bottom w:val="single" w:sz="4" w:space="0" w:color="auto"/>
              <w:right w:val="nil"/>
            </w:tcBorders>
            <w:shd w:val="clear" w:color="auto" w:fill="auto"/>
            <w:vAlign w:val="center"/>
            <w:hideMark/>
          </w:tcPr>
          <w:p w14:paraId="63CA80E0"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Children only</w:t>
            </w:r>
          </w:p>
        </w:tc>
        <w:tc>
          <w:tcPr>
            <w:tcW w:w="422" w:type="pct"/>
            <w:tcBorders>
              <w:top w:val="nil"/>
              <w:left w:val="nil"/>
              <w:bottom w:val="single" w:sz="4" w:space="0" w:color="auto"/>
              <w:right w:val="nil"/>
            </w:tcBorders>
            <w:shd w:val="clear" w:color="auto" w:fill="auto"/>
            <w:vAlign w:val="center"/>
            <w:hideMark/>
          </w:tcPr>
          <w:p w14:paraId="6ABF0E0E"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E8B1284"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8522D36"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39D79F7"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B5CAA42"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3CFC824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3E1F2255"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B74DB5D"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D10595F"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7418281"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61CD04" w14:textId="77777777" w:rsidTr="00F27E8A">
        <w:tc>
          <w:tcPr>
            <w:tcW w:w="1380" w:type="pct"/>
            <w:tcBorders>
              <w:top w:val="nil"/>
              <w:left w:val="nil"/>
              <w:bottom w:val="single" w:sz="4" w:space="0" w:color="auto"/>
              <w:right w:val="nil"/>
            </w:tcBorders>
            <w:shd w:val="clear" w:color="000000" w:fill="DBE7F3"/>
            <w:vAlign w:val="center"/>
            <w:hideMark/>
          </w:tcPr>
          <w:p w14:paraId="199718C1" w14:textId="77777777" w:rsidR="009042DD" w:rsidRPr="00B26FA0" w:rsidRDefault="009042DD" w:rsidP="00F27E8A">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422" w:type="pct"/>
            <w:tcBorders>
              <w:top w:val="nil"/>
              <w:left w:val="nil"/>
              <w:bottom w:val="single" w:sz="4" w:space="0" w:color="auto"/>
              <w:right w:val="nil"/>
            </w:tcBorders>
            <w:shd w:val="clear" w:color="000000" w:fill="DBE7F3"/>
            <w:vAlign w:val="center"/>
            <w:hideMark/>
          </w:tcPr>
          <w:p w14:paraId="549D730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37521E3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645D316A"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663D93C3"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635A7B0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212E978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378FE8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23C92FA7"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7835CC64"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42EF1768"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7913F35F" w14:textId="77777777" w:rsidTr="009C7ED2">
        <w:tc>
          <w:tcPr>
            <w:tcW w:w="1380" w:type="pct"/>
            <w:tcBorders>
              <w:top w:val="nil"/>
              <w:left w:val="nil"/>
              <w:bottom w:val="single" w:sz="4" w:space="0" w:color="auto"/>
              <w:right w:val="nil"/>
            </w:tcBorders>
            <w:shd w:val="clear" w:color="auto" w:fill="auto"/>
            <w:vAlign w:val="center"/>
            <w:hideMark/>
          </w:tcPr>
          <w:p w14:paraId="6803034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422" w:type="pct"/>
            <w:tcBorders>
              <w:top w:val="nil"/>
              <w:left w:val="nil"/>
              <w:bottom w:val="single" w:sz="4" w:space="0" w:color="auto"/>
              <w:right w:val="nil"/>
            </w:tcBorders>
            <w:shd w:val="clear" w:color="auto" w:fill="auto"/>
            <w:noWrap/>
            <w:vAlign w:val="center"/>
            <w:hideMark/>
          </w:tcPr>
          <w:p w14:paraId="56A24337"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29F96F32"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12B9F5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18BAB35"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463406B7"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4F27AFD"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756513F3"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41BB3B8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46E77366"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3842E33A"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904E183" w14:textId="77777777" w:rsidTr="009C7ED2">
        <w:tc>
          <w:tcPr>
            <w:tcW w:w="1380" w:type="pct"/>
            <w:tcBorders>
              <w:top w:val="nil"/>
              <w:left w:val="nil"/>
              <w:bottom w:val="single" w:sz="4" w:space="0" w:color="auto"/>
              <w:right w:val="nil"/>
            </w:tcBorders>
            <w:shd w:val="clear" w:color="auto" w:fill="auto"/>
            <w:vAlign w:val="center"/>
            <w:hideMark/>
          </w:tcPr>
          <w:p w14:paraId="0D6C7269"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422" w:type="pct"/>
            <w:tcBorders>
              <w:top w:val="nil"/>
              <w:left w:val="nil"/>
              <w:bottom w:val="single" w:sz="4" w:space="0" w:color="auto"/>
              <w:right w:val="nil"/>
            </w:tcBorders>
            <w:shd w:val="clear" w:color="auto" w:fill="auto"/>
            <w:noWrap/>
            <w:vAlign w:val="center"/>
            <w:hideMark/>
          </w:tcPr>
          <w:p w14:paraId="146DD308"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544585D0"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0A2B6757"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3E2821DD"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24A7EA09"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58CA3170"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5FD76B2E"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6637A737"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016CB3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57EB57B"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6759767A" w14:textId="77777777" w:rsidTr="00F27E8A">
        <w:tc>
          <w:tcPr>
            <w:tcW w:w="1380" w:type="pct"/>
            <w:tcBorders>
              <w:top w:val="nil"/>
              <w:left w:val="nil"/>
              <w:bottom w:val="single" w:sz="4" w:space="0" w:color="auto"/>
              <w:right w:val="nil"/>
            </w:tcBorders>
            <w:shd w:val="clear" w:color="000000" w:fill="DBE7F3"/>
            <w:vAlign w:val="center"/>
            <w:hideMark/>
          </w:tcPr>
          <w:p w14:paraId="7B4C3E10" w14:textId="77777777" w:rsidR="009042DD" w:rsidRPr="00B26FA0" w:rsidRDefault="009042DD" w:rsidP="00F27E8A">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422" w:type="pct"/>
            <w:tcBorders>
              <w:top w:val="nil"/>
              <w:left w:val="nil"/>
              <w:bottom w:val="single" w:sz="4" w:space="0" w:color="auto"/>
              <w:right w:val="nil"/>
            </w:tcBorders>
            <w:shd w:val="clear" w:color="000000" w:fill="DBE7F3"/>
            <w:vAlign w:val="center"/>
            <w:hideMark/>
          </w:tcPr>
          <w:p w14:paraId="36F5F3E2"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83" w:type="pct"/>
            <w:tcBorders>
              <w:top w:val="nil"/>
              <w:left w:val="nil"/>
              <w:bottom w:val="single" w:sz="4" w:space="0" w:color="auto"/>
              <w:right w:val="nil"/>
            </w:tcBorders>
            <w:shd w:val="clear" w:color="000000" w:fill="DBE7F3"/>
          </w:tcPr>
          <w:p w14:paraId="1499F98C"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8" w:type="pct"/>
            <w:tcBorders>
              <w:top w:val="nil"/>
              <w:left w:val="nil"/>
              <w:bottom w:val="single" w:sz="4" w:space="0" w:color="auto"/>
              <w:right w:val="nil"/>
            </w:tcBorders>
            <w:shd w:val="clear" w:color="000000" w:fill="DBE7F3"/>
            <w:vAlign w:val="center"/>
            <w:hideMark/>
          </w:tcPr>
          <w:p w14:paraId="72073E88"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109" w:type="pct"/>
            <w:tcBorders>
              <w:top w:val="nil"/>
              <w:left w:val="nil"/>
              <w:bottom w:val="single" w:sz="4" w:space="0" w:color="auto"/>
              <w:right w:val="nil"/>
            </w:tcBorders>
            <w:shd w:val="clear" w:color="000000" w:fill="DBE7F3"/>
            <w:vAlign w:val="center"/>
            <w:hideMark/>
          </w:tcPr>
          <w:p w14:paraId="1AF6DCF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52" w:type="pct"/>
            <w:tcBorders>
              <w:top w:val="nil"/>
              <w:left w:val="nil"/>
              <w:bottom w:val="single" w:sz="4" w:space="0" w:color="auto"/>
              <w:right w:val="nil"/>
            </w:tcBorders>
            <w:shd w:val="clear" w:color="000000" w:fill="DBE7F3"/>
            <w:vAlign w:val="center"/>
            <w:hideMark/>
          </w:tcPr>
          <w:p w14:paraId="0B87EFC9"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97" w:type="pct"/>
            <w:tcBorders>
              <w:top w:val="nil"/>
              <w:left w:val="nil"/>
              <w:bottom w:val="single" w:sz="4" w:space="0" w:color="auto"/>
              <w:right w:val="nil"/>
            </w:tcBorders>
            <w:shd w:val="clear" w:color="000000" w:fill="DBE7F3"/>
          </w:tcPr>
          <w:p w14:paraId="7906B5C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48" w:type="pct"/>
            <w:tcBorders>
              <w:top w:val="nil"/>
              <w:left w:val="nil"/>
              <w:bottom w:val="single" w:sz="4" w:space="0" w:color="auto"/>
              <w:right w:val="nil"/>
            </w:tcBorders>
            <w:shd w:val="clear" w:color="000000" w:fill="DBE7F3"/>
            <w:vAlign w:val="center"/>
            <w:hideMark/>
          </w:tcPr>
          <w:p w14:paraId="11778EBF"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4" w:type="pct"/>
            <w:tcBorders>
              <w:top w:val="nil"/>
              <w:left w:val="nil"/>
              <w:bottom w:val="single" w:sz="4" w:space="0" w:color="auto"/>
              <w:right w:val="nil"/>
            </w:tcBorders>
            <w:shd w:val="clear" w:color="000000" w:fill="DBE7F3"/>
            <w:vAlign w:val="center"/>
            <w:hideMark/>
          </w:tcPr>
          <w:p w14:paraId="32AC02F0"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430" w:type="pct"/>
            <w:tcBorders>
              <w:top w:val="nil"/>
              <w:left w:val="nil"/>
              <w:bottom w:val="single" w:sz="4" w:space="0" w:color="auto"/>
              <w:right w:val="nil"/>
            </w:tcBorders>
            <w:shd w:val="clear" w:color="000000" w:fill="DBE7F3"/>
            <w:vAlign w:val="center"/>
            <w:hideMark/>
          </w:tcPr>
          <w:p w14:paraId="0BF98AF5" w14:textId="77777777" w:rsidR="009042DD" w:rsidRPr="00B26FA0" w:rsidRDefault="009042DD" w:rsidP="00F27E8A">
            <w:pPr>
              <w:widowControl/>
              <w:spacing w:line="259" w:lineRule="auto"/>
              <w:jc w:val="center"/>
              <w:rPr>
                <w:rFonts w:eastAsia="Times New Roman" w:cs="Times New Roman"/>
                <w:bCs/>
                <w:color w:val="auto"/>
                <w:sz w:val="20"/>
                <w:szCs w:val="20"/>
              </w:rPr>
            </w:pPr>
          </w:p>
        </w:tc>
        <w:tc>
          <w:tcPr>
            <w:tcW w:w="327" w:type="pct"/>
            <w:tcBorders>
              <w:top w:val="nil"/>
              <w:left w:val="nil"/>
              <w:bottom w:val="single" w:sz="4" w:space="0" w:color="auto"/>
              <w:right w:val="nil"/>
            </w:tcBorders>
            <w:shd w:val="clear" w:color="000000" w:fill="DBE7F3"/>
            <w:vAlign w:val="center"/>
            <w:hideMark/>
          </w:tcPr>
          <w:p w14:paraId="7F547D57" w14:textId="77777777" w:rsidR="009042DD" w:rsidRPr="00B26FA0" w:rsidRDefault="009042DD" w:rsidP="00F27E8A">
            <w:pPr>
              <w:widowControl/>
              <w:spacing w:line="259" w:lineRule="auto"/>
              <w:jc w:val="center"/>
              <w:rPr>
                <w:rFonts w:eastAsia="Times New Roman" w:cs="Times New Roman"/>
                <w:bCs/>
                <w:color w:val="auto"/>
                <w:sz w:val="20"/>
                <w:szCs w:val="20"/>
              </w:rPr>
            </w:pPr>
          </w:p>
        </w:tc>
      </w:tr>
      <w:tr w:rsidR="009042DD" w:rsidRPr="00B26FA0" w14:paraId="39807D10" w14:textId="77777777" w:rsidTr="009C7ED2">
        <w:tc>
          <w:tcPr>
            <w:tcW w:w="1380" w:type="pct"/>
            <w:tcBorders>
              <w:top w:val="nil"/>
              <w:left w:val="nil"/>
              <w:bottom w:val="single" w:sz="4" w:space="0" w:color="auto"/>
              <w:right w:val="nil"/>
            </w:tcBorders>
            <w:shd w:val="clear" w:color="auto" w:fill="auto"/>
            <w:vAlign w:val="center"/>
            <w:hideMark/>
          </w:tcPr>
          <w:p w14:paraId="6E231A88"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422" w:type="pct"/>
            <w:tcBorders>
              <w:top w:val="nil"/>
              <w:left w:val="nil"/>
              <w:bottom w:val="single" w:sz="4" w:space="0" w:color="auto"/>
              <w:right w:val="nil"/>
            </w:tcBorders>
            <w:shd w:val="clear" w:color="auto" w:fill="auto"/>
            <w:vAlign w:val="center"/>
            <w:hideMark/>
          </w:tcPr>
          <w:p w14:paraId="53BDC90B"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32D68BBB"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6BBB4B8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B4CE4D8"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FF3D683"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879213A"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09FC8C6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38A33F8F"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69CA1941"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0937B752"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464A0945" w14:textId="77777777" w:rsidTr="009C7ED2">
        <w:tc>
          <w:tcPr>
            <w:tcW w:w="1380" w:type="pct"/>
            <w:tcBorders>
              <w:top w:val="nil"/>
              <w:left w:val="nil"/>
              <w:bottom w:val="single" w:sz="4" w:space="0" w:color="auto"/>
              <w:right w:val="nil"/>
            </w:tcBorders>
            <w:shd w:val="clear" w:color="auto" w:fill="auto"/>
            <w:vAlign w:val="center"/>
            <w:hideMark/>
          </w:tcPr>
          <w:p w14:paraId="114A921A"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422" w:type="pct"/>
            <w:tcBorders>
              <w:top w:val="nil"/>
              <w:left w:val="nil"/>
              <w:bottom w:val="single" w:sz="4" w:space="0" w:color="auto"/>
              <w:right w:val="nil"/>
            </w:tcBorders>
            <w:shd w:val="clear" w:color="auto" w:fill="auto"/>
            <w:vAlign w:val="center"/>
            <w:hideMark/>
          </w:tcPr>
          <w:p w14:paraId="74D3A744"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76C4C1E7"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754FB1D4"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0D65F60C"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B9CF0B8"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6ECB8BD2"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11BFF459"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0C0DB3F5"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04BD6545"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70E2C26F" w14:textId="77777777" w:rsidR="009042DD" w:rsidRPr="00B26FA0" w:rsidRDefault="009042DD" w:rsidP="00F27E8A">
            <w:pPr>
              <w:widowControl/>
              <w:spacing w:line="259" w:lineRule="auto"/>
              <w:jc w:val="center"/>
              <w:rPr>
                <w:rFonts w:eastAsia="Times New Roman" w:cs="Times New Roman"/>
                <w:sz w:val="20"/>
                <w:szCs w:val="20"/>
              </w:rPr>
            </w:pPr>
          </w:p>
        </w:tc>
      </w:tr>
      <w:tr w:rsidR="009042DD" w:rsidRPr="00B26FA0" w14:paraId="204BCE1D" w14:textId="77777777" w:rsidTr="009C7ED2">
        <w:tc>
          <w:tcPr>
            <w:tcW w:w="1380" w:type="pct"/>
            <w:tcBorders>
              <w:top w:val="nil"/>
              <w:left w:val="nil"/>
              <w:bottom w:val="single" w:sz="4" w:space="0" w:color="auto"/>
              <w:right w:val="nil"/>
            </w:tcBorders>
            <w:shd w:val="clear" w:color="auto" w:fill="auto"/>
            <w:vAlign w:val="center"/>
            <w:hideMark/>
          </w:tcPr>
          <w:p w14:paraId="21527A1B" w14:textId="77777777" w:rsidR="009042DD" w:rsidRPr="00B26FA0" w:rsidRDefault="009042DD" w:rsidP="00F27E8A">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422" w:type="pct"/>
            <w:tcBorders>
              <w:top w:val="nil"/>
              <w:left w:val="nil"/>
              <w:bottom w:val="single" w:sz="4" w:space="0" w:color="auto"/>
              <w:right w:val="nil"/>
            </w:tcBorders>
            <w:shd w:val="clear" w:color="auto" w:fill="auto"/>
            <w:vAlign w:val="center"/>
            <w:hideMark/>
          </w:tcPr>
          <w:p w14:paraId="74230FB5" w14:textId="77777777" w:rsidR="009042DD" w:rsidRPr="00B26FA0" w:rsidRDefault="009042DD" w:rsidP="00F27E8A">
            <w:pPr>
              <w:widowControl/>
              <w:spacing w:line="259" w:lineRule="auto"/>
              <w:jc w:val="center"/>
              <w:rPr>
                <w:rFonts w:eastAsia="Times New Roman" w:cs="Times New Roman"/>
                <w:sz w:val="20"/>
                <w:szCs w:val="20"/>
              </w:rPr>
            </w:pPr>
          </w:p>
        </w:tc>
        <w:tc>
          <w:tcPr>
            <w:tcW w:w="483" w:type="pct"/>
            <w:tcBorders>
              <w:top w:val="nil"/>
              <w:left w:val="nil"/>
              <w:bottom w:val="single" w:sz="4" w:space="0" w:color="auto"/>
              <w:right w:val="nil"/>
            </w:tcBorders>
          </w:tcPr>
          <w:p w14:paraId="001E91E9" w14:textId="77777777" w:rsidR="009042DD" w:rsidRPr="00B26FA0" w:rsidRDefault="009042DD" w:rsidP="00F27E8A">
            <w:pPr>
              <w:widowControl/>
              <w:spacing w:line="259" w:lineRule="auto"/>
              <w:jc w:val="center"/>
              <w:rPr>
                <w:rFonts w:eastAsia="Times New Roman" w:cs="Times New Roman"/>
                <w:sz w:val="20"/>
                <w:szCs w:val="20"/>
              </w:rPr>
            </w:pPr>
          </w:p>
        </w:tc>
        <w:tc>
          <w:tcPr>
            <w:tcW w:w="328" w:type="pct"/>
            <w:tcBorders>
              <w:top w:val="nil"/>
              <w:left w:val="nil"/>
              <w:bottom w:val="single" w:sz="4" w:space="0" w:color="auto"/>
              <w:right w:val="nil"/>
            </w:tcBorders>
            <w:shd w:val="clear" w:color="auto" w:fill="auto"/>
            <w:vAlign w:val="center"/>
            <w:hideMark/>
          </w:tcPr>
          <w:p w14:paraId="2FD05490" w14:textId="77777777" w:rsidR="009042DD" w:rsidRPr="00B26FA0" w:rsidRDefault="009042DD" w:rsidP="00F27E8A">
            <w:pPr>
              <w:widowControl/>
              <w:spacing w:line="259" w:lineRule="auto"/>
              <w:jc w:val="center"/>
              <w:rPr>
                <w:rFonts w:eastAsia="Times New Roman" w:cs="Times New Roman"/>
                <w:sz w:val="20"/>
                <w:szCs w:val="20"/>
              </w:rPr>
            </w:pPr>
          </w:p>
        </w:tc>
        <w:tc>
          <w:tcPr>
            <w:tcW w:w="109" w:type="pct"/>
            <w:tcBorders>
              <w:top w:val="nil"/>
              <w:left w:val="nil"/>
              <w:bottom w:val="single" w:sz="4" w:space="0" w:color="auto"/>
              <w:right w:val="nil"/>
            </w:tcBorders>
            <w:shd w:val="clear" w:color="auto" w:fill="auto"/>
            <w:vAlign w:val="center"/>
            <w:hideMark/>
          </w:tcPr>
          <w:p w14:paraId="6648E5A3" w14:textId="77777777" w:rsidR="009042DD" w:rsidRPr="00B26FA0" w:rsidRDefault="009042DD" w:rsidP="00F27E8A">
            <w:pPr>
              <w:widowControl/>
              <w:spacing w:line="259" w:lineRule="auto"/>
              <w:jc w:val="center"/>
              <w:rPr>
                <w:rFonts w:eastAsia="Times New Roman" w:cs="Times New Roman"/>
                <w:sz w:val="20"/>
                <w:szCs w:val="20"/>
              </w:rPr>
            </w:pPr>
          </w:p>
        </w:tc>
        <w:tc>
          <w:tcPr>
            <w:tcW w:w="352" w:type="pct"/>
            <w:tcBorders>
              <w:top w:val="nil"/>
              <w:left w:val="nil"/>
              <w:bottom w:val="single" w:sz="4" w:space="0" w:color="auto"/>
              <w:right w:val="nil"/>
            </w:tcBorders>
            <w:shd w:val="clear" w:color="auto" w:fill="auto"/>
            <w:vAlign w:val="center"/>
            <w:hideMark/>
          </w:tcPr>
          <w:p w14:paraId="159E97D4" w14:textId="77777777" w:rsidR="009042DD" w:rsidRPr="00B26FA0" w:rsidRDefault="009042DD" w:rsidP="00F27E8A">
            <w:pPr>
              <w:widowControl/>
              <w:spacing w:line="259" w:lineRule="auto"/>
              <w:jc w:val="center"/>
              <w:rPr>
                <w:rFonts w:eastAsia="Times New Roman" w:cs="Times New Roman"/>
                <w:sz w:val="20"/>
                <w:szCs w:val="20"/>
              </w:rPr>
            </w:pPr>
          </w:p>
        </w:tc>
        <w:tc>
          <w:tcPr>
            <w:tcW w:w="497" w:type="pct"/>
            <w:tcBorders>
              <w:top w:val="nil"/>
              <w:left w:val="nil"/>
              <w:bottom w:val="single" w:sz="4" w:space="0" w:color="auto"/>
              <w:right w:val="nil"/>
            </w:tcBorders>
          </w:tcPr>
          <w:p w14:paraId="00334BEE" w14:textId="77777777" w:rsidR="009042DD" w:rsidRPr="00B26FA0" w:rsidRDefault="009042DD" w:rsidP="00F27E8A">
            <w:pPr>
              <w:widowControl/>
              <w:spacing w:line="259" w:lineRule="auto"/>
              <w:jc w:val="center"/>
              <w:rPr>
                <w:rFonts w:eastAsia="Times New Roman" w:cs="Times New Roman"/>
                <w:sz w:val="20"/>
                <w:szCs w:val="20"/>
              </w:rPr>
            </w:pPr>
          </w:p>
        </w:tc>
        <w:tc>
          <w:tcPr>
            <w:tcW w:w="348" w:type="pct"/>
            <w:tcBorders>
              <w:top w:val="nil"/>
              <w:left w:val="nil"/>
              <w:bottom w:val="single" w:sz="4" w:space="0" w:color="auto"/>
              <w:right w:val="nil"/>
            </w:tcBorders>
            <w:shd w:val="clear" w:color="auto" w:fill="auto"/>
            <w:vAlign w:val="center"/>
            <w:hideMark/>
          </w:tcPr>
          <w:p w14:paraId="4AF48782" w14:textId="77777777" w:rsidR="009042DD" w:rsidRPr="00B26FA0" w:rsidRDefault="009042DD" w:rsidP="00F27E8A">
            <w:pPr>
              <w:widowControl/>
              <w:spacing w:line="259" w:lineRule="auto"/>
              <w:jc w:val="center"/>
              <w:rPr>
                <w:rFonts w:eastAsia="Times New Roman" w:cs="Times New Roman"/>
                <w:sz w:val="20"/>
                <w:szCs w:val="20"/>
              </w:rPr>
            </w:pPr>
          </w:p>
        </w:tc>
        <w:tc>
          <w:tcPr>
            <w:tcW w:w="324" w:type="pct"/>
            <w:tcBorders>
              <w:top w:val="nil"/>
              <w:left w:val="nil"/>
              <w:bottom w:val="single" w:sz="4" w:space="0" w:color="auto"/>
              <w:right w:val="nil"/>
            </w:tcBorders>
            <w:shd w:val="clear" w:color="auto" w:fill="auto"/>
            <w:vAlign w:val="center"/>
            <w:hideMark/>
          </w:tcPr>
          <w:p w14:paraId="21FF59DA" w14:textId="77777777" w:rsidR="009042DD" w:rsidRPr="00B26FA0" w:rsidRDefault="009042DD" w:rsidP="00F27E8A">
            <w:pPr>
              <w:widowControl/>
              <w:spacing w:line="259" w:lineRule="auto"/>
              <w:jc w:val="center"/>
              <w:rPr>
                <w:rFonts w:eastAsia="Times New Roman" w:cs="Times New Roman"/>
                <w:sz w:val="20"/>
                <w:szCs w:val="20"/>
              </w:rPr>
            </w:pPr>
          </w:p>
        </w:tc>
        <w:tc>
          <w:tcPr>
            <w:tcW w:w="430" w:type="pct"/>
            <w:tcBorders>
              <w:top w:val="nil"/>
              <w:left w:val="nil"/>
              <w:bottom w:val="single" w:sz="4" w:space="0" w:color="auto"/>
              <w:right w:val="nil"/>
            </w:tcBorders>
            <w:shd w:val="clear" w:color="auto" w:fill="auto"/>
            <w:vAlign w:val="center"/>
            <w:hideMark/>
          </w:tcPr>
          <w:p w14:paraId="5C26B6F7" w14:textId="77777777" w:rsidR="009042DD" w:rsidRPr="00B26FA0" w:rsidRDefault="009042DD" w:rsidP="00F27E8A">
            <w:pPr>
              <w:widowControl/>
              <w:spacing w:line="259" w:lineRule="auto"/>
              <w:jc w:val="center"/>
              <w:rPr>
                <w:rFonts w:eastAsia="Times New Roman" w:cs="Times New Roman"/>
                <w:sz w:val="20"/>
                <w:szCs w:val="20"/>
              </w:rPr>
            </w:pPr>
          </w:p>
        </w:tc>
        <w:tc>
          <w:tcPr>
            <w:tcW w:w="327" w:type="pct"/>
            <w:tcBorders>
              <w:top w:val="nil"/>
              <w:left w:val="nil"/>
              <w:bottom w:val="single" w:sz="4" w:space="0" w:color="auto"/>
              <w:right w:val="nil"/>
            </w:tcBorders>
            <w:shd w:val="clear" w:color="auto" w:fill="auto"/>
            <w:vAlign w:val="center"/>
            <w:hideMark/>
          </w:tcPr>
          <w:p w14:paraId="54461977" w14:textId="77777777" w:rsidR="009042DD" w:rsidRPr="00B26FA0" w:rsidRDefault="009042DD" w:rsidP="00F27E8A">
            <w:pPr>
              <w:widowControl/>
              <w:spacing w:line="259" w:lineRule="auto"/>
              <w:jc w:val="center"/>
              <w:rPr>
                <w:rFonts w:eastAsia="Times New Roman" w:cs="Times New Roman"/>
                <w:sz w:val="20"/>
                <w:szCs w:val="20"/>
              </w:rPr>
            </w:pPr>
          </w:p>
        </w:tc>
      </w:tr>
    </w:tbl>
    <w:p w14:paraId="5D6D4821" w14:textId="02CED235" w:rsidR="000E60CD" w:rsidRPr="00B26FA0" w:rsidRDefault="000E60CD" w:rsidP="000E60CD">
      <w:pPr>
        <w:pStyle w:val="BodyText"/>
        <w:spacing w:after="0"/>
        <w:ind w:left="90" w:hanging="90"/>
        <w:rPr>
          <w:sz w:val="16"/>
        </w:rPr>
      </w:pPr>
      <w:commentRangeStart w:id="513"/>
      <w:r w:rsidRPr="00B26FA0">
        <w:rPr>
          <w:sz w:val="16"/>
        </w:rPr>
        <w:t>^ Results not statistically reliable, n&lt;30</w:t>
      </w:r>
      <w:commentRangeEnd w:id="513"/>
      <w:r w:rsidR="00B435DA" w:rsidRPr="00B26FA0">
        <w:rPr>
          <w:rStyle w:val="CommentReference"/>
        </w:rPr>
        <w:commentReference w:id="513"/>
      </w:r>
    </w:p>
    <w:p w14:paraId="4475006A" w14:textId="6E8C5CED" w:rsidR="000E60CD" w:rsidRPr="00B26FA0" w:rsidRDefault="000E60CD" w:rsidP="000E60CD">
      <w:pPr>
        <w:pStyle w:val="BodyText"/>
        <w:spacing w:after="0"/>
        <w:ind w:left="90" w:hanging="90"/>
        <w:rPr>
          <w:sz w:val="16"/>
        </w:rPr>
      </w:pPr>
      <w:r w:rsidRPr="00B26FA0">
        <w:rPr>
          <w:sz w:val="16"/>
          <w:vertAlign w:val="superscript"/>
        </w:rPr>
        <w:t>a</w:t>
      </w:r>
      <w:r w:rsidRPr="00B26FA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79DC7F6" w14:textId="6B3A457C" w:rsidR="000E60CD" w:rsidRPr="00B26FA0" w:rsidRDefault="000E60CD" w:rsidP="000E60CD">
      <w:pPr>
        <w:pStyle w:val="BodyText"/>
        <w:spacing w:after="0"/>
        <w:ind w:left="90" w:hanging="90"/>
        <w:rPr>
          <w:sz w:val="16"/>
        </w:rPr>
      </w:pPr>
      <w:r w:rsidRPr="00B26FA0">
        <w:rPr>
          <w:sz w:val="16"/>
          <w:vertAlign w:val="superscript"/>
        </w:rPr>
        <w:t>b</w:t>
      </w:r>
      <w:r w:rsidRPr="00B26FA0">
        <w:rPr>
          <w:sz w:val="16"/>
        </w:rPr>
        <w:t xml:space="preserve"> Significance tests were performed to determine whether a difference exists between the baseline and endline estimates.</w:t>
      </w:r>
    </w:p>
    <w:p w14:paraId="5B0CFFF5" w14:textId="5CA1AE5A" w:rsidR="000E60CD" w:rsidRPr="00B26FA0" w:rsidRDefault="000E60CD" w:rsidP="000E60CD">
      <w:pPr>
        <w:pStyle w:val="BodyText"/>
        <w:spacing w:after="0"/>
        <w:ind w:left="90" w:hanging="90"/>
        <w:rPr>
          <w:sz w:val="16"/>
        </w:rPr>
      </w:pPr>
      <w:r w:rsidRPr="00B26FA0">
        <w:rPr>
          <w:sz w:val="16"/>
          <w:vertAlign w:val="superscript"/>
        </w:rPr>
        <w:t>c</w:t>
      </w:r>
      <w:r w:rsidRPr="00B26FA0">
        <w:rPr>
          <w:sz w:val="16"/>
        </w:rPr>
        <w:t xml:space="preserve"> Differences found to be statistically significant are indicated by level: * p&lt;0.05, ** p&lt;0.01, *** p&lt;0.001.</w:t>
      </w:r>
    </w:p>
    <w:p w14:paraId="1CC440CF" w14:textId="62640571" w:rsidR="000E60CD" w:rsidRPr="00B26FA0" w:rsidRDefault="000E60CD" w:rsidP="000E60CD">
      <w:pPr>
        <w:pStyle w:val="BodyText"/>
        <w:spacing w:after="0"/>
        <w:ind w:left="90" w:hanging="90"/>
        <w:rPr>
          <w:sz w:val="16"/>
        </w:rPr>
      </w:pPr>
      <w:r w:rsidRPr="00B26FA0">
        <w:rPr>
          <w:sz w:val="16"/>
        </w:rPr>
        <w:t xml:space="preserve">Notes: </w:t>
      </w:r>
    </w:p>
    <w:p w14:paraId="2FF700C5" w14:textId="77777777" w:rsidR="000E60CD" w:rsidRPr="00B26FA0" w:rsidRDefault="000E60CD" w:rsidP="000E60CD">
      <w:pPr>
        <w:pStyle w:val="BodyText"/>
        <w:spacing w:after="0"/>
        <w:ind w:left="90" w:hanging="90"/>
        <w:rPr>
          <w:sz w:val="16"/>
        </w:rPr>
      </w:pPr>
      <w:r w:rsidRPr="00B26FA0">
        <w:rPr>
          <w:sz w:val="16"/>
        </w:rPr>
        <w:t>Estimates are sample-weighted; numbers of observations are unweighted.</w:t>
      </w:r>
    </w:p>
    <w:p w14:paraId="39E02C18" w14:textId="08B6A926" w:rsidR="00C21FCA" w:rsidRDefault="00C21FCA" w:rsidP="00C21FCA">
      <w:pPr>
        <w:pStyle w:val="TF-TblFN"/>
        <w:spacing w:before="0"/>
        <w:ind w:left="90" w:hanging="90"/>
      </w:pPr>
      <w:r>
        <w:t xml:space="preserve">Indicator estimates and the gendered household type disaggregate </w:t>
      </w:r>
      <w:r w:rsidR="0098090E">
        <w:t xml:space="preserve">categories </w:t>
      </w:r>
      <w:r>
        <w:t>are based on de facto household members.</w:t>
      </w:r>
    </w:p>
    <w:p w14:paraId="68086EC8" w14:textId="56D3B4C7" w:rsidR="00C21FCA" w:rsidRDefault="00F579C0" w:rsidP="00C21FCA">
      <w:pPr>
        <w:pStyle w:val="TF-TblFN"/>
        <w:spacing w:before="0" w:line="276" w:lineRule="auto"/>
        <w:ind w:left="86" w:hanging="86"/>
      </w:pPr>
      <w:r>
        <w:t>P</w:t>
      </w:r>
      <w:r w:rsidR="00C21FCA">
        <w:t xml:space="preserve">overty status </w:t>
      </w:r>
      <w:r>
        <w:t xml:space="preserve">is </w:t>
      </w:r>
      <w:r w:rsidR="00045FA0">
        <w:t xml:space="preserve">calculated using </w:t>
      </w:r>
      <w:r w:rsidR="00C21FCA">
        <w:t xml:space="preserve">de jure household members. </w:t>
      </w:r>
    </w:p>
    <w:p w14:paraId="508196D9" w14:textId="79131A74" w:rsidR="00B26FA0" w:rsidRPr="00B26FA0" w:rsidRDefault="00B26FA0" w:rsidP="00B26FA0">
      <w:pPr>
        <w:pStyle w:val="BodyText"/>
        <w:ind w:left="86" w:hanging="86"/>
        <w:rPr>
          <w:sz w:val="16"/>
          <w:szCs w:val="16"/>
        </w:rPr>
      </w:pPr>
      <w:r w:rsidRPr="00B26FA0">
        <w:rPr>
          <w:sz w:val="16"/>
          <w:szCs w:val="16"/>
        </w:rPr>
        <w:t>Sources: Feed the Future [</w:t>
      </w:r>
      <w:r w:rsidRPr="00B26FA0">
        <w:rPr>
          <w:sz w:val="16"/>
          <w:szCs w:val="16"/>
          <w:highlight w:val="yellow"/>
        </w:rPr>
        <w:t>Country</w:t>
      </w:r>
      <w:r w:rsidRPr="00B26FA0">
        <w:rPr>
          <w:sz w:val="16"/>
          <w:szCs w:val="16"/>
        </w:rPr>
        <w:t xml:space="preserve">] ZOI Survey </w:t>
      </w:r>
      <w:r w:rsidRPr="00B26FA0">
        <w:rPr>
          <w:sz w:val="16"/>
          <w:szCs w:val="16"/>
          <w:highlight w:val="yellow"/>
        </w:rPr>
        <w:t>[</w:t>
      </w:r>
      <w:r w:rsidR="00FE1420">
        <w:rPr>
          <w:sz w:val="16"/>
          <w:highlight w:val="yellow"/>
        </w:rPr>
        <w:t xml:space="preserve">baseline </w:t>
      </w:r>
      <w:r w:rsidRPr="00B26FA0">
        <w:rPr>
          <w:sz w:val="16"/>
          <w:szCs w:val="16"/>
          <w:highlight w:val="yellow"/>
        </w:rPr>
        <w:t>survey year(s)</w:t>
      </w:r>
      <w:r w:rsidRPr="00B26FA0">
        <w:rPr>
          <w:sz w:val="16"/>
          <w:szCs w:val="16"/>
        </w:rPr>
        <w:t>]; Feed the Future [Country] ZOI Survey [</w:t>
      </w:r>
      <w:r w:rsidR="00A11DD1" w:rsidRPr="00A11DD1">
        <w:rPr>
          <w:sz w:val="16"/>
          <w:szCs w:val="16"/>
          <w:highlight w:val="yellow"/>
        </w:rPr>
        <w:t xml:space="preserve">endline </w:t>
      </w:r>
      <w:r w:rsidRPr="00B26FA0">
        <w:rPr>
          <w:sz w:val="16"/>
          <w:szCs w:val="16"/>
          <w:highlight w:val="yellow"/>
        </w:rPr>
        <w:t>survey year(s)</w:t>
      </w:r>
      <w:r w:rsidRPr="00B26FA0">
        <w:rPr>
          <w:sz w:val="16"/>
          <w:szCs w:val="16"/>
        </w:rPr>
        <w:t>]</w:t>
      </w:r>
    </w:p>
    <w:p w14:paraId="6DCC0924" w14:textId="06CE994A" w:rsidR="00BC0F95" w:rsidRPr="00DF4DE5" w:rsidRDefault="00143B1A" w:rsidP="00B26FA0">
      <w:pPr>
        <w:pStyle w:val="BodyText"/>
      </w:pPr>
      <w:r w:rsidRPr="00AC2FE4">
        <w:rPr>
          <w:b/>
        </w:rPr>
        <w:t xml:space="preserve">Table </w:t>
      </w:r>
      <w:r w:rsidR="00CA1677">
        <w:rPr>
          <w:b/>
        </w:rPr>
        <w:t>6</w:t>
      </w:r>
      <w:r w:rsidRPr="00AC2FE4">
        <w:rPr>
          <w:b/>
        </w:rPr>
        <w:t>.</w:t>
      </w:r>
      <w:r w:rsidR="009751C0">
        <w:rPr>
          <w:b/>
        </w:rPr>
        <w:t>2.2</w:t>
      </w:r>
      <w:r w:rsidR="009751C0" w:rsidRPr="00DF4DE5">
        <w:t xml:space="preserve"> </w:t>
      </w:r>
      <w:r w:rsidR="0033709F">
        <w:t xml:space="preserve">presents </w:t>
      </w:r>
      <w:r w:rsidR="00BC0F95" w:rsidRPr="00DF4DE5">
        <w:t>the percentage</w:t>
      </w:r>
      <w:r w:rsidR="00BC0F95">
        <w:t>s</w:t>
      </w:r>
      <w:r w:rsidR="00BC0F95" w:rsidRPr="00DF4DE5">
        <w:t xml:space="preserve"> of women </w:t>
      </w:r>
      <w:r w:rsidR="00295CD4">
        <w:t xml:space="preserve">of reproductive </w:t>
      </w:r>
      <w:r w:rsidR="00BC0F95" w:rsidRPr="00DF4DE5">
        <w:t xml:space="preserve">age </w:t>
      </w:r>
      <w:r w:rsidR="0033709F">
        <w:t xml:space="preserve">in the </w:t>
      </w:r>
      <w:r w:rsidR="00160DC3">
        <w:rPr>
          <w:szCs w:val="22"/>
        </w:rPr>
        <w:t>Phase One</w:t>
      </w:r>
      <w:r w:rsidR="007F25EC">
        <w:rPr>
          <w:szCs w:val="22"/>
        </w:rPr>
        <w:t xml:space="preserve"> ZOI</w:t>
      </w:r>
      <w:r w:rsidR="0033709F">
        <w:t xml:space="preserve"> </w:t>
      </w:r>
      <w:r w:rsidR="00BC0F95" w:rsidRPr="00DF4DE5">
        <w:t xml:space="preserve">who </w:t>
      </w:r>
      <w:r w:rsidR="00BC0F95">
        <w:t>consume</w:t>
      </w:r>
      <w:r w:rsidR="00A31CA0">
        <w:t>d</w:t>
      </w:r>
      <w:r w:rsidR="00BC0F95">
        <w:t xml:space="preserve"> each</w:t>
      </w:r>
      <w:r w:rsidR="00BC0F95" w:rsidRPr="00DF4DE5">
        <w:t xml:space="preserve"> of the </w:t>
      </w:r>
      <w:r w:rsidR="00295CD4">
        <w:t>nine</w:t>
      </w:r>
      <w:r w:rsidR="00BC0F95" w:rsidRPr="00DF4DE5">
        <w:t xml:space="preserve"> food groups</w:t>
      </w:r>
      <w:r w:rsidR="0033709F">
        <w:t>, comparing estimates</w:t>
      </w:r>
      <w:r w:rsidR="00BC0F95" w:rsidRPr="00DF4DE5">
        <w:t xml:space="preserve"> </w:t>
      </w:r>
      <w:r w:rsidR="00832915">
        <w:t xml:space="preserve">at </w:t>
      </w:r>
      <w:r w:rsidR="00295CD4">
        <w:t xml:space="preserve">baseline and </w:t>
      </w:r>
      <w:r w:rsidR="0033709F">
        <w:t xml:space="preserve">at </w:t>
      </w:r>
      <w:r w:rsidR="00295CD4">
        <w:t>endline</w:t>
      </w:r>
      <w:r w:rsidR="00BC0F95" w:rsidRPr="00DF4DE5">
        <w:t xml:space="preserve">. </w:t>
      </w:r>
    </w:p>
    <w:p w14:paraId="47878CD5" w14:textId="0AE0BF7D" w:rsidR="00BC0F95" w:rsidRPr="00DF4DE5" w:rsidRDefault="00BC0F95" w:rsidP="002E0A0C">
      <w:pPr>
        <w:pStyle w:val="BodyText"/>
      </w:pPr>
      <w:r w:rsidRPr="00DF4DE5">
        <w:rPr>
          <w:highlight w:val="yellow"/>
        </w:rPr>
        <w:t>[</w:t>
      </w:r>
      <w:r w:rsidR="00295CD4">
        <w:rPr>
          <w:highlight w:val="yellow"/>
        </w:rPr>
        <w:t>D</w:t>
      </w:r>
      <w:r w:rsidRPr="00DF4DE5">
        <w:rPr>
          <w:highlight w:val="yellow"/>
        </w:rPr>
        <w:t>escri</w:t>
      </w:r>
      <w:r w:rsidR="00295CD4">
        <w:rPr>
          <w:highlight w:val="yellow"/>
        </w:rPr>
        <w:t xml:space="preserve">be </w:t>
      </w:r>
      <w:r w:rsidRPr="00DF4DE5">
        <w:rPr>
          <w:highlight w:val="yellow"/>
        </w:rPr>
        <w:t xml:space="preserve">the </w:t>
      </w:r>
      <w:r w:rsidR="00295CD4">
        <w:rPr>
          <w:highlight w:val="yellow"/>
        </w:rPr>
        <w:t xml:space="preserve">results </w:t>
      </w:r>
      <w:r w:rsidRPr="00DF4DE5">
        <w:rPr>
          <w:highlight w:val="yellow"/>
        </w:rPr>
        <w:t xml:space="preserve">presented in </w:t>
      </w:r>
      <w:r w:rsidR="00295CD4">
        <w:rPr>
          <w:highlight w:val="yellow"/>
        </w:rPr>
        <w:t>T</w:t>
      </w:r>
      <w:r w:rsidRPr="00DF4DE5">
        <w:rPr>
          <w:highlight w:val="yellow"/>
        </w:rPr>
        <w:t>able</w:t>
      </w:r>
      <w:r w:rsidR="00295CD4">
        <w:rPr>
          <w:highlight w:val="yellow"/>
        </w:rPr>
        <w:t xml:space="preserve"> 6.2.2</w:t>
      </w:r>
      <w:r w:rsidRPr="00DF4DE5">
        <w:rPr>
          <w:highlight w:val="yellow"/>
        </w:rPr>
        <w:t>.]</w:t>
      </w:r>
    </w:p>
    <w:p w14:paraId="3632B0CE" w14:textId="5FBEB91B" w:rsidR="00BC0F95" w:rsidRDefault="00CA1677" w:rsidP="00AB051C">
      <w:pPr>
        <w:pStyle w:val="Tabletitle"/>
        <w:keepLines/>
        <w:spacing w:before="240"/>
        <w:contextualSpacing/>
        <w:outlineLvl w:val="3"/>
      </w:pPr>
      <w:bookmarkStart w:id="514" w:name="_Toc50719197"/>
      <w:r w:rsidRPr="00CA1677">
        <w:t xml:space="preserve">Table 6.2.2: Comparison of Percent of Women </w:t>
      </w:r>
      <w:r w:rsidR="0033709F">
        <w:t xml:space="preserve">of Reproductive Age </w:t>
      </w:r>
      <w:r w:rsidRPr="00CA1677">
        <w:t xml:space="preserve">Who Consumed Specified Foods in the </w:t>
      </w:r>
      <w:r w:rsidR="00BF079C">
        <w:t xml:space="preserve">Phase One </w:t>
      </w:r>
      <w:r w:rsidRPr="00CA1677">
        <w:t xml:space="preserve">ZOI, Feed the Future </w:t>
      </w:r>
      <w:r w:rsidR="00160DC3">
        <w:t>Phase One</w:t>
      </w:r>
      <w:r w:rsidRPr="00CA1677">
        <w:t xml:space="preserve"> Baseline and Endline ZOI Surveys</w:t>
      </w:r>
      <w:bookmarkEnd w:id="514"/>
    </w:p>
    <w:tbl>
      <w:tblPr>
        <w:tblW w:w="9354" w:type="dxa"/>
        <w:tblLayout w:type="fixed"/>
        <w:tblCellMar>
          <w:left w:w="72" w:type="dxa"/>
          <w:right w:w="72" w:type="dxa"/>
        </w:tblCellMar>
        <w:tblLook w:val="04A0" w:firstRow="1" w:lastRow="0" w:firstColumn="1" w:lastColumn="0" w:noHBand="0" w:noVBand="1"/>
      </w:tblPr>
      <w:tblGrid>
        <w:gridCol w:w="3630"/>
        <w:gridCol w:w="688"/>
        <w:gridCol w:w="992"/>
        <w:gridCol w:w="180"/>
        <w:gridCol w:w="720"/>
        <w:gridCol w:w="1080"/>
        <w:gridCol w:w="606"/>
        <w:gridCol w:w="834"/>
        <w:gridCol w:w="624"/>
      </w:tblGrid>
      <w:tr w:rsidR="00693913" w:rsidRPr="00B26FA0" w14:paraId="0E63D760" w14:textId="77777777" w:rsidTr="00F27E8A">
        <w:tc>
          <w:tcPr>
            <w:tcW w:w="3630" w:type="dxa"/>
            <w:tcBorders>
              <w:top w:val="single" w:sz="4" w:space="0" w:color="auto"/>
              <w:left w:val="nil"/>
              <w:bottom w:val="nil"/>
              <w:right w:val="nil"/>
            </w:tcBorders>
            <w:shd w:val="clear" w:color="000000" w:fill="387990"/>
            <w:noWrap/>
            <w:vAlign w:val="bottom"/>
            <w:hideMark/>
          </w:tcPr>
          <w:p w14:paraId="4DDCF1D8"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tc>
        <w:tc>
          <w:tcPr>
            <w:tcW w:w="1680" w:type="dxa"/>
            <w:gridSpan w:val="2"/>
            <w:tcBorders>
              <w:top w:val="single" w:sz="4" w:space="0" w:color="auto"/>
              <w:left w:val="nil"/>
              <w:bottom w:val="single" w:sz="4" w:space="0" w:color="FFFFFF"/>
              <w:right w:val="nil"/>
            </w:tcBorders>
            <w:shd w:val="clear" w:color="000000" w:fill="387990"/>
            <w:vAlign w:val="bottom"/>
            <w:hideMark/>
          </w:tcPr>
          <w:p w14:paraId="324116E3" w14:textId="4CC7FAAF"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Baseline ([Year(s)])</w:t>
            </w:r>
          </w:p>
        </w:tc>
        <w:tc>
          <w:tcPr>
            <w:tcW w:w="180" w:type="dxa"/>
            <w:vMerge w:val="restart"/>
            <w:tcBorders>
              <w:top w:val="single" w:sz="4" w:space="0" w:color="auto"/>
              <w:left w:val="nil"/>
              <w:right w:val="nil"/>
            </w:tcBorders>
            <w:shd w:val="clear" w:color="000000" w:fill="387990"/>
          </w:tcPr>
          <w:p w14:paraId="42B2F6EB"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1800" w:type="dxa"/>
            <w:gridSpan w:val="2"/>
            <w:tcBorders>
              <w:top w:val="single" w:sz="4" w:space="0" w:color="auto"/>
              <w:left w:val="nil"/>
              <w:bottom w:val="single" w:sz="4" w:space="0" w:color="FFFFFF"/>
              <w:right w:val="nil"/>
            </w:tcBorders>
            <w:shd w:val="clear" w:color="000000" w:fill="387990"/>
          </w:tcPr>
          <w:p w14:paraId="4227C342" w14:textId="375E122B" w:rsidR="00693913" w:rsidRPr="00B26FA0" w:rsidRDefault="00693913"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Endline ([Year(s)])</w:t>
            </w:r>
          </w:p>
        </w:tc>
        <w:tc>
          <w:tcPr>
            <w:tcW w:w="606" w:type="dxa"/>
            <w:vMerge w:val="restart"/>
            <w:tcBorders>
              <w:top w:val="single" w:sz="4" w:space="0" w:color="auto"/>
              <w:left w:val="nil"/>
              <w:right w:val="nil"/>
            </w:tcBorders>
            <w:shd w:val="clear" w:color="000000" w:fill="387990"/>
            <w:noWrap/>
            <w:vAlign w:val="bottom"/>
            <w:hideMark/>
          </w:tcPr>
          <w:p w14:paraId="5B3E6A44"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p w14:paraId="0A7A8635" w14:textId="047F9576" w:rsidR="00693913" w:rsidRPr="00B26FA0" w:rsidRDefault="00693913"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noWrap/>
            <w:vAlign w:val="bottom"/>
            <w:hideMark/>
          </w:tcPr>
          <w:p w14:paraId="58BFF9B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2D3E094B" w14:textId="57DB922F" w:rsidR="00693913" w:rsidRPr="00B26FA0" w:rsidRDefault="00693913" w:rsidP="00B26FA0">
            <w:pPr>
              <w:spacing w:line="259" w:lineRule="auto"/>
              <w:jc w:val="center"/>
              <w:rPr>
                <w:rFonts w:eastAsia="Times New Roman" w:cs="Times New Roman"/>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a</w:t>
            </w:r>
            <w:proofErr w:type="spellEnd"/>
          </w:p>
        </w:tc>
        <w:tc>
          <w:tcPr>
            <w:tcW w:w="624" w:type="dxa"/>
            <w:vMerge w:val="restart"/>
            <w:tcBorders>
              <w:top w:val="single" w:sz="4" w:space="0" w:color="auto"/>
              <w:left w:val="nil"/>
              <w:right w:val="nil"/>
            </w:tcBorders>
            <w:shd w:val="clear" w:color="000000" w:fill="387990"/>
            <w:noWrap/>
            <w:vAlign w:val="bottom"/>
            <w:hideMark/>
          </w:tcPr>
          <w:p w14:paraId="30355256" w14:textId="77777777" w:rsidR="00693913" w:rsidRPr="00B26FA0" w:rsidRDefault="00693913" w:rsidP="00B26FA0">
            <w:pPr>
              <w:widowControl/>
              <w:spacing w:line="259" w:lineRule="auto"/>
              <w:rPr>
                <w:rFonts w:eastAsia="Times New Roman" w:cs="Times New Roman"/>
                <w:sz w:val="20"/>
                <w:szCs w:val="20"/>
              </w:rPr>
            </w:pPr>
            <w:r w:rsidRPr="00B26FA0">
              <w:rPr>
                <w:rFonts w:eastAsia="Times New Roman" w:cs="Times New Roman"/>
                <w:sz w:val="20"/>
                <w:szCs w:val="20"/>
              </w:rPr>
              <w:t> </w:t>
            </w:r>
          </w:p>
          <w:p w14:paraId="3FF75425" w14:textId="08A48822" w:rsidR="00693913" w:rsidRPr="00B26FA0" w:rsidRDefault="00693913" w:rsidP="00B26FA0">
            <w:pPr>
              <w:spacing w:line="259" w:lineRule="auto"/>
              <w:jc w:val="center"/>
              <w:rPr>
                <w:rFonts w:eastAsia="Times New Roman" w:cs="Times New Roman"/>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b</w:t>
            </w:r>
            <w:proofErr w:type="spellEnd"/>
          </w:p>
        </w:tc>
      </w:tr>
      <w:tr w:rsidR="00693913" w:rsidRPr="00B26FA0" w14:paraId="49491B11" w14:textId="77777777" w:rsidTr="00F27E8A">
        <w:tc>
          <w:tcPr>
            <w:tcW w:w="3630" w:type="dxa"/>
            <w:tcBorders>
              <w:top w:val="nil"/>
              <w:left w:val="nil"/>
              <w:bottom w:val="single" w:sz="4" w:space="0" w:color="auto"/>
              <w:right w:val="nil"/>
            </w:tcBorders>
            <w:shd w:val="clear" w:color="000000" w:fill="387990"/>
            <w:vAlign w:val="bottom"/>
            <w:hideMark/>
          </w:tcPr>
          <w:p w14:paraId="274A3FBD" w14:textId="77777777" w:rsidR="00693913" w:rsidRPr="00B26FA0" w:rsidRDefault="00693913"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Food group</w:t>
            </w:r>
          </w:p>
        </w:tc>
        <w:tc>
          <w:tcPr>
            <w:tcW w:w="688" w:type="dxa"/>
            <w:tcBorders>
              <w:top w:val="nil"/>
              <w:left w:val="nil"/>
              <w:bottom w:val="nil"/>
              <w:right w:val="nil"/>
            </w:tcBorders>
            <w:shd w:val="clear" w:color="000000" w:fill="387990"/>
            <w:vAlign w:val="bottom"/>
            <w:hideMark/>
          </w:tcPr>
          <w:p w14:paraId="667C0289" w14:textId="5FB33BF3"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2" w:type="dxa"/>
            <w:tcBorders>
              <w:top w:val="nil"/>
              <w:left w:val="nil"/>
              <w:bottom w:val="nil"/>
              <w:right w:val="nil"/>
            </w:tcBorders>
            <w:shd w:val="clear" w:color="000000" w:fill="387990"/>
          </w:tcPr>
          <w:p w14:paraId="69F0E6D3" w14:textId="36108A55"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180" w:type="dxa"/>
            <w:vMerge/>
            <w:tcBorders>
              <w:left w:val="nil"/>
              <w:bottom w:val="nil"/>
              <w:right w:val="nil"/>
            </w:tcBorders>
            <w:shd w:val="clear" w:color="000000" w:fill="387990"/>
          </w:tcPr>
          <w:p w14:paraId="13AF73F9" w14:textId="77777777" w:rsidR="00693913" w:rsidRPr="00B26FA0" w:rsidRDefault="00693913" w:rsidP="00B26FA0">
            <w:pPr>
              <w:widowControl/>
              <w:spacing w:line="259" w:lineRule="auto"/>
              <w:jc w:val="center"/>
              <w:rPr>
                <w:rFonts w:eastAsia="Times New Roman" w:cs="Times New Roman"/>
                <w:b/>
                <w:bCs/>
                <w:color w:val="FFFFFF"/>
                <w:sz w:val="20"/>
                <w:szCs w:val="20"/>
              </w:rPr>
            </w:pPr>
          </w:p>
        </w:tc>
        <w:tc>
          <w:tcPr>
            <w:tcW w:w="720" w:type="dxa"/>
            <w:tcBorders>
              <w:top w:val="nil"/>
              <w:left w:val="nil"/>
              <w:bottom w:val="nil"/>
              <w:right w:val="nil"/>
            </w:tcBorders>
            <w:shd w:val="clear" w:color="000000" w:fill="387990"/>
          </w:tcPr>
          <w:p w14:paraId="68136F7F" w14:textId="47ECD0D8"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80" w:type="dxa"/>
            <w:tcBorders>
              <w:top w:val="nil"/>
              <w:left w:val="nil"/>
              <w:bottom w:val="nil"/>
              <w:right w:val="nil"/>
            </w:tcBorders>
            <w:shd w:val="clear" w:color="000000" w:fill="387990"/>
            <w:vAlign w:val="bottom"/>
            <w:hideMark/>
          </w:tcPr>
          <w:p w14:paraId="3E7A298C" w14:textId="16597DB0" w:rsidR="00693913" w:rsidRPr="00B26FA0" w:rsidRDefault="00693913"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6" w:type="dxa"/>
            <w:vMerge/>
            <w:tcBorders>
              <w:left w:val="nil"/>
              <w:bottom w:val="single" w:sz="4" w:space="0" w:color="auto"/>
              <w:right w:val="nil"/>
            </w:tcBorders>
            <w:shd w:val="clear" w:color="000000" w:fill="387990"/>
            <w:vAlign w:val="bottom"/>
            <w:hideMark/>
          </w:tcPr>
          <w:p w14:paraId="6F98A949" w14:textId="2C37F5A3" w:rsidR="00693913" w:rsidRPr="00B26FA0" w:rsidRDefault="00693913" w:rsidP="00B26FA0">
            <w:pPr>
              <w:widowControl/>
              <w:spacing w:line="259" w:lineRule="auto"/>
              <w:jc w:val="center"/>
              <w:rPr>
                <w:rFonts w:eastAsia="Times New Roman" w:cs="Times New Roman"/>
                <w:b/>
                <w:bCs/>
                <w:color w:val="FFFFFF"/>
                <w:sz w:val="20"/>
                <w:szCs w:val="20"/>
              </w:rPr>
            </w:pPr>
          </w:p>
        </w:tc>
        <w:tc>
          <w:tcPr>
            <w:tcW w:w="834" w:type="dxa"/>
            <w:vMerge/>
            <w:tcBorders>
              <w:left w:val="nil"/>
              <w:bottom w:val="single" w:sz="4" w:space="0" w:color="auto"/>
              <w:right w:val="nil"/>
            </w:tcBorders>
            <w:shd w:val="clear" w:color="000000" w:fill="387990"/>
            <w:vAlign w:val="bottom"/>
            <w:hideMark/>
          </w:tcPr>
          <w:p w14:paraId="6B27EB6F" w14:textId="62BBC6A1" w:rsidR="00693913" w:rsidRPr="00B26FA0" w:rsidRDefault="00693913" w:rsidP="00B26FA0">
            <w:pPr>
              <w:widowControl/>
              <w:spacing w:line="259" w:lineRule="auto"/>
              <w:jc w:val="center"/>
              <w:rPr>
                <w:rFonts w:eastAsia="Times New Roman" w:cs="Times New Roman"/>
                <w:b/>
                <w:bCs/>
                <w:color w:val="FFFFFF"/>
                <w:sz w:val="20"/>
                <w:szCs w:val="20"/>
              </w:rPr>
            </w:pPr>
          </w:p>
        </w:tc>
        <w:tc>
          <w:tcPr>
            <w:tcW w:w="624" w:type="dxa"/>
            <w:vMerge/>
            <w:tcBorders>
              <w:left w:val="nil"/>
              <w:bottom w:val="single" w:sz="4" w:space="0" w:color="auto"/>
              <w:right w:val="nil"/>
            </w:tcBorders>
            <w:shd w:val="clear" w:color="000000" w:fill="387990"/>
            <w:vAlign w:val="bottom"/>
            <w:hideMark/>
          </w:tcPr>
          <w:p w14:paraId="757FF78F" w14:textId="5238289A" w:rsidR="00693913" w:rsidRPr="00B26FA0" w:rsidRDefault="00693913" w:rsidP="00B26FA0">
            <w:pPr>
              <w:widowControl/>
              <w:spacing w:line="259" w:lineRule="auto"/>
              <w:jc w:val="center"/>
              <w:rPr>
                <w:rFonts w:eastAsia="Times New Roman" w:cs="Times New Roman"/>
                <w:b/>
                <w:bCs/>
                <w:color w:val="FFFFFF"/>
                <w:sz w:val="20"/>
                <w:szCs w:val="20"/>
              </w:rPr>
            </w:pPr>
          </w:p>
        </w:tc>
      </w:tr>
      <w:tr w:rsidR="00FD7B92" w:rsidRPr="00B26FA0" w14:paraId="2E2C78E2" w14:textId="77777777" w:rsidTr="00832C96">
        <w:tc>
          <w:tcPr>
            <w:tcW w:w="3630" w:type="dxa"/>
            <w:tcBorders>
              <w:top w:val="nil"/>
              <w:left w:val="nil"/>
              <w:bottom w:val="single" w:sz="4" w:space="0" w:color="auto"/>
              <w:right w:val="nil"/>
            </w:tcBorders>
            <w:shd w:val="clear" w:color="auto" w:fill="auto"/>
            <w:noWrap/>
            <w:vAlign w:val="center"/>
            <w:hideMark/>
          </w:tcPr>
          <w:p w14:paraId="14A0273B"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Grains, roots, and tubers</w:t>
            </w:r>
          </w:p>
        </w:tc>
        <w:tc>
          <w:tcPr>
            <w:tcW w:w="688" w:type="dxa"/>
            <w:tcBorders>
              <w:top w:val="single" w:sz="4" w:space="0" w:color="auto"/>
              <w:left w:val="nil"/>
              <w:bottom w:val="single" w:sz="4" w:space="0" w:color="auto"/>
              <w:right w:val="nil"/>
            </w:tcBorders>
            <w:shd w:val="clear" w:color="auto" w:fill="auto"/>
            <w:noWrap/>
            <w:vAlign w:val="center"/>
          </w:tcPr>
          <w:p w14:paraId="5F0DC3EB" w14:textId="793B17FE"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single" w:sz="4" w:space="0" w:color="auto"/>
              <w:left w:val="nil"/>
              <w:bottom w:val="single" w:sz="4" w:space="0" w:color="auto"/>
              <w:right w:val="nil"/>
            </w:tcBorders>
          </w:tcPr>
          <w:p w14:paraId="2022EC95" w14:textId="652C8D71"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single" w:sz="4" w:space="0" w:color="auto"/>
              <w:left w:val="nil"/>
              <w:bottom w:val="single" w:sz="4" w:space="0" w:color="auto"/>
              <w:right w:val="nil"/>
            </w:tcBorders>
          </w:tcPr>
          <w:p w14:paraId="0887145F" w14:textId="6026D9E3"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single" w:sz="4" w:space="0" w:color="auto"/>
              <w:left w:val="nil"/>
              <w:bottom w:val="single" w:sz="4" w:space="0" w:color="auto"/>
              <w:right w:val="nil"/>
            </w:tcBorders>
          </w:tcPr>
          <w:p w14:paraId="7F0C1CAA" w14:textId="14ED0D86"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noWrap/>
            <w:vAlign w:val="center"/>
          </w:tcPr>
          <w:p w14:paraId="2E220522" w14:textId="05D69A60"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tcPr>
          <w:p w14:paraId="6A2BBF5E" w14:textId="20FC3053"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tcPr>
          <w:p w14:paraId="1FD3E2ED" w14:textId="046B3C7D"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tcPr>
          <w:p w14:paraId="1EB55938" w14:textId="1F43BB0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A076FC3" w14:textId="77777777" w:rsidTr="00693913">
        <w:tc>
          <w:tcPr>
            <w:tcW w:w="3630" w:type="dxa"/>
            <w:tcBorders>
              <w:top w:val="nil"/>
              <w:left w:val="nil"/>
              <w:bottom w:val="single" w:sz="4" w:space="0" w:color="auto"/>
              <w:right w:val="nil"/>
            </w:tcBorders>
            <w:shd w:val="clear" w:color="auto" w:fill="auto"/>
            <w:noWrap/>
            <w:vAlign w:val="center"/>
            <w:hideMark/>
          </w:tcPr>
          <w:p w14:paraId="7B26512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Legumes, beans, nuts, and seeds</w:t>
            </w:r>
          </w:p>
        </w:tc>
        <w:tc>
          <w:tcPr>
            <w:tcW w:w="688" w:type="dxa"/>
            <w:tcBorders>
              <w:top w:val="nil"/>
              <w:left w:val="nil"/>
              <w:bottom w:val="single" w:sz="4" w:space="0" w:color="auto"/>
              <w:right w:val="nil"/>
            </w:tcBorders>
            <w:shd w:val="clear" w:color="auto" w:fill="auto"/>
            <w:noWrap/>
            <w:vAlign w:val="center"/>
            <w:hideMark/>
          </w:tcPr>
          <w:p w14:paraId="0803A028" w14:textId="5F25E88F"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480DEE2"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7D83A05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323D8E6E" w14:textId="4B32F8E7"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0E23DC80" w14:textId="0A246B85"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0CED64C" w14:textId="592AE7E9"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1653C208" w14:textId="1E699014"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64757FE" w14:textId="52C91207"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32ECCA95" w14:textId="77777777" w:rsidTr="00693913">
        <w:tc>
          <w:tcPr>
            <w:tcW w:w="3630" w:type="dxa"/>
            <w:tcBorders>
              <w:top w:val="nil"/>
              <w:left w:val="nil"/>
              <w:bottom w:val="single" w:sz="4" w:space="0" w:color="auto"/>
              <w:right w:val="nil"/>
            </w:tcBorders>
            <w:shd w:val="clear" w:color="auto" w:fill="auto"/>
            <w:noWrap/>
            <w:vAlign w:val="center"/>
            <w:hideMark/>
          </w:tcPr>
          <w:p w14:paraId="2A574011"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Dairy products</w:t>
            </w:r>
          </w:p>
        </w:tc>
        <w:tc>
          <w:tcPr>
            <w:tcW w:w="688" w:type="dxa"/>
            <w:tcBorders>
              <w:top w:val="nil"/>
              <w:left w:val="nil"/>
              <w:bottom w:val="single" w:sz="4" w:space="0" w:color="auto"/>
              <w:right w:val="nil"/>
            </w:tcBorders>
            <w:shd w:val="clear" w:color="auto" w:fill="auto"/>
            <w:noWrap/>
            <w:vAlign w:val="center"/>
            <w:hideMark/>
          </w:tcPr>
          <w:p w14:paraId="704196CD" w14:textId="06C56A5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B95F664"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7F41085"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981E75" w14:textId="7FD8B711"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1F433361" w14:textId="61915C8B"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016E248" w14:textId="49A8A2AD"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EF41618" w14:textId="6C1857D1"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750098A4" w14:textId="7CEDCC4E"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6B0FD5E" w14:textId="77777777" w:rsidTr="00693913">
        <w:tc>
          <w:tcPr>
            <w:tcW w:w="3630" w:type="dxa"/>
            <w:tcBorders>
              <w:top w:val="nil"/>
              <w:left w:val="nil"/>
              <w:bottom w:val="single" w:sz="4" w:space="0" w:color="auto"/>
              <w:right w:val="nil"/>
            </w:tcBorders>
            <w:shd w:val="clear" w:color="auto" w:fill="auto"/>
            <w:noWrap/>
            <w:vAlign w:val="center"/>
            <w:hideMark/>
          </w:tcPr>
          <w:p w14:paraId="41248B79"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Meat and organ meats</w:t>
            </w:r>
          </w:p>
        </w:tc>
        <w:tc>
          <w:tcPr>
            <w:tcW w:w="688" w:type="dxa"/>
            <w:tcBorders>
              <w:top w:val="nil"/>
              <w:left w:val="nil"/>
              <w:bottom w:val="single" w:sz="4" w:space="0" w:color="auto"/>
              <w:right w:val="nil"/>
            </w:tcBorders>
            <w:shd w:val="clear" w:color="auto" w:fill="auto"/>
            <w:noWrap/>
            <w:vAlign w:val="center"/>
            <w:hideMark/>
          </w:tcPr>
          <w:p w14:paraId="32077687" w14:textId="49C3D561"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B78A251"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5E194F1C"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6168AE34" w14:textId="354CCB20"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35ADD27" w14:textId="40002A6F"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FE2FF47" w14:textId="6FFFB631"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6087AF36" w14:textId="7829672E"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50598E32" w14:textId="676836F6"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4A24B980" w14:textId="77777777" w:rsidTr="00693913">
        <w:tc>
          <w:tcPr>
            <w:tcW w:w="3630" w:type="dxa"/>
            <w:tcBorders>
              <w:top w:val="nil"/>
              <w:left w:val="nil"/>
              <w:bottom w:val="single" w:sz="4" w:space="0" w:color="auto"/>
              <w:right w:val="nil"/>
            </w:tcBorders>
            <w:shd w:val="clear" w:color="auto" w:fill="auto"/>
            <w:noWrap/>
            <w:vAlign w:val="center"/>
            <w:hideMark/>
          </w:tcPr>
          <w:p w14:paraId="1EF4B387"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Eggs</w:t>
            </w:r>
          </w:p>
        </w:tc>
        <w:tc>
          <w:tcPr>
            <w:tcW w:w="688" w:type="dxa"/>
            <w:tcBorders>
              <w:top w:val="nil"/>
              <w:left w:val="nil"/>
              <w:bottom w:val="single" w:sz="4" w:space="0" w:color="auto"/>
              <w:right w:val="nil"/>
            </w:tcBorders>
            <w:shd w:val="clear" w:color="auto" w:fill="auto"/>
            <w:noWrap/>
            <w:vAlign w:val="center"/>
            <w:hideMark/>
          </w:tcPr>
          <w:p w14:paraId="2C97F43F" w14:textId="241160E6"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1836AA4A"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3BCB70C3"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1C74365" w14:textId="3948E023"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C81E32F" w14:textId="07E907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DF57B28" w14:textId="41CC1B6E"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269DF615" w14:textId="4EE66F88"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4F65B99" w14:textId="79518879"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5000834A" w14:textId="77777777" w:rsidTr="00693913">
        <w:tc>
          <w:tcPr>
            <w:tcW w:w="3630" w:type="dxa"/>
            <w:tcBorders>
              <w:top w:val="nil"/>
              <w:left w:val="nil"/>
              <w:bottom w:val="single" w:sz="4" w:space="0" w:color="auto"/>
              <w:right w:val="nil"/>
            </w:tcBorders>
            <w:shd w:val="clear" w:color="auto" w:fill="auto"/>
            <w:noWrap/>
            <w:vAlign w:val="center"/>
            <w:hideMark/>
          </w:tcPr>
          <w:p w14:paraId="7DED30D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Vitamin A-rich dark green leafy vegetables</w:t>
            </w:r>
          </w:p>
        </w:tc>
        <w:tc>
          <w:tcPr>
            <w:tcW w:w="688" w:type="dxa"/>
            <w:tcBorders>
              <w:top w:val="nil"/>
              <w:left w:val="nil"/>
              <w:bottom w:val="single" w:sz="4" w:space="0" w:color="auto"/>
              <w:right w:val="nil"/>
            </w:tcBorders>
            <w:shd w:val="clear" w:color="auto" w:fill="auto"/>
            <w:noWrap/>
            <w:vAlign w:val="center"/>
            <w:hideMark/>
          </w:tcPr>
          <w:p w14:paraId="0F76F9E1" w14:textId="47ED8284"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6E19A3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65B5E40"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7EAC99E6" w14:textId="255EF14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625CDD84" w14:textId="052BDC3C"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1FAAF44F" w14:textId="1FE1FB17"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3BC24D60" w14:textId="7CAF19B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281F3351" w14:textId="647B27DF"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2F847F30" w14:textId="77777777" w:rsidTr="00693913">
        <w:tc>
          <w:tcPr>
            <w:tcW w:w="3630" w:type="dxa"/>
            <w:tcBorders>
              <w:top w:val="nil"/>
              <w:left w:val="nil"/>
              <w:bottom w:val="single" w:sz="4" w:space="0" w:color="auto"/>
              <w:right w:val="nil"/>
            </w:tcBorders>
            <w:shd w:val="clear" w:color="auto" w:fill="auto"/>
            <w:noWrap/>
            <w:vAlign w:val="center"/>
            <w:hideMark/>
          </w:tcPr>
          <w:p w14:paraId="3EB9980E"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vitamin A-rich vegetables and fruits</w:t>
            </w:r>
          </w:p>
        </w:tc>
        <w:tc>
          <w:tcPr>
            <w:tcW w:w="688" w:type="dxa"/>
            <w:tcBorders>
              <w:top w:val="nil"/>
              <w:left w:val="nil"/>
              <w:bottom w:val="single" w:sz="4" w:space="0" w:color="auto"/>
              <w:right w:val="nil"/>
            </w:tcBorders>
            <w:shd w:val="clear" w:color="auto" w:fill="auto"/>
            <w:noWrap/>
            <w:vAlign w:val="center"/>
            <w:hideMark/>
          </w:tcPr>
          <w:p w14:paraId="710B39AF" w14:textId="63B58979"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4812827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C5A0AC1"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E486D22" w14:textId="1276A30E"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56B0DE4B" w14:textId="7EB5C4B6"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5A4CB67D" w14:textId="1A94C7A6"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7CE3DAC4" w14:textId="3A950DDF"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C4C8B30" w14:textId="0341FBD5"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17989CC8" w14:textId="77777777" w:rsidTr="00693913">
        <w:tc>
          <w:tcPr>
            <w:tcW w:w="3630" w:type="dxa"/>
            <w:tcBorders>
              <w:top w:val="nil"/>
              <w:left w:val="nil"/>
              <w:bottom w:val="single" w:sz="4" w:space="0" w:color="auto"/>
              <w:right w:val="nil"/>
            </w:tcBorders>
            <w:shd w:val="clear" w:color="auto" w:fill="auto"/>
            <w:noWrap/>
            <w:vAlign w:val="center"/>
            <w:hideMark/>
          </w:tcPr>
          <w:p w14:paraId="09102A9C"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 xml:space="preserve">Other fruits </w:t>
            </w:r>
          </w:p>
        </w:tc>
        <w:tc>
          <w:tcPr>
            <w:tcW w:w="688" w:type="dxa"/>
            <w:tcBorders>
              <w:top w:val="nil"/>
              <w:left w:val="nil"/>
              <w:bottom w:val="single" w:sz="4" w:space="0" w:color="auto"/>
              <w:right w:val="nil"/>
            </w:tcBorders>
            <w:shd w:val="clear" w:color="auto" w:fill="auto"/>
            <w:noWrap/>
            <w:vAlign w:val="center"/>
            <w:hideMark/>
          </w:tcPr>
          <w:p w14:paraId="4C3F51CD" w14:textId="1566C95D"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2D2D261F"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601DBE77"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1AAF68E8" w14:textId="330BA09F"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43208FA" w14:textId="608CF567"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7E8F410C" w14:textId="0E6B2264"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43022278" w14:textId="57B3FDC9"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43F1355A" w14:textId="2F1BDC9D"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73E57F6F" w14:textId="77777777" w:rsidTr="00693913">
        <w:tc>
          <w:tcPr>
            <w:tcW w:w="3630" w:type="dxa"/>
            <w:tcBorders>
              <w:top w:val="nil"/>
              <w:left w:val="nil"/>
              <w:bottom w:val="single" w:sz="4" w:space="0" w:color="auto"/>
              <w:right w:val="nil"/>
            </w:tcBorders>
            <w:shd w:val="clear" w:color="auto" w:fill="auto"/>
            <w:noWrap/>
            <w:vAlign w:val="center"/>
            <w:hideMark/>
          </w:tcPr>
          <w:p w14:paraId="54C36B63" w14:textId="77777777" w:rsidR="00FD7B92" w:rsidRPr="00B26FA0" w:rsidRDefault="00FD7B92" w:rsidP="00B26FA0">
            <w:pPr>
              <w:widowControl/>
              <w:spacing w:line="259" w:lineRule="auto"/>
              <w:rPr>
                <w:rFonts w:eastAsia="Times New Roman" w:cs="Times New Roman"/>
                <w:sz w:val="20"/>
                <w:szCs w:val="20"/>
              </w:rPr>
            </w:pPr>
            <w:r w:rsidRPr="00B26FA0">
              <w:rPr>
                <w:rFonts w:eastAsia="Times New Roman" w:cs="Times New Roman"/>
                <w:sz w:val="20"/>
                <w:szCs w:val="20"/>
              </w:rPr>
              <w:t>Other vegetables</w:t>
            </w:r>
          </w:p>
        </w:tc>
        <w:tc>
          <w:tcPr>
            <w:tcW w:w="688" w:type="dxa"/>
            <w:tcBorders>
              <w:top w:val="nil"/>
              <w:left w:val="nil"/>
              <w:bottom w:val="single" w:sz="4" w:space="0" w:color="auto"/>
              <w:right w:val="nil"/>
            </w:tcBorders>
            <w:shd w:val="clear" w:color="auto" w:fill="auto"/>
            <w:noWrap/>
            <w:vAlign w:val="center"/>
            <w:hideMark/>
          </w:tcPr>
          <w:p w14:paraId="67FBA0C9" w14:textId="5AEB4FA5" w:rsidR="00FD7B92" w:rsidRPr="00B26FA0" w:rsidRDefault="00FD7B92" w:rsidP="00B26FA0">
            <w:pPr>
              <w:widowControl/>
              <w:spacing w:line="259" w:lineRule="auto"/>
              <w:jc w:val="center"/>
              <w:rPr>
                <w:rFonts w:eastAsia="Times New Roman" w:cs="Times New Roman"/>
                <w:sz w:val="20"/>
                <w:szCs w:val="20"/>
              </w:rPr>
            </w:pPr>
          </w:p>
        </w:tc>
        <w:tc>
          <w:tcPr>
            <w:tcW w:w="992" w:type="dxa"/>
            <w:tcBorders>
              <w:top w:val="nil"/>
              <w:left w:val="nil"/>
              <w:bottom w:val="single" w:sz="4" w:space="0" w:color="auto"/>
              <w:right w:val="nil"/>
            </w:tcBorders>
          </w:tcPr>
          <w:p w14:paraId="63FA5EE5" w14:textId="77777777" w:rsidR="00FD7B92" w:rsidRPr="00B26FA0" w:rsidRDefault="00FD7B92" w:rsidP="00B26FA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tcPr>
          <w:p w14:paraId="4BBB0EC2" w14:textId="77777777" w:rsidR="00FD7B92" w:rsidRPr="00B26FA0" w:rsidRDefault="00FD7B92" w:rsidP="00B26FA0">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tcPr>
          <w:p w14:paraId="20889281" w14:textId="131946BA" w:rsidR="00FD7B92" w:rsidRPr="00B26FA0" w:rsidRDefault="00FD7B92" w:rsidP="00B26FA0">
            <w:pPr>
              <w:widowControl/>
              <w:spacing w:line="259" w:lineRule="auto"/>
              <w:jc w:val="center"/>
              <w:rPr>
                <w:rFonts w:eastAsia="Times New Roman" w:cs="Times New Roman"/>
                <w:sz w:val="20"/>
                <w:szCs w:val="20"/>
              </w:rPr>
            </w:pPr>
          </w:p>
        </w:tc>
        <w:tc>
          <w:tcPr>
            <w:tcW w:w="1080" w:type="dxa"/>
            <w:tcBorders>
              <w:top w:val="nil"/>
              <w:left w:val="nil"/>
              <w:bottom w:val="single" w:sz="4" w:space="0" w:color="auto"/>
              <w:right w:val="nil"/>
            </w:tcBorders>
            <w:shd w:val="clear" w:color="auto" w:fill="auto"/>
            <w:noWrap/>
            <w:vAlign w:val="center"/>
            <w:hideMark/>
          </w:tcPr>
          <w:p w14:paraId="3B542778" w14:textId="5EEF61D2" w:rsidR="00FD7B92" w:rsidRPr="00B26FA0" w:rsidRDefault="00FD7B92" w:rsidP="00B26FA0">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noWrap/>
            <w:vAlign w:val="center"/>
            <w:hideMark/>
          </w:tcPr>
          <w:p w14:paraId="267B0861" w14:textId="1BA296B5" w:rsidR="00FD7B92" w:rsidRPr="00B26FA0" w:rsidRDefault="00FD7B92" w:rsidP="00B26FA0">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noWrap/>
            <w:vAlign w:val="center"/>
            <w:hideMark/>
          </w:tcPr>
          <w:p w14:paraId="02B2AF71" w14:textId="079B523B" w:rsidR="00FD7B92" w:rsidRPr="00B26FA0" w:rsidRDefault="00FD7B92" w:rsidP="00B26FA0">
            <w:pPr>
              <w:widowControl/>
              <w:spacing w:line="259" w:lineRule="auto"/>
              <w:jc w:val="center"/>
              <w:rPr>
                <w:rFonts w:eastAsia="Times New Roman" w:cs="Times New Roman"/>
                <w:sz w:val="20"/>
                <w:szCs w:val="20"/>
              </w:rPr>
            </w:pPr>
          </w:p>
        </w:tc>
        <w:tc>
          <w:tcPr>
            <w:tcW w:w="624" w:type="dxa"/>
            <w:tcBorders>
              <w:top w:val="nil"/>
              <w:left w:val="nil"/>
              <w:bottom w:val="single" w:sz="4" w:space="0" w:color="auto"/>
              <w:right w:val="nil"/>
            </w:tcBorders>
            <w:shd w:val="clear" w:color="auto" w:fill="auto"/>
            <w:noWrap/>
            <w:vAlign w:val="center"/>
            <w:hideMark/>
          </w:tcPr>
          <w:p w14:paraId="1C012B44" w14:textId="6CAE4BEA" w:rsidR="00FD7B92" w:rsidRPr="00B26FA0" w:rsidRDefault="00FD7B92" w:rsidP="00B26FA0">
            <w:pPr>
              <w:widowControl/>
              <w:spacing w:line="259" w:lineRule="auto"/>
              <w:jc w:val="center"/>
              <w:rPr>
                <w:rFonts w:eastAsia="Times New Roman" w:cs="Times New Roman"/>
                <w:sz w:val="20"/>
                <w:szCs w:val="20"/>
              </w:rPr>
            </w:pPr>
          </w:p>
        </w:tc>
      </w:tr>
      <w:tr w:rsidR="00FD7B92" w:rsidRPr="00B26FA0" w14:paraId="61CB5202" w14:textId="77777777" w:rsidTr="0049144E">
        <w:tc>
          <w:tcPr>
            <w:tcW w:w="3630" w:type="dxa"/>
            <w:tcBorders>
              <w:top w:val="nil"/>
              <w:left w:val="nil"/>
              <w:bottom w:val="single" w:sz="4" w:space="0" w:color="auto"/>
              <w:right w:val="nil"/>
            </w:tcBorders>
            <w:shd w:val="clear" w:color="auto" w:fill="auto"/>
            <w:vAlign w:val="center"/>
            <w:hideMark/>
          </w:tcPr>
          <w:p w14:paraId="4656AADA" w14:textId="77777777" w:rsidR="00FD7B92" w:rsidRPr="00B26FA0" w:rsidRDefault="00FD7B92" w:rsidP="00B26FA0">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Number of women of reproductive age</w:t>
            </w:r>
          </w:p>
        </w:tc>
        <w:tc>
          <w:tcPr>
            <w:tcW w:w="688" w:type="dxa"/>
            <w:tcBorders>
              <w:top w:val="nil"/>
              <w:left w:val="nil"/>
              <w:bottom w:val="single" w:sz="4" w:space="0" w:color="auto"/>
              <w:right w:val="nil"/>
            </w:tcBorders>
            <w:shd w:val="clear" w:color="auto" w:fill="auto"/>
            <w:vAlign w:val="center"/>
            <w:hideMark/>
          </w:tcPr>
          <w:p w14:paraId="05E54BD5" w14:textId="75A34FD5" w:rsidR="00FD7B92" w:rsidRPr="00B26FA0" w:rsidRDefault="00FD7B92" w:rsidP="0049144E">
            <w:pPr>
              <w:widowControl/>
              <w:spacing w:line="259" w:lineRule="auto"/>
              <w:jc w:val="center"/>
              <w:rPr>
                <w:rFonts w:eastAsia="Times New Roman" w:cs="Times New Roman"/>
                <w:bCs/>
                <w:color w:val="auto"/>
                <w:sz w:val="20"/>
                <w:szCs w:val="20"/>
              </w:rPr>
            </w:pPr>
          </w:p>
        </w:tc>
        <w:tc>
          <w:tcPr>
            <w:tcW w:w="992" w:type="dxa"/>
            <w:tcBorders>
              <w:top w:val="nil"/>
              <w:left w:val="nil"/>
              <w:bottom w:val="single" w:sz="4" w:space="0" w:color="auto"/>
              <w:right w:val="nil"/>
            </w:tcBorders>
            <w:vAlign w:val="center"/>
          </w:tcPr>
          <w:p w14:paraId="36EDE0FF"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180" w:type="dxa"/>
            <w:tcBorders>
              <w:top w:val="nil"/>
              <w:left w:val="nil"/>
              <w:bottom w:val="single" w:sz="4" w:space="0" w:color="auto"/>
              <w:right w:val="nil"/>
            </w:tcBorders>
            <w:vAlign w:val="center"/>
          </w:tcPr>
          <w:p w14:paraId="35E5F206" w14:textId="77777777" w:rsidR="00FD7B92" w:rsidRPr="00B26FA0" w:rsidRDefault="00FD7B92" w:rsidP="0049144E">
            <w:pPr>
              <w:widowControl/>
              <w:spacing w:line="259" w:lineRule="auto"/>
              <w:jc w:val="center"/>
              <w:rPr>
                <w:rFonts w:eastAsia="Times New Roman" w:cs="Times New Roman"/>
                <w:bCs/>
                <w:color w:val="auto"/>
                <w:sz w:val="20"/>
                <w:szCs w:val="20"/>
              </w:rPr>
            </w:pPr>
          </w:p>
        </w:tc>
        <w:tc>
          <w:tcPr>
            <w:tcW w:w="720" w:type="dxa"/>
            <w:tcBorders>
              <w:top w:val="nil"/>
              <w:left w:val="nil"/>
              <w:bottom w:val="single" w:sz="4" w:space="0" w:color="auto"/>
              <w:right w:val="nil"/>
            </w:tcBorders>
            <w:vAlign w:val="center"/>
          </w:tcPr>
          <w:p w14:paraId="584D4B3E" w14:textId="3216F5F1" w:rsidR="00FD7B92" w:rsidRPr="00B26FA0" w:rsidRDefault="00FD7B92" w:rsidP="0049144E">
            <w:pPr>
              <w:widowControl/>
              <w:spacing w:line="259" w:lineRule="auto"/>
              <w:jc w:val="center"/>
              <w:rPr>
                <w:rFonts w:eastAsia="Times New Roman" w:cs="Times New Roman"/>
                <w:bCs/>
                <w:color w:val="auto"/>
                <w:sz w:val="20"/>
                <w:szCs w:val="20"/>
              </w:rPr>
            </w:pPr>
          </w:p>
        </w:tc>
        <w:tc>
          <w:tcPr>
            <w:tcW w:w="1080" w:type="dxa"/>
            <w:tcBorders>
              <w:top w:val="nil"/>
              <w:left w:val="nil"/>
              <w:bottom w:val="single" w:sz="4" w:space="0" w:color="auto"/>
              <w:right w:val="nil"/>
            </w:tcBorders>
            <w:shd w:val="clear" w:color="auto" w:fill="auto"/>
            <w:vAlign w:val="center"/>
            <w:hideMark/>
          </w:tcPr>
          <w:p w14:paraId="489AEDAA" w14:textId="4146E85F" w:rsidR="00FD7B92" w:rsidRPr="00B26FA0" w:rsidRDefault="00FD7B92" w:rsidP="0049144E">
            <w:pPr>
              <w:widowControl/>
              <w:spacing w:line="259" w:lineRule="auto"/>
              <w:jc w:val="center"/>
              <w:rPr>
                <w:rFonts w:eastAsia="Times New Roman" w:cs="Times New Roman"/>
                <w:bCs/>
                <w:color w:val="auto"/>
                <w:sz w:val="20"/>
                <w:szCs w:val="20"/>
              </w:rPr>
            </w:pPr>
          </w:p>
        </w:tc>
        <w:tc>
          <w:tcPr>
            <w:tcW w:w="606" w:type="dxa"/>
            <w:tcBorders>
              <w:top w:val="nil"/>
              <w:left w:val="nil"/>
              <w:bottom w:val="single" w:sz="4" w:space="0" w:color="auto"/>
              <w:right w:val="nil"/>
            </w:tcBorders>
            <w:shd w:val="clear" w:color="000000" w:fill="D9D9D9"/>
            <w:vAlign w:val="center"/>
            <w:hideMark/>
          </w:tcPr>
          <w:p w14:paraId="7A9C70F0" w14:textId="043613A4" w:rsidR="00FD7B92" w:rsidRPr="00B26FA0" w:rsidRDefault="00FD7B92" w:rsidP="0049144E">
            <w:pPr>
              <w:widowControl/>
              <w:spacing w:line="259" w:lineRule="auto"/>
              <w:jc w:val="center"/>
              <w:rPr>
                <w:rFonts w:eastAsia="Times New Roman" w:cs="Times New Roman"/>
                <w:bCs/>
                <w:color w:val="auto"/>
                <w:sz w:val="20"/>
                <w:szCs w:val="20"/>
              </w:rPr>
            </w:pPr>
          </w:p>
        </w:tc>
        <w:tc>
          <w:tcPr>
            <w:tcW w:w="834" w:type="dxa"/>
            <w:tcBorders>
              <w:top w:val="nil"/>
              <w:left w:val="nil"/>
              <w:bottom w:val="single" w:sz="4" w:space="0" w:color="auto"/>
              <w:right w:val="nil"/>
            </w:tcBorders>
            <w:shd w:val="clear" w:color="000000" w:fill="D9D9D9"/>
            <w:vAlign w:val="center"/>
            <w:hideMark/>
          </w:tcPr>
          <w:p w14:paraId="15EDC3AA" w14:textId="65695A3C" w:rsidR="00FD7B92" w:rsidRPr="00B26FA0" w:rsidRDefault="00FD7B92" w:rsidP="0049144E">
            <w:pPr>
              <w:widowControl/>
              <w:spacing w:line="259" w:lineRule="auto"/>
              <w:jc w:val="center"/>
              <w:rPr>
                <w:rFonts w:eastAsia="Times New Roman" w:cs="Times New Roman"/>
                <w:bCs/>
                <w:color w:val="auto"/>
                <w:sz w:val="20"/>
                <w:szCs w:val="20"/>
              </w:rPr>
            </w:pPr>
          </w:p>
        </w:tc>
        <w:tc>
          <w:tcPr>
            <w:tcW w:w="624" w:type="dxa"/>
            <w:tcBorders>
              <w:top w:val="nil"/>
              <w:left w:val="nil"/>
              <w:bottom w:val="single" w:sz="4" w:space="0" w:color="auto"/>
              <w:right w:val="nil"/>
            </w:tcBorders>
            <w:shd w:val="clear" w:color="000000" w:fill="D9D9D9"/>
            <w:vAlign w:val="center"/>
            <w:hideMark/>
          </w:tcPr>
          <w:p w14:paraId="5D780E59" w14:textId="15B78F69" w:rsidR="00FD7B92" w:rsidRPr="00B26FA0" w:rsidRDefault="00FD7B92" w:rsidP="0049144E">
            <w:pPr>
              <w:widowControl/>
              <w:spacing w:line="259" w:lineRule="auto"/>
              <w:jc w:val="center"/>
              <w:rPr>
                <w:rFonts w:eastAsia="Times New Roman" w:cs="Times New Roman"/>
                <w:bCs/>
                <w:color w:val="auto"/>
                <w:sz w:val="20"/>
                <w:szCs w:val="20"/>
              </w:rPr>
            </w:pPr>
          </w:p>
        </w:tc>
      </w:tr>
    </w:tbl>
    <w:p w14:paraId="0AB7442F" w14:textId="7E84F16D" w:rsidR="000E60CD" w:rsidRPr="000E60CD" w:rsidRDefault="000E60CD" w:rsidP="000E60CD">
      <w:pPr>
        <w:pStyle w:val="BodyText"/>
        <w:spacing w:after="0"/>
        <w:rPr>
          <w:sz w:val="16"/>
        </w:rPr>
      </w:pPr>
      <w:commentRangeStart w:id="515"/>
      <w:r w:rsidRPr="000E60CD">
        <w:rPr>
          <w:sz w:val="16"/>
        </w:rPr>
        <w:t>^ Results not statistically reliable, n&lt;30</w:t>
      </w:r>
      <w:commentRangeEnd w:id="515"/>
      <w:r w:rsidR="00B435DA">
        <w:rPr>
          <w:rStyle w:val="CommentReference"/>
        </w:rPr>
        <w:commentReference w:id="515"/>
      </w:r>
    </w:p>
    <w:p w14:paraId="33BF716D" w14:textId="7F44AF54" w:rsidR="000E60CD" w:rsidRPr="000E60CD" w:rsidRDefault="000E60CD" w:rsidP="000E60CD">
      <w:pPr>
        <w:pStyle w:val="BodyText"/>
        <w:spacing w:after="0"/>
        <w:rPr>
          <w:sz w:val="16"/>
        </w:rPr>
      </w:pPr>
      <w:r w:rsidRPr="000E60CD">
        <w:rPr>
          <w:sz w:val="16"/>
          <w:vertAlign w:val="superscript"/>
        </w:rPr>
        <w:t>a</w:t>
      </w:r>
      <w:r w:rsidRPr="000E60CD">
        <w:rPr>
          <w:sz w:val="16"/>
        </w:rPr>
        <w:t xml:space="preserve"> Significance tests were performed to determine whether a difference exists between the baseline and endline estimates.</w:t>
      </w:r>
    </w:p>
    <w:p w14:paraId="526F3ED5" w14:textId="78CDE0AF" w:rsidR="000E60CD" w:rsidRPr="000E60CD" w:rsidRDefault="000E60CD" w:rsidP="000E60CD">
      <w:pPr>
        <w:pStyle w:val="BodyText"/>
        <w:spacing w:after="0"/>
        <w:rPr>
          <w:sz w:val="16"/>
        </w:rPr>
      </w:pPr>
      <w:r w:rsidRPr="000E60CD">
        <w:rPr>
          <w:sz w:val="16"/>
          <w:vertAlign w:val="superscript"/>
        </w:rPr>
        <w:t>b</w:t>
      </w:r>
      <w:r w:rsidRPr="000E60CD">
        <w:rPr>
          <w:sz w:val="16"/>
        </w:rPr>
        <w:t xml:space="preserve"> Differences found to be statistically significant are indicated by level: * p&lt;0.05, ** p&lt;0.01, *** p&lt;0.001.</w:t>
      </w:r>
    </w:p>
    <w:p w14:paraId="10CA6239" w14:textId="5A8D2731" w:rsidR="000E60CD" w:rsidRPr="000E60CD" w:rsidRDefault="000E60CD" w:rsidP="000E60CD">
      <w:pPr>
        <w:pStyle w:val="BodyText"/>
        <w:spacing w:after="0"/>
        <w:rPr>
          <w:sz w:val="16"/>
        </w:rPr>
      </w:pPr>
      <w:r w:rsidRPr="000E60CD">
        <w:rPr>
          <w:sz w:val="16"/>
        </w:rPr>
        <w:t xml:space="preserve">Notes: </w:t>
      </w:r>
    </w:p>
    <w:p w14:paraId="3F26ED50" w14:textId="77777777" w:rsidR="000E60CD" w:rsidRPr="000E60CD" w:rsidRDefault="000E60CD" w:rsidP="000E60CD">
      <w:pPr>
        <w:pStyle w:val="BodyText"/>
        <w:spacing w:after="0"/>
        <w:rPr>
          <w:sz w:val="16"/>
        </w:rPr>
      </w:pPr>
      <w:r w:rsidRPr="000E60CD">
        <w:rPr>
          <w:sz w:val="16"/>
        </w:rPr>
        <w:t>Estimates are sample-weighted; numbers of observations are unweighted.</w:t>
      </w:r>
    </w:p>
    <w:p w14:paraId="7E4B6B59" w14:textId="366D28D3" w:rsidR="0006037C" w:rsidRDefault="0006037C" w:rsidP="0024579F">
      <w:pPr>
        <w:pStyle w:val="TF-TblFN"/>
        <w:spacing w:before="0"/>
        <w:ind w:left="90" w:hanging="90"/>
      </w:pPr>
      <w:r>
        <w:t xml:space="preserve">Indicator estimates are based on de facto household members. </w:t>
      </w:r>
    </w:p>
    <w:p w14:paraId="6E7F4C39" w14:textId="04185161" w:rsidR="00295CD4" w:rsidRPr="00B201E5" w:rsidRDefault="000E60CD" w:rsidP="00B26FA0">
      <w:pPr>
        <w:pStyle w:val="BodyText"/>
        <w:rPr>
          <w:sz w:val="16"/>
        </w:rPr>
      </w:pPr>
      <w:r w:rsidRPr="00B201E5">
        <w:rPr>
          <w:sz w:val="16"/>
        </w:rPr>
        <w:t xml:space="preserve">Sources: </w:t>
      </w:r>
      <w:r w:rsidR="00295CD4" w:rsidRPr="00B201E5">
        <w:rPr>
          <w:sz w:val="16"/>
        </w:rPr>
        <w:t>Feed the Future [</w:t>
      </w:r>
      <w:r w:rsidR="00295CD4" w:rsidRPr="00A65542">
        <w:rPr>
          <w:sz w:val="16"/>
          <w:highlight w:val="yellow"/>
        </w:rPr>
        <w:t>Country</w:t>
      </w:r>
      <w:r w:rsidR="00295CD4" w:rsidRPr="00B201E5">
        <w:rPr>
          <w:sz w:val="16"/>
        </w:rPr>
        <w:t>] ZOI Survey [</w:t>
      </w:r>
      <w:r w:rsidR="00FE1420">
        <w:rPr>
          <w:sz w:val="16"/>
          <w:highlight w:val="yellow"/>
        </w:rPr>
        <w:t xml:space="preserve">baseline </w:t>
      </w:r>
      <w:r w:rsidR="00295CD4" w:rsidRPr="00A65542">
        <w:rPr>
          <w:sz w:val="16"/>
          <w:highlight w:val="yellow"/>
        </w:rPr>
        <w:t>survey year(s)</w:t>
      </w:r>
      <w:r w:rsidR="00295CD4" w:rsidRPr="00B201E5">
        <w:rPr>
          <w:sz w:val="16"/>
        </w:rPr>
        <w:t>]; Feed the Future [</w:t>
      </w:r>
      <w:r w:rsidR="00295CD4" w:rsidRPr="00A65542">
        <w:rPr>
          <w:sz w:val="16"/>
          <w:highlight w:val="yellow"/>
        </w:rPr>
        <w:t>Country</w:t>
      </w:r>
      <w:r w:rsidR="00295CD4" w:rsidRPr="00B201E5">
        <w:rPr>
          <w:sz w:val="16"/>
        </w:rPr>
        <w:t>] ZOI Survey [</w:t>
      </w:r>
      <w:r w:rsidR="00A11DD1" w:rsidRPr="00A11DD1">
        <w:rPr>
          <w:sz w:val="16"/>
          <w:szCs w:val="16"/>
          <w:highlight w:val="yellow"/>
        </w:rPr>
        <w:t xml:space="preserve">endline </w:t>
      </w:r>
      <w:r w:rsidR="00295CD4" w:rsidRPr="00A65542">
        <w:rPr>
          <w:sz w:val="16"/>
          <w:highlight w:val="yellow"/>
        </w:rPr>
        <w:t>survey year(s)</w:t>
      </w:r>
      <w:r w:rsidR="00295CD4" w:rsidRPr="00B201E5">
        <w:rPr>
          <w:sz w:val="16"/>
        </w:rPr>
        <w:t>]</w:t>
      </w:r>
    </w:p>
    <w:p w14:paraId="394CEB91" w14:textId="784BFA69" w:rsidR="0097747D" w:rsidRPr="00DF4DE5" w:rsidRDefault="00CA1677" w:rsidP="00B26FA0">
      <w:pPr>
        <w:pStyle w:val="Heading2"/>
      </w:pPr>
      <w:bookmarkStart w:id="516" w:name="_Toc22897219"/>
      <w:bookmarkStart w:id="517" w:name="_Toc50719326"/>
      <w:bookmarkStart w:id="518" w:name="_Toc400542625"/>
      <w:bookmarkStart w:id="519" w:name="_Toc414874513"/>
      <w:r>
        <w:t>6</w:t>
      </w:r>
      <w:r w:rsidR="0097747D" w:rsidRPr="00DF4DE5">
        <w:t>.</w:t>
      </w:r>
      <w:r w:rsidR="0097747D">
        <w:t>3</w:t>
      </w:r>
      <w:r w:rsidR="0097747D">
        <w:tab/>
      </w:r>
      <w:r w:rsidR="00A92EA0">
        <w:t>Infant an</w:t>
      </w:r>
      <w:r w:rsidR="009832AF">
        <w:t>d</w:t>
      </w:r>
      <w:r w:rsidR="00A92EA0">
        <w:t xml:space="preserve"> young child feeding</w:t>
      </w:r>
      <w:bookmarkEnd w:id="516"/>
      <w:bookmarkEnd w:id="517"/>
    </w:p>
    <w:bookmarkEnd w:id="518"/>
    <w:bookmarkEnd w:id="519"/>
    <w:p w14:paraId="37C1C020" w14:textId="387331D7" w:rsidR="00BC0F95" w:rsidRPr="00DF4DE5" w:rsidRDefault="00BC0F95" w:rsidP="00332B89">
      <w:pPr>
        <w:pStyle w:val="BodyText"/>
      </w:pPr>
      <w:r w:rsidRPr="00DF4DE5">
        <w:t xml:space="preserve">This </w:t>
      </w:r>
      <w:r w:rsidR="005958AA">
        <w:t>s</w:t>
      </w:r>
      <w:r w:rsidR="00EA5FC7">
        <w:t>ection</w:t>
      </w:r>
      <w:r w:rsidRPr="00DF4DE5">
        <w:t xml:space="preserve"> presents young children</w:t>
      </w:r>
      <w:r w:rsidR="00EA5FC7">
        <w:t>’</w:t>
      </w:r>
      <w:r w:rsidRPr="00DF4DE5">
        <w:t xml:space="preserve">s dietary intake measures, including </w:t>
      </w:r>
      <w:r w:rsidR="00295CD4">
        <w:t xml:space="preserve">two </w:t>
      </w:r>
      <w:r w:rsidR="00A92EA0">
        <w:t>Feed the Future indicators</w:t>
      </w:r>
      <w:r w:rsidR="00295CD4">
        <w:t>:</w:t>
      </w:r>
      <w:r w:rsidR="00A92EA0">
        <w:t xml:space="preserve"> </w:t>
      </w:r>
      <w:r w:rsidR="00295CD4">
        <w:t xml:space="preserve">the </w:t>
      </w:r>
      <w:r w:rsidR="0033244D">
        <w:t xml:space="preserve">prevalence of </w:t>
      </w:r>
      <w:r w:rsidRPr="00DF4DE5">
        <w:t xml:space="preserve">exclusive breastfeeding among </w:t>
      </w:r>
      <w:r w:rsidR="0033244D">
        <w:t xml:space="preserve">children </w:t>
      </w:r>
      <w:r w:rsidRPr="00DF4DE5">
        <w:t>0</w:t>
      </w:r>
      <w:r w:rsidR="00295CD4">
        <w:t>-</w:t>
      </w:r>
      <w:r w:rsidRPr="00DF4DE5">
        <w:t xml:space="preserve">5 months </w:t>
      </w:r>
      <w:r w:rsidR="00DA57DC">
        <w:t xml:space="preserve">of age </w:t>
      </w:r>
      <w:r w:rsidRPr="00DF4DE5">
        <w:t xml:space="preserve">and the </w:t>
      </w:r>
      <w:r w:rsidR="00DA57DC">
        <w:t xml:space="preserve">percent of </w:t>
      </w:r>
      <w:r w:rsidR="0033244D">
        <w:t>children 6</w:t>
      </w:r>
      <w:r w:rsidR="00DA57DC">
        <w:t>-</w:t>
      </w:r>
      <w:r w:rsidR="0033244D">
        <w:t>23</w:t>
      </w:r>
      <w:r w:rsidR="0033244D" w:rsidRPr="00DF4DE5">
        <w:t xml:space="preserve"> months</w:t>
      </w:r>
      <w:r w:rsidR="0033244D">
        <w:t xml:space="preserve"> </w:t>
      </w:r>
      <w:r w:rsidR="00DA57DC">
        <w:t xml:space="preserve">of age </w:t>
      </w:r>
      <w:r w:rsidR="0033244D">
        <w:t xml:space="preserve">consuming a </w:t>
      </w:r>
      <w:r w:rsidR="008E6D4C">
        <w:t>MAD</w:t>
      </w:r>
      <w:r w:rsidRPr="00DF4DE5">
        <w:t>.</w:t>
      </w:r>
    </w:p>
    <w:p w14:paraId="1EF45F2C" w14:textId="64BBD4D8" w:rsidR="00BC0F95" w:rsidRPr="00DF4DE5" w:rsidRDefault="00CA1677" w:rsidP="00972CF2">
      <w:pPr>
        <w:pStyle w:val="Heading3"/>
      </w:pPr>
      <w:bookmarkStart w:id="520" w:name="_Toc50719327"/>
      <w:r>
        <w:t>6</w:t>
      </w:r>
      <w:r w:rsidR="0054388F">
        <w:t>.3.1</w:t>
      </w:r>
      <w:r w:rsidR="00B26FA0">
        <w:tab/>
      </w:r>
      <w:r w:rsidR="00BC0F95" w:rsidRPr="00DF4DE5">
        <w:t xml:space="preserve">Exclusive </w:t>
      </w:r>
      <w:r w:rsidR="00332B89">
        <w:t>b</w:t>
      </w:r>
      <w:r w:rsidR="00BC0F95" w:rsidRPr="00DF4DE5">
        <w:t>reastfeeding</w:t>
      </w:r>
      <w:bookmarkEnd w:id="520"/>
    </w:p>
    <w:p w14:paraId="1FF3E2C5" w14:textId="67D54F26" w:rsidR="00BC0F95" w:rsidRPr="00DF4DE5" w:rsidRDefault="00BC0F95" w:rsidP="00332B89">
      <w:pPr>
        <w:pStyle w:val="BodyText"/>
      </w:pPr>
      <w:r w:rsidRPr="00DF4DE5">
        <w:t>Exclusive breastfeeding provides children with significant health and nutrition benefits, including protection from gastrointestinal infections and reduced risk of mortality due to infectious disease.</w:t>
      </w:r>
      <w:r w:rsidR="00DA57DC">
        <w:rPr>
          <w:rStyle w:val="FootnoteReference"/>
        </w:rPr>
        <w:footnoteReference w:id="34"/>
      </w:r>
      <w:r w:rsidRPr="00DF4DE5">
        <w:t xml:space="preserve"> Exclusive breastfeeding means </w:t>
      </w:r>
      <w:r w:rsidR="008E6D4C">
        <w:t xml:space="preserve">that </w:t>
      </w:r>
      <w:r w:rsidRPr="00DF4DE5">
        <w:t>the infant rece</w:t>
      </w:r>
      <w:r w:rsidR="005958AA">
        <w:t>ives</w:t>
      </w:r>
      <w:r w:rsidRPr="00DF4DE5">
        <w:t xml:space="preserve"> breast milk (including expressed breast milk or breast milk from a wet nurse) and may </w:t>
      </w:r>
      <w:r w:rsidR="005958AA">
        <w:t>receive</w:t>
      </w:r>
      <w:r w:rsidRPr="00DF4DE5">
        <w:t xml:space="preserve"> oral rehydration salts, vitamins, minerals, or medicines, but </w:t>
      </w:r>
      <w:r w:rsidR="005958AA">
        <w:t xml:space="preserve">does </w:t>
      </w:r>
      <w:r w:rsidRPr="00DF4DE5">
        <w:t>not receive any other food or liquid. This indicator measures the percentage of children 0</w:t>
      </w:r>
      <w:r w:rsidR="008E6D4C">
        <w:noBreakHyphen/>
      </w:r>
      <w:r w:rsidRPr="00DF4DE5">
        <w:t>5</w:t>
      </w:r>
      <w:r w:rsidR="008E6D4C">
        <w:t> </w:t>
      </w:r>
      <w:r w:rsidRPr="00DF4DE5">
        <w:t xml:space="preserve">months </w:t>
      </w:r>
      <w:r w:rsidR="00DA57DC">
        <w:t xml:space="preserve">of age </w:t>
      </w:r>
      <w:r w:rsidRPr="00DF4DE5">
        <w:t>who were exclusively breastfed during the day preceding the survey.</w:t>
      </w:r>
    </w:p>
    <w:p w14:paraId="6A4F537D" w14:textId="4BE4B4CA" w:rsidR="00BC0F95" w:rsidRPr="00DF4DE5" w:rsidRDefault="00143B1A" w:rsidP="00332B89">
      <w:pPr>
        <w:pStyle w:val="BodyText"/>
      </w:pPr>
      <w:r>
        <w:rPr>
          <w:b/>
        </w:rPr>
        <w:t xml:space="preserve">Table </w:t>
      </w:r>
      <w:r w:rsidR="00CA1677">
        <w:rPr>
          <w:b/>
        </w:rPr>
        <w:t>6</w:t>
      </w:r>
      <w:r>
        <w:rPr>
          <w:b/>
        </w:rPr>
        <w:t>.</w:t>
      </w:r>
      <w:r w:rsidR="0054388F">
        <w:rPr>
          <w:b/>
        </w:rPr>
        <w:t>3</w:t>
      </w:r>
      <w:r w:rsidR="000A0C7B">
        <w:rPr>
          <w:b/>
        </w:rPr>
        <w:t>.1</w:t>
      </w:r>
      <w:r w:rsidR="0054388F" w:rsidRPr="00DF4DE5">
        <w:t xml:space="preserve"> </w:t>
      </w:r>
      <w:r w:rsidR="00E22F51">
        <w:t xml:space="preserve">presents </w:t>
      </w:r>
      <w:r w:rsidR="00BC0F95" w:rsidRPr="00DF4DE5">
        <w:t>the prevalence of exclusive</w:t>
      </w:r>
      <w:r w:rsidR="00BC0F95">
        <w:t xml:space="preserve"> breastfeeding </w:t>
      </w:r>
      <w:r w:rsidR="005958AA">
        <w:t>among children 0</w:t>
      </w:r>
      <w:r w:rsidR="00DA57DC">
        <w:t>-</w:t>
      </w:r>
      <w:r w:rsidR="00BC0F95" w:rsidRPr="00DF4DE5">
        <w:t xml:space="preserve">5 months </w:t>
      </w:r>
      <w:r w:rsidR="00DA57DC">
        <w:t xml:space="preserve">of age </w:t>
      </w:r>
      <w:r w:rsidR="00BC0F95" w:rsidRPr="00DF4DE5">
        <w:t xml:space="preserve">in the </w:t>
      </w:r>
      <w:r w:rsidR="00160DC3">
        <w:rPr>
          <w:szCs w:val="22"/>
        </w:rPr>
        <w:t>Phase One</w:t>
      </w:r>
      <w:r w:rsidR="007F25EC">
        <w:rPr>
          <w:szCs w:val="22"/>
        </w:rPr>
        <w:t xml:space="preserve"> ZOI</w:t>
      </w:r>
      <w:r w:rsidR="00E22F51">
        <w:t>, comparing estimates</w:t>
      </w:r>
      <w:r w:rsidR="00DA57DC">
        <w:t xml:space="preserve"> at baseline and </w:t>
      </w:r>
      <w:r w:rsidR="00E22F51">
        <w:t xml:space="preserve">at </w:t>
      </w:r>
      <w:r w:rsidR="00DA57DC">
        <w:t>endline</w:t>
      </w:r>
      <w:r w:rsidR="00BC0F95" w:rsidRPr="00DF4DE5">
        <w:t xml:space="preserve">. Estimates are shown for all children, as well as by </w:t>
      </w:r>
      <w:r w:rsidR="00DA57DC">
        <w:t>selected characteristics—</w:t>
      </w:r>
      <w:r w:rsidR="00BC0F95" w:rsidRPr="00DF4DE5">
        <w:t>child</w:t>
      </w:r>
      <w:r w:rsidR="00EA5FC7">
        <w:t>’</w:t>
      </w:r>
      <w:r w:rsidR="00DA57DC">
        <w:t xml:space="preserve">s sex, </w:t>
      </w:r>
      <w:r w:rsidR="00BC0F95" w:rsidRPr="00DF4DE5">
        <w:t>educational attainment of the child</w:t>
      </w:r>
      <w:r w:rsidR="00EA5FC7">
        <w:t>’</w:t>
      </w:r>
      <w:r w:rsidR="00BC0F95" w:rsidRPr="00DF4DE5">
        <w:t>s primary caregiver</w:t>
      </w:r>
      <w:r w:rsidR="00DA57DC">
        <w:t>, poverty status, and household hunger</w:t>
      </w:r>
      <w:r w:rsidR="00BC0F95" w:rsidRPr="00DF4DE5">
        <w:t>. Note that</w:t>
      </w:r>
      <w:r w:rsidR="00BC0F95">
        <w:t xml:space="preserve"> the </w:t>
      </w:r>
      <w:r w:rsidR="00BC0F95" w:rsidRPr="00DF4DE5">
        <w:t xml:space="preserve">data </w:t>
      </w:r>
      <w:r w:rsidR="00BC0F95">
        <w:t xml:space="preserve">are collected </w:t>
      </w:r>
      <w:r w:rsidR="00DA57DC">
        <w:t>from each child’s</w:t>
      </w:r>
      <w:r w:rsidR="00BC0F95">
        <w:t xml:space="preserve"> self-identified</w:t>
      </w:r>
      <w:r w:rsidR="00BC0F95" w:rsidRPr="00DF4DE5">
        <w:t xml:space="preserve"> primary caregiver </w:t>
      </w:r>
      <w:r w:rsidR="00BC0F95">
        <w:t xml:space="preserve">and not strictly </w:t>
      </w:r>
      <w:r w:rsidR="00DA57DC">
        <w:t xml:space="preserve">from </w:t>
      </w:r>
      <w:r w:rsidR="00BC0F95" w:rsidRPr="00DF4DE5">
        <w:t>the biological mother</w:t>
      </w:r>
      <w:r w:rsidR="0044605E">
        <w:t xml:space="preserve">, </w:t>
      </w:r>
      <w:r w:rsidR="00BC0F95">
        <w:t>although it is often the same person</w:t>
      </w:r>
      <w:r w:rsidR="00BC0F95" w:rsidRPr="00DF4DE5">
        <w:t xml:space="preserve">. </w:t>
      </w:r>
    </w:p>
    <w:p w14:paraId="0042DDE5" w14:textId="112111B5" w:rsidR="00BC0F95" w:rsidRDefault="00BC0F95" w:rsidP="00332B89">
      <w:pPr>
        <w:pStyle w:val="BodyText"/>
      </w:pPr>
      <w:r w:rsidRPr="00DF4DE5">
        <w:rPr>
          <w:highlight w:val="yellow"/>
        </w:rPr>
        <w:t>[</w:t>
      </w:r>
      <w:r w:rsidR="00DA57DC">
        <w:rPr>
          <w:highlight w:val="yellow"/>
        </w:rPr>
        <w:t>D</w:t>
      </w:r>
      <w:r w:rsidRPr="00DF4DE5">
        <w:rPr>
          <w:highlight w:val="yellow"/>
        </w:rPr>
        <w:t>escri</w:t>
      </w:r>
      <w:r w:rsidR="00DA57DC">
        <w:rPr>
          <w:highlight w:val="yellow"/>
        </w:rPr>
        <w:t>be</w:t>
      </w:r>
      <w:r w:rsidRPr="00DF4DE5">
        <w:rPr>
          <w:highlight w:val="yellow"/>
        </w:rPr>
        <w:t xml:space="preserve"> the </w:t>
      </w:r>
      <w:r w:rsidR="00DA57DC">
        <w:rPr>
          <w:highlight w:val="yellow"/>
        </w:rPr>
        <w:t xml:space="preserve">results </w:t>
      </w:r>
      <w:r w:rsidRPr="00DF4DE5">
        <w:rPr>
          <w:highlight w:val="yellow"/>
        </w:rPr>
        <w:t xml:space="preserve">presented in </w:t>
      </w:r>
      <w:r w:rsidR="00DA57DC">
        <w:rPr>
          <w:highlight w:val="yellow"/>
        </w:rPr>
        <w:t>T</w:t>
      </w:r>
      <w:r w:rsidRPr="00DF4DE5">
        <w:rPr>
          <w:highlight w:val="yellow"/>
        </w:rPr>
        <w:t>able</w:t>
      </w:r>
      <w:r w:rsidR="00DA57DC">
        <w:rPr>
          <w:highlight w:val="yellow"/>
        </w:rPr>
        <w:t xml:space="preserve"> 6.3.1</w:t>
      </w:r>
      <w:r w:rsidRPr="00DF4DE5">
        <w:rPr>
          <w:highlight w:val="yellow"/>
        </w:rPr>
        <w:t>.]</w:t>
      </w:r>
    </w:p>
    <w:p w14:paraId="51080B96" w14:textId="26B7FF70" w:rsidR="00B26FA0" w:rsidRDefault="00B26FA0" w:rsidP="00B26FA0">
      <w:pPr>
        <w:pStyle w:val="Tabletitle"/>
        <w:keepLines/>
        <w:spacing w:before="240"/>
        <w:contextualSpacing/>
        <w:outlineLvl w:val="3"/>
      </w:pPr>
      <w:bookmarkStart w:id="521" w:name="_Toc50719198"/>
      <w:r>
        <w:t>Table 6.3.1:</w:t>
      </w:r>
      <w:r w:rsidRPr="00CA1677">
        <w:t xml:space="preserve"> Comparison of Exclusive Breastfeeding among Children 0-5 Months</w:t>
      </w:r>
      <w:r>
        <w:t xml:space="preserve"> of Age in the </w:t>
      </w:r>
      <w:r w:rsidR="00160DC3">
        <w:t>Phase One</w:t>
      </w:r>
      <w:r w:rsidR="007F25EC">
        <w:t xml:space="preserve"> ZOI</w:t>
      </w:r>
      <w:r w:rsidRPr="00CA1677">
        <w:t xml:space="preserve">, in Total and by Selected Child, Caregiver, and Household Characteristics, Feed the Future </w:t>
      </w:r>
      <w:r w:rsidR="00160DC3">
        <w:t>Phase One</w:t>
      </w:r>
      <w:r w:rsidRPr="00CA1677">
        <w:t xml:space="preserve"> Baseline and Endline ZOI Surveys</w:t>
      </w:r>
      <w:bookmarkEnd w:id="521"/>
    </w:p>
    <w:tbl>
      <w:tblPr>
        <w:tblW w:w="5000" w:type="pct"/>
        <w:tblLayout w:type="fixed"/>
        <w:tblCellMar>
          <w:left w:w="72" w:type="dxa"/>
          <w:right w:w="72" w:type="dxa"/>
        </w:tblCellMar>
        <w:tblLook w:val="04A0" w:firstRow="1" w:lastRow="0" w:firstColumn="1" w:lastColumn="0" w:noHBand="0" w:noVBand="1"/>
      </w:tblPr>
      <w:tblGrid>
        <w:gridCol w:w="2172"/>
        <w:gridCol w:w="851"/>
        <w:gridCol w:w="1041"/>
        <w:gridCol w:w="657"/>
        <w:gridCol w:w="196"/>
        <w:gridCol w:w="756"/>
        <w:gridCol w:w="1071"/>
        <w:gridCol w:w="649"/>
        <w:gridCol w:w="651"/>
        <w:gridCol w:w="815"/>
        <w:gridCol w:w="645"/>
      </w:tblGrid>
      <w:tr w:rsidR="002820CB" w:rsidRPr="00B26FA0" w14:paraId="0F21D549" w14:textId="77777777" w:rsidTr="00EA750B">
        <w:trPr>
          <w:tblHeader/>
        </w:trPr>
        <w:tc>
          <w:tcPr>
            <w:tcW w:w="2160" w:type="dxa"/>
            <w:tcBorders>
              <w:top w:val="single" w:sz="4" w:space="0" w:color="auto"/>
              <w:left w:val="nil"/>
              <w:bottom w:val="nil"/>
              <w:right w:val="nil"/>
            </w:tcBorders>
            <w:shd w:val="clear" w:color="000000" w:fill="387990"/>
            <w:vAlign w:val="bottom"/>
            <w:hideMark/>
          </w:tcPr>
          <w:p w14:paraId="782346DA" w14:textId="77777777" w:rsidR="002820CB" w:rsidRPr="00B26FA0" w:rsidRDefault="002820CB" w:rsidP="00B26FA0">
            <w:pPr>
              <w:widowControl/>
              <w:spacing w:line="259" w:lineRule="auto"/>
              <w:rPr>
                <w:rFonts w:eastAsia="Times New Roman" w:cs="Times New Roman"/>
                <w:b/>
                <w:bCs/>
                <w:sz w:val="20"/>
                <w:szCs w:val="20"/>
              </w:rPr>
            </w:pPr>
            <w:bookmarkStart w:id="522" w:name="_Toc415131220"/>
            <w:bookmarkStart w:id="523" w:name="_Toc499553873"/>
            <w:bookmarkStart w:id="524" w:name="_Toc499554311"/>
            <w:bookmarkStart w:id="525" w:name="_Toc499554566"/>
            <w:bookmarkStart w:id="526" w:name="_Toc531870963"/>
            <w:r w:rsidRPr="00B26FA0">
              <w:rPr>
                <w:rFonts w:eastAsia="Times New Roman" w:cs="Times New Roman"/>
                <w:b/>
                <w:bCs/>
                <w:sz w:val="20"/>
                <w:szCs w:val="20"/>
              </w:rPr>
              <w:t> </w:t>
            </w:r>
          </w:p>
        </w:tc>
        <w:tc>
          <w:tcPr>
            <w:tcW w:w="2534" w:type="dxa"/>
            <w:gridSpan w:val="3"/>
            <w:tcBorders>
              <w:top w:val="single" w:sz="4" w:space="0" w:color="auto"/>
              <w:left w:val="nil"/>
              <w:bottom w:val="single" w:sz="4" w:space="0" w:color="FFFFFF"/>
              <w:right w:val="nil"/>
            </w:tcBorders>
            <w:shd w:val="clear" w:color="000000" w:fill="387990"/>
          </w:tcPr>
          <w:p w14:paraId="7EDAF916"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Baseline </w:t>
            </w:r>
          </w:p>
          <w:p w14:paraId="7C6203D1" w14:textId="7C7DBD7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195" w:type="dxa"/>
            <w:tcBorders>
              <w:top w:val="single" w:sz="4" w:space="0" w:color="auto"/>
              <w:left w:val="nil"/>
              <w:bottom w:val="nil"/>
              <w:right w:val="nil"/>
            </w:tcBorders>
            <w:shd w:val="clear" w:color="000000" w:fill="387990"/>
            <w:vAlign w:val="bottom"/>
            <w:hideMark/>
          </w:tcPr>
          <w:p w14:paraId="5739550C"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 </w:t>
            </w:r>
          </w:p>
        </w:tc>
        <w:tc>
          <w:tcPr>
            <w:tcW w:w="2463" w:type="dxa"/>
            <w:gridSpan w:val="3"/>
            <w:tcBorders>
              <w:top w:val="single" w:sz="4" w:space="0" w:color="auto"/>
              <w:left w:val="nil"/>
              <w:bottom w:val="single" w:sz="4" w:space="0" w:color="FFFFFF"/>
              <w:right w:val="nil"/>
            </w:tcBorders>
            <w:shd w:val="clear" w:color="000000" w:fill="387990"/>
          </w:tcPr>
          <w:p w14:paraId="66CDE41D" w14:textId="77777777" w:rsidR="002820CB"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xml:space="preserve">Endline </w:t>
            </w:r>
          </w:p>
          <w:p w14:paraId="4D808B65" w14:textId="3192C64A"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([Year(s)])</w:t>
            </w:r>
          </w:p>
        </w:tc>
        <w:tc>
          <w:tcPr>
            <w:tcW w:w="648" w:type="dxa"/>
            <w:vMerge w:val="restart"/>
            <w:tcBorders>
              <w:top w:val="single" w:sz="4" w:space="0" w:color="auto"/>
              <w:left w:val="nil"/>
              <w:right w:val="nil"/>
            </w:tcBorders>
            <w:shd w:val="clear" w:color="000000" w:fill="387990"/>
            <w:vAlign w:val="bottom"/>
            <w:hideMark/>
          </w:tcPr>
          <w:p w14:paraId="179433F2" w14:textId="1744E746" w:rsidR="002820CB" w:rsidRPr="00B26FA0" w:rsidRDefault="002820CB" w:rsidP="002820CB">
            <w:pPr>
              <w:widowControl/>
              <w:spacing w:line="259" w:lineRule="auto"/>
              <w:jc w:val="center"/>
              <w:rPr>
                <w:rFonts w:eastAsia="Times New Roman" w:cs="Times New Roman"/>
                <w:b/>
                <w:bCs/>
                <w:color w:val="FFFFFF"/>
                <w:sz w:val="20"/>
                <w:szCs w:val="20"/>
              </w:rPr>
            </w:pPr>
          </w:p>
          <w:p w14:paraId="577079F5" w14:textId="2B9981EA" w:rsidR="002820CB" w:rsidRPr="00B26FA0" w:rsidRDefault="002820CB" w:rsidP="002820CB">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Diff.</w:t>
            </w:r>
          </w:p>
        </w:tc>
        <w:tc>
          <w:tcPr>
            <w:tcW w:w="811" w:type="dxa"/>
            <w:vMerge w:val="restart"/>
            <w:tcBorders>
              <w:top w:val="single" w:sz="4" w:space="0" w:color="auto"/>
              <w:left w:val="nil"/>
              <w:right w:val="nil"/>
            </w:tcBorders>
            <w:shd w:val="clear" w:color="000000" w:fill="387990"/>
            <w:vAlign w:val="bottom"/>
            <w:hideMark/>
          </w:tcPr>
          <w:p w14:paraId="57B750FF" w14:textId="77777777" w:rsidR="002820CB" w:rsidRPr="00B26FA0" w:rsidRDefault="002820CB" w:rsidP="00B26FA0">
            <w:pPr>
              <w:widowControl/>
              <w:spacing w:line="259" w:lineRule="auto"/>
              <w:jc w:val="center"/>
              <w:rPr>
                <w:rFonts w:eastAsia="Times New Roman" w:cs="Times New Roman"/>
                <w:b/>
                <w:bCs/>
                <w:color w:val="FFFFFF"/>
                <w:sz w:val="20"/>
                <w:szCs w:val="20"/>
              </w:rPr>
            </w:pPr>
          </w:p>
          <w:p w14:paraId="2EAB35FB" w14:textId="77777777" w:rsidR="002820CB" w:rsidRPr="00B26FA0" w:rsidRDefault="002820CB" w:rsidP="00B26FA0">
            <w:pPr>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p-</w:t>
            </w:r>
            <w:proofErr w:type="spellStart"/>
            <w:r w:rsidRPr="00B26FA0">
              <w:rPr>
                <w:rFonts w:eastAsia="Times New Roman" w:cs="Times New Roman"/>
                <w:b/>
                <w:bCs/>
                <w:color w:val="FFFFFF"/>
                <w:sz w:val="20"/>
                <w:szCs w:val="20"/>
              </w:rPr>
              <w:t>value</w:t>
            </w:r>
            <w:r w:rsidRPr="00B26FA0">
              <w:rPr>
                <w:rFonts w:eastAsia="Times New Roman" w:cs="Times New Roman"/>
                <w:b/>
                <w:bCs/>
                <w:color w:val="FFFFFF"/>
                <w:sz w:val="20"/>
                <w:szCs w:val="20"/>
                <w:vertAlign w:val="superscript"/>
              </w:rPr>
              <w:t>b</w:t>
            </w:r>
            <w:proofErr w:type="spellEnd"/>
          </w:p>
        </w:tc>
        <w:tc>
          <w:tcPr>
            <w:tcW w:w="642" w:type="dxa"/>
            <w:vMerge w:val="restart"/>
            <w:tcBorders>
              <w:top w:val="single" w:sz="4" w:space="0" w:color="auto"/>
              <w:left w:val="nil"/>
              <w:right w:val="nil"/>
            </w:tcBorders>
            <w:shd w:val="clear" w:color="000000" w:fill="387990"/>
            <w:vAlign w:val="bottom"/>
            <w:hideMark/>
          </w:tcPr>
          <w:p w14:paraId="191A29FB" w14:textId="77777777" w:rsidR="002820CB" w:rsidRPr="00B26FA0" w:rsidRDefault="002820CB" w:rsidP="00B26FA0">
            <w:pPr>
              <w:widowControl/>
              <w:spacing w:line="259" w:lineRule="auto"/>
              <w:jc w:val="center"/>
              <w:rPr>
                <w:rFonts w:eastAsia="Times New Roman" w:cs="Times New Roman"/>
                <w:b/>
                <w:bCs/>
                <w:color w:val="FFFFFF"/>
                <w:sz w:val="20"/>
                <w:szCs w:val="20"/>
              </w:rPr>
            </w:pPr>
            <w:r w:rsidRPr="00B26FA0">
              <w:rPr>
                <w:rFonts w:eastAsia="Times New Roman" w:cs="Times New Roman"/>
                <w:b/>
                <w:bCs/>
                <w:color w:val="FFFFFF"/>
                <w:sz w:val="20"/>
                <w:szCs w:val="20"/>
              </w:rPr>
              <w:t> </w:t>
            </w:r>
          </w:p>
          <w:p w14:paraId="7942B4DF" w14:textId="1BC94B04" w:rsidR="002820CB" w:rsidRPr="00B26FA0" w:rsidRDefault="002820CB" w:rsidP="00B26FA0">
            <w:pPr>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Sig.</w:t>
            </w:r>
            <w:r w:rsidRPr="00B26FA0">
              <w:rPr>
                <w:rFonts w:eastAsia="Times New Roman" w:cs="Times New Roman"/>
                <w:b/>
                <w:bCs/>
                <w:color w:val="FFFFFF"/>
                <w:sz w:val="20"/>
                <w:szCs w:val="20"/>
                <w:vertAlign w:val="superscript"/>
              </w:rPr>
              <w:t>c</w:t>
            </w:r>
            <w:proofErr w:type="spellEnd"/>
          </w:p>
        </w:tc>
      </w:tr>
      <w:tr w:rsidR="002820CB" w:rsidRPr="00B26FA0" w14:paraId="752465FF" w14:textId="77777777" w:rsidTr="00EA750B">
        <w:trPr>
          <w:tblHeader/>
        </w:trPr>
        <w:tc>
          <w:tcPr>
            <w:tcW w:w="2160" w:type="dxa"/>
            <w:tcBorders>
              <w:top w:val="nil"/>
              <w:left w:val="nil"/>
              <w:bottom w:val="single" w:sz="4" w:space="0" w:color="auto"/>
              <w:right w:val="nil"/>
            </w:tcBorders>
            <w:shd w:val="clear" w:color="000000" w:fill="387990"/>
            <w:noWrap/>
            <w:vAlign w:val="bottom"/>
            <w:hideMark/>
          </w:tcPr>
          <w:p w14:paraId="2000182E" w14:textId="77777777" w:rsidR="002820CB" w:rsidRPr="00B26FA0" w:rsidRDefault="002820CB" w:rsidP="00B26FA0">
            <w:pPr>
              <w:widowControl/>
              <w:spacing w:line="259" w:lineRule="auto"/>
              <w:rPr>
                <w:rFonts w:eastAsia="Times New Roman" w:cs="Times New Roman"/>
                <w:b/>
                <w:bCs/>
                <w:color w:val="FFFFFF"/>
                <w:sz w:val="20"/>
                <w:szCs w:val="20"/>
              </w:rPr>
            </w:pPr>
            <w:r w:rsidRPr="00B26FA0">
              <w:rPr>
                <w:rFonts w:eastAsia="Times New Roman" w:cs="Times New Roman"/>
                <w:b/>
                <w:bCs/>
                <w:color w:val="FFFFFF"/>
                <w:sz w:val="20"/>
                <w:szCs w:val="20"/>
              </w:rPr>
              <w:t>Characteristic</w:t>
            </w:r>
          </w:p>
        </w:tc>
        <w:tc>
          <w:tcPr>
            <w:tcW w:w="846" w:type="dxa"/>
            <w:tcBorders>
              <w:top w:val="nil"/>
              <w:left w:val="nil"/>
              <w:bottom w:val="single" w:sz="4" w:space="0" w:color="auto"/>
              <w:right w:val="nil"/>
            </w:tcBorders>
            <w:shd w:val="clear" w:color="000000" w:fill="387990"/>
            <w:vAlign w:val="bottom"/>
            <w:hideMark/>
          </w:tcPr>
          <w:p w14:paraId="3EAC5B34" w14:textId="0B72ACEA"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35" w:type="dxa"/>
            <w:tcBorders>
              <w:top w:val="nil"/>
              <w:left w:val="nil"/>
              <w:bottom w:val="single" w:sz="4" w:space="0" w:color="auto"/>
              <w:right w:val="nil"/>
            </w:tcBorders>
            <w:shd w:val="clear" w:color="000000" w:fill="387990"/>
          </w:tcPr>
          <w:p w14:paraId="5D9DE421" w14:textId="26AE75FD"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single" w:sz="4" w:space="0" w:color="auto"/>
              <w:right w:val="nil"/>
            </w:tcBorders>
            <w:shd w:val="clear" w:color="000000" w:fill="387990"/>
            <w:vAlign w:val="bottom"/>
            <w:hideMark/>
          </w:tcPr>
          <w:p w14:paraId="7533A018" w14:textId="63FF8BAA"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195" w:type="dxa"/>
            <w:tcBorders>
              <w:top w:val="nil"/>
              <w:left w:val="nil"/>
              <w:bottom w:val="single" w:sz="4" w:space="0" w:color="auto"/>
              <w:right w:val="nil"/>
            </w:tcBorders>
            <w:shd w:val="clear" w:color="000000" w:fill="387990"/>
            <w:vAlign w:val="bottom"/>
            <w:hideMark/>
          </w:tcPr>
          <w:p w14:paraId="5891C07D"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752" w:type="dxa"/>
            <w:tcBorders>
              <w:top w:val="nil"/>
              <w:left w:val="nil"/>
              <w:bottom w:val="single" w:sz="4" w:space="0" w:color="auto"/>
              <w:right w:val="nil"/>
            </w:tcBorders>
            <w:shd w:val="clear" w:color="000000" w:fill="387990"/>
            <w:vAlign w:val="bottom"/>
            <w:hideMark/>
          </w:tcPr>
          <w:p w14:paraId="6A925A58" w14:textId="0BA53196"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1065" w:type="dxa"/>
            <w:tcBorders>
              <w:top w:val="nil"/>
              <w:left w:val="nil"/>
              <w:bottom w:val="single" w:sz="4" w:space="0" w:color="auto"/>
              <w:right w:val="nil"/>
            </w:tcBorders>
            <w:shd w:val="clear" w:color="000000" w:fill="387990"/>
          </w:tcPr>
          <w:p w14:paraId="3412975A" w14:textId="646B7E6F" w:rsidR="002820CB" w:rsidRPr="00B26FA0" w:rsidRDefault="002820CB" w:rsidP="00B26FA0">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6" w:type="dxa"/>
            <w:tcBorders>
              <w:top w:val="nil"/>
              <w:left w:val="nil"/>
              <w:bottom w:val="single" w:sz="4" w:space="0" w:color="auto"/>
              <w:right w:val="nil"/>
            </w:tcBorders>
            <w:shd w:val="clear" w:color="000000" w:fill="387990"/>
            <w:vAlign w:val="bottom"/>
            <w:hideMark/>
          </w:tcPr>
          <w:p w14:paraId="0BA0C122" w14:textId="66BE781B" w:rsidR="002820CB" w:rsidRPr="00B26FA0" w:rsidRDefault="002820CB" w:rsidP="00B26FA0">
            <w:pPr>
              <w:widowControl/>
              <w:spacing w:line="259" w:lineRule="auto"/>
              <w:jc w:val="center"/>
              <w:rPr>
                <w:rFonts w:eastAsia="Times New Roman" w:cs="Times New Roman"/>
                <w:b/>
                <w:bCs/>
                <w:color w:val="FFFFFF"/>
                <w:sz w:val="20"/>
                <w:szCs w:val="20"/>
              </w:rPr>
            </w:pPr>
            <w:proofErr w:type="spellStart"/>
            <w:r w:rsidRPr="00B26FA0">
              <w:rPr>
                <w:rFonts w:eastAsia="Times New Roman" w:cs="Times New Roman"/>
                <w:b/>
                <w:bCs/>
                <w:color w:val="FFFFFF"/>
                <w:sz w:val="20"/>
                <w:szCs w:val="20"/>
              </w:rPr>
              <w:t>n</w:t>
            </w:r>
            <w:r w:rsidRPr="00B26FA0">
              <w:rPr>
                <w:rFonts w:eastAsia="Times New Roman" w:cs="Times New Roman"/>
                <w:b/>
                <w:bCs/>
                <w:color w:val="FFFFFF"/>
                <w:sz w:val="20"/>
                <w:szCs w:val="20"/>
                <w:vertAlign w:val="superscript"/>
              </w:rPr>
              <w:t>a</w:t>
            </w:r>
            <w:proofErr w:type="spellEnd"/>
          </w:p>
        </w:tc>
        <w:tc>
          <w:tcPr>
            <w:tcW w:w="648" w:type="dxa"/>
            <w:vMerge/>
            <w:tcBorders>
              <w:left w:val="nil"/>
              <w:bottom w:val="single" w:sz="4" w:space="0" w:color="auto"/>
              <w:right w:val="nil"/>
            </w:tcBorders>
            <w:shd w:val="clear" w:color="000000" w:fill="387990"/>
            <w:vAlign w:val="bottom"/>
            <w:hideMark/>
          </w:tcPr>
          <w:p w14:paraId="311DDCB1" w14:textId="2146A97F" w:rsidR="002820CB" w:rsidRPr="00B26FA0" w:rsidRDefault="002820CB" w:rsidP="00B26FA0">
            <w:pPr>
              <w:widowControl/>
              <w:spacing w:line="259" w:lineRule="auto"/>
              <w:jc w:val="center"/>
              <w:rPr>
                <w:rFonts w:eastAsia="Times New Roman" w:cs="Times New Roman"/>
                <w:b/>
                <w:bCs/>
                <w:color w:val="FFFFFF"/>
                <w:sz w:val="20"/>
                <w:szCs w:val="20"/>
              </w:rPr>
            </w:pPr>
          </w:p>
        </w:tc>
        <w:tc>
          <w:tcPr>
            <w:tcW w:w="811" w:type="dxa"/>
            <w:vMerge/>
            <w:tcBorders>
              <w:left w:val="nil"/>
              <w:bottom w:val="single" w:sz="4" w:space="0" w:color="auto"/>
              <w:right w:val="nil"/>
            </w:tcBorders>
            <w:shd w:val="clear" w:color="000000" w:fill="387990"/>
            <w:vAlign w:val="bottom"/>
            <w:hideMark/>
          </w:tcPr>
          <w:p w14:paraId="0CD1DD0B" w14:textId="77777777" w:rsidR="002820CB" w:rsidRPr="00B26FA0" w:rsidRDefault="002820CB" w:rsidP="00B26FA0">
            <w:pPr>
              <w:widowControl/>
              <w:spacing w:line="259" w:lineRule="auto"/>
              <w:jc w:val="center"/>
              <w:rPr>
                <w:rFonts w:eastAsia="Times New Roman" w:cs="Times New Roman"/>
                <w:b/>
                <w:bCs/>
                <w:color w:val="FFFFFF"/>
                <w:sz w:val="20"/>
                <w:szCs w:val="20"/>
              </w:rPr>
            </w:pPr>
          </w:p>
        </w:tc>
        <w:tc>
          <w:tcPr>
            <w:tcW w:w="642" w:type="dxa"/>
            <w:vMerge/>
            <w:tcBorders>
              <w:left w:val="nil"/>
              <w:bottom w:val="single" w:sz="4" w:space="0" w:color="auto"/>
              <w:right w:val="nil"/>
            </w:tcBorders>
            <w:shd w:val="clear" w:color="000000" w:fill="387990"/>
            <w:vAlign w:val="bottom"/>
            <w:hideMark/>
          </w:tcPr>
          <w:p w14:paraId="6A19A6E4" w14:textId="193397BA" w:rsidR="002820CB" w:rsidRPr="00B26FA0" w:rsidRDefault="002820CB" w:rsidP="00B26FA0">
            <w:pPr>
              <w:widowControl/>
              <w:spacing w:line="259" w:lineRule="auto"/>
              <w:jc w:val="center"/>
              <w:rPr>
                <w:rFonts w:eastAsia="Times New Roman" w:cs="Times New Roman"/>
                <w:b/>
                <w:bCs/>
                <w:color w:val="FFFFFF"/>
                <w:sz w:val="20"/>
                <w:szCs w:val="20"/>
              </w:rPr>
            </w:pPr>
          </w:p>
        </w:tc>
      </w:tr>
      <w:tr w:rsidR="007F1333" w:rsidRPr="00B26FA0" w14:paraId="6686CEDB" w14:textId="77777777" w:rsidTr="00832C96">
        <w:tc>
          <w:tcPr>
            <w:tcW w:w="2160" w:type="dxa"/>
            <w:tcBorders>
              <w:top w:val="nil"/>
              <w:left w:val="nil"/>
              <w:bottom w:val="single" w:sz="4" w:space="0" w:color="auto"/>
              <w:right w:val="nil"/>
            </w:tcBorders>
            <w:shd w:val="clear" w:color="auto" w:fill="auto"/>
            <w:vAlign w:val="center"/>
            <w:hideMark/>
          </w:tcPr>
          <w:p w14:paraId="1069DA6E" w14:textId="77777777" w:rsidR="007F1333" w:rsidRPr="00B26FA0" w:rsidRDefault="007F1333" w:rsidP="007F1333">
            <w:pPr>
              <w:widowControl/>
              <w:spacing w:line="259" w:lineRule="auto"/>
              <w:rPr>
                <w:rFonts w:eastAsia="Times New Roman" w:cs="Times New Roman"/>
                <w:b/>
                <w:bCs/>
                <w:sz w:val="20"/>
                <w:szCs w:val="20"/>
              </w:rPr>
            </w:pPr>
            <w:r w:rsidRPr="00B26FA0">
              <w:rPr>
                <w:rFonts w:eastAsia="Times New Roman" w:cs="Times New Roman"/>
                <w:b/>
                <w:bCs/>
                <w:sz w:val="20"/>
                <w:szCs w:val="20"/>
              </w:rPr>
              <w:t>All children 0-5 months of age</w:t>
            </w:r>
          </w:p>
        </w:tc>
        <w:tc>
          <w:tcPr>
            <w:tcW w:w="846" w:type="dxa"/>
            <w:tcBorders>
              <w:top w:val="nil"/>
              <w:left w:val="nil"/>
              <w:bottom w:val="single" w:sz="4" w:space="0" w:color="auto"/>
              <w:right w:val="nil"/>
            </w:tcBorders>
            <w:shd w:val="clear" w:color="auto" w:fill="auto"/>
            <w:noWrap/>
            <w:vAlign w:val="center"/>
          </w:tcPr>
          <w:p w14:paraId="47ED6BED" w14:textId="36DC484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vAlign w:val="center"/>
          </w:tcPr>
          <w:p w14:paraId="148DA8F5" w14:textId="7ED47011"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tcPr>
          <w:p w14:paraId="7A524540" w14:textId="4576EFA5"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tcPr>
          <w:p w14:paraId="4137A681" w14:textId="41C8686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tcPr>
          <w:p w14:paraId="0EFB7F41" w14:textId="7E6A0CB8"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vAlign w:val="center"/>
          </w:tcPr>
          <w:p w14:paraId="01BF6B0A" w14:textId="7AC1F893"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tcPr>
          <w:p w14:paraId="614D92AA" w14:textId="77650D7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tcPr>
          <w:p w14:paraId="78006A7B" w14:textId="59ADB0D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tcPr>
          <w:p w14:paraId="3CAE2459" w14:textId="05CE62B7"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tcPr>
          <w:p w14:paraId="7FB53A34" w14:textId="6B14535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D2E59AA" w14:textId="77777777" w:rsidTr="00EA750B">
        <w:tc>
          <w:tcPr>
            <w:tcW w:w="4691" w:type="dxa"/>
            <w:gridSpan w:val="4"/>
            <w:tcBorders>
              <w:top w:val="single" w:sz="4" w:space="0" w:color="auto"/>
              <w:left w:val="nil"/>
              <w:bottom w:val="single" w:sz="4" w:space="0" w:color="auto"/>
              <w:right w:val="nil"/>
            </w:tcBorders>
            <w:shd w:val="clear" w:color="000000" w:fill="DBE7F3"/>
          </w:tcPr>
          <w:p w14:paraId="5CBA8C09" w14:textId="25B3BAF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Child</w:t>
            </w:r>
            <w:r>
              <w:rPr>
                <w:rFonts w:eastAsia="Times New Roman" w:cs="Times New Roman"/>
                <w:b/>
                <w:bCs/>
                <w:color w:val="auto"/>
                <w:sz w:val="20"/>
                <w:szCs w:val="20"/>
              </w:rPr>
              <w:t>’</w:t>
            </w:r>
            <w:r w:rsidRPr="00B26FA0">
              <w:rPr>
                <w:rFonts w:eastAsia="Times New Roman" w:cs="Times New Roman"/>
                <w:b/>
                <w:bCs/>
                <w:color w:val="auto"/>
                <w:sz w:val="20"/>
                <w:szCs w:val="20"/>
              </w:rPr>
              <w:t>s sex</w:t>
            </w:r>
          </w:p>
        </w:tc>
        <w:tc>
          <w:tcPr>
            <w:tcW w:w="195" w:type="dxa"/>
            <w:tcBorders>
              <w:top w:val="nil"/>
              <w:left w:val="nil"/>
              <w:bottom w:val="single" w:sz="4" w:space="0" w:color="auto"/>
              <w:right w:val="nil"/>
            </w:tcBorders>
            <w:shd w:val="clear" w:color="000000" w:fill="DBE7F3"/>
            <w:vAlign w:val="center"/>
            <w:hideMark/>
          </w:tcPr>
          <w:p w14:paraId="7B9B255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09F5307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1C962B"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E4FEF76" w14:textId="691DED11"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7BA2533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0DF9716C"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3580E718"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354590A" w14:textId="77777777" w:rsidTr="002F128B">
        <w:tc>
          <w:tcPr>
            <w:tcW w:w="2160" w:type="dxa"/>
            <w:tcBorders>
              <w:top w:val="nil"/>
              <w:left w:val="nil"/>
              <w:bottom w:val="single" w:sz="4" w:space="0" w:color="auto"/>
              <w:right w:val="nil"/>
            </w:tcBorders>
            <w:shd w:val="clear" w:color="auto" w:fill="auto"/>
            <w:vAlign w:val="center"/>
            <w:hideMark/>
          </w:tcPr>
          <w:p w14:paraId="66328F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Male</w:t>
            </w:r>
          </w:p>
        </w:tc>
        <w:tc>
          <w:tcPr>
            <w:tcW w:w="846" w:type="dxa"/>
            <w:tcBorders>
              <w:top w:val="nil"/>
              <w:left w:val="nil"/>
              <w:bottom w:val="single" w:sz="4" w:space="0" w:color="auto"/>
              <w:right w:val="nil"/>
            </w:tcBorders>
            <w:shd w:val="clear" w:color="auto" w:fill="auto"/>
            <w:noWrap/>
            <w:vAlign w:val="center"/>
            <w:hideMark/>
          </w:tcPr>
          <w:p w14:paraId="3CB212D6" w14:textId="7BFB0F2C"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1CADD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16897CDA" w14:textId="27AAE2C8"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3877A42" w14:textId="3D5B7D8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F69FF41" w14:textId="79EB897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D5691FB"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5072532E" w14:textId="215FA55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CEDDB36" w14:textId="05EA5A73"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7254CCAB" w14:textId="3824D24B"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A3CA35F" w14:textId="77A449EE"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E3F5D01" w14:textId="77777777" w:rsidTr="002F128B">
        <w:tc>
          <w:tcPr>
            <w:tcW w:w="2160" w:type="dxa"/>
            <w:tcBorders>
              <w:top w:val="nil"/>
              <w:left w:val="nil"/>
              <w:bottom w:val="single" w:sz="4" w:space="0" w:color="auto"/>
              <w:right w:val="nil"/>
            </w:tcBorders>
            <w:shd w:val="clear" w:color="auto" w:fill="auto"/>
            <w:vAlign w:val="center"/>
            <w:hideMark/>
          </w:tcPr>
          <w:p w14:paraId="15E8B332"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Female</w:t>
            </w:r>
          </w:p>
        </w:tc>
        <w:tc>
          <w:tcPr>
            <w:tcW w:w="846" w:type="dxa"/>
            <w:tcBorders>
              <w:top w:val="nil"/>
              <w:left w:val="nil"/>
              <w:bottom w:val="single" w:sz="4" w:space="0" w:color="auto"/>
              <w:right w:val="nil"/>
            </w:tcBorders>
            <w:shd w:val="clear" w:color="auto" w:fill="auto"/>
            <w:noWrap/>
            <w:vAlign w:val="center"/>
            <w:hideMark/>
          </w:tcPr>
          <w:p w14:paraId="1B2F417C" w14:textId="74B5229F"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04BA04B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7EEFEDFC" w14:textId="0477D88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5589E8BD" w14:textId="2A44625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6B26ECE" w14:textId="1C7CC067"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EDCF8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2651AE01" w14:textId="53676DD8"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68D15AF" w14:textId="5C119B3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5D24FB27" w14:textId="245BC689"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EC3F29D" w14:textId="6FDC3E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04EC1E6" w14:textId="77777777" w:rsidTr="00EA750B">
        <w:tc>
          <w:tcPr>
            <w:tcW w:w="4691" w:type="dxa"/>
            <w:gridSpan w:val="4"/>
            <w:tcBorders>
              <w:top w:val="single" w:sz="4" w:space="0" w:color="auto"/>
              <w:left w:val="nil"/>
              <w:bottom w:val="single" w:sz="4" w:space="0" w:color="auto"/>
              <w:right w:val="nil"/>
            </w:tcBorders>
            <w:shd w:val="clear" w:color="000000" w:fill="DBE7F3"/>
          </w:tcPr>
          <w:p w14:paraId="0FDFE5D4" w14:textId="79834B96"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Caregiver</w:t>
            </w:r>
            <w:r>
              <w:rPr>
                <w:rFonts w:eastAsia="Times New Roman" w:cs="Times New Roman"/>
                <w:b/>
                <w:bCs/>
                <w:color w:val="auto"/>
                <w:sz w:val="20"/>
                <w:szCs w:val="20"/>
              </w:rPr>
              <w:t>’</w:t>
            </w:r>
            <w:r w:rsidRPr="00B26FA0">
              <w:rPr>
                <w:rFonts w:eastAsia="Times New Roman" w:cs="Times New Roman"/>
                <w:b/>
                <w:bCs/>
                <w:color w:val="auto"/>
                <w:sz w:val="20"/>
                <w:szCs w:val="20"/>
              </w:rPr>
              <w:t xml:space="preserve">s </w:t>
            </w:r>
            <w:proofErr w:type="spellStart"/>
            <w:r w:rsidRPr="00B26FA0">
              <w:rPr>
                <w:rFonts w:eastAsia="Times New Roman" w:cs="Times New Roman"/>
                <w:b/>
                <w:bCs/>
                <w:color w:val="auto"/>
                <w:sz w:val="20"/>
                <w:szCs w:val="20"/>
              </w:rPr>
              <w:t>education</w:t>
            </w:r>
            <w:r w:rsidRPr="00B26FA0">
              <w:rPr>
                <w:rFonts w:eastAsia="Times New Roman" w:cs="Times New Roman"/>
                <w:b/>
                <w:bCs/>
                <w:color w:val="auto"/>
                <w:sz w:val="20"/>
                <w:szCs w:val="20"/>
                <w:vertAlign w:val="superscript"/>
              </w:rPr>
              <w:t>d</w:t>
            </w:r>
            <w:proofErr w:type="spellEnd"/>
          </w:p>
        </w:tc>
        <w:tc>
          <w:tcPr>
            <w:tcW w:w="195" w:type="dxa"/>
            <w:tcBorders>
              <w:top w:val="nil"/>
              <w:left w:val="nil"/>
              <w:bottom w:val="single" w:sz="4" w:space="0" w:color="auto"/>
              <w:right w:val="nil"/>
            </w:tcBorders>
            <w:shd w:val="clear" w:color="000000" w:fill="DBE7F3"/>
            <w:vAlign w:val="center"/>
            <w:hideMark/>
          </w:tcPr>
          <w:p w14:paraId="1B80B03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F5CCCF"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3CFEC857"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1ABEE0F7" w14:textId="544D854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27C92D5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588EC3B"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20DB8374"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1688D64C" w14:textId="77777777" w:rsidTr="002F128B">
        <w:tc>
          <w:tcPr>
            <w:tcW w:w="2160" w:type="dxa"/>
            <w:tcBorders>
              <w:top w:val="nil"/>
              <w:left w:val="nil"/>
              <w:bottom w:val="single" w:sz="4" w:space="0" w:color="auto"/>
              <w:right w:val="nil"/>
            </w:tcBorders>
            <w:shd w:val="clear" w:color="auto" w:fill="auto"/>
            <w:vAlign w:val="center"/>
            <w:hideMark/>
          </w:tcPr>
          <w:p w14:paraId="08715658"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 education</w:t>
            </w:r>
          </w:p>
        </w:tc>
        <w:tc>
          <w:tcPr>
            <w:tcW w:w="846" w:type="dxa"/>
            <w:tcBorders>
              <w:top w:val="nil"/>
              <w:left w:val="nil"/>
              <w:bottom w:val="single" w:sz="4" w:space="0" w:color="auto"/>
              <w:right w:val="nil"/>
            </w:tcBorders>
            <w:shd w:val="clear" w:color="auto" w:fill="auto"/>
            <w:noWrap/>
            <w:vAlign w:val="center"/>
            <w:hideMark/>
          </w:tcPr>
          <w:p w14:paraId="7F0A33E0" w14:textId="6F51C31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20BBF50"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45750446" w14:textId="0C01F474"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3531BA7C" w14:textId="1AB09B1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CC04B5" w14:textId="043A7210"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9F783F6"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60DD6F8A" w14:textId="6B1183BB"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2A0CEE88" w14:textId="33B93B29"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022744D8" w14:textId="20F042F1"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3788CF63" w14:textId="3C44DEA9"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17D2CD8C" w14:textId="77777777" w:rsidTr="002F128B">
        <w:tc>
          <w:tcPr>
            <w:tcW w:w="2160" w:type="dxa"/>
            <w:tcBorders>
              <w:top w:val="nil"/>
              <w:left w:val="nil"/>
              <w:bottom w:val="single" w:sz="4" w:space="0" w:color="auto"/>
              <w:right w:val="nil"/>
            </w:tcBorders>
            <w:shd w:val="clear" w:color="auto" w:fill="auto"/>
            <w:vAlign w:val="center"/>
            <w:hideMark/>
          </w:tcPr>
          <w:p w14:paraId="1A91D71C"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Less than primary</w:t>
            </w:r>
          </w:p>
        </w:tc>
        <w:tc>
          <w:tcPr>
            <w:tcW w:w="846" w:type="dxa"/>
            <w:tcBorders>
              <w:top w:val="nil"/>
              <w:left w:val="nil"/>
              <w:bottom w:val="single" w:sz="4" w:space="0" w:color="auto"/>
              <w:right w:val="nil"/>
            </w:tcBorders>
            <w:shd w:val="clear" w:color="auto" w:fill="auto"/>
            <w:noWrap/>
            <w:vAlign w:val="center"/>
            <w:hideMark/>
          </w:tcPr>
          <w:p w14:paraId="67F61B2C" w14:textId="391EBB5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1591FE"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677D4431" w14:textId="182AE811"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4BAE0A81" w14:textId="4D01BFDC"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6ED5D69E" w14:textId="572A4B3D"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1C6517E"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C9770D9" w14:textId="0CBCCB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78D0FBA3" w14:textId="55ED082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E44FDB1" w14:textId="4B603998"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67C55174" w14:textId="458E6977"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FCB3374" w14:textId="77777777" w:rsidTr="002F128B">
        <w:tc>
          <w:tcPr>
            <w:tcW w:w="2160" w:type="dxa"/>
            <w:tcBorders>
              <w:top w:val="nil"/>
              <w:left w:val="nil"/>
              <w:bottom w:val="single" w:sz="4" w:space="0" w:color="auto"/>
              <w:right w:val="nil"/>
            </w:tcBorders>
            <w:shd w:val="clear" w:color="auto" w:fill="auto"/>
            <w:vAlign w:val="center"/>
            <w:hideMark/>
          </w:tcPr>
          <w:p w14:paraId="0D2437BF"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primary</w:t>
            </w:r>
          </w:p>
        </w:tc>
        <w:tc>
          <w:tcPr>
            <w:tcW w:w="846" w:type="dxa"/>
            <w:tcBorders>
              <w:top w:val="nil"/>
              <w:left w:val="nil"/>
              <w:bottom w:val="single" w:sz="4" w:space="0" w:color="auto"/>
              <w:right w:val="nil"/>
            </w:tcBorders>
            <w:shd w:val="clear" w:color="auto" w:fill="auto"/>
            <w:noWrap/>
            <w:vAlign w:val="center"/>
            <w:hideMark/>
          </w:tcPr>
          <w:p w14:paraId="417B6398" w14:textId="0370D918"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F9337D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35A88374" w14:textId="575B95E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1CC7CCB0" w14:textId="45D80FA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380443B8" w14:textId="0CDE6D8A"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EACF007"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16A6C423" w14:textId="07BFA86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16BF2179" w14:textId="118D046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156A73D" w14:textId="03BD62B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45A85C9" w14:textId="1381783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9C526D6" w14:textId="77777777" w:rsidTr="002F128B">
        <w:tc>
          <w:tcPr>
            <w:tcW w:w="2160" w:type="dxa"/>
            <w:tcBorders>
              <w:top w:val="nil"/>
              <w:left w:val="nil"/>
              <w:bottom w:val="single" w:sz="4" w:space="0" w:color="auto"/>
              <w:right w:val="nil"/>
            </w:tcBorders>
            <w:shd w:val="clear" w:color="auto" w:fill="auto"/>
            <w:vAlign w:val="center"/>
            <w:hideMark/>
          </w:tcPr>
          <w:p w14:paraId="6181D54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Completed secondary</w:t>
            </w:r>
          </w:p>
        </w:tc>
        <w:tc>
          <w:tcPr>
            <w:tcW w:w="846" w:type="dxa"/>
            <w:tcBorders>
              <w:top w:val="nil"/>
              <w:left w:val="nil"/>
              <w:bottom w:val="single" w:sz="4" w:space="0" w:color="auto"/>
              <w:right w:val="nil"/>
            </w:tcBorders>
            <w:shd w:val="clear" w:color="auto" w:fill="auto"/>
            <w:noWrap/>
            <w:vAlign w:val="center"/>
            <w:hideMark/>
          </w:tcPr>
          <w:p w14:paraId="4CDF4960" w14:textId="68ED1551"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41DC694B"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D0EC024" w14:textId="6527C5CE"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9EDFDDF" w14:textId="3FC6B836"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2A3110DB" w14:textId="4595B89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164AE27C"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76067EB" w14:textId="2D183F8D"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087F6B5B" w14:textId="39930957"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6F07DFDF" w14:textId="416E9032"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1C245B09" w14:textId="499E945F"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D36D5A7" w14:textId="77777777" w:rsidTr="002F128B">
        <w:tc>
          <w:tcPr>
            <w:tcW w:w="2160" w:type="dxa"/>
            <w:tcBorders>
              <w:top w:val="nil"/>
              <w:left w:val="nil"/>
              <w:bottom w:val="single" w:sz="4" w:space="0" w:color="auto"/>
              <w:right w:val="nil"/>
            </w:tcBorders>
            <w:shd w:val="clear" w:color="auto" w:fill="auto"/>
            <w:vAlign w:val="center"/>
            <w:hideMark/>
          </w:tcPr>
          <w:p w14:paraId="5B6FACEB"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Higher</w:t>
            </w:r>
          </w:p>
        </w:tc>
        <w:tc>
          <w:tcPr>
            <w:tcW w:w="846" w:type="dxa"/>
            <w:tcBorders>
              <w:top w:val="nil"/>
              <w:left w:val="nil"/>
              <w:bottom w:val="single" w:sz="4" w:space="0" w:color="auto"/>
              <w:right w:val="nil"/>
            </w:tcBorders>
            <w:shd w:val="clear" w:color="auto" w:fill="auto"/>
            <w:noWrap/>
            <w:vAlign w:val="center"/>
            <w:hideMark/>
          </w:tcPr>
          <w:p w14:paraId="664990A8" w14:textId="63AEE1E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381415A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noWrap/>
            <w:vAlign w:val="center"/>
            <w:hideMark/>
          </w:tcPr>
          <w:p w14:paraId="2F3F5C57" w14:textId="7E6D098B"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noWrap/>
            <w:vAlign w:val="center"/>
            <w:hideMark/>
          </w:tcPr>
          <w:p w14:paraId="2CC6513F" w14:textId="5E40367E"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noWrap/>
            <w:vAlign w:val="center"/>
            <w:hideMark/>
          </w:tcPr>
          <w:p w14:paraId="4F2796FB" w14:textId="607773D6"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3DDAC8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noWrap/>
            <w:vAlign w:val="center"/>
            <w:hideMark/>
          </w:tcPr>
          <w:p w14:paraId="3CD804C2" w14:textId="4CE68DE0"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noWrap/>
            <w:vAlign w:val="center"/>
            <w:hideMark/>
          </w:tcPr>
          <w:p w14:paraId="463B5DB1" w14:textId="621A97E0"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noWrap/>
            <w:vAlign w:val="center"/>
            <w:hideMark/>
          </w:tcPr>
          <w:p w14:paraId="2E5D7F4D" w14:textId="30D9160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noWrap/>
            <w:vAlign w:val="center"/>
            <w:hideMark/>
          </w:tcPr>
          <w:p w14:paraId="53E96E3C" w14:textId="132EB09C"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3AC131DC" w14:textId="77777777" w:rsidTr="00EA750B">
        <w:tc>
          <w:tcPr>
            <w:tcW w:w="2160" w:type="dxa"/>
            <w:tcBorders>
              <w:top w:val="nil"/>
              <w:left w:val="nil"/>
              <w:bottom w:val="single" w:sz="4" w:space="0" w:color="auto"/>
              <w:right w:val="nil"/>
            </w:tcBorders>
            <w:shd w:val="clear" w:color="000000" w:fill="DBE7F3"/>
            <w:vAlign w:val="center"/>
            <w:hideMark/>
          </w:tcPr>
          <w:p w14:paraId="7BAF4A0C" w14:textId="77777777" w:rsidR="007F1333" w:rsidRPr="00B26FA0" w:rsidRDefault="007F1333" w:rsidP="007F1333">
            <w:pPr>
              <w:keepNext/>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Poverty status</w:t>
            </w:r>
          </w:p>
        </w:tc>
        <w:tc>
          <w:tcPr>
            <w:tcW w:w="846" w:type="dxa"/>
            <w:tcBorders>
              <w:top w:val="nil"/>
              <w:left w:val="nil"/>
              <w:bottom w:val="single" w:sz="4" w:space="0" w:color="auto"/>
              <w:right w:val="nil"/>
            </w:tcBorders>
            <w:shd w:val="clear" w:color="000000" w:fill="DBE7F3"/>
            <w:vAlign w:val="center"/>
            <w:hideMark/>
          </w:tcPr>
          <w:p w14:paraId="0EB89B2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35" w:type="dxa"/>
            <w:tcBorders>
              <w:top w:val="nil"/>
              <w:left w:val="nil"/>
              <w:bottom w:val="single" w:sz="4" w:space="0" w:color="auto"/>
              <w:right w:val="nil"/>
            </w:tcBorders>
            <w:shd w:val="clear" w:color="000000" w:fill="DBE7F3"/>
          </w:tcPr>
          <w:p w14:paraId="7453311C" w14:textId="77777777" w:rsidR="007F1333" w:rsidRPr="00B26FA0" w:rsidRDefault="007F1333" w:rsidP="007F1333">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5B251D7A" w14:textId="715C1309"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95" w:type="dxa"/>
            <w:tcBorders>
              <w:top w:val="nil"/>
              <w:left w:val="nil"/>
              <w:bottom w:val="single" w:sz="4" w:space="0" w:color="auto"/>
              <w:right w:val="nil"/>
            </w:tcBorders>
            <w:shd w:val="clear" w:color="000000" w:fill="DBE7F3"/>
            <w:vAlign w:val="center"/>
            <w:hideMark/>
          </w:tcPr>
          <w:p w14:paraId="39E8CA41"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752" w:type="dxa"/>
            <w:tcBorders>
              <w:top w:val="nil"/>
              <w:left w:val="nil"/>
              <w:bottom w:val="single" w:sz="4" w:space="0" w:color="auto"/>
              <w:right w:val="nil"/>
            </w:tcBorders>
            <w:shd w:val="clear" w:color="000000" w:fill="DBE7F3"/>
            <w:vAlign w:val="center"/>
            <w:hideMark/>
          </w:tcPr>
          <w:p w14:paraId="32A3FFE6"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1065" w:type="dxa"/>
            <w:tcBorders>
              <w:top w:val="nil"/>
              <w:left w:val="nil"/>
              <w:bottom w:val="single" w:sz="4" w:space="0" w:color="auto"/>
              <w:right w:val="nil"/>
            </w:tcBorders>
            <w:shd w:val="clear" w:color="000000" w:fill="DBE7F3"/>
          </w:tcPr>
          <w:p w14:paraId="5F76E28F" w14:textId="77777777" w:rsidR="007F1333" w:rsidRPr="00B26FA0" w:rsidRDefault="007F1333" w:rsidP="007F1333">
            <w:pPr>
              <w:widowControl/>
              <w:spacing w:line="259" w:lineRule="auto"/>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589CDDB0" w14:textId="2D382F2F"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8" w:type="dxa"/>
            <w:tcBorders>
              <w:top w:val="nil"/>
              <w:left w:val="nil"/>
              <w:bottom w:val="single" w:sz="4" w:space="0" w:color="auto"/>
              <w:right w:val="nil"/>
            </w:tcBorders>
            <w:shd w:val="clear" w:color="000000" w:fill="DBE7F3"/>
            <w:vAlign w:val="center"/>
            <w:hideMark/>
          </w:tcPr>
          <w:p w14:paraId="14F19F8D"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811" w:type="dxa"/>
            <w:tcBorders>
              <w:top w:val="nil"/>
              <w:left w:val="nil"/>
              <w:bottom w:val="single" w:sz="4" w:space="0" w:color="auto"/>
              <w:right w:val="nil"/>
            </w:tcBorders>
            <w:shd w:val="clear" w:color="000000" w:fill="DBE7F3"/>
            <w:vAlign w:val="center"/>
            <w:hideMark/>
          </w:tcPr>
          <w:p w14:paraId="7418FC22"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c>
          <w:tcPr>
            <w:tcW w:w="642" w:type="dxa"/>
            <w:tcBorders>
              <w:top w:val="nil"/>
              <w:left w:val="nil"/>
              <w:bottom w:val="single" w:sz="4" w:space="0" w:color="auto"/>
              <w:right w:val="nil"/>
            </w:tcBorders>
            <w:shd w:val="clear" w:color="000000" w:fill="DBE7F3"/>
            <w:vAlign w:val="center"/>
            <w:hideMark/>
          </w:tcPr>
          <w:p w14:paraId="7D8D8F59"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 </w:t>
            </w:r>
          </w:p>
        </w:tc>
      </w:tr>
      <w:tr w:rsidR="007F1333" w:rsidRPr="00B26FA0" w14:paraId="46A34ACF" w14:textId="77777777" w:rsidTr="002F128B">
        <w:tc>
          <w:tcPr>
            <w:tcW w:w="2160" w:type="dxa"/>
            <w:tcBorders>
              <w:top w:val="nil"/>
              <w:left w:val="nil"/>
              <w:bottom w:val="single" w:sz="4" w:space="0" w:color="auto"/>
              <w:right w:val="nil"/>
            </w:tcBorders>
            <w:shd w:val="clear" w:color="auto" w:fill="auto"/>
            <w:vAlign w:val="center"/>
            <w:hideMark/>
          </w:tcPr>
          <w:p w14:paraId="20A28763"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Poor</w:t>
            </w:r>
          </w:p>
        </w:tc>
        <w:tc>
          <w:tcPr>
            <w:tcW w:w="846" w:type="dxa"/>
            <w:tcBorders>
              <w:top w:val="nil"/>
              <w:left w:val="nil"/>
              <w:bottom w:val="single" w:sz="4" w:space="0" w:color="auto"/>
              <w:right w:val="nil"/>
            </w:tcBorders>
            <w:shd w:val="clear" w:color="auto" w:fill="auto"/>
            <w:noWrap/>
            <w:vAlign w:val="center"/>
            <w:hideMark/>
          </w:tcPr>
          <w:p w14:paraId="163098DD" w14:textId="013A0EA4"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0EF3422"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1651D17" w14:textId="2E5A800D"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F19EE24" w14:textId="464DC567"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20D1E5C6" w14:textId="309AE83B"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6F641692"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F6898CC" w14:textId="47179962"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ABAA8F8" w14:textId="4A1559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B246457" w14:textId="4857CAC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E2A44EE" w14:textId="6B0BCE78"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0B7CA29F" w14:textId="77777777" w:rsidTr="002F128B">
        <w:tc>
          <w:tcPr>
            <w:tcW w:w="2160" w:type="dxa"/>
            <w:tcBorders>
              <w:top w:val="nil"/>
              <w:left w:val="nil"/>
              <w:bottom w:val="single" w:sz="4" w:space="0" w:color="auto"/>
              <w:right w:val="nil"/>
            </w:tcBorders>
            <w:shd w:val="clear" w:color="auto" w:fill="auto"/>
            <w:vAlign w:val="center"/>
            <w:hideMark/>
          </w:tcPr>
          <w:p w14:paraId="0179B3B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Non-poor</w:t>
            </w:r>
          </w:p>
        </w:tc>
        <w:tc>
          <w:tcPr>
            <w:tcW w:w="846" w:type="dxa"/>
            <w:tcBorders>
              <w:top w:val="nil"/>
              <w:left w:val="nil"/>
              <w:bottom w:val="single" w:sz="4" w:space="0" w:color="auto"/>
              <w:right w:val="nil"/>
            </w:tcBorders>
            <w:shd w:val="clear" w:color="auto" w:fill="auto"/>
            <w:noWrap/>
            <w:vAlign w:val="center"/>
            <w:hideMark/>
          </w:tcPr>
          <w:p w14:paraId="34EFC553" w14:textId="3EFCD40B"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74AD7DF7"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D71DF30" w14:textId="562C184F"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448C1834" w14:textId="60B02AA2"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4D896A5E" w14:textId="6160848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2E4193F8"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BC26C12" w14:textId="43C31676"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5CB8B2CC" w14:textId="3EC0AD6D"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65015D85" w14:textId="62565AFC"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006DB31A" w14:textId="25ED7095"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225E1BA6" w14:textId="77777777" w:rsidTr="00EA750B">
        <w:tc>
          <w:tcPr>
            <w:tcW w:w="2160" w:type="dxa"/>
            <w:tcBorders>
              <w:top w:val="nil"/>
              <w:left w:val="nil"/>
              <w:bottom w:val="single" w:sz="4" w:space="0" w:color="auto"/>
              <w:right w:val="nil"/>
            </w:tcBorders>
            <w:shd w:val="clear" w:color="000000" w:fill="DBE7F3"/>
            <w:vAlign w:val="center"/>
            <w:hideMark/>
          </w:tcPr>
          <w:p w14:paraId="47776DC0" w14:textId="77777777" w:rsidR="007F1333" w:rsidRPr="00B26FA0" w:rsidRDefault="007F1333" w:rsidP="007F1333">
            <w:pPr>
              <w:widowControl/>
              <w:spacing w:line="259" w:lineRule="auto"/>
              <w:rPr>
                <w:rFonts w:eastAsia="Times New Roman" w:cs="Times New Roman"/>
                <w:b/>
                <w:bCs/>
                <w:color w:val="auto"/>
                <w:sz w:val="20"/>
                <w:szCs w:val="20"/>
              </w:rPr>
            </w:pPr>
            <w:r w:rsidRPr="00B26FA0">
              <w:rPr>
                <w:rFonts w:eastAsia="Times New Roman" w:cs="Times New Roman"/>
                <w:b/>
                <w:bCs/>
                <w:color w:val="auto"/>
                <w:sz w:val="20"/>
                <w:szCs w:val="20"/>
              </w:rPr>
              <w:t>Household hunger</w:t>
            </w:r>
          </w:p>
        </w:tc>
        <w:tc>
          <w:tcPr>
            <w:tcW w:w="846" w:type="dxa"/>
            <w:tcBorders>
              <w:top w:val="nil"/>
              <w:left w:val="nil"/>
              <w:bottom w:val="single" w:sz="4" w:space="0" w:color="auto"/>
              <w:right w:val="nil"/>
            </w:tcBorders>
            <w:shd w:val="clear" w:color="000000" w:fill="DBE7F3"/>
            <w:vAlign w:val="center"/>
            <w:hideMark/>
          </w:tcPr>
          <w:p w14:paraId="4BBA48BC" w14:textId="2104CCD0" w:rsidR="007F1333" w:rsidRPr="00B26FA0" w:rsidRDefault="007F1333" w:rsidP="007F1333">
            <w:pPr>
              <w:widowControl/>
              <w:spacing w:line="259" w:lineRule="auto"/>
              <w:jc w:val="center"/>
              <w:rPr>
                <w:rFonts w:eastAsia="Times New Roman" w:cs="Times New Roman"/>
                <w:b/>
                <w:bCs/>
                <w:color w:val="auto"/>
                <w:sz w:val="20"/>
                <w:szCs w:val="20"/>
              </w:rPr>
            </w:pPr>
          </w:p>
        </w:tc>
        <w:tc>
          <w:tcPr>
            <w:tcW w:w="1035" w:type="dxa"/>
            <w:tcBorders>
              <w:top w:val="nil"/>
              <w:left w:val="nil"/>
              <w:bottom w:val="single" w:sz="4" w:space="0" w:color="auto"/>
              <w:right w:val="nil"/>
            </w:tcBorders>
            <w:shd w:val="clear" w:color="000000" w:fill="DBE7F3"/>
          </w:tcPr>
          <w:p w14:paraId="54E6C8E5"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44853EB2" w14:textId="683BB049" w:rsidR="007F1333" w:rsidRPr="00B26FA0" w:rsidRDefault="007F1333" w:rsidP="007F1333">
            <w:pPr>
              <w:widowControl/>
              <w:spacing w:line="259" w:lineRule="auto"/>
              <w:jc w:val="center"/>
              <w:rPr>
                <w:rFonts w:eastAsia="Times New Roman" w:cs="Times New Roman"/>
                <w:b/>
                <w:bCs/>
                <w:color w:val="auto"/>
                <w:sz w:val="20"/>
                <w:szCs w:val="20"/>
              </w:rPr>
            </w:pPr>
          </w:p>
        </w:tc>
        <w:tc>
          <w:tcPr>
            <w:tcW w:w="195" w:type="dxa"/>
            <w:tcBorders>
              <w:top w:val="nil"/>
              <w:left w:val="nil"/>
              <w:bottom w:val="single" w:sz="4" w:space="0" w:color="auto"/>
              <w:right w:val="nil"/>
            </w:tcBorders>
            <w:shd w:val="clear" w:color="000000" w:fill="DBE7F3"/>
            <w:vAlign w:val="center"/>
            <w:hideMark/>
          </w:tcPr>
          <w:p w14:paraId="46C309CE" w14:textId="299233A2" w:rsidR="007F1333" w:rsidRPr="00B26FA0" w:rsidRDefault="007F1333" w:rsidP="007F1333">
            <w:pPr>
              <w:widowControl/>
              <w:spacing w:line="259" w:lineRule="auto"/>
              <w:jc w:val="center"/>
              <w:rPr>
                <w:rFonts w:eastAsia="Times New Roman" w:cs="Times New Roman"/>
                <w:b/>
                <w:bCs/>
                <w:color w:val="auto"/>
                <w:sz w:val="20"/>
                <w:szCs w:val="20"/>
              </w:rPr>
            </w:pPr>
          </w:p>
        </w:tc>
        <w:tc>
          <w:tcPr>
            <w:tcW w:w="752" w:type="dxa"/>
            <w:tcBorders>
              <w:top w:val="nil"/>
              <w:left w:val="nil"/>
              <w:bottom w:val="single" w:sz="4" w:space="0" w:color="auto"/>
              <w:right w:val="nil"/>
            </w:tcBorders>
            <w:shd w:val="clear" w:color="000000" w:fill="DBE7F3"/>
            <w:vAlign w:val="center"/>
            <w:hideMark/>
          </w:tcPr>
          <w:p w14:paraId="435C0731" w14:textId="68D39302" w:rsidR="007F1333" w:rsidRPr="00B26FA0" w:rsidRDefault="007F1333" w:rsidP="007F1333">
            <w:pPr>
              <w:widowControl/>
              <w:spacing w:line="259" w:lineRule="auto"/>
              <w:jc w:val="center"/>
              <w:rPr>
                <w:rFonts w:eastAsia="Times New Roman" w:cs="Times New Roman"/>
                <w:b/>
                <w:bCs/>
                <w:color w:val="auto"/>
                <w:sz w:val="20"/>
                <w:szCs w:val="20"/>
              </w:rPr>
            </w:pPr>
          </w:p>
        </w:tc>
        <w:tc>
          <w:tcPr>
            <w:tcW w:w="1065" w:type="dxa"/>
            <w:tcBorders>
              <w:top w:val="nil"/>
              <w:left w:val="nil"/>
              <w:bottom w:val="single" w:sz="4" w:space="0" w:color="auto"/>
              <w:right w:val="nil"/>
            </w:tcBorders>
            <w:shd w:val="clear" w:color="000000" w:fill="DBE7F3"/>
          </w:tcPr>
          <w:p w14:paraId="7F5B03C7" w14:textId="77777777" w:rsidR="007F1333" w:rsidRPr="00B26FA0" w:rsidRDefault="007F1333" w:rsidP="007F1333">
            <w:pPr>
              <w:widowControl/>
              <w:spacing w:line="259" w:lineRule="auto"/>
              <w:jc w:val="center"/>
              <w:rPr>
                <w:rFonts w:eastAsia="Times New Roman" w:cs="Times New Roman"/>
                <w:b/>
                <w:bCs/>
                <w:color w:val="auto"/>
                <w:sz w:val="20"/>
                <w:szCs w:val="20"/>
              </w:rPr>
            </w:pPr>
          </w:p>
        </w:tc>
        <w:tc>
          <w:tcPr>
            <w:tcW w:w="646" w:type="dxa"/>
            <w:tcBorders>
              <w:top w:val="nil"/>
              <w:left w:val="nil"/>
              <w:bottom w:val="single" w:sz="4" w:space="0" w:color="auto"/>
              <w:right w:val="nil"/>
            </w:tcBorders>
            <w:shd w:val="clear" w:color="000000" w:fill="DBE7F3"/>
            <w:vAlign w:val="center"/>
            <w:hideMark/>
          </w:tcPr>
          <w:p w14:paraId="3C8CB718" w14:textId="39A4B907" w:rsidR="007F1333" w:rsidRPr="00B26FA0" w:rsidRDefault="007F1333" w:rsidP="007F1333">
            <w:pPr>
              <w:widowControl/>
              <w:spacing w:line="259" w:lineRule="auto"/>
              <w:jc w:val="center"/>
              <w:rPr>
                <w:rFonts w:eastAsia="Times New Roman" w:cs="Times New Roman"/>
                <w:b/>
                <w:bCs/>
                <w:color w:val="auto"/>
                <w:sz w:val="20"/>
                <w:szCs w:val="20"/>
              </w:rPr>
            </w:pPr>
          </w:p>
        </w:tc>
        <w:tc>
          <w:tcPr>
            <w:tcW w:w="648" w:type="dxa"/>
            <w:tcBorders>
              <w:top w:val="nil"/>
              <w:left w:val="nil"/>
              <w:bottom w:val="single" w:sz="4" w:space="0" w:color="auto"/>
              <w:right w:val="nil"/>
            </w:tcBorders>
            <w:shd w:val="clear" w:color="000000" w:fill="DBE7F3"/>
            <w:vAlign w:val="center"/>
            <w:hideMark/>
          </w:tcPr>
          <w:p w14:paraId="7D58FAD1" w14:textId="14F5BA07" w:rsidR="007F1333" w:rsidRPr="00B26FA0" w:rsidRDefault="007F1333" w:rsidP="007F1333">
            <w:pPr>
              <w:widowControl/>
              <w:spacing w:line="259" w:lineRule="auto"/>
              <w:jc w:val="center"/>
              <w:rPr>
                <w:rFonts w:eastAsia="Times New Roman" w:cs="Times New Roman"/>
                <w:b/>
                <w:bCs/>
                <w:color w:val="auto"/>
                <w:sz w:val="20"/>
                <w:szCs w:val="20"/>
              </w:rPr>
            </w:pPr>
          </w:p>
        </w:tc>
        <w:tc>
          <w:tcPr>
            <w:tcW w:w="811" w:type="dxa"/>
            <w:tcBorders>
              <w:top w:val="nil"/>
              <w:left w:val="nil"/>
              <w:bottom w:val="single" w:sz="4" w:space="0" w:color="auto"/>
              <w:right w:val="nil"/>
            </w:tcBorders>
            <w:shd w:val="clear" w:color="000000" w:fill="DBE7F3"/>
            <w:vAlign w:val="center"/>
            <w:hideMark/>
          </w:tcPr>
          <w:p w14:paraId="2F69DBE0" w14:textId="1ED03B5C" w:rsidR="007F1333" w:rsidRPr="00B26FA0" w:rsidRDefault="007F1333" w:rsidP="007F1333">
            <w:pPr>
              <w:widowControl/>
              <w:spacing w:line="259" w:lineRule="auto"/>
              <w:jc w:val="center"/>
              <w:rPr>
                <w:rFonts w:eastAsia="Times New Roman" w:cs="Times New Roman"/>
                <w:b/>
                <w:bCs/>
                <w:color w:val="auto"/>
                <w:sz w:val="20"/>
                <w:szCs w:val="20"/>
              </w:rPr>
            </w:pPr>
          </w:p>
        </w:tc>
        <w:tc>
          <w:tcPr>
            <w:tcW w:w="642" w:type="dxa"/>
            <w:tcBorders>
              <w:top w:val="nil"/>
              <w:left w:val="nil"/>
              <w:bottom w:val="single" w:sz="4" w:space="0" w:color="auto"/>
              <w:right w:val="nil"/>
            </w:tcBorders>
            <w:shd w:val="clear" w:color="000000" w:fill="DBE7F3"/>
            <w:vAlign w:val="center"/>
            <w:hideMark/>
          </w:tcPr>
          <w:p w14:paraId="0B24EB28" w14:textId="35820DB1" w:rsidR="007F1333" w:rsidRPr="00B26FA0" w:rsidRDefault="007F1333" w:rsidP="007F1333">
            <w:pPr>
              <w:widowControl/>
              <w:spacing w:line="259" w:lineRule="auto"/>
              <w:jc w:val="center"/>
              <w:rPr>
                <w:rFonts w:eastAsia="Times New Roman" w:cs="Times New Roman"/>
                <w:b/>
                <w:bCs/>
                <w:color w:val="auto"/>
                <w:sz w:val="20"/>
                <w:szCs w:val="20"/>
              </w:rPr>
            </w:pPr>
          </w:p>
        </w:tc>
      </w:tr>
      <w:tr w:rsidR="007F1333" w:rsidRPr="00B26FA0" w14:paraId="2EA5A9D9" w14:textId="77777777" w:rsidTr="002F128B">
        <w:tc>
          <w:tcPr>
            <w:tcW w:w="2160" w:type="dxa"/>
            <w:tcBorders>
              <w:top w:val="nil"/>
              <w:left w:val="nil"/>
              <w:bottom w:val="single" w:sz="4" w:space="0" w:color="auto"/>
              <w:right w:val="nil"/>
            </w:tcBorders>
            <w:shd w:val="clear" w:color="auto" w:fill="auto"/>
            <w:vAlign w:val="center"/>
            <w:hideMark/>
          </w:tcPr>
          <w:p w14:paraId="0F57790A"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Little to no hunger</w:t>
            </w:r>
          </w:p>
        </w:tc>
        <w:tc>
          <w:tcPr>
            <w:tcW w:w="846" w:type="dxa"/>
            <w:tcBorders>
              <w:top w:val="nil"/>
              <w:left w:val="nil"/>
              <w:bottom w:val="single" w:sz="4" w:space="0" w:color="auto"/>
              <w:right w:val="nil"/>
            </w:tcBorders>
            <w:shd w:val="clear" w:color="auto" w:fill="auto"/>
            <w:vAlign w:val="center"/>
            <w:hideMark/>
          </w:tcPr>
          <w:p w14:paraId="29CB1DEC" w14:textId="59540DE6"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510AD64"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0479D6E" w14:textId="29EF86BC"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066F75BB" w14:textId="6805D28A"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0448A4" w14:textId="426ADAE3"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5557805D"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2863C73F" w14:textId="1B3B8484"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16DF858B" w14:textId="213A775E"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29481588" w14:textId="7C6906E4"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D6ECC6F" w14:textId="643A4E64"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6B15A37A" w14:textId="77777777" w:rsidTr="002F128B">
        <w:tc>
          <w:tcPr>
            <w:tcW w:w="2160" w:type="dxa"/>
            <w:tcBorders>
              <w:top w:val="nil"/>
              <w:left w:val="nil"/>
              <w:bottom w:val="single" w:sz="4" w:space="0" w:color="auto"/>
              <w:right w:val="nil"/>
            </w:tcBorders>
            <w:shd w:val="clear" w:color="auto" w:fill="auto"/>
            <w:vAlign w:val="center"/>
            <w:hideMark/>
          </w:tcPr>
          <w:p w14:paraId="2471B669"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Moderate hunger</w:t>
            </w:r>
          </w:p>
        </w:tc>
        <w:tc>
          <w:tcPr>
            <w:tcW w:w="846" w:type="dxa"/>
            <w:tcBorders>
              <w:top w:val="nil"/>
              <w:left w:val="nil"/>
              <w:bottom w:val="single" w:sz="4" w:space="0" w:color="auto"/>
              <w:right w:val="nil"/>
            </w:tcBorders>
            <w:shd w:val="clear" w:color="auto" w:fill="auto"/>
            <w:vAlign w:val="center"/>
            <w:hideMark/>
          </w:tcPr>
          <w:p w14:paraId="396FA60C" w14:textId="2BDE2C05"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4C5BD0F"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B41F447" w14:textId="5040E609"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7C44FA11" w14:textId="3C6925DB"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7D3A59CE" w14:textId="28DE1009"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4949AAE5"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429428F3" w14:textId="38F92693"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48F3C885" w14:textId="01E7E701"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4E201BAD" w14:textId="652BB816"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40D29E74" w14:textId="59421EE0" w:rsidR="007F1333" w:rsidRPr="00B26FA0" w:rsidRDefault="007F1333" w:rsidP="007F1333">
            <w:pPr>
              <w:widowControl/>
              <w:spacing w:line="259" w:lineRule="auto"/>
              <w:jc w:val="center"/>
              <w:rPr>
                <w:rFonts w:eastAsia="Times New Roman" w:cs="Times New Roman"/>
                <w:sz w:val="20"/>
                <w:szCs w:val="20"/>
              </w:rPr>
            </w:pPr>
          </w:p>
        </w:tc>
      </w:tr>
      <w:tr w:rsidR="007F1333" w:rsidRPr="00B26FA0" w14:paraId="54548AD0" w14:textId="77777777" w:rsidTr="002F128B">
        <w:tc>
          <w:tcPr>
            <w:tcW w:w="2160" w:type="dxa"/>
            <w:tcBorders>
              <w:top w:val="nil"/>
              <w:left w:val="nil"/>
              <w:bottom w:val="single" w:sz="4" w:space="0" w:color="auto"/>
              <w:right w:val="nil"/>
            </w:tcBorders>
            <w:shd w:val="clear" w:color="auto" w:fill="auto"/>
            <w:vAlign w:val="center"/>
            <w:hideMark/>
          </w:tcPr>
          <w:p w14:paraId="382D6945" w14:textId="77777777" w:rsidR="007F1333" w:rsidRPr="00B26FA0" w:rsidRDefault="007F1333" w:rsidP="007F1333">
            <w:pPr>
              <w:widowControl/>
              <w:spacing w:line="259" w:lineRule="auto"/>
              <w:ind w:firstLineChars="100" w:firstLine="200"/>
              <w:rPr>
                <w:rFonts w:eastAsia="Times New Roman" w:cs="Times New Roman"/>
                <w:sz w:val="20"/>
                <w:szCs w:val="20"/>
              </w:rPr>
            </w:pPr>
            <w:r w:rsidRPr="00B26FA0">
              <w:rPr>
                <w:rFonts w:eastAsia="Times New Roman" w:cs="Times New Roman"/>
                <w:sz w:val="20"/>
                <w:szCs w:val="20"/>
              </w:rPr>
              <w:t>Severe hunger</w:t>
            </w:r>
          </w:p>
        </w:tc>
        <w:tc>
          <w:tcPr>
            <w:tcW w:w="846" w:type="dxa"/>
            <w:tcBorders>
              <w:top w:val="nil"/>
              <w:left w:val="nil"/>
              <w:bottom w:val="single" w:sz="4" w:space="0" w:color="auto"/>
              <w:right w:val="nil"/>
            </w:tcBorders>
            <w:shd w:val="clear" w:color="auto" w:fill="auto"/>
            <w:vAlign w:val="center"/>
            <w:hideMark/>
          </w:tcPr>
          <w:p w14:paraId="412C4FE9" w14:textId="7A24520E" w:rsidR="007F1333" w:rsidRPr="00B26FA0" w:rsidRDefault="007F1333" w:rsidP="007F1333">
            <w:pPr>
              <w:widowControl/>
              <w:spacing w:line="259" w:lineRule="auto"/>
              <w:jc w:val="center"/>
              <w:rPr>
                <w:rFonts w:eastAsia="Times New Roman" w:cs="Times New Roman"/>
                <w:sz w:val="20"/>
                <w:szCs w:val="20"/>
              </w:rPr>
            </w:pPr>
          </w:p>
        </w:tc>
        <w:tc>
          <w:tcPr>
            <w:tcW w:w="1035" w:type="dxa"/>
            <w:tcBorders>
              <w:top w:val="nil"/>
              <w:left w:val="nil"/>
              <w:bottom w:val="single" w:sz="4" w:space="0" w:color="auto"/>
              <w:right w:val="nil"/>
            </w:tcBorders>
          </w:tcPr>
          <w:p w14:paraId="620BCCA1" w14:textId="77777777" w:rsidR="007F1333" w:rsidRPr="00B26FA0" w:rsidRDefault="007F1333" w:rsidP="007F1333">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5C02814C" w14:textId="14E2F633" w:rsidR="007F1333" w:rsidRPr="00B26FA0" w:rsidRDefault="007F1333" w:rsidP="007F1333">
            <w:pPr>
              <w:widowControl/>
              <w:spacing w:line="259" w:lineRule="auto"/>
              <w:jc w:val="center"/>
              <w:rPr>
                <w:rFonts w:eastAsia="Times New Roman" w:cs="Times New Roman"/>
                <w:sz w:val="20"/>
                <w:szCs w:val="20"/>
              </w:rPr>
            </w:pPr>
          </w:p>
        </w:tc>
        <w:tc>
          <w:tcPr>
            <w:tcW w:w="195" w:type="dxa"/>
            <w:tcBorders>
              <w:top w:val="nil"/>
              <w:left w:val="nil"/>
              <w:bottom w:val="single" w:sz="4" w:space="0" w:color="auto"/>
              <w:right w:val="nil"/>
            </w:tcBorders>
            <w:shd w:val="clear" w:color="auto" w:fill="auto"/>
            <w:vAlign w:val="center"/>
            <w:hideMark/>
          </w:tcPr>
          <w:p w14:paraId="672730C6" w14:textId="12D9B9BD" w:rsidR="007F1333" w:rsidRPr="00B26FA0" w:rsidRDefault="007F1333" w:rsidP="007F1333">
            <w:pPr>
              <w:widowControl/>
              <w:spacing w:line="259" w:lineRule="auto"/>
              <w:jc w:val="center"/>
              <w:rPr>
                <w:rFonts w:eastAsia="Times New Roman" w:cs="Times New Roman"/>
                <w:sz w:val="20"/>
                <w:szCs w:val="20"/>
              </w:rPr>
            </w:pPr>
          </w:p>
        </w:tc>
        <w:tc>
          <w:tcPr>
            <w:tcW w:w="752" w:type="dxa"/>
            <w:tcBorders>
              <w:top w:val="nil"/>
              <w:left w:val="nil"/>
              <w:bottom w:val="single" w:sz="4" w:space="0" w:color="auto"/>
              <w:right w:val="nil"/>
            </w:tcBorders>
            <w:shd w:val="clear" w:color="auto" w:fill="auto"/>
            <w:vAlign w:val="center"/>
            <w:hideMark/>
          </w:tcPr>
          <w:p w14:paraId="658718E8" w14:textId="45B7410E" w:rsidR="007F1333" w:rsidRPr="00B26FA0" w:rsidRDefault="007F1333" w:rsidP="007F1333">
            <w:pPr>
              <w:widowControl/>
              <w:spacing w:line="259" w:lineRule="auto"/>
              <w:jc w:val="center"/>
              <w:rPr>
                <w:rFonts w:eastAsia="Times New Roman" w:cs="Times New Roman"/>
                <w:sz w:val="20"/>
                <w:szCs w:val="20"/>
              </w:rPr>
            </w:pPr>
          </w:p>
        </w:tc>
        <w:tc>
          <w:tcPr>
            <w:tcW w:w="1065" w:type="dxa"/>
            <w:tcBorders>
              <w:top w:val="nil"/>
              <w:left w:val="nil"/>
              <w:bottom w:val="single" w:sz="4" w:space="0" w:color="auto"/>
              <w:right w:val="nil"/>
            </w:tcBorders>
          </w:tcPr>
          <w:p w14:paraId="714D86E9" w14:textId="77777777" w:rsidR="007F1333" w:rsidRPr="00B26FA0" w:rsidRDefault="007F1333" w:rsidP="007F1333">
            <w:pPr>
              <w:widowControl/>
              <w:spacing w:line="259" w:lineRule="auto"/>
              <w:jc w:val="center"/>
              <w:rPr>
                <w:rFonts w:eastAsia="Times New Roman" w:cs="Times New Roman"/>
                <w:sz w:val="20"/>
                <w:szCs w:val="20"/>
              </w:rPr>
            </w:pPr>
          </w:p>
        </w:tc>
        <w:tc>
          <w:tcPr>
            <w:tcW w:w="646" w:type="dxa"/>
            <w:tcBorders>
              <w:top w:val="nil"/>
              <w:left w:val="nil"/>
              <w:bottom w:val="single" w:sz="4" w:space="0" w:color="auto"/>
              <w:right w:val="nil"/>
            </w:tcBorders>
            <w:shd w:val="clear" w:color="auto" w:fill="auto"/>
            <w:vAlign w:val="center"/>
            <w:hideMark/>
          </w:tcPr>
          <w:p w14:paraId="0AD37B97" w14:textId="6E55EC0C" w:rsidR="007F1333" w:rsidRPr="00B26FA0" w:rsidRDefault="007F1333" w:rsidP="007F1333">
            <w:pPr>
              <w:widowControl/>
              <w:spacing w:line="259" w:lineRule="auto"/>
              <w:jc w:val="center"/>
              <w:rPr>
                <w:rFonts w:eastAsia="Times New Roman" w:cs="Times New Roman"/>
                <w:sz w:val="20"/>
                <w:szCs w:val="20"/>
              </w:rPr>
            </w:pPr>
          </w:p>
        </w:tc>
        <w:tc>
          <w:tcPr>
            <w:tcW w:w="648" w:type="dxa"/>
            <w:tcBorders>
              <w:top w:val="nil"/>
              <w:left w:val="nil"/>
              <w:bottom w:val="single" w:sz="4" w:space="0" w:color="auto"/>
              <w:right w:val="nil"/>
            </w:tcBorders>
            <w:shd w:val="clear" w:color="auto" w:fill="auto"/>
            <w:vAlign w:val="center"/>
            <w:hideMark/>
          </w:tcPr>
          <w:p w14:paraId="6E38F445" w14:textId="2F327FB8" w:rsidR="007F1333" w:rsidRPr="00B26FA0" w:rsidRDefault="007F1333" w:rsidP="007F1333">
            <w:pPr>
              <w:widowControl/>
              <w:spacing w:line="259" w:lineRule="auto"/>
              <w:jc w:val="center"/>
              <w:rPr>
                <w:rFonts w:eastAsia="Times New Roman" w:cs="Times New Roman"/>
                <w:sz w:val="20"/>
                <w:szCs w:val="20"/>
              </w:rPr>
            </w:pPr>
          </w:p>
        </w:tc>
        <w:tc>
          <w:tcPr>
            <w:tcW w:w="811" w:type="dxa"/>
            <w:tcBorders>
              <w:top w:val="nil"/>
              <w:left w:val="nil"/>
              <w:bottom w:val="single" w:sz="4" w:space="0" w:color="auto"/>
              <w:right w:val="nil"/>
            </w:tcBorders>
            <w:shd w:val="clear" w:color="auto" w:fill="auto"/>
            <w:vAlign w:val="center"/>
            <w:hideMark/>
          </w:tcPr>
          <w:p w14:paraId="082FC7AB" w14:textId="0D39216D" w:rsidR="007F1333" w:rsidRPr="00B26FA0" w:rsidRDefault="007F1333" w:rsidP="007F1333">
            <w:pPr>
              <w:widowControl/>
              <w:spacing w:line="259" w:lineRule="auto"/>
              <w:jc w:val="center"/>
              <w:rPr>
                <w:rFonts w:eastAsia="Times New Roman" w:cs="Times New Roman"/>
                <w:sz w:val="20"/>
                <w:szCs w:val="20"/>
              </w:rPr>
            </w:pPr>
          </w:p>
        </w:tc>
        <w:tc>
          <w:tcPr>
            <w:tcW w:w="642" w:type="dxa"/>
            <w:tcBorders>
              <w:top w:val="nil"/>
              <w:left w:val="nil"/>
              <w:bottom w:val="single" w:sz="4" w:space="0" w:color="auto"/>
              <w:right w:val="nil"/>
            </w:tcBorders>
            <w:shd w:val="clear" w:color="auto" w:fill="auto"/>
            <w:vAlign w:val="center"/>
            <w:hideMark/>
          </w:tcPr>
          <w:p w14:paraId="2C0B9B60" w14:textId="63C40E04" w:rsidR="007F1333" w:rsidRPr="00B26FA0" w:rsidRDefault="007F1333" w:rsidP="007F1333">
            <w:pPr>
              <w:widowControl/>
              <w:spacing w:line="259" w:lineRule="auto"/>
              <w:jc w:val="center"/>
              <w:rPr>
                <w:rFonts w:eastAsia="Times New Roman" w:cs="Times New Roman"/>
                <w:sz w:val="20"/>
                <w:szCs w:val="20"/>
              </w:rPr>
            </w:pPr>
          </w:p>
        </w:tc>
      </w:tr>
    </w:tbl>
    <w:bookmarkEnd w:id="522"/>
    <w:bookmarkEnd w:id="523"/>
    <w:bookmarkEnd w:id="524"/>
    <w:bookmarkEnd w:id="525"/>
    <w:bookmarkEnd w:id="526"/>
    <w:p w14:paraId="34A38E44" w14:textId="2E984166" w:rsidR="000E60CD" w:rsidRPr="00B26FA0" w:rsidRDefault="000E60CD" w:rsidP="005E66B4">
      <w:pPr>
        <w:pStyle w:val="BodyText"/>
        <w:spacing w:after="0"/>
        <w:ind w:left="90" w:hanging="90"/>
        <w:rPr>
          <w:sz w:val="16"/>
          <w:szCs w:val="16"/>
        </w:rPr>
      </w:pPr>
      <w:commentRangeStart w:id="527"/>
      <w:r w:rsidRPr="00B26FA0">
        <w:rPr>
          <w:sz w:val="16"/>
          <w:szCs w:val="16"/>
        </w:rPr>
        <w:t>^ Results not statistically reliable, n&lt;30</w:t>
      </w:r>
      <w:commentRangeEnd w:id="527"/>
      <w:r w:rsidR="00B435DA" w:rsidRPr="00B26FA0">
        <w:rPr>
          <w:rStyle w:val="CommentReference"/>
        </w:rPr>
        <w:commentReference w:id="527"/>
      </w:r>
    </w:p>
    <w:p w14:paraId="019596A8" w14:textId="078FC4F8" w:rsidR="000E60CD" w:rsidRPr="00B26FA0" w:rsidRDefault="000E60CD" w:rsidP="005E66B4">
      <w:pPr>
        <w:pStyle w:val="BodyText"/>
        <w:spacing w:after="0"/>
        <w:ind w:left="90" w:hanging="90"/>
        <w:rPr>
          <w:sz w:val="16"/>
          <w:szCs w:val="16"/>
        </w:rPr>
      </w:pPr>
      <w:r w:rsidRPr="00B26FA0">
        <w:rPr>
          <w:sz w:val="16"/>
          <w:szCs w:val="16"/>
          <w:vertAlign w:val="superscript"/>
        </w:rPr>
        <w:t>a</w:t>
      </w:r>
      <w:r w:rsidRPr="00B26FA0">
        <w:rPr>
          <w:sz w:val="16"/>
          <w:szCs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2C1573D" w14:textId="2ACD6BAD" w:rsidR="000E60CD" w:rsidRPr="00B26FA0" w:rsidRDefault="000E60CD" w:rsidP="005E66B4">
      <w:pPr>
        <w:pStyle w:val="BodyText"/>
        <w:spacing w:after="0"/>
        <w:ind w:left="90" w:hanging="90"/>
        <w:rPr>
          <w:sz w:val="16"/>
          <w:szCs w:val="16"/>
        </w:rPr>
      </w:pPr>
      <w:r w:rsidRPr="00B26FA0">
        <w:rPr>
          <w:sz w:val="16"/>
          <w:szCs w:val="16"/>
          <w:vertAlign w:val="superscript"/>
        </w:rPr>
        <w:t>b</w:t>
      </w:r>
      <w:r w:rsidRPr="00B26FA0">
        <w:rPr>
          <w:sz w:val="16"/>
          <w:szCs w:val="16"/>
        </w:rPr>
        <w:t xml:space="preserve"> Significance tests were performed to determine whether a difference exists between the baseline and endline estimates.</w:t>
      </w:r>
    </w:p>
    <w:p w14:paraId="2E3C9F72" w14:textId="28610658" w:rsidR="000E60CD" w:rsidRPr="00B26FA0" w:rsidRDefault="000E60CD" w:rsidP="005E66B4">
      <w:pPr>
        <w:pStyle w:val="BodyText"/>
        <w:spacing w:after="0"/>
        <w:ind w:left="90" w:hanging="90"/>
        <w:rPr>
          <w:sz w:val="16"/>
          <w:szCs w:val="16"/>
        </w:rPr>
      </w:pPr>
      <w:r w:rsidRPr="00B26FA0">
        <w:rPr>
          <w:sz w:val="16"/>
          <w:szCs w:val="16"/>
          <w:vertAlign w:val="superscript"/>
        </w:rPr>
        <w:t>c</w:t>
      </w:r>
      <w:r w:rsidRPr="00B26FA0">
        <w:rPr>
          <w:sz w:val="16"/>
          <w:szCs w:val="16"/>
        </w:rPr>
        <w:t xml:space="preserve"> Differences found to be statistically significant are indicated by level: * p&lt;0.05, ** p&lt;0.01, *** p&lt;0.001.</w:t>
      </w:r>
    </w:p>
    <w:p w14:paraId="66BDA703" w14:textId="644FF00B" w:rsidR="000E60CD" w:rsidRPr="00B26FA0" w:rsidRDefault="000E60CD" w:rsidP="005E66B4">
      <w:pPr>
        <w:pStyle w:val="BodyText"/>
        <w:spacing w:after="0"/>
        <w:ind w:left="90" w:hanging="90"/>
        <w:rPr>
          <w:sz w:val="16"/>
          <w:szCs w:val="16"/>
        </w:rPr>
      </w:pPr>
      <w:r w:rsidRPr="00B26FA0">
        <w:rPr>
          <w:sz w:val="16"/>
          <w:szCs w:val="16"/>
          <w:vertAlign w:val="superscript"/>
        </w:rPr>
        <w:t>d</w:t>
      </w:r>
      <w:r w:rsidRPr="00B26FA0">
        <w:rPr>
          <w:sz w:val="16"/>
          <w:szCs w:val="16"/>
        </w:rPr>
        <w:t xml:space="preserve"> The ZOI Survey identifies the primary caregiver of each age-eligible child. This person is likely, but not necessarily, the child’s biological mother.</w:t>
      </w:r>
    </w:p>
    <w:p w14:paraId="14BD0CB0" w14:textId="36208B7D" w:rsidR="000E60CD" w:rsidRPr="00B26FA0" w:rsidRDefault="000E60CD" w:rsidP="005E66B4">
      <w:pPr>
        <w:pStyle w:val="BodyText"/>
        <w:spacing w:after="0"/>
        <w:ind w:left="90" w:hanging="90"/>
        <w:rPr>
          <w:sz w:val="16"/>
          <w:szCs w:val="16"/>
        </w:rPr>
      </w:pPr>
      <w:r w:rsidRPr="00B26FA0">
        <w:rPr>
          <w:sz w:val="16"/>
          <w:szCs w:val="16"/>
        </w:rPr>
        <w:t xml:space="preserve">Notes: </w:t>
      </w:r>
    </w:p>
    <w:p w14:paraId="339C7350" w14:textId="77777777" w:rsidR="000E60CD" w:rsidRPr="00B26FA0" w:rsidRDefault="000E60CD" w:rsidP="005E66B4">
      <w:pPr>
        <w:pStyle w:val="BodyText"/>
        <w:spacing w:after="0"/>
        <w:ind w:left="90" w:hanging="90"/>
        <w:rPr>
          <w:sz w:val="16"/>
          <w:szCs w:val="16"/>
        </w:rPr>
      </w:pPr>
      <w:r w:rsidRPr="00B26FA0">
        <w:rPr>
          <w:sz w:val="16"/>
          <w:szCs w:val="16"/>
        </w:rPr>
        <w:t>Estimates are sample-weighted; numbers of observations are unweighted.</w:t>
      </w:r>
    </w:p>
    <w:p w14:paraId="091B5B9A" w14:textId="77777777" w:rsidR="0024579F" w:rsidRDefault="0024579F" w:rsidP="0024579F">
      <w:pPr>
        <w:pStyle w:val="TF-TblFN"/>
        <w:spacing w:before="0"/>
        <w:ind w:left="90" w:hanging="90"/>
      </w:pPr>
      <w:r>
        <w:t>Indicator estimates and the gendered household type disaggregate categories are based on de facto household members.</w:t>
      </w:r>
    </w:p>
    <w:p w14:paraId="7995D751" w14:textId="3B4218BD" w:rsidR="0024579F" w:rsidRDefault="00000842" w:rsidP="00000842">
      <w:pPr>
        <w:pStyle w:val="TF-TblFN"/>
        <w:spacing w:before="0" w:line="276" w:lineRule="auto"/>
        <w:ind w:left="86" w:hanging="86"/>
      </w:pPr>
      <w:r>
        <w:t xml:space="preserve">Poverty status is calculated using de jure household members. </w:t>
      </w:r>
    </w:p>
    <w:p w14:paraId="6C654618" w14:textId="0BF7DC9E" w:rsidR="00BC0F95" w:rsidRPr="00B26FA0" w:rsidRDefault="000E60CD" w:rsidP="00757754">
      <w:pPr>
        <w:pStyle w:val="BodyText"/>
        <w:rPr>
          <w:sz w:val="16"/>
          <w:szCs w:val="16"/>
        </w:rPr>
      </w:pPr>
      <w:r w:rsidRPr="00B26FA0">
        <w:rPr>
          <w:sz w:val="16"/>
          <w:szCs w:val="16"/>
        </w:rPr>
        <w:t>Sources: Feed the Future [</w:t>
      </w:r>
      <w:r w:rsidRPr="00B26FA0">
        <w:rPr>
          <w:sz w:val="16"/>
          <w:szCs w:val="16"/>
          <w:highlight w:val="yellow"/>
        </w:rPr>
        <w:t>Country</w:t>
      </w:r>
      <w:r w:rsidRPr="00B26FA0">
        <w:rPr>
          <w:sz w:val="16"/>
          <w:szCs w:val="16"/>
        </w:rPr>
        <w:t>] ZOI Survey [</w:t>
      </w:r>
      <w:r w:rsidR="00FE1420">
        <w:rPr>
          <w:sz w:val="16"/>
          <w:highlight w:val="yellow"/>
        </w:rPr>
        <w:t xml:space="preserve">baseline </w:t>
      </w:r>
      <w:r w:rsidRPr="00B26FA0">
        <w:rPr>
          <w:sz w:val="16"/>
          <w:szCs w:val="16"/>
          <w:highlight w:val="yellow"/>
        </w:rPr>
        <w:t>survey year(s)</w:t>
      </w:r>
      <w:r w:rsidRPr="00B26FA0">
        <w:rPr>
          <w:sz w:val="16"/>
          <w:szCs w:val="16"/>
        </w:rPr>
        <w:t>]; Feed the Future [</w:t>
      </w:r>
      <w:r w:rsidRPr="00B26FA0">
        <w:rPr>
          <w:sz w:val="16"/>
          <w:szCs w:val="16"/>
          <w:highlight w:val="yellow"/>
        </w:rPr>
        <w:t>Country</w:t>
      </w:r>
      <w:r w:rsidRPr="00B26FA0">
        <w:rPr>
          <w:sz w:val="16"/>
          <w:szCs w:val="16"/>
        </w:rPr>
        <w:t>] ZOI Survey [</w:t>
      </w:r>
      <w:r w:rsidR="002123BA">
        <w:rPr>
          <w:sz w:val="16"/>
          <w:highlight w:val="yellow"/>
        </w:rPr>
        <w:t>endline</w:t>
      </w:r>
      <w:r w:rsidR="002123BA" w:rsidRPr="00D55C65">
        <w:rPr>
          <w:sz w:val="16"/>
          <w:highlight w:val="yellow"/>
        </w:rPr>
        <w:t xml:space="preserve"> </w:t>
      </w:r>
      <w:r w:rsidRPr="00B26FA0">
        <w:rPr>
          <w:sz w:val="16"/>
          <w:szCs w:val="16"/>
          <w:highlight w:val="yellow"/>
        </w:rPr>
        <w:t>survey year(s)</w:t>
      </w:r>
      <w:r w:rsidRPr="00B26FA0">
        <w:rPr>
          <w:sz w:val="16"/>
          <w:szCs w:val="16"/>
        </w:rPr>
        <w:t>]</w:t>
      </w:r>
    </w:p>
    <w:p w14:paraId="779D33F9" w14:textId="33CFE7A1" w:rsidR="00BC0F95" w:rsidRPr="00DF4DE5" w:rsidRDefault="00E55B95" w:rsidP="00972CF2">
      <w:pPr>
        <w:pStyle w:val="Heading3"/>
      </w:pPr>
      <w:bookmarkStart w:id="528" w:name="_Toc50719328"/>
      <w:r>
        <w:t>6</w:t>
      </w:r>
      <w:r w:rsidR="000A0C7B">
        <w:t>.3.2</w:t>
      </w:r>
      <w:r w:rsidR="00B26FA0">
        <w:tab/>
      </w:r>
      <w:r w:rsidR="00BC0F95" w:rsidRPr="00DF4DE5">
        <w:t xml:space="preserve">Minimum </w:t>
      </w:r>
      <w:r w:rsidR="00332B89">
        <w:t>acceptable d</w:t>
      </w:r>
      <w:r w:rsidR="002821D6" w:rsidRPr="00DF4DE5">
        <w:t>i</w:t>
      </w:r>
      <w:r w:rsidR="00BC0F95" w:rsidRPr="00DF4DE5">
        <w:t>et</w:t>
      </w:r>
      <w:bookmarkEnd w:id="528"/>
    </w:p>
    <w:p w14:paraId="64DFE0CD" w14:textId="54C9AC5B" w:rsidR="00BC0F95" w:rsidRDefault="00CA134F" w:rsidP="00332B89">
      <w:pPr>
        <w:pStyle w:val="BodyText"/>
      </w:pPr>
      <w:r>
        <w:t>M</w:t>
      </w:r>
      <w:r w:rsidR="002C47B4">
        <w:t>inimum acceptable diet (M</w:t>
      </w:r>
      <w:r>
        <w:t>AD</w:t>
      </w:r>
      <w:r w:rsidR="002C47B4">
        <w:t>)</w:t>
      </w:r>
      <w:r>
        <w:t xml:space="preserve"> is one of the eight core indicators for assessing infant and young child feeding practices among children 6-23 months of age. The MAD indicator captures multiple dimensions of feeding and is calculated separately for breastfed and non-breastfed children. </w:t>
      </w:r>
      <w:r w:rsidR="00BC0F95" w:rsidRPr="00DF4DE5">
        <w:t xml:space="preserve">This composite indicator measures both the minimum </w:t>
      </w:r>
      <w:r w:rsidR="00852FB7">
        <w:t>meal</w:t>
      </w:r>
      <w:r w:rsidR="003F2308">
        <w:t xml:space="preserve"> </w:t>
      </w:r>
      <w:r w:rsidR="00BC0F95" w:rsidRPr="00DF4DE5">
        <w:t>frequency and minimum dietary diversity</w:t>
      </w:r>
      <w:r w:rsidR="00BC0F95">
        <w:t xml:space="preserve"> </w:t>
      </w:r>
      <w:r>
        <w:t xml:space="preserve">(MDD) </w:t>
      </w:r>
      <w:r w:rsidR="00BC0F95">
        <w:t xml:space="preserve">based on caregiver reports of the frequency with which the child was fed and </w:t>
      </w:r>
      <w:r w:rsidR="00C47773">
        <w:t xml:space="preserve">the </w:t>
      </w:r>
      <w:r w:rsidR="00BC0F95">
        <w:t xml:space="preserve">foods </w:t>
      </w:r>
      <w:r w:rsidR="00C47773">
        <w:t xml:space="preserve">that the child </w:t>
      </w:r>
      <w:r w:rsidR="00BC0F95">
        <w:t xml:space="preserve">consumed </w:t>
      </w:r>
      <w:r w:rsidR="00C47773">
        <w:t xml:space="preserve">during the </w:t>
      </w:r>
      <w:r w:rsidR="006B099A">
        <w:t>day and night</w:t>
      </w:r>
      <w:r w:rsidR="00C47773">
        <w:t xml:space="preserve"> preceding the survey</w:t>
      </w:r>
      <w:r w:rsidR="00BC0F95" w:rsidRPr="00DF4DE5">
        <w:t xml:space="preserve">. </w:t>
      </w:r>
      <w:r w:rsidR="00C47773">
        <w:t xml:space="preserve">Calculation </w:t>
      </w:r>
      <w:r w:rsidR="00BC0F95" w:rsidRPr="00DF4DE5">
        <w:t>of the indicator requires data on children</w:t>
      </w:r>
      <w:r w:rsidR="00EA5FC7">
        <w:t>’</w:t>
      </w:r>
      <w:r w:rsidR="00BC0F95" w:rsidRPr="00DF4DE5">
        <w:t xml:space="preserve">s age in months, breastfeeding status, </w:t>
      </w:r>
      <w:r w:rsidR="00E55B95">
        <w:t>foods consumed</w:t>
      </w:r>
      <w:r w:rsidR="00BC0F95" w:rsidRPr="00DF4DE5">
        <w:t>, number of semi-solid or solid feeds, and number of milk feeds.</w:t>
      </w:r>
    </w:p>
    <w:p w14:paraId="506829AB" w14:textId="3C66322B" w:rsidR="001B5D96" w:rsidRDefault="001B5D96" w:rsidP="001B5D96">
      <w:pPr>
        <w:pStyle w:val="BodyText"/>
      </w:pPr>
      <w:r>
        <w:t>Children who meet both the MDD and the minimum meal frequency criteria during the day preceding the survey are considered to meet the MAD criteria. Breastfed children 6-23 months of age must have consumed foods from at least 4 of 7 food groups</w:t>
      </w:r>
      <w:r>
        <w:rPr>
          <w:rStyle w:val="FootnoteReference"/>
        </w:rPr>
        <w:footnoteReference w:id="35"/>
      </w:r>
      <w:r>
        <w:t xml:space="preserve"> (MDD) and eaten solid, semi-solid, or soft foods at least 2</w:t>
      </w:r>
      <w:r w:rsidRPr="00C265A8">
        <w:t xml:space="preserve"> times </w:t>
      </w:r>
      <w:r>
        <w:t xml:space="preserve">if they were </w:t>
      </w:r>
      <w:r w:rsidRPr="00C265A8">
        <w:t>6-8 months</w:t>
      </w:r>
      <w:r>
        <w:t xml:space="preserve"> of age or at least </w:t>
      </w:r>
      <w:r w:rsidRPr="00C265A8">
        <w:t xml:space="preserve">3 times </w:t>
      </w:r>
      <w:r>
        <w:t xml:space="preserve">if they were </w:t>
      </w:r>
      <w:r w:rsidRPr="00C265A8">
        <w:t>9-23 months</w:t>
      </w:r>
      <w:r>
        <w:t xml:space="preserve"> of age (minimum meal frequency). </w:t>
      </w:r>
      <w:r w:rsidRPr="00901D8B">
        <w:rPr>
          <w:bCs/>
        </w:rPr>
        <w:t>N</w:t>
      </w:r>
      <w:r>
        <w:t>on-breastfed children 6-23 months of age must have consumed foods from at least 4 of 6 food groups</w:t>
      </w:r>
      <w:r>
        <w:rPr>
          <w:rStyle w:val="FootnoteReference"/>
        </w:rPr>
        <w:footnoteReference w:id="36"/>
      </w:r>
      <w:r>
        <w:t xml:space="preserve"> (MDD), received at least 2 milk feedings,</w:t>
      </w:r>
      <w:r w:rsidRPr="004C7225">
        <w:t xml:space="preserve"> </w:t>
      </w:r>
      <w:r>
        <w:t>and eaten solid, semi-solid, or soft foods at least 4</w:t>
      </w:r>
      <w:r w:rsidRPr="00C265A8">
        <w:t xml:space="preserve"> times </w:t>
      </w:r>
      <w:r>
        <w:t>(minimum meal frequency). As recommended by WHO, the ZOI Survey disaggregates the indicator for the following age groups: 6-11 months, 12-17 months, and 18</w:t>
      </w:r>
      <w:r w:rsidR="008E6D4C">
        <w:noBreakHyphen/>
      </w:r>
      <w:r>
        <w:t>23</w:t>
      </w:r>
      <w:r w:rsidR="008E6D4C">
        <w:t> </w:t>
      </w:r>
      <w:r>
        <w:t>months.</w:t>
      </w:r>
      <w:r>
        <w:rPr>
          <w:rStyle w:val="FootnoteReference"/>
        </w:rPr>
        <w:footnoteReference w:id="37"/>
      </w:r>
    </w:p>
    <w:p w14:paraId="7BBFFBE6" w14:textId="7F98B5BF" w:rsidR="00BC0F95" w:rsidRPr="00DF4DE5" w:rsidRDefault="00143B1A" w:rsidP="00332B89">
      <w:pPr>
        <w:pStyle w:val="BodyText"/>
      </w:pPr>
      <w:r>
        <w:rPr>
          <w:b/>
        </w:rPr>
        <w:t xml:space="preserve">Table </w:t>
      </w:r>
      <w:r w:rsidR="00CA1677">
        <w:rPr>
          <w:b/>
        </w:rPr>
        <w:t>6</w:t>
      </w:r>
      <w:r>
        <w:rPr>
          <w:b/>
        </w:rPr>
        <w:t>.</w:t>
      </w:r>
      <w:r w:rsidR="000A0C7B">
        <w:rPr>
          <w:b/>
        </w:rPr>
        <w:t>3.2</w:t>
      </w:r>
      <w:r w:rsidR="000A0C7B" w:rsidRPr="00DF4DE5">
        <w:t xml:space="preserve"> </w:t>
      </w:r>
      <w:r w:rsidR="001B5D96">
        <w:t xml:space="preserve">presents </w:t>
      </w:r>
      <w:r w:rsidR="00BC0F95" w:rsidRPr="00DF4DE5">
        <w:t xml:space="preserve">the </w:t>
      </w:r>
      <w:r w:rsidR="001B5D96">
        <w:t xml:space="preserve">MAD </w:t>
      </w:r>
      <w:r w:rsidR="00BC0F95" w:rsidRPr="00DF4DE5">
        <w:t xml:space="preserve">indicator for children </w:t>
      </w:r>
      <w:r w:rsidR="00624E13">
        <w:t>6-</w:t>
      </w:r>
      <w:r w:rsidR="00C47773">
        <w:t xml:space="preserve">23 months </w:t>
      </w:r>
      <w:r w:rsidR="00CA134F">
        <w:t xml:space="preserve">of age </w:t>
      </w:r>
      <w:r w:rsidR="00BC0F95" w:rsidRPr="00DF4DE5">
        <w:t xml:space="preserve">in the </w:t>
      </w:r>
      <w:r w:rsidR="00160DC3">
        <w:rPr>
          <w:szCs w:val="22"/>
        </w:rPr>
        <w:t>Phase One</w:t>
      </w:r>
      <w:r w:rsidR="007F25EC">
        <w:rPr>
          <w:szCs w:val="22"/>
        </w:rPr>
        <w:t xml:space="preserve"> ZOI</w:t>
      </w:r>
      <w:r w:rsidR="001B5D96">
        <w:t>, comparing estimates</w:t>
      </w:r>
      <w:r w:rsidR="00E55B95">
        <w:t xml:space="preserve"> at baseline and </w:t>
      </w:r>
      <w:r w:rsidR="001B5D96">
        <w:t xml:space="preserve">at </w:t>
      </w:r>
      <w:r w:rsidR="00E55B95">
        <w:t>endline</w:t>
      </w:r>
      <w:r w:rsidR="00BC0F95" w:rsidRPr="00DF4DE5">
        <w:t xml:space="preserve">. Estimates are shown for all children, as well as by </w:t>
      </w:r>
      <w:r w:rsidR="00E55B95">
        <w:t xml:space="preserve">selected </w:t>
      </w:r>
      <w:r w:rsidR="00BC0F95" w:rsidRPr="00DF4DE5">
        <w:t>characteristics</w:t>
      </w:r>
      <w:r w:rsidR="00E55B95">
        <w:t>—</w:t>
      </w:r>
      <w:r w:rsidR="00C47773">
        <w:t>child</w:t>
      </w:r>
      <w:r w:rsidR="00E55B95">
        <w:t>’s sex and age</w:t>
      </w:r>
      <w:r w:rsidR="00BC0F95" w:rsidRPr="00DF4DE5">
        <w:t>, caregiver</w:t>
      </w:r>
      <w:r w:rsidR="00E55B95">
        <w:t>’s educational attainment</w:t>
      </w:r>
      <w:r w:rsidR="00BC0F95" w:rsidRPr="00DF4DE5">
        <w:t xml:space="preserve">, </w:t>
      </w:r>
      <w:r w:rsidR="00E55B95">
        <w:t xml:space="preserve">poverty status, and </w:t>
      </w:r>
      <w:r w:rsidR="00BC0F95" w:rsidRPr="00DF4DE5">
        <w:t>household</w:t>
      </w:r>
      <w:r w:rsidR="00E55B95">
        <w:t xml:space="preserve"> hunger</w:t>
      </w:r>
      <w:r w:rsidR="00BC0F95" w:rsidRPr="00DF4DE5">
        <w:t xml:space="preserve">. </w:t>
      </w:r>
    </w:p>
    <w:p w14:paraId="0F2FA82F" w14:textId="5E818F31" w:rsidR="00672A03" w:rsidRDefault="00BC0F95" w:rsidP="00332B89">
      <w:pPr>
        <w:pStyle w:val="BodyText"/>
      </w:pPr>
      <w:r w:rsidRPr="00DF4DE5">
        <w:rPr>
          <w:highlight w:val="yellow"/>
        </w:rPr>
        <w:t>[</w:t>
      </w:r>
      <w:r w:rsidR="00E55B95">
        <w:rPr>
          <w:highlight w:val="yellow"/>
        </w:rPr>
        <w:t>D</w:t>
      </w:r>
      <w:r w:rsidRPr="00DF4DE5">
        <w:rPr>
          <w:highlight w:val="yellow"/>
        </w:rPr>
        <w:t>escri</w:t>
      </w:r>
      <w:r w:rsidR="00E55B95">
        <w:rPr>
          <w:highlight w:val="yellow"/>
        </w:rPr>
        <w:t xml:space="preserve">be the results </w:t>
      </w:r>
      <w:r w:rsidRPr="00DF4DE5">
        <w:rPr>
          <w:highlight w:val="yellow"/>
        </w:rPr>
        <w:t xml:space="preserve">presented in </w:t>
      </w:r>
      <w:r w:rsidR="00E55B95">
        <w:rPr>
          <w:highlight w:val="yellow"/>
        </w:rPr>
        <w:t>T</w:t>
      </w:r>
      <w:r w:rsidRPr="00DF4DE5">
        <w:rPr>
          <w:highlight w:val="yellow"/>
        </w:rPr>
        <w:t>able</w:t>
      </w:r>
      <w:r w:rsidR="00E55B95">
        <w:rPr>
          <w:highlight w:val="yellow"/>
        </w:rPr>
        <w:t xml:space="preserve"> 6.3.2</w:t>
      </w:r>
      <w:r w:rsidRPr="00DF4DE5">
        <w:rPr>
          <w:highlight w:val="yellow"/>
        </w:rPr>
        <w:t>.]</w:t>
      </w:r>
    </w:p>
    <w:p w14:paraId="3253CFD8" w14:textId="510D9A65" w:rsidR="00BC0F95" w:rsidRDefault="00CA1677" w:rsidP="00AB051C">
      <w:pPr>
        <w:pStyle w:val="Tabletitle"/>
        <w:keepLines/>
        <w:spacing w:before="240"/>
        <w:contextualSpacing/>
        <w:outlineLvl w:val="3"/>
      </w:pPr>
      <w:bookmarkStart w:id="529" w:name="_Toc50719199"/>
      <w:r w:rsidRPr="00CA1677">
        <w:t>Table 6.3.2: Comparison of Children 6-23 Months</w:t>
      </w:r>
      <w:r w:rsidR="00CA134F">
        <w:t xml:space="preserve"> of Age</w:t>
      </w:r>
      <w:r w:rsidRPr="00CA1677">
        <w:t xml:space="preserve"> </w:t>
      </w:r>
      <w:r w:rsidR="00E22F51">
        <w:t xml:space="preserve">in the </w:t>
      </w:r>
      <w:r w:rsidR="00160DC3">
        <w:t>Phase One</w:t>
      </w:r>
      <w:r w:rsidR="007F25EC">
        <w:t xml:space="preserve"> ZOI</w:t>
      </w:r>
      <w:r w:rsidR="00E22F51">
        <w:t xml:space="preserve"> </w:t>
      </w:r>
      <w:r w:rsidRPr="00CA1677">
        <w:t xml:space="preserve">Who Received a Minimum Acceptable Diet, in Total and by Selected Child, Caregiver, and Household Characteristics, Feed the Future </w:t>
      </w:r>
      <w:r w:rsidR="00160DC3">
        <w:t>Phase One</w:t>
      </w:r>
      <w:r w:rsidRPr="00CA1677">
        <w:t xml:space="preserve"> Baseline and Endline ZOI Surveys</w:t>
      </w:r>
      <w:bookmarkEnd w:id="529"/>
    </w:p>
    <w:tbl>
      <w:tblPr>
        <w:tblW w:w="5000" w:type="pct"/>
        <w:tblLayout w:type="fixed"/>
        <w:tblCellMar>
          <w:left w:w="72" w:type="dxa"/>
          <w:right w:w="72" w:type="dxa"/>
        </w:tblCellMar>
        <w:tblLook w:val="04A0" w:firstRow="1" w:lastRow="0" w:firstColumn="1" w:lastColumn="0" w:noHBand="0" w:noVBand="1"/>
      </w:tblPr>
      <w:tblGrid>
        <w:gridCol w:w="2369"/>
        <w:gridCol w:w="629"/>
        <w:gridCol w:w="1066"/>
        <w:gridCol w:w="656"/>
        <w:gridCol w:w="220"/>
        <w:gridCol w:w="774"/>
        <w:gridCol w:w="1064"/>
        <w:gridCol w:w="656"/>
        <w:gridCol w:w="656"/>
        <w:gridCol w:w="760"/>
        <w:gridCol w:w="654"/>
      </w:tblGrid>
      <w:tr w:rsidR="006E13D4" w:rsidRPr="00F1756E" w14:paraId="50E3CAA7" w14:textId="77777777" w:rsidTr="00F27E8A">
        <w:tc>
          <w:tcPr>
            <w:tcW w:w="1246" w:type="pct"/>
            <w:tcBorders>
              <w:top w:val="single" w:sz="4" w:space="0" w:color="auto"/>
              <w:left w:val="nil"/>
              <w:bottom w:val="nil"/>
              <w:right w:val="nil"/>
            </w:tcBorders>
            <w:shd w:val="clear" w:color="000000" w:fill="387990"/>
            <w:vAlign w:val="bottom"/>
            <w:hideMark/>
          </w:tcPr>
          <w:p w14:paraId="1E7EAB52" w14:textId="77777777" w:rsidR="006E13D4" w:rsidRPr="00F1756E" w:rsidRDefault="006E13D4" w:rsidP="00F1756E">
            <w:pPr>
              <w:widowControl/>
              <w:spacing w:line="259" w:lineRule="auto"/>
              <w:rPr>
                <w:rFonts w:eastAsia="Times New Roman" w:cs="Times New Roman"/>
                <w:b/>
                <w:bCs/>
                <w:sz w:val="20"/>
                <w:szCs w:val="20"/>
              </w:rPr>
            </w:pPr>
            <w:r w:rsidRPr="00F1756E">
              <w:rPr>
                <w:rFonts w:eastAsia="Times New Roman" w:cs="Times New Roman"/>
                <w:b/>
                <w:bCs/>
                <w:sz w:val="20"/>
                <w:szCs w:val="20"/>
              </w:rPr>
              <w:t> </w:t>
            </w:r>
          </w:p>
        </w:tc>
        <w:tc>
          <w:tcPr>
            <w:tcW w:w="1237" w:type="pct"/>
            <w:gridSpan w:val="3"/>
            <w:tcBorders>
              <w:top w:val="single" w:sz="4" w:space="0" w:color="auto"/>
              <w:left w:val="nil"/>
              <w:bottom w:val="single" w:sz="4" w:space="0" w:color="FFFFFF"/>
              <w:right w:val="nil"/>
            </w:tcBorders>
            <w:shd w:val="clear" w:color="000000" w:fill="387990"/>
          </w:tcPr>
          <w:p w14:paraId="5E3A3163"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Baseline </w:t>
            </w:r>
          </w:p>
          <w:p w14:paraId="7C7F39A2" w14:textId="406783DB"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116" w:type="pct"/>
            <w:tcBorders>
              <w:top w:val="single" w:sz="4" w:space="0" w:color="auto"/>
              <w:left w:val="nil"/>
              <w:bottom w:val="nil"/>
              <w:right w:val="nil"/>
            </w:tcBorders>
            <w:shd w:val="clear" w:color="000000" w:fill="387990"/>
            <w:vAlign w:val="bottom"/>
            <w:hideMark/>
          </w:tcPr>
          <w:p w14:paraId="37D2FBAE"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1312" w:type="pct"/>
            <w:gridSpan w:val="3"/>
            <w:tcBorders>
              <w:top w:val="single" w:sz="4" w:space="0" w:color="auto"/>
              <w:left w:val="nil"/>
              <w:bottom w:val="single" w:sz="4" w:space="0" w:color="FFFFFF"/>
              <w:right w:val="nil"/>
            </w:tcBorders>
            <w:shd w:val="clear" w:color="000000" w:fill="387990"/>
          </w:tcPr>
          <w:p w14:paraId="144217C8" w14:textId="77777777" w:rsidR="006E13D4"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xml:space="preserve">Endline </w:t>
            </w:r>
          </w:p>
          <w:p w14:paraId="340E178E" w14:textId="79859215"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([Year(s)])</w:t>
            </w:r>
          </w:p>
        </w:tc>
        <w:tc>
          <w:tcPr>
            <w:tcW w:w="345" w:type="pct"/>
            <w:tcBorders>
              <w:top w:val="single" w:sz="4" w:space="0" w:color="auto"/>
              <w:left w:val="nil"/>
              <w:bottom w:val="nil"/>
              <w:right w:val="nil"/>
            </w:tcBorders>
            <w:shd w:val="clear" w:color="000000" w:fill="387990"/>
            <w:vAlign w:val="bottom"/>
            <w:hideMark/>
          </w:tcPr>
          <w:p w14:paraId="1BAA7828" w14:textId="4274F7A1" w:rsidR="006E13D4" w:rsidRPr="00F1756E" w:rsidRDefault="006E13D4" w:rsidP="00F1756E">
            <w:pPr>
              <w:widowControl/>
              <w:spacing w:line="259" w:lineRule="auto"/>
              <w:jc w:val="center"/>
              <w:rPr>
                <w:rFonts w:eastAsia="Times New Roman" w:cs="Times New Roman"/>
                <w:b/>
                <w:bCs/>
                <w:color w:val="FFFFFF"/>
                <w:sz w:val="20"/>
                <w:szCs w:val="20"/>
              </w:rPr>
            </w:pPr>
          </w:p>
        </w:tc>
        <w:tc>
          <w:tcPr>
            <w:tcW w:w="400" w:type="pct"/>
            <w:vMerge w:val="restart"/>
            <w:tcBorders>
              <w:top w:val="single" w:sz="4" w:space="0" w:color="auto"/>
              <w:left w:val="nil"/>
              <w:right w:val="nil"/>
            </w:tcBorders>
            <w:shd w:val="clear" w:color="000000" w:fill="387990"/>
            <w:vAlign w:val="bottom"/>
            <w:hideMark/>
          </w:tcPr>
          <w:p w14:paraId="7B03EC3E" w14:textId="438AC392" w:rsidR="006E13D4" w:rsidRPr="00F1756E" w:rsidRDefault="006E13D4" w:rsidP="00F1756E">
            <w:pPr>
              <w:widowControl/>
              <w:spacing w:line="259" w:lineRule="auto"/>
              <w:jc w:val="center"/>
              <w:rPr>
                <w:rFonts w:eastAsia="Times New Roman" w:cs="Times New Roman"/>
                <w:b/>
                <w:bCs/>
                <w:color w:val="FFFFFF"/>
                <w:sz w:val="20"/>
                <w:szCs w:val="20"/>
              </w:rPr>
            </w:pPr>
          </w:p>
          <w:p w14:paraId="553223B0" w14:textId="608B0CCB" w:rsidR="006E13D4" w:rsidRPr="00F1756E" w:rsidRDefault="006E13D4" w:rsidP="00F1756E">
            <w:pPr>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p-</w:t>
            </w:r>
            <w:proofErr w:type="spellStart"/>
            <w:r w:rsidRPr="00F1756E">
              <w:rPr>
                <w:rFonts w:eastAsia="Times New Roman" w:cs="Times New Roman"/>
                <w:b/>
                <w:bCs/>
                <w:color w:val="FFFFFF"/>
                <w:sz w:val="20"/>
                <w:szCs w:val="20"/>
              </w:rPr>
              <w:t>value</w:t>
            </w:r>
            <w:r w:rsidRPr="00F1756E">
              <w:rPr>
                <w:rFonts w:eastAsia="Times New Roman" w:cs="Times New Roman"/>
                <w:b/>
                <w:bCs/>
                <w:color w:val="FFFFFF"/>
                <w:sz w:val="20"/>
                <w:szCs w:val="20"/>
                <w:vertAlign w:val="superscript"/>
              </w:rPr>
              <w:t>b</w:t>
            </w:r>
            <w:proofErr w:type="spellEnd"/>
          </w:p>
        </w:tc>
        <w:tc>
          <w:tcPr>
            <w:tcW w:w="344" w:type="pct"/>
            <w:vMerge w:val="restart"/>
            <w:tcBorders>
              <w:top w:val="single" w:sz="4" w:space="0" w:color="auto"/>
              <w:left w:val="nil"/>
              <w:right w:val="nil"/>
            </w:tcBorders>
            <w:shd w:val="clear" w:color="000000" w:fill="387990"/>
            <w:vAlign w:val="bottom"/>
            <w:hideMark/>
          </w:tcPr>
          <w:p w14:paraId="5838FFE6"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p w14:paraId="7F8FF62B" w14:textId="1DBE0AA6" w:rsidR="006E13D4" w:rsidRPr="00F1756E" w:rsidRDefault="006E13D4" w:rsidP="00F1756E">
            <w:pPr>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Sig.</w:t>
            </w:r>
            <w:r w:rsidRPr="00F1756E">
              <w:rPr>
                <w:rFonts w:eastAsia="Times New Roman" w:cs="Times New Roman"/>
                <w:b/>
                <w:bCs/>
                <w:color w:val="FFFFFF"/>
                <w:sz w:val="20"/>
                <w:szCs w:val="20"/>
                <w:vertAlign w:val="superscript"/>
              </w:rPr>
              <w:t>c</w:t>
            </w:r>
            <w:proofErr w:type="spellEnd"/>
          </w:p>
        </w:tc>
      </w:tr>
      <w:tr w:rsidR="006E13D4" w:rsidRPr="00F1756E" w14:paraId="06EC6143" w14:textId="77777777" w:rsidTr="00F27E8A">
        <w:tc>
          <w:tcPr>
            <w:tcW w:w="1246" w:type="pct"/>
            <w:tcBorders>
              <w:top w:val="nil"/>
              <w:left w:val="nil"/>
              <w:bottom w:val="nil"/>
              <w:right w:val="nil"/>
            </w:tcBorders>
            <w:shd w:val="clear" w:color="000000" w:fill="387990"/>
            <w:noWrap/>
            <w:vAlign w:val="bottom"/>
            <w:hideMark/>
          </w:tcPr>
          <w:p w14:paraId="4DE24C66" w14:textId="77777777" w:rsidR="006E13D4" w:rsidRPr="00F1756E" w:rsidRDefault="006E13D4" w:rsidP="00F1756E">
            <w:pPr>
              <w:widowControl/>
              <w:spacing w:line="259" w:lineRule="auto"/>
              <w:rPr>
                <w:rFonts w:eastAsia="Times New Roman" w:cs="Times New Roman"/>
                <w:b/>
                <w:bCs/>
                <w:color w:val="FFFFFF"/>
                <w:sz w:val="20"/>
                <w:szCs w:val="20"/>
              </w:rPr>
            </w:pPr>
            <w:r w:rsidRPr="00F1756E">
              <w:rPr>
                <w:rFonts w:eastAsia="Times New Roman" w:cs="Times New Roman"/>
                <w:b/>
                <w:bCs/>
                <w:color w:val="FFFFFF"/>
                <w:sz w:val="20"/>
                <w:szCs w:val="20"/>
              </w:rPr>
              <w:t>Characteristic</w:t>
            </w:r>
          </w:p>
        </w:tc>
        <w:tc>
          <w:tcPr>
            <w:tcW w:w="331" w:type="pct"/>
            <w:tcBorders>
              <w:top w:val="nil"/>
              <w:left w:val="nil"/>
              <w:bottom w:val="nil"/>
              <w:right w:val="nil"/>
            </w:tcBorders>
            <w:shd w:val="clear" w:color="000000" w:fill="387990"/>
            <w:vAlign w:val="bottom"/>
            <w:hideMark/>
          </w:tcPr>
          <w:p w14:paraId="7D99B5D3" w14:textId="1118288E"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1" w:type="pct"/>
            <w:tcBorders>
              <w:top w:val="nil"/>
              <w:left w:val="nil"/>
              <w:bottom w:val="nil"/>
              <w:right w:val="nil"/>
            </w:tcBorders>
            <w:shd w:val="clear" w:color="000000" w:fill="387990"/>
          </w:tcPr>
          <w:p w14:paraId="06B15943" w14:textId="1012F596"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0CE15884" w14:textId="1C6C6D7F"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116" w:type="pct"/>
            <w:tcBorders>
              <w:top w:val="nil"/>
              <w:left w:val="nil"/>
              <w:bottom w:val="nil"/>
              <w:right w:val="nil"/>
            </w:tcBorders>
            <w:shd w:val="clear" w:color="000000" w:fill="387990"/>
            <w:vAlign w:val="bottom"/>
            <w:hideMark/>
          </w:tcPr>
          <w:p w14:paraId="3C0D72FB"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 </w:t>
            </w:r>
          </w:p>
        </w:tc>
        <w:tc>
          <w:tcPr>
            <w:tcW w:w="407" w:type="pct"/>
            <w:tcBorders>
              <w:top w:val="nil"/>
              <w:left w:val="nil"/>
              <w:bottom w:val="nil"/>
              <w:right w:val="nil"/>
            </w:tcBorders>
            <w:shd w:val="clear" w:color="000000" w:fill="387990"/>
            <w:vAlign w:val="bottom"/>
            <w:hideMark/>
          </w:tcPr>
          <w:p w14:paraId="6B00D568" w14:textId="1D2E3735" w:rsidR="006E13D4" w:rsidRPr="00F1756E" w:rsidRDefault="006E13D4" w:rsidP="006E13D4">
            <w:pPr>
              <w:widowControl/>
              <w:spacing w:line="259" w:lineRule="auto"/>
              <w:ind w:right="-20"/>
              <w:jc w:val="center"/>
              <w:rPr>
                <w:rFonts w:eastAsia="Times New Roman" w:cs="Times New Roman"/>
                <w:b/>
                <w:bCs/>
                <w:color w:val="FFFFFF"/>
                <w:sz w:val="20"/>
                <w:szCs w:val="20"/>
              </w:rPr>
            </w:pPr>
            <w:r>
              <w:rPr>
                <w:rFonts w:eastAsia="Times New Roman" w:cs="Times New Roman"/>
                <w:b/>
                <w:bCs/>
                <w:color w:val="FFFFFF"/>
                <w:sz w:val="20"/>
                <w:szCs w:val="20"/>
              </w:rPr>
              <w:t>%</w:t>
            </w:r>
            <w:r w:rsidRPr="00F1756E">
              <w:rPr>
                <w:rFonts w:eastAsia="Times New Roman" w:cs="Times New Roman"/>
                <w:b/>
                <w:bCs/>
                <w:color w:val="FFFFFF"/>
                <w:sz w:val="20"/>
                <w:szCs w:val="20"/>
              </w:rPr>
              <w:t xml:space="preserve"> </w:t>
            </w:r>
          </w:p>
        </w:tc>
        <w:tc>
          <w:tcPr>
            <w:tcW w:w="560" w:type="pct"/>
            <w:tcBorders>
              <w:top w:val="nil"/>
              <w:left w:val="nil"/>
              <w:bottom w:val="nil"/>
              <w:right w:val="nil"/>
            </w:tcBorders>
            <w:shd w:val="clear" w:color="000000" w:fill="387990"/>
          </w:tcPr>
          <w:p w14:paraId="17D65749" w14:textId="08B91BAD" w:rsidR="006E13D4" w:rsidRPr="00F1756E" w:rsidRDefault="006E13D4" w:rsidP="00F1756E">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45" w:type="pct"/>
            <w:tcBorders>
              <w:top w:val="nil"/>
              <w:left w:val="nil"/>
              <w:bottom w:val="nil"/>
              <w:right w:val="nil"/>
            </w:tcBorders>
            <w:shd w:val="clear" w:color="000000" w:fill="387990"/>
            <w:vAlign w:val="bottom"/>
            <w:hideMark/>
          </w:tcPr>
          <w:p w14:paraId="1A07E8E6" w14:textId="379630AE" w:rsidR="006E13D4" w:rsidRPr="00F1756E" w:rsidRDefault="006E13D4" w:rsidP="00F1756E">
            <w:pPr>
              <w:widowControl/>
              <w:spacing w:line="259" w:lineRule="auto"/>
              <w:jc w:val="center"/>
              <w:rPr>
                <w:rFonts w:eastAsia="Times New Roman" w:cs="Times New Roman"/>
                <w:b/>
                <w:bCs/>
                <w:color w:val="FFFFFF"/>
                <w:sz w:val="20"/>
                <w:szCs w:val="20"/>
              </w:rPr>
            </w:pPr>
            <w:proofErr w:type="spellStart"/>
            <w:r w:rsidRPr="00F1756E">
              <w:rPr>
                <w:rFonts w:eastAsia="Times New Roman" w:cs="Times New Roman"/>
                <w:b/>
                <w:bCs/>
                <w:color w:val="FFFFFF"/>
                <w:sz w:val="20"/>
                <w:szCs w:val="20"/>
              </w:rPr>
              <w:t>n</w:t>
            </w:r>
            <w:r w:rsidRPr="00F1756E">
              <w:rPr>
                <w:rFonts w:eastAsia="Times New Roman" w:cs="Times New Roman"/>
                <w:b/>
                <w:bCs/>
                <w:color w:val="FFFFFF"/>
                <w:sz w:val="20"/>
                <w:szCs w:val="20"/>
                <w:vertAlign w:val="superscript"/>
              </w:rPr>
              <w:t>a</w:t>
            </w:r>
            <w:proofErr w:type="spellEnd"/>
          </w:p>
        </w:tc>
        <w:tc>
          <w:tcPr>
            <w:tcW w:w="345" w:type="pct"/>
            <w:tcBorders>
              <w:top w:val="nil"/>
              <w:left w:val="nil"/>
              <w:bottom w:val="single" w:sz="4" w:space="0" w:color="auto"/>
              <w:right w:val="nil"/>
            </w:tcBorders>
            <w:shd w:val="clear" w:color="000000" w:fill="387990"/>
            <w:vAlign w:val="bottom"/>
            <w:hideMark/>
          </w:tcPr>
          <w:p w14:paraId="3C7E8B9C" w14:textId="77777777" w:rsidR="006E13D4" w:rsidRPr="00F1756E" w:rsidRDefault="006E13D4" w:rsidP="00F1756E">
            <w:pPr>
              <w:widowControl/>
              <w:spacing w:line="259" w:lineRule="auto"/>
              <w:jc w:val="center"/>
              <w:rPr>
                <w:rFonts w:eastAsia="Times New Roman" w:cs="Times New Roman"/>
                <w:b/>
                <w:bCs/>
                <w:color w:val="FFFFFF"/>
                <w:sz w:val="20"/>
                <w:szCs w:val="20"/>
              </w:rPr>
            </w:pPr>
            <w:r w:rsidRPr="00F1756E">
              <w:rPr>
                <w:rFonts w:eastAsia="Times New Roman" w:cs="Times New Roman"/>
                <w:b/>
                <w:bCs/>
                <w:color w:val="FFFFFF"/>
                <w:sz w:val="20"/>
                <w:szCs w:val="20"/>
              </w:rPr>
              <w:t>Diff.</w:t>
            </w:r>
          </w:p>
        </w:tc>
        <w:tc>
          <w:tcPr>
            <w:tcW w:w="400" w:type="pct"/>
            <w:vMerge/>
            <w:tcBorders>
              <w:left w:val="nil"/>
              <w:bottom w:val="single" w:sz="4" w:space="0" w:color="auto"/>
              <w:right w:val="nil"/>
            </w:tcBorders>
            <w:shd w:val="clear" w:color="000000" w:fill="387990"/>
            <w:vAlign w:val="bottom"/>
            <w:hideMark/>
          </w:tcPr>
          <w:p w14:paraId="7539724A" w14:textId="20E136E6" w:rsidR="006E13D4" w:rsidRPr="00F1756E" w:rsidRDefault="006E13D4" w:rsidP="00F1756E">
            <w:pPr>
              <w:widowControl/>
              <w:spacing w:line="259" w:lineRule="auto"/>
              <w:jc w:val="center"/>
              <w:rPr>
                <w:rFonts w:eastAsia="Times New Roman" w:cs="Times New Roman"/>
                <w:b/>
                <w:bCs/>
                <w:color w:val="FFFFFF"/>
                <w:sz w:val="20"/>
                <w:szCs w:val="20"/>
              </w:rPr>
            </w:pPr>
          </w:p>
        </w:tc>
        <w:tc>
          <w:tcPr>
            <w:tcW w:w="344" w:type="pct"/>
            <w:vMerge/>
            <w:tcBorders>
              <w:left w:val="nil"/>
              <w:bottom w:val="single" w:sz="4" w:space="0" w:color="auto"/>
              <w:right w:val="nil"/>
            </w:tcBorders>
            <w:shd w:val="clear" w:color="000000" w:fill="387990"/>
            <w:vAlign w:val="bottom"/>
            <w:hideMark/>
          </w:tcPr>
          <w:p w14:paraId="37E27D44" w14:textId="6126ADC8" w:rsidR="006E13D4" w:rsidRPr="00F1756E" w:rsidRDefault="006E13D4" w:rsidP="00F1756E">
            <w:pPr>
              <w:widowControl/>
              <w:spacing w:line="259" w:lineRule="auto"/>
              <w:jc w:val="center"/>
              <w:rPr>
                <w:rFonts w:eastAsia="Times New Roman" w:cs="Times New Roman"/>
                <w:b/>
                <w:bCs/>
                <w:color w:val="FFFFFF"/>
                <w:sz w:val="20"/>
                <w:szCs w:val="20"/>
              </w:rPr>
            </w:pPr>
          </w:p>
        </w:tc>
      </w:tr>
      <w:tr w:rsidR="006E13D4" w:rsidRPr="00F1756E" w14:paraId="7A79A606" w14:textId="77777777" w:rsidTr="00832C96">
        <w:tc>
          <w:tcPr>
            <w:tcW w:w="1246" w:type="pct"/>
            <w:tcBorders>
              <w:top w:val="single" w:sz="4" w:space="0" w:color="auto"/>
              <w:left w:val="nil"/>
              <w:bottom w:val="single" w:sz="4" w:space="0" w:color="auto"/>
              <w:right w:val="nil"/>
            </w:tcBorders>
            <w:shd w:val="clear" w:color="auto" w:fill="auto"/>
            <w:vAlign w:val="center"/>
            <w:hideMark/>
          </w:tcPr>
          <w:p w14:paraId="355C0CB9" w14:textId="77777777" w:rsidR="007F1333" w:rsidRPr="00F1756E" w:rsidRDefault="007F1333" w:rsidP="007F1333">
            <w:pPr>
              <w:widowControl/>
              <w:spacing w:line="259" w:lineRule="auto"/>
              <w:rPr>
                <w:rFonts w:eastAsia="Times New Roman" w:cs="Times New Roman"/>
                <w:b/>
                <w:bCs/>
                <w:sz w:val="20"/>
                <w:szCs w:val="20"/>
              </w:rPr>
            </w:pPr>
            <w:r w:rsidRPr="00F1756E">
              <w:rPr>
                <w:rFonts w:eastAsia="Times New Roman" w:cs="Times New Roman"/>
                <w:b/>
                <w:bCs/>
                <w:sz w:val="20"/>
                <w:szCs w:val="20"/>
              </w:rPr>
              <w:t>All children 6-23 months of age</w:t>
            </w:r>
          </w:p>
        </w:tc>
        <w:tc>
          <w:tcPr>
            <w:tcW w:w="331" w:type="pct"/>
            <w:tcBorders>
              <w:top w:val="single" w:sz="4" w:space="0" w:color="auto"/>
              <w:left w:val="nil"/>
              <w:bottom w:val="single" w:sz="4" w:space="0" w:color="auto"/>
              <w:right w:val="nil"/>
            </w:tcBorders>
            <w:shd w:val="clear" w:color="auto" w:fill="auto"/>
            <w:noWrap/>
            <w:vAlign w:val="center"/>
          </w:tcPr>
          <w:p w14:paraId="2760F6B1" w14:textId="7410762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single" w:sz="4" w:space="0" w:color="auto"/>
              <w:left w:val="nil"/>
              <w:bottom w:val="single" w:sz="4" w:space="0" w:color="auto"/>
              <w:right w:val="nil"/>
            </w:tcBorders>
            <w:vAlign w:val="center"/>
          </w:tcPr>
          <w:p w14:paraId="2539B6C1" w14:textId="3CAA808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4DE4A3D7" w14:textId="225547A6"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tcPr>
          <w:p w14:paraId="576E4A24" w14:textId="3275C8B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tcPr>
          <w:p w14:paraId="3D1F3B84" w14:textId="13BF05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vAlign w:val="center"/>
          </w:tcPr>
          <w:p w14:paraId="3785B9E6" w14:textId="134D338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tcPr>
          <w:p w14:paraId="723B1B21" w14:textId="7F8B050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tcPr>
          <w:p w14:paraId="608CBB92" w14:textId="308BD58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tcPr>
          <w:p w14:paraId="58E7638C" w14:textId="70741663"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tcPr>
          <w:p w14:paraId="3FE2CA5A" w14:textId="3BCE327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C31A35D" w14:textId="77777777" w:rsidTr="006E13D4">
        <w:tc>
          <w:tcPr>
            <w:tcW w:w="2483" w:type="pct"/>
            <w:gridSpan w:val="4"/>
            <w:tcBorders>
              <w:top w:val="single" w:sz="4" w:space="0" w:color="auto"/>
              <w:left w:val="nil"/>
              <w:bottom w:val="single" w:sz="4" w:space="0" w:color="auto"/>
              <w:right w:val="nil"/>
            </w:tcBorders>
            <w:shd w:val="clear" w:color="000000" w:fill="DBE7F3"/>
          </w:tcPr>
          <w:p w14:paraId="27E33163" w14:textId="40E47284"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sex</w:t>
            </w:r>
          </w:p>
        </w:tc>
        <w:tc>
          <w:tcPr>
            <w:tcW w:w="116" w:type="pct"/>
            <w:tcBorders>
              <w:top w:val="nil"/>
              <w:left w:val="nil"/>
              <w:bottom w:val="nil"/>
              <w:right w:val="nil"/>
            </w:tcBorders>
            <w:shd w:val="clear" w:color="000000" w:fill="DBE7F3"/>
            <w:noWrap/>
            <w:vAlign w:val="center"/>
            <w:hideMark/>
          </w:tcPr>
          <w:p w14:paraId="51EA6A8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29055C1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62F2232A"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4DA9B34B" w14:textId="7D05CF6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02502A27"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07A5028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605F89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7ADAC7E" w14:textId="77777777" w:rsidTr="002F128B">
        <w:tc>
          <w:tcPr>
            <w:tcW w:w="1246" w:type="pct"/>
            <w:tcBorders>
              <w:top w:val="nil"/>
              <w:left w:val="nil"/>
              <w:bottom w:val="single" w:sz="4" w:space="0" w:color="auto"/>
              <w:right w:val="nil"/>
            </w:tcBorders>
            <w:shd w:val="clear" w:color="auto" w:fill="auto"/>
            <w:noWrap/>
            <w:vAlign w:val="center"/>
            <w:hideMark/>
          </w:tcPr>
          <w:p w14:paraId="275507B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w:t>
            </w:r>
          </w:p>
        </w:tc>
        <w:tc>
          <w:tcPr>
            <w:tcW w:w="331" w:type="pct"/>
            <w:tcBorders>
              <w:top w:val="nil"/>
              <w:left w:val="nil"/>
              <w:bottom w:val="single" w:sz="4" w:space="0" w:color="auto"/>
              <w:right w:val="nil"/>
            </w:tcBorders>
            <w:shd w:val="clear" w:color="auto" w:fill="auto"/>
            <w:noWrap/>
            <w:vAlign w:val="center"/>
            <w:hideMark/>
          </w:tcPr>
          <w:p w14:paraId="0416DF84" w14:textId="2261046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1900F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C89761C" w14:textId="6BED16C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408501FD" w14:textId="21FCA799"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9AA1D74" w14:textId="74B66AE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F2064F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1E38BD1D" w14:textId="437F8BB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01BBD070" w14:textId="12A0C2C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0BC14738" w14:textId="3A89DF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0D5DDE1" w14:textId="5659B0C0"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A3F7980" w14:textId="77777777" w:rsidTr="002F128B">
        <w:tc>
          <w:tcPr>
            <w:tcW w:w="1246" w:type="pct"/>
            <w:tcBorders>
              <w:top w:val="nil"/>
              <w:left w:val="nil"/>
              <w:bottom w:val="single" w:sz="4" w:space="0" w:color="auto"/>
              <w:right w:val="nil"/>
            </w:tcBorders>
            <w:shd w:val="clear" w:color="auto" w:fill="auto"/>
            <w:noWrap/>
            <w:vAlign w:val="center"/>
            <w:hideMark/>
          </w:tcPr>
          <w:p w14:paraId="5CBF60F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w:t>
            </w:r>
          </w:p>
        </w:tc>
        <w:tc>
          <w:tcPr>
            <w:tcW w:w="331" w:type="pct"/>
            <w:tcBorders>
              <w:top w:val="nil"/>
              <w:left w:val="nil"/>
              <w:bottom w:val="single" w:sz="4" w:space="0" w:color="auto"/>
              <w:right w:val="nil"/>
            </w:tcBorders>
            <w:shd w:val="clear" w:color="auto" w:fill="auto"/>
            <w:noWrap/>
            <w:vAlign w:val="center"/>
            <w:hideMark/>
          </w:tcPr>
          <w:p w14:paraId="34F80C65" w14:textId="49DE9416"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C74528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2B0053A9" w14:textId="31343F7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4696537C" w14:textId="12BF96E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100D94C4" w14:textId="5B0BCDC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1C92C0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7410D913" w14:textId="62C9C64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5649EBF" w14:textId="07B9E01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4533233A" w14:textId="3051CC6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55DB5457" w14:textId="4D1C030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FD3E5DD" w14:textId="77777777" w:rsidTr="006E13D4">
        <w:tc>
          <w:tcPr>
            <w:tcW w:w="2483" w:type="pct"/>
            <w:gridSpan w:val="4"/>
            <w:tcBorders>
              <w:top w:val="single" w:sz="4" w:space="0" w:color="auto"/>
              <w:left w:val="nil"/>
              <w:bottom w:val="single" w:sz="4" w:space="0" w:color="auto"/>
              <w:right w:val="nil"/>
            </w:tcBorders>
            <w:shd w:val="clear" w:color="000000" w:fill="DBE7F3"/>
          </w:tcPr>
          <w:p w14:paraId="502512EB" w14:textId="628F46B1"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age</w:t>
            </w:r>
          </w:p>
        </w:tc>
        <w:tc>
          <w:tcPr>
            <w:tcW w:w="116" w:type="pct"/>
            <w:tcBorders>
              <w:top w:val="nil"/>
              <w:left w:val="nil"/>
              <w:bottom w:val="nil"/>
              <w:right w:val="nil"/>
            </w:tcBorders>
            <w:shd w:val="clear" w:color="000000" w:fill="DBE7F3"/>
            <w:vAlign w:val="center"/>
            <w:hideMark/>
          </w:tcPr>
          <w:p w14:paraId="39539F0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808D1B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77F9B5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656160B2" w14:textId="073E2E3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63C76D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6D1A23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6349587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A4A22A1" w14:textId="77777777" w:rsidTr="002F128B">
        <w:tc>
          <w:tcPr>
            <w:tcW w:w="1246" w:type="pct"/>
            <w:tcBorders>
              <w:top w:val="nil"/>
              <w:left w:val="nil"/>
              <w:bottom w:val="single" w:sz="4" w:space="0" w:color="auto"/>
              <w:right w:val="nil"/>
            </w:tcBorders>
            <w:shd w:val="clear" w:color="auto" w:fill="auto"/>
            <w:vAlign w:val="center"/>
            <w:hideMark/>
          </w:tcPr>
          <w:p w14:paraId="4F2602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6-11 months</w:t>
            </w:r>
          </w:p>
        </w:tc>
        <w:tc>
          <w:tcPr>
            <w:tcW w:w="331" w:type="pct"/>
            <w:tcBorders>
              <w:top w:val="nil"/>
              <w:left w:val="nil"/>
              <w:bottom w:val="single" w:sz="4" w:space="0" w:color="auto"/>
              <w:right w:val="nil"/>
            </w:tcBorders>
            <w:shd w:val="clear" w:color="auto" w:fill="auto"/>
            <w:vAlign w:val="center"/>
            <w:hideMark/>
          </w:tcPr>
          <w:p w14:paraId="0047A463" w14:textId="64E7F8A3"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9D4CD8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77A18DE" w14:textId="6378515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0218F19E" w14:textId="08C15B3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F9EAA8" w14:textId="7CD4401D"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B46AE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3BABE19C" w14:textId="51A3281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4BFAFF74" w14:textId="76A37C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29817224" w14:textId="760276D7"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6049EBA" w14:textId="5796028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BD8C517" w14:textId="77777777" w:rsidTr="002F128B">
        <w:tc>
          <w:tcPr>
            <w:tcW w:w="1246" w:type="pct"/>
            <w:tcBorders>
              <w:top w:val="nil"/>
              <w:left w:val="nil"/>
              <w:bottom w:val="single" w:sz="4" w:space="0" w:color="auto"/>
              <w:right w:val="nil"/>
            </w:tcBorders>
            <w:shd w:val="clear" w:color="auto" w:fill="auto"/>
            <w:vAlign w:val="center"/>
            <w:hideMark/>
          </w:tcPr>
          <w:p w14:paraId="691F6B41"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12-17 months</w:t>
            </w:r>
          </w:p>
        </w:tc>
        <w:tc>
          <w:tcPr>
            <w:tcW w:w="331" w:type="pct"/>
            <w:tcBorders>
              <w:top w:val="nil"/>
              <w:left w:val="nil"/>
              <w:bottom w:val="single" w:sz="4" w:space="0" w:color="auto"/>
              <w:right w:val="nil"/>
            </w:tcBorders>
            <w:shd w:val="clear" w:color="auto" w:fill="auto"/>
            <w:vAlign w:val="center"/>
            <w:hideMark/>
          </w:tcPr>
          <w:p w14:paraId="7562849C" w14:textId="30EBC89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67B202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F86595E" w14:textId="225F8B99"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01F5F5D" w14:textId="6C3A178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E9A4210" w14:textId="0BA484F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92E0E8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EE51A08" w14:textId="0A4E4EB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62483EA" w14:textId="11A6801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5E8A9E4B" w14:textId="23FB2668"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6E78B54" w14:textId="74FD2989"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F7CEE84" w14:textId="77777777" w:rsidTr="002F128B">
        <w:tc>
          <w:tcPr>
            <w:tcW w:w="1246" w:type="pct"/>
            <w:tcBorders>
              <w:top w:val="nil"/>
              <w:left w:val="nil"/>
              <w:bottom w:val="single" w:sz="4" w:space="0" w:color="auto"/>
              <w:right w:val="nil"/>
            </w:tcBorders>
            <w:shd w:val="clear" w:color="auto" w:fill="auto"/>
            <w:vAlign w:val="center"/>
            <w:hideMark/>
          </w:tcPr>
          <w:p w14:paraId="460E10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18-23 months</w:t>
            </w:r>
          </w:p>
        </w:tc>
        <w:tc>
          <w:tcPr>
            <w:tcW w:w="331" w:type="pct"/>
            <w:tcBorders>
              <w:top w:val="nil"/>
              <w:left w:val="nil"/>
              <w:bottom w:val="single" w:sz="4" w:space="0" w:color="auto"/>
              <w:right w:val="nil"/>
            </w:tcBorders>
            <w:shd w:val="clear" w:color="auto" w:fill="auto"/>
            <w:vAlign w:val="center"/>
            <w:hideMark/>
          </w:tcPr>
          <w:p w14:paraId="24A26024" w14:textId="2F2F7118"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CC61B0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44F0DC3" w14:textId="0B49E44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7CFACA8" w14:textId="4172711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251F996D" w14:textId="5E69F36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35EE92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84DAFC2" w14:textId="6DD1596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75C720D" w14:textId="45C2C21E"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3319D4" w14:textId="4F7C9B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728C4C" w14:textId="7A761DBF"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E706371" w14:textId="77777777" w:rsidTr="006E13D4">
        <w:tc>
          <w:tcPr>
            <w:tcW w:w="2483" w:type="pct"/>
            <w:gridSpan w:val="4"/>
            <w:tcBorders>
              <w:top w:val="single" w:sz="4" w:space="0" w:color="auto"/>
              <w:left w:val="nil"/>
              <w:bottom w:val="single" w:sz="4" w:space="0" w:color="auto"/>
              <w:right w:val="nil"/>
            </w:tcBorders>
            <w:shd w:val="clear" w:color="000000" w:fill="DBE7F3"/>
          </w:tcPr>
          <w:p w14:paraId="06D70C8F" w14:textId="67BFCB4C"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Pr="00F1756E">
              <w:rPr>
                <w:rFonts w:eastAsia="Times New Roman" w:cs="Times New Roman"/>
                <w:b/>
                <w:bCs/>
                <w:color w:val="auto"/>
                <w:sz w:val="20"/>
                <w:szCs w:val="20"/>
              </w:rPr>
              <w:t>s breastfeeding status</w:t>
            </w:r>
          </w:p>
        </w:tc>
        <w:tc>
          <w:tcPr>
            <w:tcW w:w="116" w:type="pct"/>
            <w:tcBorders>
              <w:top w:val="nil"/>
              <w:left w:val="nil"/>
              <w:bottom w:val="nil"/>
              <w:right w:val="nil"/>
            </w:tcBorders>
            <w:shd w:val="clear" w:color="000000" w:fill="DBE7F3"/>
            <w:noWrap/>
            <w:vAlign w:val="center"/>
            <w:hideMark/>
          </w:tcPr>
          <w:p w14:paraId="03096BD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noWrap/>
            <w:vAlign w:val="center"/>
            <w:hideMark/>
          </w:tcPr>
          <w:p w14:paraId="1B7A0EA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5584E1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noWrap/>
            <w:vAlign w:val="center"/>
            <w:hideMark/>
          </w:tcPr>
          <w:p w14:paraId="34914C27" w14:textId="2C207C96"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noWrap/>
            <w:vAlign w:val="center"/>
            <w:hideMark/>
          </w:tcPr>
          <w:p w14:paraId="45234E1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noWrap/>
            <w:vAlign w:val="center"/>
            <w:hideMark/>
          </w:tcPr>
          <w:p w14:paraId="5AE8B05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noWrap/>
            <w:vAlign w:val="center"/>
            <w:hideMark/>
          </w:tcPr>
          <w:p w14:paraId="2BC1A1FE"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2D3D14C7" w14:textId="77777777" w:rsidTr="002F128B">
        <w:tc>
          <w:tcPr>
            <w:tcW w:w="1246" w:type="pct"/>
            <w:tcBorders>
              <w:top w:val="nil"/>
              <w:left w:val="nil"/>
              <w:bottom w:val="single" w:sz="4" w:space="0" w:color="auto"/>
              <w:right w:val="nil"/>
            </w:tcBorders>
            <w:shd w:val="clear" w:color="auto" w:fill="auto"/>
            <w:noWrap/>
            <w:vAlign w:val="center"/>
            <w:hideMark/>
          </w:tcPr>
          <w:p w14:paraId="78A3BB8A"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Breastfeeding</w:t>
            </w:r>
          </w:p>
        </w:tc>
        <w:tc>
          <w:tcPr>
            <w:tcW w:w="331" w:type="pct"/>
            <w:tcBorders>
              <w:top w:val="nil"/>
              <w:left w:val="nil"/>
              <w:bottom w:val="single" w:sz="4" w:space="0" w:color="auto"/>
              <w:right w:val="nil"/>
            </w:tcBorders>
            <w:shd w:val="clear" w:color="auto" w:fill="auto"/>
            <w:noWrap/>
            <w:vAlign w:val="center"/>
            <w:hideMark/>
          </w:tcPr>
          <w:p w14:paraId="3C5EA700" w14:textId="20601C0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B730B4F"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6398D3C" w14:textId="72ABFF6E"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noWrap/>
            <w:vAlign w:val="center"/>
            <w:hideMark/>
          </w:tcPr>
          <w:p w14:paraId="38EBEF4B" w14:textId="1CC248A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noWrap/>
            <w:vAlign w:val="center"/>
            <w:hideMark/>
          </w:tcPr>
          <w:p w14:paraId="4E47E870" w14:textId="646AC66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4CF722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37ACE283" w14:textId="6CCB43DB"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noWrap/>
            <w:vAlign w:val="center"/>
            <w:hideMark/>
          </w:tcPr>
          <w:p w14:paraId="7E7A7C8D" w14:textId="65575BE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noWrap/>
            <w:vAlign w:val="center"/>
            <w:hideMark/>
          </w:tcPr>
          <w:p w14:paraId="4426C2B1" w14:textId="61A83FB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noWrap/>
            <w:vAlign w:val="center"/>
            <w:hideMark/>
          </w:tcPr>
          <w:p w14:paraId="1E07D32D" w14:textId="0EA1FC2C"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E933BB6" w14:textId="77777777" w:rsidTr="002F128B">
        <w:tc>
          <w:tcPr>
            <w:tcW w:w="1246" w:type="pct"/>
            <w:tcBorders>
              <w:top w:val="nil"/>
              <w:left w:val="nil"/>
              <w:bottom w:val="single" w:sz="4" w:space="0" w:color="auto"/>
              <w:right w:val="nil"/>
            </w:tcBorders>
            <w:shd w:val="clear" w:color="auto" w:fill="auto"/>
            <w:noWrap/>
            <w:vAlign w:val="center"/>
            <w:hideMark/>
          </w:tcPr>
          <w:p w14:paraId="1B52EF4F"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Not breastfeeding</w:t>
            </w:r>
          </w:p>
        </w:tc>
        <w:tc>
          <w:tcPr>
            <w:tcW w:w="331" w:type="pct"/>
            <w:tcBorders>
              <w:top w:val="nil"/>
              <w:left w:val="nil"/>
              <w:bottom w:val="single" w:sz="4" w:space="0" w:color="auto"/>
              <w:right w:val="nil"/>
            </w:tcBorders>
            <w:shd w:val="clear" w:color="auto" w:fill="auto"/>
            <w:noWrap/>
            <w:vAlign w:val="center"/>
            <w:hideMark/>
          </w:tcPr>
          <w:p w14:paraId="57B37B72" w14:textId="7753D48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F3455B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1B93A4C6" w14:textId="59F1757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noWrap/>
            <w:vAlign w:val="center"/>
            <w:hideMark/>
          </w:tcPr>
          <w:p w14:paraId="0A250A0A" w14:textId="2F0AB4DD"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noWrap/>
            <w:vAlign w:val="center"/>
            <w:hideMark/>
          </w:tcPr>
          <w:p w14:paraId="49FEC765" w14:textId="48C948DE"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2A7015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E345C83" w14:textId="7E35D7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noWrap/>
            <w:vAlign w:val="center"/>
            <w:hideMark/>
          </w:tcPr>
          <w:p w14:paraId="49CDD9DE" w14:textId="4C21341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noWrap/>
            <w:vAlign w:val="center"/>
            <w:hideMark/>
          </w:tcPr>
          <w:p w14:paraId="25A49A08" w14:textId="7D512EF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noWrap/>
            <w:vAlign w:val="center"/>
            <w:hideMark/>
          </w:tcPr>
          <w:p w14:paraId="36B5FC0C" w14:textId="2E8493A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B6EDCFB" w14:textId="77777777" w:rsidTr="006E13D4">
        <w:tc>
          <w:tcPr>
            <w:tcW w:w="2483" w:type="pct"/>
            <w:gridSpan w:val="4"/>
            <w:tcBorders>
              <w:top w:val="single" w:sz="4" w:space="0" w:color="auto"/>
              <w:left w:val="nil"/>
              <w:bottom w:val="single" w:sz="4" w:space="0" w:color="auto"/>
              <w:right w:val="nil"/>
            </w:tcBorders>
            <w:shd w:val="clear" w:color="000000" w:fill="DBE7F3"/>
          </w:tcPr>
          <w:p w14:paraId="7166AFC6" w14:textId="263B81BE" w:rsidR="007F1333" w:rsidRPr="00F1756E" w:rsidRDefault="007F1333" w:rsidP="007F13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Pr="00F1756E">
              <w:rPr>
                <w:rFonts w:eastAsia="Times New Roman" w:cs="Times New Roman"/>
                <w:b/>
                <w:bCs/>
                <w:color w:val="auto"/>
                <w:sz w:val="20"/>
                <w:szCs w:val="20"/>
              </w:rPr>
              <w:t xml:space="preserve">s </w:t>
            </w:r>
            <w:proofErr w:type="spellStart"/>
            <w:r w:rsidRPr="00F1756E">
              <w:rPr>
                <w:rFonts w:eastAsia="Times New Roman" w:cs="Times New Roman"/>
                <w:b/>
                <w:bCs/>
                <w:color w:val="auto"/>
                <w:sz w:val="20"/>
                <w:szCs w:val="20"/>
              </w:rPr>
              <w:t>education</w:t>
            </w:r>
            <w:r w:rsidRPr="00F1756E">
              <w:rPr>
                <w:rFonts w:eastAsia="Times New Roman" w:cs="Times New Roman"/>
                <w:b/>
                <w:bCs/>
                <w:color w:val="auto"/>
                <w:sz w:val="20"/>
                <w:szCs w:val="20"/>
                <w:vertAlign w:val="superscript"/>
              </w:rPr>
              <w:t>d</w:t>
            </w:r>
            <w:proofErr w:type="spellEnd"/>
          </w:p>
        </w:tc>
        <w:tc>
          <w:tcPr>
            <w:tcW w:w="116" w:type="pct"/>
            <w:tcBorders>
              <w:top w:val="nil"/>
              <w:left w:val="nil"/>
              <w:bottom w:val="nil"/>
              <w:right w:val="nil"/>
            </w:tcBorders>
            <w:shd w:val="clear" w:color="000000" w:fill="DBE7F3"/>
            <w:vAlign w:val="center"/>
            <w:hideMark/>
          </w:tcPr>
          <w:p w14:paraId="0B72261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2CB84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396473AC"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FA6F0F6" w14:textId="2CAB0ED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1276CD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78CEEC1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354461F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500C1F81" w14:textId="77777777" w:rsidTr="002F128B">
        <w:tc>
          <w:tcPr>
            <w:tcW w:w="1246" w:type="pct"/>
            <w:tcBorders>
              <w:top w:val="nil"/>
              <w:left w:val="nil"/>
              <w:bottom w:val="single" w:sz="4" w:space="0" w:color="auto"/>
              <w:right w:val="nil"/>
            </w:tcBorders>
            <w:shd w:val="clear" w:color="auto" w:fill="auto"/>
            <w:vAlign w:val="center"/>
            <w:hideMark/>
          </w:tcPr>
          <w:p w14:paraId="07204F05"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 education</w:t>
            </w:r>
          </w:p>
        </w:tc>
        <w:tc>
          <w:tcPr>
            <w:tcW w:w="331" w:type="pct"/>
            <w:tcBorders>
              <w:top w:val="nil"/>
              <w:left w:val="nil"/>
              <w:bottom w:val="single" w:sz="4" w:space="0" w:color="auto"/>
              <w:right w:val="nil"/>
            </w:tcBorders>
            <w:shd w:val="clear" w:color="auto" w:fill="auto"/>
            <w:vAlign w:val="center"/>
            <w:hideMark/>
          </w:tcPr>
          <w:p w14:paraId="7D843161" w14:textId="2F221F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40D8CE4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36749C7" w14:textId="1FCAC44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3C8634BB" w14:textId="7A8C6C65"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03A1B0D2" w14:textId="78275A5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7F1855B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D091552" w14:textId="000947E9"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1083CB00" w14:textId="3CE6A429"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0BF4F4FE" w14:textId="3752A37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4F677BFB" w14:textId="785508B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3AE101D" w14:textId="77777777" w:rsidTr="002F128B">
        <w:tc>
          <w:tcPr>
            <w:tcW w:w="1246" w:type="pct"/>
            <w:tcBorders>
              <w:top w:val="nil"/>
              <w:left w:val="nil"/>
              <w:bottom w:val="single" w:sz="4" w:space="0" w:color="auto"/>
              <w:right w:val="nil"/>
            </w:tcBorders>
            <w:shd w:val="clear" w:color="auto" w:fill="auto"/>
            <w:vAlign w:val="center"/>
            <w:hideMark/>
          </w:tcPr>
          <w:p w14:paraId="7C217119"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Less than primary</w:t>
            </w:r>
          </w:p>
        </w:tc>
        <w:tc>
          <w:tcPr>
            <w:tcW w:w="331" w:type="pct"/>
            <w:tcBorders>
              <w:top w:val="nil"/>
              <w:left w:val="nil"/>
              <w:bottom w:val="single" w:sz="4" w:space="0" w:color="auto"/>
              <w:right w:val="nil"/>
            </w:tcBorders>
            <w:shd w:val="clear" w:color="auto" w:fill="auto"/>
            <w:vAlign w:val="center"/>
            <w:hideMark/>
          </w:tcPr>
          <w:p w14:paraId="29FCD919" w14:textId="713CD03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9F6E11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421683A" w14:textId="5194F13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0A8523B" w14:textId="35D9530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467A77C" w14:textId="6D541940"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08967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90F1E1" w14:textId="282D6506"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E9BF033" w14:textId="5C5A280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125C8C2" w14:textId="572AABC1"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19386FA" w14:textId="1B0BF776"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6B0371EB" w14:textId="77777777" w:rsidTr="002F128B">
        <w:tc>
          <w:tcPr>
            <w:tcW w:w="1246" w:type="pct"/>
            <w:tcBorders>
              <w:top w:val="nil"/>
              <w:left w:val="nil"/>
              <w:bottom w:val="single" w:sz="4" w:space="0" w:color="auto"/>
              <w:right w:val="nil"/>
            </w:tcBorders>
            <w:shd w:val="clear" w:color="auto" w:fill="auto"/>
            <w:vAlign w:val="center"/>
            <w:hideMark/>
          </w:tcPr>
          <w:p w14:paraId="77AD2CE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primary</w:t>
            </w:r>
          </w:p>
        </w:tc>
        <w:tc>
          <w:tcPr>
            <w:tcW w:w="331" w:type="pct"/>
            <w:tcBorders>
              <w:top w:val="nil"/>
              <w:left w:val="nil"/>
              <w:bottom w:val="single" w:sz="4" w:space="0" w:color="auto"/>
              <w:right w:val="nil"/>
            </w:tcBorders>
            <w:shd w:val="clear" w:color="auto" w:fill="auto"/>
            <w:vAlign w:val="center"/>
            <w:hideMark/>
          </w:tcPr>
          <w:p w14:paraId="49A1A52A" w14:textId="3521365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68A0C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94A1C17" w14:textId="558466CD"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0B248469" w14:textId="7C04B672"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2F872C2" w14:textId="5BD8320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443BB7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57424F" w14:textId="2624FE7D"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97B5A2" w14:textId="1DD1C9F8"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737C8D0A" w14:textId="26C1FA5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0C3BBE62" w14:textId="7AADF7FA"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B765336" w14:textId="77777777" w:rsidTr="002F128B">
        <w:tc>
          <w:tcPr>
            <w:tcW w:w="1246" w:type="pct"/>
            <w:tcBorders>
              <w:top w:val="nil"/>
              <w:left w:val="nil"/>
              <w:bottom w:val="single" w:sz="4" w:space="0" w:color="auto"/>
              <w:right w:val="nil"/>
            </w:tcBorders>
            <w:shd w:val="clear" w:color="auto" w:fill="auto"/>
            <w:vAlign w:val="center"/>
            <w:hideMark/>
          </w:tcPr>
          <w:p w14:paraId="7E3626A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Completed secondary</w:t>
            </w:r>
          </w:p>
        </w:tc>
        <w:tc>
          <w:tcPr>
            <w:tcW w:w="331" w:type="pct"/>
            <w:tcBorders>
              <w:top w:val="nil"/>
              <w:left w:val="nil"/>
              <w:bottom w:val="single" w:sz="4" w:space="0" w:color="auto"/>
              <w:right w:val="nil"/>
            </w:tcBorders>
            <w:shd w:val="clear" w:color="auto" w:fill="auto"/>
            <w:vAlign w:val="center"/>
            <w:hideMark/>
          </w:tcPr>
          <w:p w14:paraId="7E76A0AC" w14:textId="7F0F353E"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B074C19"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7FEE0FE" w14:textId="2A30BE7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0A4983" w14:textId="4704CAB3"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DB30D3E" w14:textId="1DE1121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192D46"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90FD7AC" w14:textId="5E2B6D9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FD1944A" w14:textId="66F8E87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D6C6702" w14:textId="49D0F0CE"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12B88295" w14:textId="6FB2FDA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8889F96" w14:textId="77777777" w:rsidTr="002F128B">
        <w:tc>
          <w:tcPr>
            <w:tcW w:w="1246" w:type="pct"/>
            <w:tcBorders>
              <w:top w:val="nil"/>
              <w:left w:val="nil"/>
              <w:bottom w:val="single" w:sz="4" w:space="0" w:color="auto"/>
              <w:right w:val="nil"/>
            </w:tcBorders>
            <w:shd w:val="clear" w:color="auto" w:fill="auto"/>
            <w:vAlign w:val="center"/>
            <w:hideMark/>
          </w:tcPr>
          <w:p w14:paraId="15632A97"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Higher</w:t>
            </w:r>
          </w:p>
        </w:tc>
        <w:tc>
          <w:tcPr>
            <w:tcW w:w="331" w:type="pct"/>
            <w:tcBorders>
              <w:top w:val="nil"/>
              <w:left w:val="nil"/>
              <w:bottom w:val="single" w:sz="4" w:space="0" w:color="auto"/>
              <w:right w:val="nil"/>
            </w:tcBorders>
            <w:shd w:val="clear" w:color="auto" w:fill="auto"/>
            <w:vAlign w:val="center"/>
            <w:hideMark/>
          </w:tcPr>
          <w:p w14:paraId="1865B2E2" w14:textId="40B9E24F"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7EBC6D"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8C3B48" w14:textId="3BFCE8E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ECAEEF4" w14:textId="4887677F"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A3DF083" w14:textId="0D9A420A"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63428DB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540C4C1" w14:textId="73000812"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0C90100" w14:textId="5B2D2B20"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2310D32D" w14:textId="14CDC8C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5782306D" w14:textId="359D1227"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B6757C0" w14:textId="77777777" w:rsidTr="006E13D4">
        <w:tc>
          <w:tcPr>
            <w:tcW w:w="2483" w:type="pct"/>
            <w:gridSpan w:val="4"/>
            <w:tcBorders>
              <w:top w:val="single" w:sz="4" w:space="0" w:color="auto"/>
              <w:left w:val="nil"/>
              <w:bottom w:val="single" w:sz="4" w:space="0" w:color="auto"/>
              <w:right w:val="nil"/>
            </w:tcBorders>
            <w:shd w:val="clear" w:color="000000" w:fill="DBE7F3"/>
          </w:tcPr>
          <w:p w14:paraId="6C5F1D19" w14:textId="15D15A82"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Gendered household type</w:t>
            </w:r>
          </w:p>
        </w:tc>
        <w:tc>
          <w:tcPr>
            <w:tcW w:w="116" w:type="pct"/>
            <w:tcBorders>
              <w:top w:val="nil"/>
              <w:left w:val="nil"/>
              <w:bottom w:val="nil"/>
              <w:right w:val="nil"/>
            </w:tcBorders>
            <w:shd w:val="clear" w:color="000000" w:fill="DBE7F3"/>
            <w:vAlign w:val="center"/>
            <w:hideMark/>
          </w:tcPr>
          <w:p w14:paraId="17EC3F98"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5D507944"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7EB103CF"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734917BE" w14:textId="726097EB"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5620BF6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B1BE2A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27D40242"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7234A6D3" w14:textId="77777777" w:rsidTr="002F128B">
        <w:tc>
          <w:tcPr>
            <w:tcW w:w="1246" w:type="pct"/>
            <w:tcBorders>
              <w:top w:val="nil"/>
              <w:left w:val="nil"/>
              <w:bottom w:val="single" w:sz="4" w:space="0" w:color="auto"/>
              <w:right w:val="nil"/>
            </w:tcBorders>
            <w:shd w:val="clear" w:color="auto" w:fill="auto"/>
            <w:vAlign w:val="center"/>
            <w:hideMark/>
          </w:tcPr>
          <w:p w14:paraId="169E15F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and female adults</w:t>
            </w:r>
          </w:p>
        </w:tc>
        <w:tc>
          <w:tcPr>
            <w:tcW w:w="331" w:type="pct"/>
            <w:tcBorders>
              <w:top w:val="nil"/>
              <w:left w:val="nil"/>
              <w:bottom w:val="single" w:sz="4" w:space="0" w:color="auto"/>
              <w:right w:val="nil"/>
            </w:tcBorders>
            <w:shd w:val="clear" w:color="auto" w:fill="auto"/>
            <w:vAlign w:val="center"/>
            <w:hideMark/>
          </w:tcPr>
          <w:p w14:paraId="49BCE3C4" w14:textId="65CE260D"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0B20204"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E7AC3E5" w14:textId="3CDC764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76BA2565" w14:textId="1FF5F2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5E39819C" w14:textId="39642C3B"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0C56EC51"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5F2E297E" w14:textId="2C246C2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08FAAF3A" w14:textId="7FAC6744"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50F639D2" w14:textId="426ECD1A"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11151E36" w14:textId="2FBF2EE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316B25B9" w14:textId="77777777" w:rsidTr="002F128B">
        <w:tc>
          <w:tcPr>
            <w:tcW w:w="1246" w:type="pct"/>
            <w:tcBorders>
              <w:top w:val="nil"/>
              <w:left w:val="nil"/>
              <w:bottom w:val="single" w:sz="4" w:space="0" w:color="auto"/>
              <w:right w:val="nil"/>
            </w:tcBorders>
            <w:shd w:val="clear" w:color="auto" w:fill="auto"/>
            <w:vAlign w:val="center"/>
            <w:hideMark/>
          </w:tcPr>
          <w:p w14:paraId="68F0E91B"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Female adults only</w:t>
            </w:r>
          </w:p>
        </w:tc>
        <w:tc>
          <w:tcPr>
            <w:tcW w:w="331" w:type="pct"/>
            <w:tcBorders>
              <w:top w:val="nil"/>
              <w:left w:val="nil"/>
              <w:bottom w:val="single" w:sz="4" w:space="0" w:color="auto"/>
              <w:right w:val="nil"/>
            </w:tcBorders>
            <w:shd w:val="clear" w:color="auto" w:fill="auto"/>
            <w:vAlign w:val="center"/>
            <w:hideMark/>
          </w:tcPr>
          <w:p w14:paraId="7D2BA5C5" w14:textId="5477CA5B"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30D24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E83652A" w14:textId="1744A31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1CCB3A1" w14:textId="5CCA33AE"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5140A3F" w14:textId="542D782C"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6E89E93"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CD9D5CC" w14:textId="3331C1E8"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BEBD4D0" w14:textId="0406041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1B764D44" w14:textId="4FCF8D9B"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247ED982" w14:textId="6878510B"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554E46F0" w14:textId="77777777" w:rsidTr="002F128B">
        <w:tc>
          <w:tcPr>
            <w:tcW w:w="1246" w:type="pct"/>
            <w:tcBorders>
              <w:top w:val="nil"/>
              <w:left w:val="nil"/>
              <w:bottom w:val="single" w:sz="4" w:space="0" w:color="auto"/>
              <w:right w:val="nil"/>
            </w:tcBorders>
            <w:shd w:val="clear" w:color="auto" w:fill="auto"/>
            <w:vAlign w:val="center"/>
            <w:hideMark/>
          </w:tcPr>
          <w:p w14:paraId="7692E758"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Male adults only</w:t>
            </w:r>
          </w:p>
        </w:tc>
        <w:tc>
          <w:tcPr>
            <w:tcW w:w="331" w:type="pct"/>
            <w:tcBorders>
              <w:top w:val="nil"/>
              <w:left w:val="nil"/>
              <w:bottom w:val="single" w:sz="4" w:space="0" w:color="auto"/>
              <w:right w:val="nil"/>
            </w:tcBorders>
            <w:shd w:val="clear" w:color="auto" w:fill="auto"/>
            <w:vAlign w:val="center"/>
            <w:hideMark/>
          </w:tcPr>
          <w:p w14:paraId="7CC2238F" w14:textId="6AC9F5C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167425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EDB2A3F" w14:textId="500A2CD8"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78F0921E" w14:textId="669EB7F6"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402283EE" w14:textId="720433C7"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59E046B"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072C2532" w14:textId="60E2BDF3"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39B9993" w14:textId="7E82C943"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F2E46DF" w14:textId="388CB3C2"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6D61A044" w14:textId="08D8E921"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F596FB2" w14:textId="77777777" w:rsidTr="002F128B">
        <w:tc>
          <w:tcPr>
            <w:tcW w:w="1246" w:type="pct"/>
            <w:tcBorders>
              <w:top w:val="nil"/>
              <w:left w:val="nil"/>
              <w:bottom w:val="single" w:sz="4" w:space="0" w:color="auto"/>
              <w:right w:val="nil"/>
            </w:tcBorders>
            <w:shd w:val="clear" w:color="auto" w:fill="auto"/>
            <w:vAlign w:val="center"/>
            <w:hideMark/>
          </w:tcPr>
          <w:p w14:paraId="3704574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Children only</w:t>
            </w:r>
          </w:p>
        </w:tc>
        <w:tc>
          <w:tcPr>
            <w:tcW w:w="331" w:type="pct"/>
            <w:tcBorders>
              <w:top w:val="nil"/>
              <w:left w:val="nil"/>
              <w:bottom w:val="single" w:sz="4" w:space="0" w:color="auto"/>
              <w:right w:val="nil"/>
            </w:tcBorders>
            <w:shd w:val="clear" w:color="auto" w:fill="auto"/>
            <w:vAlign w:val="center"/>
            <w:hideMark/>
          </w:tcPr>
          <w:p w14:paraId="3C961750" w14:textId="04744DB1"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C7F1E45"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50938F1" w14:textId="27EA8F10"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2DDA706F" w14:textId="17B9A89C"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301827F8" w14:textId="488620A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F1603D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9C2202C" w14:textId="5CF49C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75911FA" w14:textId="60C38626"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34E62653" w14:textId="00970DDD"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C590D20" w14:textId="3DFB9A92"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4173544F" w14:textId="77777777" w:rsidTr="006E13D4">
        <w:tc>
          <w:tcPr>
            <w:tcW w:w="1246" w:type="pct"/>
            <w:tcBorders>
              <w:top w:val="nil"/>
              <w:left w:val="nil"/>
              <w:bottom w:val="single" w:sz="4" w:space="0" w:color="auto"/>
              <w:right w:val="nil"/>
            </w:tcBorders>
            <w:shd w:val="clear" w:color="000000" w:fill="DBE7F3"/>
            <w:vAlign w:val="center"/>
            <w:hideMark/>
          </w:tcPr>
          <w:p w14:paraId="251EEF3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Poverty status</w:t>
            </w:r>
          </w:p>
        </w:tc>
        <w:tc>
          <w:tcPr>
            <w:tcW w:w="331" w:type="pct"/>
            <w:tcBorders>
              <w:top w:val="nil"/>
              <w:left w:val="nil"/>
              <w:bottom w:val="single" w:sz="4" w:space="0" w:color="auto"/>
              <w:right w:val="nil"/>
            </w:tcBorders>
            <w:shd w:val="clear" w:color="000000" w:fill="DBE7F3"/>
            <w:vAlign w:val="center"/>
            <w:hideMark/>
          </w:tcPr>
          <w:p w14:paraId="2ECC961B"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1" w:type="pct"/>
            <w:tcBorders>
              <w:top w:val="nil"/>
              <w:left w:val="nil"/>
              <w:bottom w:val="single" w:sz="4" w:space="0" w:color="auto"/>
              <w:right w:val="nil"/>
            </w:tcBorders>
            <w:shd w:val="clear" w:color="000000" w:fill="DBE7F3"/>
          </w:tcPr>
          <w:p w14:paraId="0395D975"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79A76452" w14:textId="66D13973"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116" w:type="pct"/>
            <w:tcBorders>
              <w:top w:val="nil"/>
              <w:left w:val="nil"/>
              <w:bottom w:val="single" w:sz="4" w:space="0" w:color="auto"/>
              <w:right w:val="nil"/>
            </w:tcBorders>
            <w:shd w:val="clear" w:color="000000" w:fill="DBE7F3"/>
            <w:vAlign w:val="center"/>
            <w:hideMark/>
          </w:tcPr>
          <w:p w14:paraId="25C087D1"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single" w:sz="4" w:space="0" w:color="auto"/>
              <w:right w:val="nil"/>
            </w:tcBorders>
            <w:shd w:val="clear" w:color="000000" w:fill="DBE7F3"/>
            <w:vAlign w:val="center"/>
            <w:hideMark/>
          </w:tcPr>
          <w:p w14:paraId="6627114C"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single" w:sz="4" w:space="0" w:color="auto"/>
              <w:right w:val="nil"/>
            </w:tcBorders>
            <w:shd w:val="clear" w:color="000000" w:fill="DBE7F3"/>
          </w:tcPr>
          <w:p w14:paraId="4BCEFF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single" w:sz="4" w:space="0" w:color="auto"/>
              <w:right w:val="nil"/>
            </w:tcBorders>
            <w:shd w:val="clear" w:color="000000" w:fill="DBE7F3"/>
            <w:vAlign w:val="center"/>
            <w:hideMark/>
          </w:tcPr>
          <w:p w14:paraId="03CF8F8B" w14:textId="118238F0"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single" w:sz="4" w:space="0" w:color="auto"/>
              <w:right w:val="nil"/>
            </w:tcBorders>
            <w:shd w:val="clear" w:color="000000" w:fill="DBE7F3"/>
            <w:vAlign w:val="center"/>
            <w:hideMark/>
          </w:tcPr>
          <w:p w14:paraId="4CC26F6F"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single" w:sz="4" w:space="0" w:color="auto"/>
              <w:right w:val="nil"/>
            </w:tcBorders>
            <w:shd w:val="clear" w:color="000000" w:fill="DBE7F3"/>
            <w:vAlign w:val="center"/>
            <w:hideMark/>
          </w:tcPr>
          <w:p w14:paraId="75BC3C36"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single" w:sz="4" w:space="0" w:color="auto"/>
              <w:right w:val="nil"/>
            </w:tcBorders>
            <w:shd w:val="clear" w:color="000000" w:fill="DBE7F3"/>
            <w:vAlign w:val="center"/>
            <w:hideMark/>
          </w:tcPr>
          <w:p w14:paraId="515EEB3D"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4136C4C8" w14:textId="77777777" w:rsidTr="002F128B">
        <w:tc>
          <w:tcPr>
            <w:tcW w:w="1246" w:type="pct"/>
            <w:tcBorders>
              <w:top w:val="nil"/>
              <w:left w:val="nil"/>
              <w:bottom w:val="single" w:sz="4" w:space="0" w:color="auto"/>
              <w:right w:val="nil"/>
            </w:tcBorders>
            <w:shd w:val="clear" w:color="auto" w:fill="auto"/>
            <w:vAlign w:val="center"/>
            <w:hideMark/>
          </w:tcPr>
          <w:p w14:paraId="007629AE"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Poor</w:t>
            </w:r>
          </w:p>
        </w:tc>
        <w:tc>
          <w:tcPr>
            <w:tcW w:w="331" w:type="pct"/>
            <w:tcBorders>
              <w:top w:val="nil"/>
              <w:left w:val="nil"/>
              <w:bottom w:val="single" w:sz="4" w:space="0" w:color="auto"/>
              <w:right w:val="nil"/>
            </w:tcBorders>
            <w:shd w:val="clear" w:color="auto" w:fill="auto"/>
            <w:noWrap/>
            <w:vAlign w:val="center"/>
            <w:hideMark/>
          </w:tcPr>
          <w:p w14:paraId="5029968E" w14:textId="7865B139"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54ADEC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681B514" w14:textId="63A5A8D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190CB05C" w14:textId="4CD6307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6D68913" w14:textId="500EB8F9"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BA3B4B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F55549A" w14:textId="2799A03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9B6259" w14:textId="6F3ED76D"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67301336" w14:textId="741BEA75"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A5DF2C2" w14:textId="6DFE823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145F21D2" w14:textId="77777777" w:rsidTr="002F128B">
        <w:tc>
          <w:tcPr>
            <w:tcW w:w="1246" w:type="pct"/>
            <w:tcBorders>
              <w:top w:val="nil"/>
              <w:left w:val="nil"/>
              <w:bottom w:val="single" w:sz="4" w:space="0" w:color="auto"/>
              <w:right w:val="nil"/>
            </w:tcBorders>
            <w:shd w:val="clear" w:color="auto" w:fill="auto"/>
            <w:vAlign w:val="center"/>
            <w:hideMark/>
          </w:tcPr>
          <w:p w14:paraId="6D28115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Non-poor</w:t>
            </w:r>
          </w:p>
        </w:tc>
        <w:tc>
          <w:tcPr>
            <w:tcW w:w="331" w:type="pct"/>
            <w:tcBorders>
              <w:top w:val="nil"/>
              <w:left w:val="nil"/>
              <w:bottom w:val="single" w:sz="4" w:space="0" w:color="auto"/>
              <w:right w:val="nil"/>
            </w:tcBorders>
            <w:shd w:val="clear" w:color="auto" w:fill="auto"/>
            <w:noWrap/>
            <w:vAlign w:val="center"/>
            <w:hideMark/>
          </w:tcPr>
          <w:p w14:paraId="352ED50F" w14:textId="57D74230"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FC3DC2"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60B063CF" w14:textId="09E04D25"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69F1E15A" w14:textId="0F92A5E1"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7F5F1BC6" w14:textId="07F25938"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79B1F6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B97236" w14:textId="6A681FDC"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B5F886A" w14:textId="263C036F"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48ECB01" w14:textId="618CF1B6"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350ED070" w14:textId="7721AD8D"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0A300A95" w14:textId="77777777" w:rsidTr="006E13D4">
        <w:tc>
          <w:tcPr>
            <w:tcW w:w="2483" w:type="pct"/>
            <w:gridSpan w:val="4"/>
            <w:tcBorders>
              <w:top w:val="single" w:sz="4" w:space="0" w:color="auto"/>
              <w:left w:val="nil"/>
              <w:bottom w:val="single" w:sz="4" w:space="0" w:color="auto"/>
              <w:right w:val="nil"/>
            </w:tcBorders>
            <w:shd w:val="clear" w:color="000000" w:fill="DBE7F3"/>
          </w:tcPr>
          <w:p w14:paraId="20A1338F" w14:textId="6EBB5B1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Household hunger</w:t>
            </w:r>
          </w:p>
        </w:tc>
        <w:tc>
          <w:tcPr>
            <w:tcW w:w="116" w:type="pct"/>
            <w:tcBorders>
              <w:top w:val="nil"/>
              <w:left w:val="nil"/>
              <w:bottom w:val="nil"/>
              <w:right w:val="nil"/>
            </w:tcBorders>
            <w:shd w:val="clear" w:color="000000" w:fill="DBE7F3"/>
            <w:vAlign w:val="center"/>
            <w:hideMark/>
          </w:tcPr>
          <w:p w14:paraId="6343A64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7" w:type="pct"/>
            <w:tcBorders>
              <w:top w:val="nil"/>
              <w:left w:val="nil"/>
              <w:bottom w:val="nil"/>
              <w:right w:val="nil"/>
            </w:tcBorders>
            <w:shd w:val="clear" w:color="000000" w:fill="DBE7F3"/>
            <w:vAlign w:val="center"/>
            <w:hideMark/>
          </w:tcPr>
          <w:p w14:paraId="354DD305"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560" w:type="pct"/>
            <w:tcBorders>
              <w:top w:val="nil"/>
              <w:left w:val="nil"/>
              <w:bottom w:val="nil"/>
              <w:right w:val="nil"/>
            </w:tcBorders>
            <w:shd w:val="clear" w:color="000000" w:fill="DBE7F3"/>
          </w:tcPr>
          <w:p w14:paraId="5A622D71" w14:textId="77777777" w:rsidR="007F1333" w:rsidRPr="00F1756E" w:rsidRDefault="007F1333" w:rsidP="007F1333">
            <w:pPr>
              <w:widowControl/>
              <w:spacing w:line="259" w:lineRule="auto"/>
              <w:rPr>
                <w:rFonts w:eastAsia="Times New Roman" w:cs="Times New Roman"/>
                <w:b/>
                <w:bCs/>
                <w:color w:val="auto"/>
                <w:sz w:val="20"/>
                <w:szCs w:val="20"/>
              </w:rPr>
            </w:pPr>
          </w:p>
        </w:tc>
        <w:tc>
          <w:tcPr>
            <w:tcW w:w="345" w:type="pct"/>
            <w:tcBorders>
              <w:top w:val="nil"/>
              <w:left w:val="nil"/>
              <w:bottom w:val="nil"/>
              <w:right w:val="nil"/>
            </w:tcBorders>
            <w:shd w:val="clear" w:color="000000" w:fill="DBE7F3"/>
            <w:vAlign w:val="center"/>
            <w:hideMark/>
          </w:tcPr>
          <w:p w14:paraId="05A544A1" w14:textId="297A7834"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5" w:type="pct"/>
            <w:tcBorders>
              <w:top w:val="nil"/>
              <w:left w:val="nil"/>
              <w:bottom w:val="nil"/>
              <w:right w:val="nil"/>
            </w:tcBorders>
            <w:shd w:val="clear" w:color="000000" w:fill="DBE7F3"/>
            <w:vAlign w:val="center"/>
            <w:hideMark/>
          </w:tcPr>
          <w:p w14:paraId="304697DA"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400" w:type="pct"/>
            <w:tcBorders>
              <w:top w:val="nil"/>
              <w:left w:val="nil"/>
              <w:bottom w:val="nil"/>
              <w:right w:val="nil"/>
            </w:tcBorders>
            <w:shd w:val="clear" w:color="000000" w:fill="DBE7F3"/>
            <w:vAlign w:val="center"/>
            <w:hideMark/>
          </w:tcPr>
          <w:p w14:paraId="662F59A0"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c>
          <w:tcPr>
            <w:tcW w:w="344" w:type="pct"/>
            <w:tcBorders>
              <w:top w:val="nil"/>
              <w:left w:val="nil"/>
              <w:bottom w:val="nil"/>
              <w:right w:val="nil"/>
            </w:tcBorders>
            <w:shd w:val="clear" w:color="000000" w:fill="DBE7F3"/>
            <w:vAlign w:val="center"/>
            <w:hideMark/>
          </w:tcPr>
          <w:p w14:paraId="418E4669" w14:textId="77777777" w:rsidR="007F1333" w:rsidRPr="00F1756E" w:rsidRDefault="007F1333" w:rsidP="007F1333">
            <w:pPr>
              <w:widowControl/>
              <w:spacing w:line="259" w:lineRule="auto"/>
              <w:rPr>
                <w:rFonts w:eastAsia="Times New Roman" w:cs="Times New Roman"/>
                <w:b/>
                <w:bCs/>
                <w:color w:val="auto"/>
                <w:sz w:val="20"/>
                <w:szCs w:val="20"/>
              </w:rPr>
            </w:pPr>
            <w:r w:rsidRPr="00F1756E">
              <w:rPr>
                <w:rFonts w:eastAsia="Times New Roman" w:cs="Times New Roman"/>
                <w:b/>
                <w:bCs/>
                <w:color w:val="auto"/>
                <w:sz w:val="20"/>
                <w:szCs w:val="20"/>
              </w:rPr>
              <w:t> </w:t>
            </w:r>
          </w:p>
        </w:tc>
      </w:tr>
      <w:tr w:rsidR="006E13D4" w:rsidRPr="00F1756E" w14:paraId="3A36347E" w14:textId="77777777" w:rsidTr="002F128B">
        <w:tc>
          <w:tcPr>
            <w:tcW w:w="1246" w:type="pct"/>
            <w:tcBorders>
              <w:top w:val="nil"/>
              <w:left w:val="nil"/>
              <w:bottom w:val="single" w:sz="4" w:space="0" w:color="auto"/>
              <w:right w:val="nil"/>
            </w:tcBorders>
            <w:shd w:val="clear" w:color="auto" w:fill="auto"/>
            <w:vAlign w:val="center"/>
            <w:hideMark/>
          </w:tcPr>
          <w:p w14:paraId="7012A0D6"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Little to no hunger</w:t>
            </w:r>
          </w:p>
        </w:tc>
        <w:tc>
          <w:tcPr>
            <w:tcW w:w="331" w:type="pct"/>
            <w:tcBorders>
              <w:top w:val="nil"/>
              <w:left w:val="nil"/>
              <w:bottom w:val="single" w:sz="4" w:space="0" w:color="auto"/>
              <w:right w:val="nil"/>
            </w:tcBorders>
            <w:shd w:val="clear" w:color="auto" w:fill="auto"/>
            <w:vAlign w:val="center"/>
            <w:hideMark/>
          </w:tcPr>
          <w:p w14:paraId="15B1201D" w14:textId="620C03A4"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8DDDE80"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4729C171" w14:textId="4A56A3FC"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single" w:sz="4" w:space="0" w:color="auto"/>
              <w:left w:val="nil"/>
              <w:bottom w:val="single" w:sz="4" w:space="0" w:color="auto"/>
              <w:right w:val="nil"/>
            </w:tcBorders>
            <w:shd w:val="clear" w:color="auto" w:fill="auto"/>
            <w:vAlign w:val="center"/>
            <w:hideMark/>
          </w:tcPr>
          <w:p w14:paraId="27EEDBC7" w14:textId="1D4C45C0"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single" w:sz="4" w:space="0" w:color="auto"/>
              <w:left w:val="nil"/>
              <w:bottom w:val="single" w:sz="4" w:space="0" w:color="auto"/>
              <w:right w:val="nil"/>
            </w:tcBorders>
            <w:shd w:val="clear" w:color="auto" w:fill="auto"/>
            <w:vAlign w:val="center"/>
            <w:hideMark/>
          </w:tcPr>
          <w:p w14:paraId="11721EF6" w14:textId="121CA475"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single" w:sz="4" w:space="0" w:color="auto"/>
              <w:left w:val="nil"/>
              <w:bottom w:val="single" w:sz="4" w:space="0" w:color="auto"/>
              <w:right w:val="nil"/>
            </w:tcBorders>
          </w:tcPr>
          <w:p w14:paraId="25AB8118"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621A89A6" w14:textId="0ADB99E4"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single" w:sz="4" w:space="0" w:color="auto"/>
              <w:left w:val="nil"/>
              <w:bottom w:val="single" w:sz="4" w:space="0" w:color="auto"/>
              <w:right w:val="nil"/>
            </w:tcBorders>
            <w:shd w:val="clear" w:color="auto" w:fill="auto"/>
            <w:vAlign w:val="center"/>
            <w:hideMark/>
          </w:tcPr>
          <w:p w14:paraId="2F1F8DAE" w14:textId="2B47247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single" w:sz="4" w:space="0" w:color="auto"/>
              <w:left w:val="nil"/>
              <w:bottom w:val="single" w:sz="4" w:space="0" w:color="auto"/>
              <w:right w:val="nil"/>
            </w:tcBorders>
            <w:shd w:val="clear" w:color="auto" w:fill="auto"/>
            <w:vAlign w:val="center"/>
            <w:hideMark/>
          </w:tcPr>
          <w:p w14:paraId="3D64F0B7" w14:textId="3DEEDF30"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single" w:sz="4" w:space="0" w:color="auto"/>
              <w:left w:val="nil"/>
              <w:bottom w:val="single" w:sz="4" w:space="0" w:color="auto"/>
              <w:right w:val="nil"/>
            </w:tcBorders>
            <w:shd w:val="clear" w:color="auto" w:fill="auto"/>
            <w:vAlign w:val="center"/>
            <w:hideMark/>
          </w:tcPr>
          <w:p w14:paraId="647366A8" w14:textId="0FF5180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7DD60077" w14:textId="77777777" w:rsidTr="002F128B">
        <w:tc>
          <w:tcPr>
            <w:tcW w:w="1246" w:type="pct"/>
            <w:tcBorders>
              <w:top w:val="nil"/>
              <w:left w:val="nil"/>
              <w:bottom w:val="single" w:sz="4" w:space="0" w:color="auto"/>
              <w:right w:val="nil"/>
            </w:tcBorders>
            <w:shd w:val="clear" w:color="auto" w:fill="auto"/>
            <w:vAlign w:val="center"/>
            <w:hideMark/>
          </w:tcPr>
          <w:p w14:paraId="4C888A1C"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Moderate hunger</w:t>
            </w:r>
          </w:p>
        </w:tc>
        <w:tc>
          <w:tcPr>
            <w:tcW w:w="331" w:type="pct"/>
            <w:tcBorders>
              <w:top w:val="nil"/>
              <w:left w:val="nil"/>
              <w:bottom w:val="single" w:sz="4" w:space="0" w:color="auto"/>
              <w:right w:val="nil"/>
            </w:tcBorders>
            <w:shd w:val="clear" w:color="auto" w:fill="auto"/>
            <w:vAlign w:val="center"/>
            <w:hideMark/>
          </w:tcPr>
          <w:p w14:paraId="2D2720D3" w14:textId="48A73AA7"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0DD651A"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51231186" w14:textId="6F49E4DA"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9641779" w14:textId="5E63B558"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1FE555F9" w14:textId="3230E5A2"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10C9F47"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C200334" w14:textId="14BF1170"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3327C240" w14:textId="55C7B142"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0712FE31" w14:textId="2A1058CC"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7EAE3FE4" w14:textId="502B4B25" w:rsidR="007F1333" w:rsidRPr="00F1756E" w:rsidRDefault="007F1333" w:rsidP="007F1333">
            <w:pPr>
              <w:widowControl/>
              <w:spacing w:line="259" w:lineRule="auto"/>
              <w:jc w:val="center"/>
              <w:rPr>
                <w:rFonts w:eastAsia="Times New Roman" w:cs="Times New Roman"/>
                <w:sz w:val="20"/>
                <w:szCs w:val="20"/>
              </w:rPr>
            </w:pPr>
          </w:p>
        </w:tc>
      </w:tr>
      <w:tr w:rsidR="006E13D4" w:rsidRPr="00F1756E" w14:paraId="2217F9C9" w14:textId="77777777" w:rsidTr="002F128B">
        <w:tc>
          <w:tcPr>
            <w:tcW w:w="1246" w:type="pct"/>
            <w:tcBorders>
              <w:top w:val="nil"/>
              <w:left w:val="nil"/>
              <w:bottom w:val="single" w:sz="4" w:space="0" w:color="auto"/>
              <w:right w:val="nil"/>
            </w:tcBorders>
            <w:shd w:val="clear" w:color="auto" w:fill="auto"/>
            <w:vAlign w:val="center"/>
            <w:hideMark/>
          </w:tcPr>
          <w:p w14:paraId="15DCD224" w14:textId="77777777" w:rsidR="007F1333" w:rsidRPr="00F1756E" w:rsidRDefault="007F1333" w:rsidP="007F1333">
            <w:pPr>
              <w:widowControl/>
              <w:spacing w:line="259" w:lineRule="auto"/>
              <w:ind w:firstLineChars="100" w:firstLine="200"/>
              <w:rPr>
                <w:rFonts w:eastAsia="Times New Roman" w:cs="Times New Roman"/>
                <w:sz w:val="20"/>
                <w:szCs w:val="20"/>
              </w:rPr>
            </w:pPr>
            <w:r w:rsidRPr="00F1756E">
              <w:rPr>
                <w:rFonts w:eastAsia="Times New Roman" w:cs="Times New Roman"/>
                <w:sz w:val="20"/>
                <w:szCs w:val="20"/>
              </w:rPr>
              <w:t>Severe hunger</w:t>
            </w:r>
          </w:p>
        </w:tc>
        <w:tc>
          <w:tcPr>
            <w:tcW w:w="331" w:type="pct"/>
            <w:tcBorders>
              <w:top w:val="nil"/>
              <w:left w:val="nil"/>
              <w:bottom w:val="single" w:sz="4" w:space="0" w:color="auto"/>
              <w:right w:val="nil"/>
            </w:tcBorders>
            <w:shd w:val="clear" w:color="auto" w:fill="auto"/>
            <w:vAlign w:val="center"/>
            <w:hideMark/>
          </w:tcPr>
          <w:p w14:paraId="53765AC3" w14:textId="27EEBDC2" w:rsidR="007F1333" w:rsidRPr="00F1756E" w:rsidRDefault="007F1333" w:rsidP="007F1333">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E5BDCAC"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7E84C0B4" w14:textId="29787CE3" w:rsidR="007F1333" w:rsidRPr="00F1756E" w:rsidRDefault="007F1333" w:rsidP="007F1333">
            <w:pPr>
              <w:widowControl/>
              <w:spacing w:line="259" w:lineRule="auto"/>
              <w:jc w:val="center"/>
              <w:rPr>
                <w:rFonts w:eastAsia="Times New Roman" w:cs="Times New Roman"/>
                <w:sz w:val="20"/>
                <w:szCs w:val="20"/>
              </w:rPr>
            </w:pPr>
          </w:p>
        </w:tc>
        <w:tc>
          <w:tcPr>
            <w:tcW w:w="116" w:type="pct"/>
            <w:tcBorders>
              <w:top w:val="nil"/>
              <w:left w:val="nil"/>
              <w:bottom w:val="single" w:sz="4" w:space="0" w:color="auto"/>
              <w:right w:val="nil"/>
            </w:tcBorders>
            <w:shd w:val="clear" w:color="auto" w:fill="auto"/>
            <w:vAlign w:val="center"/>
            <w:hideMark/>
          </w:tcPr>
          <w:p w14:paraId="45E1BFBD" w14:textId="4EB9543B" w:rsidR="007F1333" w:rsidRPr="00F1756E" w:rsidRDefault="007F1333" w:rsidP="007F1333">
            <w:pPr>
              <w:widowControl/>
              <w:spacing w:line="259" w:lineRule="auto"/>
              <w:jc w:val="center"/>
              <w:rPr>
                <w:rFonts w:eastAsia="Times New Roman" w:cs="Times New Roman"/>
                <w:sz w:val="20"/>
                <w:szCs w:val="20"/>
              </w:rPr>
            </w:pPr>
          </w:p>
        </w:tc>
        <w:tc>
          <w:tcPr>
            <w:tcW w:w="407" w:type="pct"/>
            <w:tcBorders>
              <w:top w:val="nil"/>
              <w:left w:val="nil"/>
              <w:bottom w:val="single" w:sz="4" w:space="0" w:color="auto"/>
              <w:right w:val="nil"/>
            </w:tcBorders>
            <w:shd w:val="clear" w:color="auto" w:fill="auto"/>
            <w:vAlign w:val="center"/>
            <w:hideMark/>
          </w:tcPr>
          <w:p w14:paraId="0085835D" w14:textId="36E135F3" w:rsidR="007F1333" w:rsidRPr="00F1756E" w:rsidRDefault="007F1333" w:rsidP="007F1333">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4C30F7E" w14:textId="77777777"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1D0D4820" w14:textId="71DA0A1E" w:rsidR="007F1333" w:rsidRPr="00F1756E" w:rsidRDefault="007F1333" w:rsidP="007F1333">
            <w:pPr>
              <w:widowControl/>
              <w:spacing w:line="259" w:lineRule="auto"/>
              <w:jc w:val="center"/>
              <w:rPr>
                <w:rFonts w:eastAsia="Times New Roman" w:cs="Times New Roman"/>
                <w:sz w:val="20"/>
                <w:szCs w:val="20"/>
              </w:rPr>
            </w:pPr>
          </w:p>
        </w:tc>
        <w:tc>
          <w:tcPr>
            <w:tcW w:w="345" w:type="pct"/>
            <w:tcBorders>
              <w:top w:val="nil"/>
              <w:left w:val="nil"/>
              <w:bottom w:val="single" w:sz="4" w:space="0" w:color="auto"/>
              <w:right w:val="nil"/>
            </w:tcBorders>
            <w:shd w:val="clear" w:color="auto" w:fill="auto"/>
            <w:vAlign w:val="center"/>
            <w:hideMark/>
          </w:tcPr>
          <w:p w14:paraId="2194B617" w14:textId="2EAFC7DA" w:rsidR="007F1333" w:rsidRPr="00F1756E" w:rsidRDefault="007F1333" w:rsidP="007F1333">
            <w:pPr>
              <w:widowControl/>
              <w:spacing w:line="259" w:lineRule="auto"/>
              <w:jc w:val="center"/>
              <w:rPr>
                <w:rFonts w:eastAsia="Times New Roman" w:cs="Times New Roman"/>
                <w:sz w:val="20"/>
                <w:szCs w:val="20"/>
              </w:rPr>
            </w:pPr>
          </w:p>
        </w:tc>
        <w:tc>
          <w:tcPr>
            <w:tcW w:w="400" w:type="pct"/>
            <w:tcBorders>
              <w:top w:val="nil"/>
              <w:left w:val="nil"/>
              <w:bottom w:val="single" w:sz="4" w:space="0" w:color="auto"/>
              <w:right w:val="nil"/>
            </w:tcBorders>
            <w:shd w:val="clear" w:color="auto" w:fill="auto"/>
            <w:vAlign w:val="center"/>
            <w:hideMark/>
          </w:tcPr>
          <w:p w14:paraId="4A0BE892" w14:textId="220D48E9" w:rsidR="007F1333" w:rsidRPr="00F1756E" w:rsidRDefault="007F1333" w:rsidP="007F1333">
            <w:pPr>
              <w:widowControl/>
              <w:spacing w:line="259" w:lineRule="auto"/>
              <w:jc w:val="center"/>
              <w:rPr>
                <w:rFonts w:eastAsia="Times New Roman" w:cs="Times New Roman"/>
                <w:sz w:val="20"/>
                <w:szCs w:val="20"/>
              </w:rPr>
            </w:pPr>
          </w:p>
        </w:tc>
        <w:tc>
          <w:tcPr>
            <w:tcW w:w="344" w:type="pct"/>
            <w:tcBorders>
              <w:top w:val="nil"/>
              <w:left w:val="nil"/>
              <w:bottom w:val="single" w:sz="4" w:space="0" w:color="auto"/>
              <w:right w:val="nil"/>
            </w:tcBorders>
            <w:shd w:val="clear" w:color="auto" w:fill="auto"/>
            <w:vAlign w:val="center"/>
            <w:hideMark/>
          </w:tcPr>
          <w:p w14:paraId="45E5F5EA" w14:textId="72B2DCBF" w:rsidR="007F1333" w:rsidRPr="00F1756E" w:rsidRDefault="007F1333" w:rsidP="007F1333">
            <w:pPr>
              <w:widowControl/>
              <w:spacing w:line="259" w:lineRule="auto"/>
              <w:jc w:val="center"/>
              <w:rPr>
                <w:rFonts w:eastAsia="Times New Roman" w:cs="Times New Roman"/>
                <w:sz w:val="20"/>
                <w:szCs w:val="20"/>
              </w:rPr>
            </w:pPr>
          </w:p>
        </w:tc>
      </w:tr>
    </w:tbl>
    <w:p w14:paraId="77057560" w14:textId="15FA3797" w:rsidR="005E66B4" w:rsidRPr="005E66B4" w:rsidRDefault="005E66B4" w:rsidP="00CA134F">
      <w:pPr>
        <w:pStyle w:val="BodyText"/>
        <w:spacing w:after="0"/>
        <w:ind w:left="90" w:hanging="90"/>
        <w:rPr>
          <w:sz w:val="16"/>
        </w:rPr>
      </w:pPr>
      <w:commentRangeStart w:id="530"/>
      <w:r w:rsidRPr="005E66B4">
        <w:rPr>
          <w:sz w:val="16"/>
        </w:rPr>
        <w:t>^ Results not statistically reliable, n&lt;30</w:t>
      </w:r>
      <w:commentRangeEnd w:id="530"/>
      <w:r w:rsidR="00B435DA">
        <w:rPr>
          <w:rStyle w:val="CommentReference"/>
        </w:rPr>
        <w:commentReference w:id="530"/>
      </w:r>
    </w:p>
    <w:p w14:paraId="2485F94C" w14:textId="77777777" w:rsidR="005E66B4" w:rsidRDefault="005E66B4" w:rsidP="00CA134F">
      <w:pPr>
        <w:pStyle w:val="BodyText"/>
        <w:spacing w:after="0"/>
        <w:ind w:left="90" w:hanging="90"/>
        <w:rPr>
          <w:sz w:val="16"/>
        </w:rPr>
      </w:pPr>
      <w:r w:rsidRPr="005E66B4">
        <w:rPr>
          <w:sz w:val="16"/>
          <w:vertAlign w:val="superscript"/>
        </w:rPr>
        <w:t>a</w:t>
      </w:r>
      <w:r w:rsidRPr="005E66B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7F780B0" w14:textId="5D2F6C17" w:rsidR="005E66B4" w:rsidRPr="005E66B4" w:rsidRDefault="005E66B4" w:rsidP="00CA134F">
      <w:pPr>
        <w:pStyle w:val="BodyText"/>
        <w:spacing w:after="0"/>
        <w:ind w:left="90" w:hanging="90"/>
        <w:rPr>
          <w:sz w:val="16"/>
        </w:rPr>
      </w:pPr>
      <w:r w:rsidRPr="005E66B4">
        <w:rPr>
          <w:sz w:val="16"/>
          <w:vertAlign w:val="superscript"/>
        </w:rPr>
        <w:t>b</w:t>
      </w:r>
      <w:r w:rsidRPr="005E66B4">
        <w:rPr>
          <w:sz w:val="16"/>
        </w:rPr>
        <w:t xml:space="preserve"> Significance tests were performed to determine whether a difference exists between the baseline and endline estimates. </w:t>
      </w:r>
    </w:p>
    <w:p w14:paraId="7D10BFD8" w14:textId="43235B66" w:rsidR="005E66B4" w:rsidRPr="005E66B4" w:rsidRDefault="005E66B4" w:rsidP="00CA134F">
      <w:pPr>
        <w:pStyle w:val="BodyText"/>
        <w:spacing w:after="0"/>
        <w:ind w:left="90" w:hanging="90"/>
        <w:rPr>
          <w:sz w:val="16"/>
        </w:rPr>
      </w:pPr>
      <w:r w:rsidRPr="005E66B4">
        <w:rPr>
          <w:sz w:val="16"/>
          <w:vertAlign w:val="superscript"/>
        </w:rPr>
        <w:t>c</w:t>
      </w:r>
      <w:r w:rsidRPr="005E66B4">
        <w:rPr>
          <w:sz w:val="16"/>
        </w:rPr>
        <w:t xml:space="preserve"> Differences found to be statistically significant are indicated by level: * p&lt;0.05, ** p&lt;0.01, *** p&lt;0.001.</w:t>
      </w:r>
    </w:p>
    <w:p w14:paraId="069CAE7E" w14:textId="71F67012" w:rsidR="005E66B4" w:rsidRPr="005E66B4" w:rsidRDefault="005E66B4" w:rsidP="00CA134F">
      <w:pPr>
        <w:pStyle w:val="BodyText"/>
        <w:spacing w:after="0"/>
        <w:ind w:left="90" w:hanging="90"/>
        <w:rPr>
          <w:sz w:val="16"/>
        </w:rPr>
      </w:pPr>
      <w:r w:rsidRPr="005E66B4">
        <w:rPr>
          <w:sz w:val="16"/>
          <w:vertAlign w:val="superscript"/>
        </w:rPr>
        <w:t>d</w:t>
      </w:r>
      <w:r w:rsidRPr="005E66B4">
        <w:rPr>
          <w:sz w:val="16"/>
        </w:rPr>
        <w:t xml:space="preserve"> The ZOI Survey</w:t>
      </w:r>
      <w:r w:rsidR="00CA134F">
        <w:rPr>
          <w:sz w:val="16"/>
        </w:rPr>
        <w:t xml:space="preserve"> identifies</w:t>
      </w:r>
      <w:r w:rsidRPr="005E66B4">
        <w:rPr>
          <w:sz w:val="16"/>
        </w:rPr>
        <w:t xml:space="preserve"> the primary caregiver of each age-eligible child. This person is likely, but not necessarily, the child’s biological mother.</w:t>
      </w:r>
    </w:p>
    <w:p w14:paraId="43DED657" w14:textId="17D9C892" w:rsidR="005E66B4" w:rsidRPr="005E66B4" w:rsidRDefault="005E66B4" w:rsidP="00E47270">
      <w:pPr>
        <w:pStyle w:val="BodyText"/>
        <w:keepNext/>
        <w:spacing w:after="0"/>
        <w:ind w:left="86" w:hanging="86"/>
        <w:rPr>
          <w:sz w:val="16"/>
        </w:rPr>
      </w:pPr>
      <w:r w:rsidRPr="005E66B4">
        <w:rPr>
          <w:sz w:val="16"/>
        </w:rPr>
        <w:t xml:space="preserve">Notes: </w:t>
      </w:r>
    </w:p>
    <w:p w14:paraId="56D194C8" w14:textId="77777777" w:rsidR="005E66B4" w:rsidRPr="005E66B4" w:rsidRDefault="005E66B4" w:rsidP="00E47270">
      <w:pPr>
        <w:pStyle w:val="BodyText"/>
        <w:keepNext/>
        <w:spacing w:after="0"/>
        <w:ind w:left="86" w:hanging="86"/>
        <w:rPr>
          <w:sz w:val="16"/>
        </w:rPr>
      </w:pPr>
      <w:r w:rsidRPr="005E66B4">
        <w:rPr>
          <w:sz w:val="16"/>
        </w:rPr>
        <w:t>Estimates are sample-weighted; numbers of observations are unweighted.</w:t>
      </w:r>
    </w:p>
    <w:p w14:paraId="5FF8BBDE"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9C0FC99" w14:textId="644C1461" w:rsidR="0024579F" w:rsidRDefault="00324D14" w:rsidP="00324D14">
      <w:pPr>
        <w:pStyle w:val="TF-TblFN"/>
        <w:spacing w:before="0" w:line="276" w:lineRule="auto"/>
        <w:ind w:left="86" w:hanging="86"/>
      </w:pPr>
      <w:r>
        <w:t>Poverty status is calculated using de jure household members.</w:t>
      </w:r>
      <w:r w:rsidR="0024579F">
        <w:t xml:space="preserve"> </w:t>
      </w:r>
    </w:p>
    <w:p w14:paraId="0C4CA00E" w14:textId="164A40A4" w:rsidR="00066C45" w:rsidRPr="00F1756E" w:rsidRDefault="005E66B4" w:rsidP="00F1756E">
      <w:pPr>
        <w:pStyle w:val="BodyText"/>
        <w:ind w:left="86" w:hanging="86"/>
        <w:rPr>
          <w:sz w:val="16"/>
          <w:szCs w:val="16"/>
        </w:rPr>
      </w:pPr>
      <w:r w:rsidRPr="00F1756E">
        <w:rPr>
          <w:sz w:val="16"/>
          <w:szCs w:val="16"/>
        </w:rPr>
        <w:t>Sources: Feed the Future [</w:t>
      </w:r>
      <w:r w:rsidRPr="00F1756E">
        <w:rPr>
          <w:sz w:val="16"/>
          <w:szCs w:val="16"/>
          <w:highlight w:val="yellow"/>
        </w:rPr>
        <w:t>Country</w:t>
      </w:r>
      <w:r w:rsidRPr="00F1756E">
        <w:rPr>
          <w:sz w:val="16"/>
          <w:szCs w:val="16"/>
        </w:rPr>
        <w:t>] ZOI Survey [</w:t>
      </w:r>
      <w:r w:rsidR="00FE1420">
        <w:rPr>
          <w:sz w:val="16"/>
          <w:highlight w:val="yellow"/>
        </w:rPr>
        <w:t xml:space="preserve">baseline </w:t>
      </w:r>
      <w:r w:rsidRPr="00F1756E">
        <w:rPr>
          <w:sz w:val="16"/>
          <w:szCs w:val="16"/>
          <w:highlight w:val="yellow"/>
        </w:rPr>
        <w:t>survey year(s)</w:t>
      </w:r>
      <w:r w:rsidRPr="00F1756E">
        <w:rPr>
          <w:sz w:val="16"/>
          <w:szCs w:val="16"/>
        </w:rPr>
        <w:t>]; Feed the Future [</w:t>
      </w:r>
      <w:r w:rsidRPr="00F1756E">
        <w:rPr>
          <w:sz w:val="16"/>
          <w:szCs w:val="16"/>
          <w:highlight w:val="yellow"/>
        </w:rPr>
        <w:t>Country</w:t>
      </w:r>
      <w:r w:rsidRPr="00F1756E">
        <w:rPr>
          <w:sz w:val="16"/>
          <w:szCs w:val="16"/>
        </w:rPr>
        <w:t>] ZOI Survey [</w:t>
      </w:r>
      <w:r w:rsidR="00A11DD1" w:rsidRPr="00A11DD1">
        <w:rPr>
          <w:sz w:val="16"/>
          <w:szCs w:val="16"/>
          <w:highlight w:val="yellow"/>
        </w:rPr>
        <w:t xml:space="preserve">endline </w:t>
      </w:r>
      <w:r w:rsidRPr="00F1756E">
        <w:rPr>
          <w:sz w:val="16"/>
          <w:szCs w:val="16"/>
          <w:highlight w:val="yellow"/>
        </w:rPr>
        <w:t>survey year(s)</w:t>
      </w:r>
      <w:r w:rsidRPr="00F1756E">
        <w:rPr>
          <w:sz w:val="16"/>
          <w:szCs w:val="16"/>
        </w:rPr>
        <w:t>]</w:t>
      </w:r>
    </w:p>
    <w:p w14:paraId="160F513B" w14:textId="60606944" w:rsidR="00173878" w:rsidRDefault="00143B1A" w:rsidP="00332B89">
      <w:pPr>
        <w:pStyle w:val="BodyText"/>
        <w:spacing w:before="240"/>
      </w:pPr>
      <w:r>
        <w:rPr>
          <w:b/>
        </w:rPr>
        <w:t xml:space="preserve">Table </w:t>
      </w:r>
      <w:r w:rsidR="00CA1677">
        <w:rPr>
          <w:b/>
        </w:rPr>
        <w:t>6</w:t>
      </w:r>
      <w:r>
        <w:rPr>
          <w:b/>
        </w:rPr>
        <w:t>.</w:t>
      </w:r>
      <w:r w:rsidR="000C785C">
        <w:rPr>
          <w:b/>
        </w:rPr>
        <w:t>3.3</w:t>
      </w:r>
      <w:r w:rsidR="002A3E7B" w:rsidRPr="00DF4DE5">
        <w:t xml:space="preserve"> </w:t>
      </w:r>
      <w:r w:rsidR="00BC0F95" w:rsidRPr="00DF4DE5">
        <w:t xml:space="preserve">presents the </w:t>
      </w:r>
      <w:r w:rsidR="00BC0F95">
        <w:t>percentage</w:t>
      </w:r>
      <w:r w:rsidR="00B74492">
        <w:t>s</w:t>
      </w:r>
      <w:r w:rsidR="00BC0F95">
        <w:t xml:space="preserve"> of children </w:t>
      </w:r>
      <w:r w:rsidR="001B5D96">
        <w:t xml:space="preserve">in the </w:t>
      </w:r>
      <w:r w:rsidR="00160DC3">
        <w:rPr>
          <w:szCs w:val="22"/>
        </w:rPr>
        <w:t>Phase One</w:t>
      </w:r>
      <w:r w:rsidR="007F25EC">
        <w:rPr>
          <w:szCs w:val="22"/>
        </w:rPr>
        <w:t xml:space="preserve"> ZOI</w:t>
      </w:r>
      <w:r w:rsidR="001B5D96">
        <w:t xml:space="preserve"> who achieved </w:t>
      </w:r>
      <w:r w:rsidR="00B74492">
        <w:t xml:space="preserve">minimum meal frequency and </w:t>
      </w:r>
      <w:r w:rsidR="001B5D96">
        <w:t>MDD</w:t>
      </w:r>
      <w:r w:rsidR="00B74492">
        <w:t xml:space="preserve">, as well as the percentages of children </w:t>
      </w:r>
      <w:r w:rsidR="001B5D96">
        <w:t>who consumed</w:t>
      </w:r>
      <w:r w:rsidR="00BC0F95">
        <w:t xml:space="preserve"> each of </w:t>
      </w:r>
      <w:r w:rsidR="00BC0F95" w:rsidRPr="00DF4DE5">
        <w:t xml:space="preserve">the food groups </w:t>
      </w:r>
      <w:r w:rsidR="00B74492">
        <w:t xml:space="preserve">included in </w:t>
      </w:r>
      <w:r w:rsidR="00BC0F95" w:rsidRPr="00DF4DE5">
        <w:t xml:space="preserve">the </w:t>
      </w:r>
      <w:r w:rsidR="001B5D96">
        <w:t>MAD</w:t>
      </w:r>
      <w:r w:rsidR="00B74492">
        <w:t xml:space="preserve"> </w:t>
      </w:r>
      <w:r w:rsidR="00BC0F95" w:rsidRPr="00DF4DE5">
        <w:t>indicator</w:t>
      </w:r>
      <w:r w:rsidR="001B5D96">
        <w:t>, comparing estimates at baseline and</w:t>
      </w:r>
      <w:r w:rsidR="008E6D4C">
        <w:t xml:space="preserve"> at</w:t>
      </w:r>
      <w:r w:rsidR="001B5D96">
        <w:t xml:space="preserve"> endline</w:t>
      </w:r>
      <w:r w:rsidR="00BC0F95" w:rsidRPr="00DF4DE5">
        <w:t>.</w:t>
      </w:r>
      <w:r w:rsidR="001115DD">
        <w:rPr>
          <w:rStyle w:val="FootnoteReference"/>
        </w:rPr>
        <w:footnoteReference w:id="38"/>
      </w:r>
      <w:r w:rsidR="00BC0F95" w:rsidRPr="00DF4DE5">
        <w:t xml:space="preserve"> Estimates are shown for all children</w:t>
      </w:r>
      <w:r w:rsidR="00CA134F">
        <w:t xml:space="preserve"> and </w:t>
      </w:r>
      <w:r w:rsidR="00BC0F95" w:rsidRPr="00DF4DE5">
        <w:t>by age</w:t>
      </w:r>
      <w:r w:rsidR="00CA134F">
        <w:t xml:space="preserve"> categories</w:t>
      </w:r>
      <w:r w:rsidR="00BC0F95">
        <w:t xml:space="preserve">, and </w:t>
      </w:r>
      <w:r w:rsidR="00B74492">
        <w:t xml:space="preserve">are </w:t>
      </w:r>
      <w:r w:rsidR="00BC0F95" w:rsidRPr="00DF4DE5">
        <w:t xml:space="preserve">presented </w:t>
      </w:r>
      <w:r w:rsidR="001B5D96">
        <w:t xml:space="preserve">for all children and </w:t>
      </w:r>
      <w:r w:rsidR="00BC0F95" w:rsidRPr="00DF4DE5">
        <w:t>separately for breastfed children and non</w:t>
      </w:r>
      <w:r w:rsidR="008E6D4C">
        <w:noBreakHyphen/>
      </w:r>
      <w:r w:rsidR="00BC0F95" w:rsidRPr="00DF4DE5">
        <w:t>breastfed children.</w:t>
      </w:r>
    </w:p>
    <w:p w14:paraId="5C07094C" w14:textId="4C27F97F" w:rsidR="005E64EC" w:rsidRDefault="005E64EC" w:rsidP="00332B89">
      <w:pPr>
        <w:pStyle w:val="BodyText"/>
      </w:pPr>
      <w:r w:rsidRPr="00DF4DE5">
        <w:rPr>
          <w:highlight w:val="yellow"/>
        </w:rPr>
        <w:t>[</w:t>
      </w:r>
      <w:r w:rsidR="001B5D96">
        <w:rPr>
          <w:highlight w:val="yellow"/>
        </w:rPr>
        <w:t>Describe the results presented in Table 6.3.3</w:t>
      </w:r>
      <w:r w:rsidRPr="00DF4DE5">
        <w:rPr>
          <w:highlight w:val="yellow"/>
        </w:rPr>
        <w:t>.]</w:t>
      </w:r>
    </w:p>
    <w:p w14:paraId="7810BCE5" w14:textId="77777777" w:rsidR="00066C45" w:rsidRDefault="00066C45" w:rsidP="00757754">
      <w:pPr>
        <w:pStyle w:val="BodyText"/>
        <w:sectPr w:rsidR="00066C45" w:rsidSect="001A3F40">
          <w:footerReference w:type="default" r:id="rId26"/>
          <w:pgSz w:w="12240" w:h="15840" w:code="1"/>
          <w:pgMar w:top="1440" w:right="1440" w:bottom="1440" w:left="1440" w:header="720" w:footer="720" w:gutter="0"/>
          <w:cols w:space="720"/>
          <w:docGrid w:linePitch="299"/>
        </w:sectPr>
      </w:pPr>
      <w:bookmarkStart w:id="531" w:name="_Toc415131222"/>
      <w:bookmarkStart w:id="532" w:name="_Toc499553875"/>
      <w:bookmarkStart w:id="533" w:name="_Toc499554313"/>
      <w:bookmarkStart w:id="534" w:name="_Toc499554568"/>
      <w:bookmarkStart w:id="535" w:name="_Toc531870965"/>
    </w:p>
    <w:p w14:paraId="16F9C201" w14:textId="071E2EF6" w:rsidR="00BC0F95" w:rsidRDefault="00143B1A" w:rsidP="00AB051C">
      <w:pPr>
        <w:pStyle w:val="Tabletitle"/>
        <w:keepLines/>
        <w:spacing w:before="240"/>
        <w:contextualSpacing/>
        <w:outlineLvl w:val="3"/>
      </w:pPr>
      <w:bookmarkStart w:id="536" w:name="_Toc50719200"/>
      <w:r>
        <w:t xml:space="preserve">Table </w:t>
      </w:r>
      <w:r w:rsidR="00CA1677">
        <w:t>6</w:t>
      </w:r>
      <w:r>
        <w:t>.</w:t>
      </w:r>
      <w:r w:rsidR="000C785C">
        <w:t>3.3</w:t>
      </w:r>
      <w:r w:rsidR="00D252CB">
        <w:t>:</w:t>
      </w:r>
      <w:r w:rsidR="002A3E7B" w:rsidDel="002A3E7B">
        <w:t xml:space="preserve"> </w:t>
      </w:r>
      <w:bookmarkEnd w:id="531"/>
      <w:bookmarkEnd w:id="532"/>
      <w:bookmarkEnd w:id="533"/>
      <w:bookmarkEnd w:id="534"/>
      <w:bookmarkEnd w:id="535"/>
      <w:r w:rsidR="00CA1677" w:rsidRPr="00CA1677">
        <w:t xml:space="preserve">Comparison of Percent of Children 6-23 Months </w:t>
      </w:r>
      <w:r w:rsidR="001B5D96">
        <w:t xml:space="preserve">of Age </w:t>
      </w:r>
      <w:r w:rsidR="00E22F51">
        <w:t xml:space="preserve">in the </w:t>
      </w:r>
      <w:r w:rsidR="00160DC3">
        <w:t>Phase One</w:t>
      </w:r>
      <w:r w:rsidR="007F25EC">
        <w:t xml:space="preserve"> ZOI</w:t>
      </w:r>
      <w:r w:rsidR="00E22F51">
        <w:t xml:space="preserve"> </w:t>
      </w:r>
      <w:r w:rsidR="00CA1677" w:rsidRPr="00CA1677">
        <w:t xml:space="preserve">Achieving Minimum Feeding Frequency, Dietary Diversity, and Consuming Specified Foods, in Total and by Breastfeeding Status and Age, Feed the Future </w:t>
      </w:r>
      <w:r w:rsidR="00160DC3">
        <w:t>Phase One</w:t>
      </w:r>
      <w:r w:rsidR="00CA1677" w:rsidRPr="00CA1677">
        <w:t xml:space="preserve"> Baseline and Endline ZOI Surveys</w:t>
      </w:r>
      <w:bookmarkEnd w:id="536"/>
    </w:p>
    <w:tbl>
      <w:tblPr>
        <w:tblW w:w="4765" w:type="pct"/>
        <w:tblLook w:val="04A0" w:firstRow="1" w:lastRow="0" w:firstColumn="1" w:lastColumn="0" w:noHBand="0" w:noVBand="1"/>
      </w:tblPr>
      <w:tblGrid>
        <w:gridCol w:w="4302"/>
        <w:gridCol w:w="998"/>
        <w:gridCol w:w="998"/>
        <w:gridCol w:w="997"/>
        <w:gridCol w:w="997"/>
        <w:gridCol w:w="277"/>
        <w:gridCol w:w="997"/>
        <w:gridCol w:w="997"/>
        <w:gridCol w:w="997"/>
        <w:gridCol w:w="997"/>
      </w:tblGrid>
      <w:tr w:rsidR="005E66B4" w:rsidRPr="00AD2152" w14:paraId="53AD93B8" w14:textId="77777777" w:rsidTr="00AD2152">
        <w:trPr>
          <w:tblHeader/>
        </w:trPr>
        <w:tc>
          <w:tcPr>
            <w:tcW w:w="4230" w:type="dxa"/>
            <w:vMerge w:val="restart"/>
            <w:tcBorders>
              <w:top w:val="single" w:sz="4" w:space="0" w:color="auto"/>
              <w:left w:val="nil"/>
              <w:bottom w:val="nil"/>
              <w:right w:val="nil"/>
            </w:tcBorders>
            <w:shd w:val="clear" w:color="000000" w:fill="387990"/>
            <w:vAlign w:val="bottom"/>
            <w:hideMark/>
          </w:tcPr>
          <w:p w14:paraId="3EE09503" w14:textId="77777777" w:rsidR="005E66B4" w:rsidRPr="00AD2152" w:rsidRDefault="005E66B4" w:rsidP="00AD2152">
            <w:pPr>
              <w:widowControl/>
              <w:spacing w:line="259" w:lineRule="auto"/>
              <w:rPr>
                <w:rFonts w:eastAsia="Times New Roman" w:cs="Times New Roman"/>
                <w:b/>
                <w:bCs/>
                <w:color w:val="FFFFFF"/>
                <w:sz w:val="20"/>
                <w:szCs w:val="20"/>
              </w:rPr>
            </w:pPr>
            <w:r w:rsidRPr="00AD2152">
              <w:rPr>
                <w:rFonts w:eastAsia="Times New Roman" w:cs="Times New Roman"/>
                <w:b/>
                <w:bCs/>
                <w:color w:val="FFFFFF"/>
                <w:sz w:val="20"/>
                <w:szCs w:val="20"/>
              </w:rPr>
              <w:t>Breastfeeding status and food group consumed</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83E22F4"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Baseline </w:t>
            </w:r>
          </w:p>
          <w:p w14:paraId="48C17AAB" w14:textId="76AE4FF3"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c>
          <w:tcPr>
            <w:tcW w:w="272" w:type="dxa"/>
            <w:tcBorders>
              <w:top w:val="single" w:sz="4" w:space="0" w:color="auto"/>
              <w:left w:val="nil"/>
              <w:bottom w:val="nil"/>
              <w:right w:val="nil"/>
            </w:tcBorders>
            <w:shd w:val="clear" w:color="000000" w:fill="387990"/>
            <w:vAlign w:val="center"/>
            <w:hideMark/>
          </w:tcPr>
          <w:p w14:paraId="418BBF2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3924" w:type="dxa"/>
            <w:gridSpan w:val="4"/>
            <w:tcBorders>
              <w:top w:val="single" w:sz="4" w:space="0" w:color="auto"/>
              <w:left w:val="nil"/>
              <w:bottom w:val="single" w:sz="4" w:space="0" w:color="FFFFFF"/>
              <w:right w:val="nil"/>
            </w:tcBorders>
            <w:shd w:val="clear" w:color="000000" w:fill="387990"/>
            <w:vAlign w:val="center"/>
            <w:hideMark/>
          </w:tcPr>
          <w:p w14:paraId="1236B378" w14:textId="77777777" w:rsidR="00744ACA"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xml:space="preserve">Endline </w:t>
            </w:r>
          </w:p>
          <w:p w14:paraId="2930E428" w14:textId="22CF9FEB"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([Year(s)])</w:t>
            </w:r>
          </w:p>
        </w:tc>
      </w:tr>
      <w:tr w:rsidR="005E66B4" w:rsidRPr="00AD2152" w14:paraId="30510077" w14:textId="77777777" w:rsidTr="00AD2152">
        <w:trPr>
          <w:tblHeader/>
        </w:trPr>
        <w:tc>
          <w:tcPr>
            <w:tcW w:w="4230" w:type="dxa"/>
            <w:vMerge/>
            <w:tcBorders>
              <w:top w:val="single" w:sz="4" w:space="0" w:color="auto"/>
              <w:left w:val="nil"/>
              <w:bottom w:val="nil"/>
              <w:right w:val="nil"/>
            </w:tcBorders>
            <w:vAlign w:val="center"/>
            <w:hideMark/>
          </w:tcPr>
          <w:p w14:paraId="4508D4BB"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bottom"/>
            <w:hideMark/>
          </w:tcPr>
          <w:p w14:paraId="7ED5F06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075BEB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c>
          <w:tcPr>
            <w:tcW w:w="272" w:type="dxa"/>
            <w:tcBorders>
              <w:top w:val="nil"/>
              <w:left w:val="nil"/>
              <w:bottom w:val="nil"/>
              <w:right w:val="nil"/>
            </w:tcBorders>
            <w:shd w:val="clear" w:color="000000" w:fill="387990"/>
            <w:vAlign w:val="center"/>
            <w:hideMark/>
          </w:tcPr>
          <w:p w14:paraId="702378EE"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bottom"/>
            <w:hideMark/>
          </w:tcPr>
          <w:p w14:paraId="1BE330A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All</w:t>
            </w:r>
          </w:p>
        </w:tc>
        <w:tc>
          <w:tcPr>
            <w:tcW w:w="2943" w:type="dxa"/>
            <w:gridSpan w:val="3"/>
            <w:tcBorders>
              <w:top w:val="nil"/>
              <w:left w:val="nil"/>
              <w:bottom w:val="single" w:sz="4" w:space="0" w:color="FFFFFF"/>
              <w:right w:val="nil"/>
            </w:tcBorders>
            <w:shd w:val="clear" w:color="000000" w:fill="387990"/>
            <w:vAlign w:val="center"/>
            <w:hideMark/>
          </w:tcPr>
          <w:p w14:paraId="75CF648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 age (months)</w:t>
            </w:r>
          </w:p>
        </w:tc>
      </w:tr>
      <w:tr w:rsidR="005E66B4" w:rsidRPr="00AD2152" w14:paraId="0217A3DB" w14:textId="77777777" w:rsidTr="00AD2152">
        <w:trPr>
          <w:tblHeader/>
        </w:trPr>
        <w:tc>
          <w:tcPr>
            <w:tcW w:w="4230" w:type="dxa"/>
            <w:vMerge/>
            <w:tcBorders>
              <w:top w:val="single" w:sz="4" w:space="0" w:color="auto"/>
              <w:left w:val="nil"/>
              <w:bottom w:val="nil"/>
              <w:right w:val="nil"/>
            </w:tcBorders>
            <w:vAlign w:val="center"/>
            <w:hideMark/>
          </w:tcPr>
          <w:p w14:paraId="2E8B924C" w14:textId="77777777" w:rsidR="005E66B4" w:rsidRPr="00AD2152" w:rsidRDefault="005E66B4" w:rsidP="00AD2152">
            <w:pPr>
              <w:widowControl/>
              <w:spacing w:line="259" w:lineRule="auto"/>
              <w:rPr>
                <w:rFonts w:eastAsia="Times New Roman" w:cs="Times New Roman"/>
                <w:b/>
                <w:bCs/>
                <w:color w:val="FFFFFF"/>
                <w:sz w:val="20"/>
                <w:szCs w:val="20"/>
              </w:rPr>
            </w:pPr>
          </w:p>
        </w:tc>
        <w:tc>
          <w:tcPr>
            <w:tcW w:w="981" w:type="dxa"/>
            <w:tcBorders>
              <w:top w:val="nil"/>
              <w:left w:val="nil"/>
              <w:bottom w:val="nil"/>
              <w:right w:val="nil"/>
            </w:tcBorders>
            <w:shd w:val="clear" w:color="000000" w:fill="387990"/>
            <w:vAlign w:val="center"/>
            <w:hideMark/>
          </w:tcPr>
          <w:p w14:paraId="3B7848D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09075FF"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110B691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7DCB6CB2"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c>
          <w:tcPr>
            <w:tcW w:w="272" w:type="dxa"/>
            <w:tcBorders>
              <w:top w:val="nil"/>
              <w:left w:val="nil"/>
              <w:bottom w:val="nil"/>
              <w:right w:val="nil"/>
            </w:tcBorders>
            <w:shd w:val="clear" w:color="000000" w:fill="387990"/>
            <w:vAlign w:val="center"/>
            <w:hideMark/>
          </w:tcPr>
          <w:p w14:paraId="0015E49A"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 </w:t>
            </w:r>
          </w:p>
        </w:tc>
        <w:tc>
          <w:tcPr>
            <w:tcW w:w="981" w:type="dxa"/>
            <w:tcBorders>
              <w:top w:val="nil"/>
              <w:left w:val="nil"/>
              <w:bottom w:val="nil"/>
              <w:right w:val="nil"/>
            </w:tcBorders>
            <w:shd w:val="clear" w:color="000000" w:fill="387990"/>
            <w:vAlign w:val="center"/>
            <w:hideMark/>
          </w:tcPr>
          <w:p w14:paraId="62EF85D7"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children</w:t>
            </w:r>
          </w:p>
        </w:tc>
        <w:tc>
          <w:tcPr>
            <w:tcW w:w="981" w:type="dxa"/>
            <w:tcBorders>
              <w:top w:val="nil"/>
              <w:left w:val="nil"/>
              <w:bottom w:val="nil"/>
              <w:right w:val="nil"/>
            </w:tcBorders>
            <w:shd w:val="clear" w:color="000000" w:fill="387990"/>
            <w:vAlign w:val="center"/>
            <w:hideMark/>
          </w:tcPr>
          <w:p w14:paraId="19EE7528"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6-11</w:t>
            </w:r>
          </w:p>
        </w:tc>
        <w:tc>
          <w:tcPr>
            <w:tcW w:w="981" w:type="dxa"/>
            <w:tcBorders>
              <w:top w:val="nil"/>
              <w:left w:val="nil"/>
              <w:bottom w:val="nil"/>
              <w:right w:val="nil"/>
            </w:tcBorders>
            <w:shd w:val="clear" w:color="000000" w:fill="387990"/>
            <w:noWrap/>
            <w:vAlign w:val="center"/>
            <w:hideMark/>
          </w:tcPr>
          <w:p w14:paraId="6C113DCB"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12-17</w:t>
            </w:r>
          </w:p>
        </w:tc>
        <w:tc>
          <w:tcPr>
            <w:tcW w:w="981" w:type="dxa"/>
            <w:tcBorders>
              <w:top w:val="nil"/>
              <w:left w:val="nil"/>
              <w:bottom w:val="nil"/>
              <w:right w:val="nil"/>
            </w:tcBorders>
            <w:shd w:val="clear" w:color="000000" w:fill="387990"/>
            <w:vAlign w:val="center"/>
            <w:hideMark/>
          </w:tcPr>
          <w:p w14:paraId="6C7C92C6" w14:textId="77777777" w:rsidR="005E66B4" w:rsidRPr="00AD2152" w:rsidRDefault="005E66B4" w:rsidP="00AD2152">
            <w:pPr>
              <w:widowControl/>
              <w:spacing w:line="259" w:lineRule="auto"/>
              <w:jc w:val="center"/>
              <w:rPr>
                <w:rFonts w:eastAsia="Times New Roman" w:cs="Times New Roman"/>
                <w:b/>
                <w:bCs/>
                <w:color w:val="FFFFFF"/>
                <w:sz w:val="20"/>
                <w:szCs w:val="20"/>
              </w:rPr>
            </w:pPr>
            <w:r w:rsidRPr="00AD2152">
              <w:rPr>
                <w:rFonts w:eastAsia="Times New Roman" w:cs="Times New Roman"/>
                <w:b/>
                <w:bCs/>
                <w:color w:val="FFFFFF"/>
                <w:sz w:val="20"/>
                <w:szCs w:val="20"/>
              </w:rPr>
              <w:t>18-23</w:t>
            </w:r>
          </w:p>
        </w:tc>
      </w:tr>
      <w:tr w:rsidR="005E66B4" w:rsidRPr="00AD2152" w14:paraId="3D1CD165"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5FF5A7A7"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All children 6-23 months of age</w:t>
            </w:r>
          </w:p>
        </w:tc>
        <w:tc>
          <w:tcPr>
            <w:tcW w:w="272" w:type="dxa"/>
            <w:tcBorders>
              <w:top w:val="single" w:sz="4" w:space="0" w:color="auto"/>
              <w:left w:val="nil"/>
              <w:bottom w:val="single" w:sz="4" w:space="0" w:color="auto"/>
              <w:right w:val="nil"/>
            </w:tcBorders>
            <w:shd w:val="clear" w:color="000000" w:fill="DBE7F3"/>
            <w:noWrap/>
            <w:vAlign w:val="center"/>
            <w:hideMark/>
          </w:tcPr>
          <w:p w14:paraId="6E2D9A1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67E69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1AA930E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67C6991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single" w:sz="4" w:space="0" w:color="auto"/>
              <w:right w:val="nil"/>
            </w:tcBorders>
            <w:shd w:val="clear" w:color="000000" w:fill="DBE7F3"/>
            <w:noWrap/>
            <w:vAlign w:val="center"/>
            <w:hideMark/>
          </w:tcPr>
          <w:p w14:paraId="48ECBD0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6704144C" w14:textId="77777777" w:rsidTr="00AD2152">
        <w:tc>
          <w:tcPr>
            <w:tcW w:w="4230" w:type="dxa"/>
            <w:tcBorders>
              <w:top w:val="nil"/>
              <w:left w:val="nil"/>
              <w:bottom w:val="single" w:sz="4" w:space="0" w:color="auto"/>
              <w:right w:val="nil"/>
            </w:tcBorders>
            <w:shd w:val="clear" w:color="auto" w:fill="auto"/>
            <w:vAlign w:val="center"/>
            <w:hideMark/>
          </w:tcPr>
          <w:p w14:paraId="1599E25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4B8CE47E" w14:textId="7C77962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7269B26" w14:textId="5EC4C9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F1AF7CB" w14:textId="3E7BE4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A0EB4E" w14:textId="320A115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06FF0E6" w14:textId="47482E1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7947B2" w14:textId="371E03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074F3" w14:textId="15876D1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65341D3" w14:textId="0770AE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113AA8" w14:textId="08D4BFE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39F683A" w14:textId="77777777" w:rsidTr="00AD2152">
        <w:tc>
          <w:tcPr>
            <w:tcW w:w="4230" w:type="dxa"/>
            <w:tcBorders>
              <w:top w:val="nil"/>
              <w:left w:val="nil"/>
              <w:bottom w:val="single" w:sz="4" w:space="0" w:color="auto"/>
              <w:right w:val="nil"/>
            </w:tcBorders>
            <w:shd w:val="clear" w:color="auto" w:fill="auto"/>
            <w:vAlign w:val="center"/>
            <w:hideMark/>
          </w:tcPr>
          <w:p w14:paraId="228B9C9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1027BA2" w14:textId="64D2657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74DD396" w14:textId="768C808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BB043F" w14:textId="072C32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ECE2A" w14:textId="4592C40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57DC9A" w14:textId="2A78589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B6D463" w14:textId="65EBE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FECF02" w14:textId="271753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582890" w14:textId="44E9DC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718F5ED" w14:textId="5AC336D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8B34F5F"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456E5ED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single" w:sz="4" w:space="0" w:color="auto"/>
              <w:right w:val="nil"/>
            </w:tcBorders>
            <w:shd w:val="clear" w:color="000000" w:fill="E6E7E8"/>
            <w:vAlign w:val="center"/>
            <w:hideMark/>
          </w:tcPr>
          <w:p w14:paraId="363891E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3422F2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D18862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00E0220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single" w:sz="4" w:space="0" w:color="auto"/>
              <w:right w:val="nil"/>
            </w:tcBorders>
            <w:shd w:val="clear" w:color="000000" w:fill="E6E7E8"/>
            <w:vAlign w:val="center"/>
            <w:hideMark/>
          </w:tcPr>
          <w:p w14:paraId="31850F9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4D50CC1B" w14:textId="77777777" w:rsidTr="00AD2152">
        <w:tc>
          <w:tcPr>
            <w:tcW w:w="4230" w:type="dxa"/>
            <w:tcBorders>
              <w:top w:val="nil"/>
              <w:left w:val="nil"/>
              <w:bottom w:val="single" w:sz="4" w:space="0" w:color="auto"/>
              <w:right w:val="nil"/>
            </w:tcBorders>
            <w:shd w:val="clear" w:color="auto" w:fill="auto"/>
            <w:vAlign w:val="center"/>
            <w:hideMark/>
          </w:tcPr>
          <w:p w14:paraId="71F8D4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71EDD0D8" w14:textId="0E1B516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B71E1C8" w14:textId="490E0BC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EFA479" w14:textId="3AE759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85A89A" w14:textId="586F5B6F"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A1CC20" w14:textId="43139D9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A20B998" w14:textId="6291BC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7CF17C" w14:textId="0BEA93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48DFCA" w14:textId="413AD5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BE15A3" w14:textId="0915C6C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7566819" w14:textId="77777777" w:rsidTr="00AD2152">
        <w:tc>
          <w:tcPr>
            <w:tcW w:w="4230" w:type="dxa"/>
            <w:tcBorders>
              <w:top w:val="nil"/>
              <w:left w:val="nil"/>
              <w:bottom w:val="single" w:sz="4" w:space="0" w:color="auto"/>
              <w:right w:val="nil"/>
            </w:tcBorders>
            <w:shd w:val="clear" w:color="auto" w:fill="auto"/>
            <w:vAlign w:val="center"/>
            <w:hideMark/>
          </w:tcPr>
          <w:p w14:paraId="2FB302FF"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0186CCA7" w14:textId="2376EDE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65D83E" w14:textId="2490655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25977D" w14:textId="528CB8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31A15E" w14:textId="7B9F8C1A"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9085443" w14:textId="32CEB5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956243" w14:textId="3F07C49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E7689A" w14:textId="280D127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8A4A1A2" w14:textId="188A61F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747A" w14:textId="0FDDB29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F5981A1" w14:textId="77777777" w:rsidTr="00AD2152">
        <w:tc>
          <w:tcPr>
            <w:tcW w:w="4230" w:type="dxa"/>
            <w:tcBorders>
              <w:top w:val="nil"/>
              <w:left w:val="nil"/>
              <w:bottom w:val="single" w:sz="4" w:space="0" w:color="auto"/>
              <w:right w:val="nil"/>
            </w:tcBorders>
            <w:shd w:val="clear" w:color="auto" w:fill="auto"/>
            <w:vAlign w:val="center"/>
            <w:hideMark/>
          </w:tcPr>
          <w:p w14:paraId="48E489F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028E489D" w14:textId="47197E4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846E20" w14:textId="380F77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E819939" w14:textId="446E7BD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DFD0C8" w14:textId="5D92B59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15987E2" w14:textId="604D0F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BED36D" w14:textId="075239E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DC1CCC6" w14:textId="7883F65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D9890A" w14:textId="798EFE0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A6B3EEA" w14:textId="7DB49E9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D8AFA43" w14:textId="77777777" w:rsidTr="00AD2152">
        <w:tc>
          <w:tcPr>
            <w:tcW w:w="4230" w:type="dxa"/>
            <w:tcBorders>
              <w:top w:val="nil"/>
              <w:left w:val="nil"/>
              <w:bottom w:val="single" w:sz="4" w:space="0" w:color="auto"/>
              <w:right w:val="nil"/>
            </w:tcBorders>
            <w:shd w:val="clear" w:color="auto" w:fill="auto"/>
            <w:vAlign w:val="center"/>
            <w:hideMark/>
          </w:tcPr>
          <w:p w14:paraId="27CEE99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47E4E3B5" w14:textId="153438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3006F05" w14:textId="0F5F012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AFEB9C" w14:textId="4ABB684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EE7C84" w14:textId="129CD1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52B9A4F" w14:textId="251078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CBB80C" w14:textId="03F403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66054B1" w14:textId="433681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9DC3D9" w14:textId="1D0BCF0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6F227E" w14:textId="691207C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53CAF7B" w14:textId="77777777" w:rsidTr="00AD2152">
        <w:tc>
          <w:tcPr>
            <w:tcW w:w="4230" w:type="dxa"/>
            <w:tcBorders>
              <w:top w:val="nil"/>
              <w:left w:val="nil"/>
              <w:bottom w:val="single" w:sz="4" w:space="0" w:color="auto"/>
              <w:right w:val="nil"/>
            </w:tcBorders>
            <w:shd w:val="clear" w:color="auto" w:fill="auto"/>
            <w:vAlign w:val="center"/>
            <w:hideMark/>
          </w:tcPr>
          <w:p w14:paraId="07AFC8E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7DBB741F" w14:textId="73C114A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62D588" w14:textId="5142A0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A67715" w14:textId="0414AB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2332EB4" w14:textId="27F181B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0939392" w14:textId="770AD5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1C41" w14:textId="75AD5EE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F5F01B" w14:textId="171F72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093DD0" w14:textId="2C6EFE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4950DBC" w14:textId="392495F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66FAF90" w14:textId="77777777" w:rsidTr="00AD2152">
        <w:tc>
          <w:tcPr>
            <w:tcW w:w="4230" w:type="dxa"/>
            <w:tcBorders>
              <w:top w:val="nil"/>
              <w:left w:val="nil"/>
              <w:bottom w:val="single" w:sz="4" w:space="0" w:color="auto"/>
              <w:right w:val="nil"/>
            </w:tcBorders>
            <w:shd w:val="clear" w:color="auto" w:fill="auto"/>
            <w:vAlign w:val="center"/>
            <w:hideMark/>
          </w:tcPr>
          <w:p w14:paraId="7424C56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41B67B81" w14:textId="4B9AC95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ACD16B" w14:textId="0C2A5AC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0EAA945" w14:textId="4FE883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AD22" w14:textId="260F0924"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53ACEDD" w14:textId="29DE66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1EC222" w14:textId="540B12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0A87FD" w14:textId="47E4A6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0FD5A5" w14:textId="29D2F74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883E187" w14:textId="1D66172C"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7633D9" w14:textId="77777777" w:rsidTr="00AD2152">
        <w:tc>
          <w:tcPr>
            <w:tcW w:w="4230" w:type="dxa"/>
            <w:tcBorders>
              <w:top w:val="nil"/>
              <w:left w:val="nil"/>
              <w:bottom w:val="single" w:sz="4" w:space="0" w:color="auto"/>
              <w:right w:val="nil"/>
            </w:tcBorders>
            <w:shd w:val="clear" w:color="auto" w:fill="auto"/>
            <w:vAlign w:val="center"/>
            <w:hideMark/>
          </w:tcPr>
          <w:p w14:paraId="65AF1801"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0938BF66" w14:textId="7093B0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136825" w14:textId="6CE41D5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8F4735" w14:textId="0646610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B8815" w14:textId="550636D1"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6906092" w14:textId="6A71DCD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D5C42B" w14:textId="2D3334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D3544C" w14:textId="208125E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5EE08" w14:textId="1597302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997DA6" w14:textId="641E6AC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50A2B18" w14:textId="77777777" w:rsidTr="00AD2152">
        <w:tc>
          <w:tcPr>
            <w:tcW w:w="4230" w:type="dxa"/>
            <w:tcBorders>
              <w:top w:val="nil"/>
              <w:left w:val="nil"/>
              <w:bottom w:val="single" w:sz="4" w:space="0" w:color="auto"/>
              <w:right w:val="nil"/>
            </w:tcBorders>
            <w:shd w:val="clear" w:color="auto" w:fill="auto"/>
            <w:vAlign w:val="center"/>
            <w:hideMark/>
          </w:tcPr>
          <w:p w14:paraId="23B0176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children</w:t>
            </w:r>
          </w:p>
        </w:tc>
        <w:tc>
          <w:tcPr>
            <w:tcW w:w="981" w:type="dxa"/>
            <w:tcBorders>
              <w:top w:val="nil"/>
              <w:left w:val="nil"/>
              <w:bottom w:val="single" w:sz="4" w:space="0" w:color="auto"/>
              <w:right w:val="nil"/>
            </w:tcBorders>
            <w:shd w:val="clear" w:color="auto" w:fill="auto"/>
            <w:vAlign w:val="center"/>
            <w:hideMark/>
          </w:tcPr>
          <w:p w14:paraId="357F735C" w14:textId="7DF45499"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5796430" w14:textId="215E63C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D05887D" w14:textId="3D2675E0"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851F169" w14:textId="0784EF24" w:rsidR="005E66B4" w:rsidRPr="00AD2152" w:rsidRDefault="005E66B4" w:rsidP="00AD2152">
            <w:pPr>
              <w:widowControl/>
              <w:spacing w:line="259" w:lineRule="auto"/>
              <w:jc w:val="center"/>
              <w:rPr>
                <w:rFonts w:eastAsia="Times New Roman" w:cs="Times New Roman"/>
                <w:b/>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AA7265B" w14:textId="11D6E69D"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9774966" w14:textId="7C59C0CA"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047ADD1" w14:textId="1A460896"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8E3E3A5" w14:textId="0BC41812" w:rsidR="005E66B4" w:rsidRPr="00AD2152" w:rsidRDefault="005E66B4" w:rsidP="00AD2152">
            <w:pPr>
              <w:widowControl/>
              <w:spacing w:line="259" w:lineRule="auto"/>
              <w:jc w:val="center"/>
              <w:rPr>
                <w:rFonts w:eastAsia="Times New Roman" w:cs="Times New Roman"/>
                <w:b/>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9A11E09" w14:textId="7CDC1924" w:rsidR="005E66B4" w:rsidRPr="00AD2152" w:rsidRDefault="005E66B4" w:rsidP="00AD2152">
            <w:pPr>
              <w:widowControl/>
              <w:spacing w:line="259" w:lineRule="auto"/>
              <w:jc w:val="center"/>
              <w:rPr>
                <w:rFonts w:eastAsia="Times New Roman" w:cs="Times New Roman"/>
                <w:b/>
                <w:bCs/>
                <w:color w:val="auto"/>
                <w:sz w:val="20"/>
                <w:szCs w:val="20"/>
              </w:rPr>
            </w:pPr>
          </w:p>
        </w:tc>
      </w:tr>
      <w:tr w:rsidR="005E66B4" w:rsidRPr="00AD2152" w14:paraId="1A35FE40"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4223F9C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Breastfed children</w:t>
            </w:r>
          </w:p>
        </w:tc>
        <w:tc>
          <w:tcPr>
            <w:tcW w:w="272" w:type="dxa"/>
            <w:tcBorders>
              <w:top w:val="nil"/>
              <w:left w:val="nil"/>
              <w:bottom w:val="nil"/>
              <w:right w:val="nil"/>
            </w:tcBorders>
            <w:shd w:val="clear" w:color="000000" w:fill="DBE7F3"/>
            <w:noWrap/>
            <w:vAlign w:val="center"/>
            <w:hideMark/>
          </w:tcPr>
          <w:p w14:paraId="7933359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C9CC9D0"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65F6FB1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4F0C7D7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2D36610D"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AD62E42" w14:textId="77777777" w:rsidTr="00AD2152">
        <w:tc>
          <w:tcPr>
            <w:tcW w:w="4230" w:type="dxa"/>
            <w:tcBorders>
              <w:top w:val="nil"/>
              <w:left w:val="nil"/>
              <w:bottom w:val="single" w:sz="4" w:space="0" w:color="auto"/>
              <w:right w:val="nil"/>
            </w:tcBorders>
            <w:shd w:val="clear" w:color="auto" w:fill="auto"/>
            <w:vAlign w:val="center"/>
            <w:hideMark/>
          </w:tcPr>
          <w:p w14:paraId="24679E8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3638E972" w14:textId="22BD79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609CCC" w14:textId="59EC2F3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56C048A" w14:textId="54DB745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F71872" w14:textId="020C26E0"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41719FFC" w14:textId="273C01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F1366D5" w14:textId="442543F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5CBC83" w14:textId="64AD51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B8E434" w14:textId="6821E48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61766F8" w14:textId="77491B1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C578F7E" w14:textId="77777777" w:rsidTr="00AD2152">
        <w:tc>
          <w:tcPr>
            <w:tcW w:w="4230" w:type="dxa"/>
            <w:tcBorders>
              <w:top w:val="nil"/>
              <w:left w:val="nil"/>
              <w:bottom w:val="single" w:sz="4" w:space="0" w:color="auto"/>
              <w:right w:val="nil"/>
            </w:tcBorders>
            <w:shd w:val="clear" w:color="auto" w:fill="auto"/>
            <w:vAlign w:val="center"/>
            <w:hideMark/>
          </w:tcPr>
          <w:p w14:paraId="75B95E9C"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636F6F32" w14:textId="4AA0E12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09B9FD" w14:textId="18E963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30FD2C" w14:textId="4C8A3F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6D47CA" w14:textId="6EC1066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E68032C" w14:textId="7E20A18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74E9351" w14:textId="44E24D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C764637" w14:textId="38CF98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70AA3D" w14:textId="0F1A36F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D3F9C2F" w14:textId="7BBBCB7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FAD7137" w14:textId="77777777" w:rsidTr="00AD2152">
        <w:tc>
          <w:tcPr>
            <w:tcW w:w="8154" w:type="dxa"/>
            <w:gridSpan w:val="5"/>
            <w:tcBorders>
              <w:top w:val="single" w:sz="4" w:space="0" w:color="auto"/>
              <w:left w:val="nil"/>
              <w:bottom w:val="single" w:sz="4" w:space="0" w:color="auto"/>
              <w:right w:val="nil"/>
            </w:tcBorders>
            <w:shd w:val="clear" w:color="000000" w:fill="E6E7E8"/>
            <w:vAlign w:val="center"/>
            <w:hideMark/>
          </w:tcPr>
          <w:p w14:paraId="662895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nil"/>
              <w:left w:val="nil"/>
              <w:bottom w:val="nil"/>
              <w:right w:val="nil"/>
            </w:tcBorders>
            <w:shd w:val="clear" w:color="000000" w:fill="E6E7E8"/>
            <w:vAlign w:val="center"/>
            <w:hideMark/>
          </w:tcPr>
          <w:p w14:paraId="3DEE3AA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74DEC51"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036FC7BB"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724DFE6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E6E7E8"/>
            <w:vAlign w:val="center"/>
            <w:hideMark/>
          </w:tcPr>
          <w:p w14:paraId="35260C2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49B26F2" w14:textId="77777777" w:rsidTr="00AD2152">
        <w:tc>
          <w:tcPr>
            <w:tcW w:w="4230" w:type="dxa"/>
            <w:tcBorders>
              <w:top w:val="nil"/>
              <w:left w:val="nil"/>
              <w:bottom w:val="single" w:sz="4" w:space="0" w:color="auto"/>
              <w:right w:val="nil"/>
            </w:tcBorders>
            <w:shd w:val="clear" w:color="auto" w:fill="auto"/>
            <w:vAlign w:val="center"/>
            <w:hideMark/>
          </w:tcPr>
          <w:p w14:paraId="0BDD092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39B5ADAF" w14:textId="6E7897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D4DE1B" w14:textId="23664BF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65968E1" w14:textId="267CADA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F196CFB" w14:textId="181F9E1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D76D2F1" w14:textId="100197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28747D6" w14:textId="28172E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ADB9FE0" w14:textId="1C5A45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6914AFE" w14:textId="4E33D2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0EF69412" w14:textId="35248DE8"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AB1ABED" w14:textId="77777777" w:rsidTr="00AD2152">
        <w:tc>
          <w:tcPr>
            <w:tcW w:w="4230" w:type="dxa"/>
            <w:tcBorders>
              <w:top w:val="nil"/>
              <w:left w:val="nil"/>
              <w:bottom w:val="single" w:sz="4" w:space="0" w:color="auto"/>
              <w:right w:val="nil"/>
            </w:tcBorders>
            <w:shd w:val="clear" w:color="auto" w:fill="auto"/>
            <w:vAlign w:val="center"/>
            <w:hideMark/>
          </w:tcPr>
          <w:p w14:paraId="6F31D26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6562887F" w14:textId="5664DD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01B555E" w14:textId="768667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3A6B9D7" w14:textId="1D3BD85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34138C" w14:textId="1BE807C8"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EDE9C4E" w14:textId="2F7F4CA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D1F29E3" w14:textId="41ABDFE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F96C33B" w14:textId="79B9A7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5CC7924" w14:textId="624FC97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0113A" w14:textId="29F0726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0311F15" w14:textId="77777777" w:rsidTr="00AD2152">
        <w:tc>
          <w:tcPr>
            <w:tcW w:w="4230" w:type="dxa"/>
            <w:tcBorders>
              <w:top w:val="nil"/>
              <w:left w:val="nil"/>
              <w:bottom w:val="single" w:sz="4" w:space="0" w:color="auto"/>
              <w:right w:val="nil"/>
            </w:tcBorders>
            <w:shd w:val="clear" w:color="auto" w:fill="auto"/>
            <w:vAlign w:val="center"/>
            <w:hideMark/>
          </w:tcPr>
          <w:p w14:paraId="5D1D4C02"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47F9C94F" w14:textId="0862D9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ACBAB5" w14:textId="533EE0C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8397E3" w14:textId="2E425E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6682AF" w14:textId="4329982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7B03549" w14:textId="2DBEEFA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F92252" w14:textId="10FBB6B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9A6A26C" w14:textId="239CC83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B1BBCF" w14:textId="50BADCD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7EE558" w14:textId="2BB74102"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8535C77" w14:textId="77777777" w:rsidTr="00AD2152">
        <w:tc>
          <w:tcPr>
            <w:tcW w:w="4230" w:type="dxa"/>
            <w:tcBorders>
              <w:top w:val="nil"/>
              <w:left w:val="nil"/>
              <w:bottom w:val="single" w:sz="4" w:space="0" w:color="auto"/>
              <w:right w:val="nil"/>
            </w:tcBorders>
            <w:shd w:val="clear" w:color="auto" w:fill="auto"/>
            <w:vAlign w:val="center"/>
            <w:hideMark/>
          </w:tcPr>
          <w:p w14:paraId="578258B8"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3E9280DB" w14:textId="3045AAD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662E9F" w14:textId="7BB7CE0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C17542B" w14:textId="5567A6C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604B741" w14:textId="0476F29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F73D50" w14:textId="62458F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0F7F3EB" w14:textId="2192A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3552748" w14:textId="126A8EA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4D0D5BE" w14:textId="1CEEE60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AA49E22" w14:textId="13FC243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52F68084" w14:textId="77777777" w:rsidTr="00AD2152">
        <w:tc>
          <w:tcPr>
            <w:tcW w:w="4230" w:type="dxa"/>
            <w:tcBorders>
              <w:top w:val="nil"/>
              <w:left w:val="nil"/>
              <w:bottom w:val="single" w:sz="4" w:space="0" w:color="auto"/>
              <w:right w:val="nil"/>
            </w:tcBorders>
            <w:shd w:val="clear" w:color="auto" w:fill="auto"/>
            <w:vAlign w:val="center"/>
            <w:hideMark/>
          </w:tcPr>
          <w:p w14:paraId="210EFA1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569D8C1D" w14:textId="4B071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515181D" w14:textId="69DA153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54AF9BC" w14:textId="6E6C5D6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5B7C08" w14:textId="4E483FB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8B23DD6" w14:textId="44C2114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8FB090C" w14:textId="641E701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196BDB8" w14:textId="7EBE25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903B4" w14:textId="5FBB0D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20FCB49" w14:textId="2613A70E"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37BA5DE" w14:textId="77777777" w:rsidTr="00AD2152">
        <w:tc>
          <w:tcPr>
            <w:tcW w:w="4230" w:type="dxa"/>
            <w:tcBorders>
              <w:top w:val="nil"/>
              <w:left w:val="nil"/>
              <w:bottom w:val="single" w:sz="4" w:space="0" w:color="auto"/>
              <w:right w:val="nil"/>
            </w:tcBorders>
            <w:shd w:val="clear" w:color="auto" w:fill="auto"/>
            <w:vAlign w:val="center"/>
            <w:hideMark/>
          </w:tcPr>
          <w:p w14:paraId="55AD2F5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6FFE8302" w14:textId="5AFC944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F4D279" w14:textId="26D08F7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3B316A" w14:textId="2A1C291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E397F6" w14:textId="15600F13"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4973EF" w14:textId="212F119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F1812D" w14:textId="25C27E7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2F55DA9" w14:textId="317B307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A16ECB9" w14:textId="5DFF21C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841DE5" w14:textId="1FBF428F"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9D9EA73" w14:textId="77777777" w:rsidTr="00AD2152">
        <w:tc>
          <w:tcPr>
            <w:tcW w:w="4230" w:type="dxa"/>
            <w:tcBorders>
              <w:top w:val="nil"/>
              <w:left w:val="nil"/>
              <w:bottom w:val="single" w:sz="4" w:space="0" w:color="auto"/>
              <w:right w:val="nil"/>
            </w:tcBorders>
            <w:shd w:val="clear" w:color="auto" w:fill="auto"/>
            <w:vAlign w:val="center"/>
            <w:hideMark/>
          </w:tcPr>
          <w:p w14:paraId="19972106"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55DAA1D2" w14:textId="076920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F7EC96F" w14:textId="67002E4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02807C" w14:textId="0CFB33A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1081B18" w14:textId="1BFA594E"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F043FE8" w14:textId="6E40B69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1149F78" w14:textId="43A8991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367F8E" w14:textId="3606CF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C856EF" w14:textId="3E51F19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BBDB53" w14:textId="68ADA370"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32E44B2" w14:textId="77777777" w:rsidTr="00AD2152">
        <w:tc>
          <w:tcPr>
            <w:tcW w:w="4230" w:type="dxa"/>
            <w:tcBorders>
              <w:top w:val="nil"/>
              <w:left w:val="nil"/>
              <w:bottom w:val="single" w:sz="4" w:space="0" w:color="auto"/>
              <w:right w:val="nil"/>
            </w:tcBorders>
            <w:shd w:val="clear" w:color="auto" w:fill="auto"/>
            <w:vAlign w:val="center"/>
            <w:hideMark/>
          </w:tcPr>
          <w:p w14:paraId="68041BCF"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breastfed children</w:t>
            </w:r>
          </w:p>
        </w:tc>
        <w:tc>
          <w:tcPr>
            <w:tcW w:w="981" w:type="dxa"/>
            <w:tcBorders>
              <w:top w:val="nil"/>
              <w:left w:val="nil"/>
              <w:bottom w:val="single" w:sz="4" w:space="0" w:color="auto"/>
              <w:right w:val="nil"/>
            </w:tcBorders>
            <w:shd w:val="clear" w:color="auto" w:fill="auto"/>
            <w:vAlign w:val="center"/>
            <w:hideMark/>
          </w:tcPr>
          <w:p w14:paraId="00ABD2D5" w14:textId="6863F65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5AC3E7CE" w14:textId="5DEF8FEC"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8A0AD0B" w14:textId="4A7142C6"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371B50D2" w14:textId="761B914D"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2DF84941" w14:textId="1AA21BF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91F0899" w14:textId="581819F7"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2699A216" w14:textId="2FA8F1E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EEBEAEC" w14:textId="7F54BDDF"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BA06421" w14:textId="7105127D" w:rsidR="005E66B4" w:rsidRPr="00AD2152" w:rsidRDefault="005E66B4" w:rsidP="00AD2152">
            <w:pPr>
              <w:widowControl/>
              <w:spacing w:line="259" w:lineRule="auto"/>
              <w:jc w:val="center"/>
              <w:rPr>
                <w:rFonts w:eastAsia="Times New Roman" w:cs="Times New Roman"/>
                <w:bCs/>
                <w:color w:val="auto"/>
                <w:sz w:val="20"/>
                <w:szCs w:val="20"/>
              </w:rPr>
            </w:pPr>
          </w:p>
        </w:tc>
      </w:tr>
      <w:tr w:rsidR="005E66B4" w:rsidRPr="00AD2152" w14:paraId="66A29266" w14:textId="77777777" w:rsidTr="00AD2152">
        <w:tc>
          <w:tcPr>
            <w:tcW w:w="8154" w:type="dxa"/>
            <w:gridSpan w:val="5"/>
            <w:tcBorders>
              <w:top w:val="single" w:sz="4" w:space="0" w:color="auto"/>
              <w:left w:val="nil"/>
              <w:bottom w:val="single" w:sz="4" w:space="0" w:color="auto"/>
              <w:right w:val="nil"/>
            </w:tcBorders>
            <w:shd w:val="clear" w:color="000000" w:fill="DBE7F3"/>
            <w:noWrap/>
            <w:vAlign w:val="center"/>
            <w:hideMark/>
          </w:tcPr>
          <w:p w14:paraId="210E1A23"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Non-breastfed children</w:t>
            </w:r>
          </w:p>
        </w:tc>
        <w:tc>
          <w:tcPr>
            <w:tcW w:w="272" w:type="dxa"/>
            <w:tcBorders>
              <w:top w:val="nil"/>
              <w:left w:val="nil"/>
              <w:bottom w:val="nil"/>
              <w:right w:val="nil"/>
            </w:tcBorders>
            <w:shd w:val="clear" w:color="000000" w:fill="DBE7F3"/>
            <w:noWrap/>
            <w:vAlign w:val="center"/>
            <w:hideMark/>
          </w:tcPr>
          <w:p w14:paraId="350D706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F9E1F6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502748D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0E21860C"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nil"/>
              <w:left w:val="nil"/>
              <w:bottom w:val="nil"/>
              <w:right w:val="nil"/>
            </w:tcBorders>
            <w:shd w:val="clear" w:color="000000" w:fill="DBE7F3"/>
            <w:noWrap/>
            <w:vAlign w:val="center"/>
            <w:hideMark/>
          </w:tcPr>
          <w:p w14:paraId="37202119"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2CD34159" w14:textId="77777777" w:rsidTr="00AD2152">
        <w:tc>
          <w:tcPr>
            <w:tcW w:w="4230" w:type="dxa"/>
            <w:tcBorders>
              <w:top w:val="nil"/>
              <w:left w:val="nil"/>
              <w:bottom w:val="single" w:sz="4" w:space="0" w:color="auto"/>
              <w:right w:val="nil"/>
            </w:tcBorders>
            <w:shd w:val="clear" w:color="auto" w:fill="auto"/>
            <w:vAlign w:val="center"/>
            <w:hideMark/>
          </w:tcPr>
          <w:p w14:paraId="05D7367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meal frequency</w:t>
            </w:r>
          </w:p>
        </w:tc>
        <w:tc>
          <w:tcPr>
            <w:tcW w:w="981" w:type="dxa"/>
            <w:tcBorders>
              <w:top w:val="nil"/>
              <w:left w:val="nil"/>
              <w:bottom w:val="single" w:sz="4" w:space="0" w:color="auto"/>
              <w:right w:val="nil"/>
            </w:tcBorders>
            <w:shd w:val="clear" w:color="auto" w:fill="auto"/>
            <w:noWrap/>
            <w:vAlign w:val="center"/>
            <w:hideMark/>
          </w:tcPr>
          <w:p w14:paraId="2C520E50" w14:textId="6AA336A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2FBCFAD" w14:textId="127383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15B1E06" w14:textId="748E43E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9BC7E3" w14:textId="10CF010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2650251C" w14:textId="70665D5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6BAC6E3F" w14:textId="2218254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10E673D" w14:textId="135BF27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309B6ED8" w14:textId="49724E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55F82C95" w14:textId="412800E4"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B0BA757" w14:textId="77777777" w:rsidTr="00AD2152">
        <w:tc>
          <w:tcPr>
            <w:tcW w:w="4230" w:type="dxa"/>
            <w:tcBorders>
              <w:top w:val="nil"/>
              <w:left w:val="nil"/>
              <w:bottom w:val="single" w:sz="4" w:space="0" w:color="auto"/>
              <w:right w:val="nil"/>
            </w:tcBorders>
            <w:shd w:val="clear" w:color="auto" w:fill="auto"/>
            <w:vAlign w:val="center"/>
            <w:hideMark/>
          </w:tcPr>
          <w:p w14:paraId="3F7EB86B"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milk feeding frequency</w:t>
            </w:r>
          </w:p>
        </w:tc>
        <w:tc>
          <w:tcPr>
            <w:tcW w:w="981" w:type="dxa"/>
            <w:tcBorders>
              <w:top w:val="nil"/>
              <w:left w:val="nil"/>
              <w:bottom w:val="single" w:sz="4" w:space="0" w:color="auto"/>
              <w:right w:val="nil"/>
            </w:tcBorders>
            <w:shd w:val="clear" w:color="auto" w:fill="auto"/>
            <w:noWrap/>
            <w:vAlign w:val="center"/>
            <w:hideMark/>
          </w:tcPr>
          <w:p w14:paraId="7B75A67A" w14:textId="36B6F3F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B808CB4" w14:textId="23B9E2A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A2D54B" w14:textId="2D38388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DD7A7C" w14:textId="60DD0DB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DB0B187" w14:textId="1B6450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E9750A6" w14:textId="725E932D"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DFDCA85" w14:textId="31410A8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C4F1E78" w14:textId="273CB2B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250A660" w14:textId="5EA18ECB"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1D63501" w14:textId="77777777" w:rsidTr="00585619">
        <w:tc>
          <w:tcPr>
            <w:tcW w:w="4230" w:type="dxa"/>
            <w:tcBorders>
              <w:top w:val="nil"/>
              <w:left w:val="nil"/>
              <w:bottom w:val="single" w:sz="4" w:space="0" w:color="auto"/>
              <w:right w:val="nil"/>
            </w:tcBorders>
            <w:shd w:val="clear" w:color="auto" w:fill="auto"/>
            <w:vAlign w:val="center"/>
            <w:hideMark/>
          </w:tcPr>
          <w:p w14:paraId="291F6ED4"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Achieving minimum dietary diversity</w:t>
            </w:r>
          </w:p>
        </w:tc>
        <w:tc>
          <w:tcPr>
            <w:tcW w:w="981" w:type="dxa"/>
            <w:tcBorders>
              <w:top w:val="nil"/>
              <w:left w:val="nil"/>
              <w:bottom w:val="single" w:sz="4" w:space="0" w:color="auto"/>
              <w:right w:val="nil"/>
            </w:tcBorders>
            <w:shd w:val="clear" w:color="auto" w:fill="auto"/>
            <w:noWrap/>
            <w:vAlign w:val="center"/>
            <w:hideMark/>
          </w:tcPr>
          <w:p w14:paraId="35EB73AA" w14:textId="76EFD9E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C10086" w14:textId="6A889E0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B3DDE43" w14:textId="16229A0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F84720E" w14:textId="487CD112"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7184208" w14:textId="776D6C0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8A9D033" w14:textId="3BD6A6E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5A4FD35" w14:textId="34CED67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592BB70" w14:textId="7E079E6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92D81B8" w14:textId="0554AE3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2DACAFC" w14:textId="77777777" w:rsidTr="00585619">
        <w:tc>
          <w:tcPr>
            <w:tcW w:w="8154" w:type="dxa"/>
            <w:gridSpan w:val="5"/>
            <w:tcBorders>
              <w:top w:val="single" w:sz="4" w:space="0" w:color="auto"/>
              <w:left w:val="nil"/>
              <w:bottom w:val="single" w:sz="4" w:space="0" w:color="auto"/>
              <w:right w:val="nil"/>
            </w:tcBorders>
            <w:shd w:val="clear" w:color="000000" w:fill="E6E7E8"/>
            <w:vAlign w:val="center"/>
            <w:hideMark/>
          </w:tcPr>
          <w:p w14:paraId="31BC33F1" w14:textId="77777777" w:rsidR="005E66B4" w:rsidRPr="00AD2152" w:rsidRDefault="005E66B4" w:rsidP="00AD2152">
            <w:pPr>
              <w:keepNext/>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Consuming:</w:t>
            </w:r>
          </w:p>
        </w:tc>
        <w:tc>
          <w:tcPr>
            <w:tcW w:w="272" w:type="dxa"/>
            <w:tcBorders>
              <w:top w:val="single" w:sz="4" w:space="0" w:color="auto"/>
              <w:left w:val="nil"/>
              <w:bottom w:val="nil"/>
              <w:right w:val="nil"/>
            </w:tcBorders>
            <w:shd w:val="clear" w:color="000000" w:fill="E6E7E8"/>
            <w:vAlign w:val="center"/>
            <w:hideMark/>
          </w:tcPr>
          <w:p w14:paraId="1C21707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9E3EC0E"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47E3ADBA"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048C8DD8"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c>
          <w:tcPr>
            <w:tcW w:w="981" w:type="dxa"/>
            <w:tcBorders>
              <w:top w:val="single" w:sz="4" w:space="0" w:color="auto"/>
              <w:left w:val="nil"/>
              <w:bottom w:val="nil"/>
              <w:right w:val="nil"/>
            </w:tcBorders>
            <w:shd w:val="clear" w:color="000000" w:fill="E6E7E8"/>
            <w:vAlign w:val="center"/>
            <w:hideMark/>
          </w:tcPr>
          <w:p w14:paraId="1F2A3FB5"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 </w:t>
            </w:r>
          </w:p>
        </w:tc>
      </w:tr>
      <w:tr w:rsidR="005E66B4" w:rsidRPr="00AD2152" w14:paraId="1BFE17C4" w14:textId="77777777" w:rsidTr="00AD2152">
        <w:tc>
          <w:tcPr>
            <w:tcW w:w="4230" w:type="dxa"/>
            <w:tcBorders>
              <w:top w:val="nil"/>
              <w:left w:val="nil"/>
              <w:bottom w:val="single" w:sz="4" w:space="0" w:color="auto"/>
              <w:right w:val="nil"/>
            </w:tcBorders>
            <w:shd w:val="clear" w:color="auto" w:fill="auto"/>
            <w:vAlign w:val="center"/>
            <w:hideMark/>
          </w:tcPr>
          <w:p w14:paraId="0EAA0349"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Grains, roots, and tubers</w:t>
            </w:r>
          </w:p>
        </w:tc>
        <w:tc>
          <w:tcPr>
            <w:tcW w:w="981" w:type="dxa"/>
            <w:tcBorders>
              <w:top w:val="nil"/>
              <w:left w:val="nil"/>
              <w:bottom w:val="single" w:sz="4" w:space="0" w:color="auto"/>
              <w:right w:val="nil"/>
            </w:tcBorders>
            <w:shd w:val="clear" w:color="auto" w:fill="auto"/>
            <w:noWrap/>
            <w:vAlign w:val="center"/>
            <w:hideMark/>
          </w:tcPr>
          <w:p w14:paraId="2B4CC3EA" w14:textId="1CAC0A8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B04AAEB" w14:textId="0F1CF719"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1DDB14" w14:textId="65403EF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D6A62B6" w14:textId="6CBB7A9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auto" w:fill="auto"/>
            <w:noWrap/>
            <w:vAlign w:val="center"/>
            <w:hideMark/>
          </w:tcPr>
          <w:p w14:paraId="3559AECB" w14:textId="6F5BDBC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C9370F2" w14:textId="320B868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60CD87" w14:textId="7F3416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4FB9972C" w14:textId="0C63127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single" w:sz="4" w:space="0" w:color="auto"/>
              <w:left w:val="nil"/>
              <w:bottom w:val="single" w:sz="4" w:space="0" w:color="auto"/>
              <w:right w:val="nil"/>
            </w:tcBorders>
            <w:shd w:val="clear" w:color="auto" w:fill="auto"/>
            <w:noWrap/>
            <w:vAlign w:val="center"/>
            <w:hideMark/>
          </w:tcPr>
          <w:p w14:paraId="1DE958BD" w14:textId="4FC78923"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1EEDACA3" w14:textId="77777777" w:rsidTr="00AD2152">
        <w:tc>
          <w:tcPr>
            <w:tcW w:w="4230" w:type="dxa"/>
            <w:tcBorders>
              <w:top w:val="nil"/>
              <w:left w:val="nil"/>
              <w:bottom w:val="single" w:sz="4" w:space="0" w:color="auto"/>
              <w:right w:val="nil"/>
            </w:tcBorders>
            <w:shd w:val="clear" w:color="auto" w:fill="auto"/>
            <w:vAlign w:val="center"/>
            <w:hideMark/>
          </w:tcPr>
          <w:p w14:paraId="7DE26A27"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Legumes and nuts</w:t>
            </w:r>
          </w:p>
        </w:tc>
        <w:tc>
          <w:tcPr>
            <w:tcW w:w="981" w:type="dxa"/>
            <w:tcBorders>
              <w:top w:val="nil"/>
              <w:left w:val="nil"/>
              <w:bottom w:val="single" w:sz="4" w:space="0" w:color="auto"/>
              <w:right w:val="nil"/>
            </w:tcBorders>
            <w:shd w:val="clear" w:color="auto" w:fill="auto"/>
            <w:noWrap/>
            <w:vAlign w:val="center"/>
            <w:hideMark/>
          </w:tcPr>
          <w:p w14:paraId="720F63F5" w14:textId="34E4E8D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7AAFB4" w14:textId="4CC66EB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4B3766B" w14:textId="7392CCD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3D29B2D" w14:textId="61C9CDF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97B896" w14:textId="15F05A6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90FE8E" w14:textId="40C9B03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823992" w14:textId="1479CC5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3E7616B" w14:textId="1FA07B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91155E" w14:textId="6AB44D91"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9CF14DC" w14:textId="77777777" w:rsidTr="00AD2152">
        <w:tc>
          <w:tcPr>
            <w:tcW w:w="4230" w:type="dxa"/>
            <w:tcBorders>
              <w:top w:val="nil"/>
              <w:left w:val="nil"/>
              <w:bottom w:val="single" w:sz="4" w:space="0" w:color="auto"/>
              <w:right w:val="nil"/>
            </w:tcBorders>
            <w:shd w:val="clear" w:color="auto" w:fill="auto"/>
            <w:vAlign w:val="center"/>
            <w:hideMark/>
          </w:tcPr>
          <w:p w14:paraId="1F04BBDD"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Dairy products</w:t>
            </w:r>
          </w:p>
        </w:tc>
        <w:tc>
          <w:tcPr>
            <w:tcW w:w="981" w:type="dxa"/>
            <w:tcBorders>
              <w:top w:val="nil"/>
              <w:left w:val="nil"/>
              <w:bottom w:val="single" w:sz="4" w:space="0" w:color="auto"/>
              <w:right w:val="nil"/>
            </w:tcBorders>
            <w:shd w:val="clear" w:color="auto" w:fill="auto"/>
            <w:noWrap/>
            <w:vAlign w:val="center"/>
            <w:hideMark/>
          </w:tcPr>
          <w:p w14:paraId="13A7CE2D" w14:textId="2210B1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79D535D" w14:textId="757E342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993E768" w14:textId="05A3E6B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A216BB5" w14:textId="7BD6711C"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F2DB9F3" w14:textId="6CBE4AB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84365C8" w14:textId="5B44242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CA4A6EF" w14:textId="602C648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3A513A3" w14:textId="221A7AB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EEF34F2" w14:textId="6CE3BF1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017F424D" w14:textId="77777777" w:rsidTr="00AD2152">
        <w:tc>
          <w:tcPr>
            <w:tcW w:w="4230" w:type="dxa"/>
            <w:tcBorders>
              <w:top w:val="nil"/>
              <w:left w:val="nil"/>
              <w:bottom w:val="single" w:sz="4" w:space="0" w:color="auto"/>
              <w:right w:val="nil"/>
            </w:tcBorders>
            <w:shd w:val="clear" w:color="auto" w:fill="auto"/>
            <w:vAlign w:val="center"/>
            <w:hideMark/>
          </w:tcPr>
          <w:p w14:paraId="586019F5"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Flesh foods</w:t>
            </w:r>
          </w:p>
        </w:tc>
        <w:tc>
          <w:tcPr>
            <w:tcW w:w="981" w:type="dxa"/>
            <w:tcBorders>
              <w:top w:val="nil"/>
              <w:left w:val="nil"/>
              <w:bottom w:val="single" w:sz="4" w:space="0" w:color="auto"/>
              <w:right w:val="nil"/>
            </w:tcBorders>
            <w:shd w:val="clear" w:color="auto" w:fill="auto"/>
            <w:noWrap/>
            <w:vAlign w:val="center"/>
            <w:hideMark/>
          </w:tcPr>
          <w:p w14:paraId="79D0A444" w14:textId="782696B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43AC3DB" w14:textId="7B6FED1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D788BD6" w14:textId="0FE8C2F7"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499846E" w14:textId="6F8C2537"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07A5B2F" w14:textId="6E7CA49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108F125" w14:textId="3EC42222"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F17CE77" w14:textId="055E390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F5883A5" w14:textId="0ABDE69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1BF4321" w14:textId="3243A856"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2EAFCBB7" w14:textId="77777777" w:rsidTr="00AD2152">
        <w:tc>
          <w:tcPr>
            <w:tcW w:w="4230" w:type="dxa"/>
            <w:tcBorders>
              <w:top w:val="nil"/>
              <w:left w:val="nil"/>
              <w:bottom w:val="single" w:sz="4" w:space="0" w:color="auto"/>
              <w:right w:val="nil"/>
            </w:tcBorders>
            <w:shd w:val="clear" w:color="auto" w:fill="auto"/>
            <w:vAlign w:val="center"/>
            <w:hideMark/>
          </w:tcPr>
          <w:p w14:paraId="0A1F3A60"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Eggs</w:t>
            </w:r>
          </w:p>
        </w:tc>
        <w:tc>
          <w:tcPr>
            <w:tcW w:w="981" w:type="dxa"/>
            <w:tcBorders>
              <w:top w:val="nil"/>
              <w:left w:val="nil"/>
              <w:bottom w:val="single" w:sz="4" w:space="0" w:color="auto"/>
              <w:right w:val="nil"/>
            </w:tcBorders>
            <w:shd w:val="clear" w:color="auto" w:fill="auto"/>
            <w:noWrap/>
            <w:vAlign w:val="center"/>
            <w:hideMark/>
          </w:tcPr>
          <w:p w14:paraId="6B0F2368" w14:textId="689DCCA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ECE2A68" w14:textId="08C0DB3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63D9CF2" w14:textId="69A79251"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04BA9622" w14:textId="5CA5217D"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1E3BE5" w14:textId="4602A01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3EC73BD" w14:textId="6DC53AFE"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12118AA" w14:textId="427526E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DBC0719" w14:textId="23620C84"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1694604" w14:textId="0386D7F5"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6759F063" w14:textId="77777777" w:rsidTr="00AD2152">
        <w:tc>
          <w:tcPr>
            <w:tcW w:w="4230" w:type="dxa"/>
            <w:tcBorders>
              <w:top w:val="nil"/>
              <w:left w:val="nil"/>
              <w:bottom w:val="single" w:sz="4" w:space="0" w:color="auto"/>
              <w:right w:val="nil"/>
            </w:tcBorders>
            <w:shd w:val="clear" w:color="auto" w:fill="auto"/>
            <w:vAlign w:val="center"/>
            <w:hideMark/>
          </w:tcPr>
          <w:p w14:paraId="2926F12A"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Vitamin A-rich fruits and vegetables</w:t>
            </w:r>
          </w:p>
        </w:tc>
        <w:tc>
          <w:tcPr>
            <w:tcW w:w="981" w:type="dxa"/>
            <w:tcBorders>
              <w:top w:val="nil"/>
              <w:left w:val="nil"/>
              <w:bottom w:val="single" w:sz="4" w:space="0" w:color="auto"/>
              <w:right w:val="nil"/>
            </w:tcBorders>
            <w:shd w:val="clear" w:color="auto" w:fill="auto"/>
            <w:noWrap/>
            <w:vAlign w:val="center"/>
            <w:hideMark/>
          </w:tcPr>
          <w:p w14:paraId="55FEAF40" w14:textId="671787BA"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695FFAC" w14:textId="0CBECD7B"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637E1FA8" w14:textId="0EDD922C"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915661" w14:textId="653D5515"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7AABCC15" w14:textId="7CF6022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BC143C8" w14:textId="04BEB313"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05216C4" w14:textId="22E885E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58401F24" w14:textId="4D65593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EF77BED" w14:textId="441B6CB7"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7AEC304C" w14:textId="77777777" w:rsidTr="00AD2152">
        <w:tc>
          <w:tcPr>
            <w:tcW w:w="4230" w:type="dxa"/>
            <w:tcBorders>
              <w:top w:val="nil"/>
              <w:left w:val="nil"/>
              <w:bottom w:val="single" w:sz="4" w:space="0" w:color="auto"/>
              <w:right w:val="nil"/>
            </w:tcBorders>
            <w:shd w:val="clear" w:color="auto" w:fill="auto"/>
            <w:vAlign w:val="center"/>
            <w:hideMark/>
          </w:tcPr>
          <w:p w14:paraId="0067F623" w14:textId="77777777" w:rsidR="005E66B4" w:rsidRPr="00AD2152" w:rsidRDefault="005E66B4" w:rsidP="00AD2152">
            <w:pPr>
              <w:widowControl/>
              <w:spacing w:line="259" w:lineRule="auto"/>
              <w:ind w:firstLineChars="100" w:firstLine="200"/>
              <w:rPr>
                <w:rFonts w:eastAsia="Times New Roman" w:cs="Times New Roman"/>
                <w:sz w:val="20"/>
                <w:szCs w:val="20"/>
              </w:rPr>
            </w:pPr>
            <w:r w:rsidRPr="00AD2152">
              <w:rPr>
                <w:rFonts w:eastAsia="Times New Roman" w:cs="Times New Roman"/>
                <w:sz w:val="20"/>
                <w:szCs w:val="20"/>
              </w:rPr>
              <w:t>Other fruits and vegetables</w:t>
            </w:r>
          </w:p>
        </w:tc>
        <w:tc>
          <w:tcPr>
            <w:tcW w:w="981" w:type="dxa"/>
            <w:tcBorders>
              <w:top w:val="nil"/>
              <w:left w:val="nil"/>
              <w:bottom w:val="single" w:sz="4" w:space="0" w:color="auto"/>
              <w:right w:val="nil"/>
            </w:tcBorders>
            <w:shd w:val="clear" w:color="auto" w:fill="auto"/>
            <w:noWrap/>
            <w:vAlign w:val="center"/>
            <w:hideMark/>
          </w:tcPr>
          <w:p w14:paraId="2F5A4CF8" w14:textId="6B267FFF"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36479F09" w14:textId="3F09397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4ACF56E" w14:textId="5FEE96B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2A508302" w14:textId="5F1900C9" w:rsidR="005E66B4" w:rsidRPr="00AD2152" w:rsidRDefault="005E66B4" w:rsidP="00AD2152">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DBEBBEA" w14:textId="5D400718"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93BF831" w14:textId="7C5D0905"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1CAD5721" w14:textId="182FF4D6"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40F452F9" w14:textId="02D07E80" w:rsidR="005E66B4" w:rsidRPr="00AD2152" w:rsidRDefault="005E66B4" w:rsidP="00AD2152">
            <w:pPr>
              <w:widowControl/>
              <w:spacing w:line="259" w:lineRule="auto"/>
              <w:jc w:val="center"/>
              <w:rPr>
                <w:rFonts w:eastAsia="Times New Roman" w:cs="Times New Roman"/>
                <w:sz w:val="20"/>
                <w:szCs w:val="20"/>
              </w:rPr>
            </w:pPr>
          </w:p>
        </w:tc>
        <w:tc>
          <w:tcPr>
            <w:tcW w:w="981" w:type="dxa"/>
            <w:tcBorders>
              <w:top w:val="nil"/>
              <w:left w:val="nil"/>
              <w:bottom w:val="single" w:sz="4" w:space="0" w:color="auto"/>
              <w:right w:val="nil"/>
            </w:tcBorders>
            <w:shd w:val="clear" w:color="auto" w:fill="auto"/>
            <w:noWrap/>
            <w:vAlign w:val="center"/>
            <w:hideMark/>
          </w:tcPr>
          <w:p w14:paraId="781FE6F5" w14:textId="1391B64A" w:rsidR="005E66B4" w:rsidRPr="00AD2152" w:rsidRDefault="005E66B4" w:rsidP="00AD2152">
            <w:pPr>
              <w:widowControl/>
              <w:spacing w:line="259" w:lineRule="auto"/>
              <w:jc w:val="center"/>
              <w:rPr>
                <w:rFonts w:eastAsia="Times New Roman" w:cs="Times New Roman"/>
                <w:sz w:val="20"/>
                <w:szCs w:val="20"/>
              </w:rPr>
            </w:pPr>
          </w:p>
        </w:tc>
      </w:tr>
      <w:tr w:rsidR="005E66B4" w:rsidRPr="00AD2152" w14:paraId="33ACDFF8" w14:textId="77777777" w:rsidTr="00AD2152">
        <w:tc>
          <w:tcPr>
            <w:tcW w:w="4230" w:type="dxa"/>
            <w:tcBorders>
              <w:top w:val="nil"/>
              <w:left w:val="nil"/>
              <w:bottom w:val="single" w:sz="4" w:space="0" w:color="auto"/>
              <w:right w:val="nil"/>
            </w:tcBorders>
            <w:shd w:val="clear" w:color="auto" w:fill="auto"/>
            <w:vAlign w:val="center"/>
            <w:hideMark/>
          </w:tcPr>
          <w:p w14:paraId="5205D802" w14:textId="77777777" w:rsidR="005E66B4" w:rsidRPr="00AD2152" w:rsidRDefault="005E66B4" w:rsidP="00AD2152">
            <w:pPr>
              <w:widowControl/>
              <w:spacing w:line="259" w:lineRule="auto"/>
              <w:rPr>
                <w:rFonts w:eastAsia="Times New Roman" w:cs="Times New Roman"/>
                <w:b/>
                <w:bCs/>
                <w:color w:val="auto"/>
                <w:sz w:val="20"/>
                <w:szCs w:val="20"/>
              </w:rPr>
            </w:pPr>
            <w:r w:rsidRPr="00AD2152">
              <w:rPr>
                <w:rFonts w:eastAsia="Times New Roman" w:cs="Times New Roman"/>
                <w:b/>
                <w:bCs/>
                <w:color w:val="auto"/>
                <w:sz w:val="20"/>
                <w:szCs w:val="20"/>
              </w:rPr>
              <w:t>Number of non-breastfed children</w:t>
            </w:r>
          </w:p>
        </w:tc>
        <w:tc>
          <w:tcPr>
            <w:tcW w:w="981" w:type="dxa"/>
            <w:tcBorders>
              <w:top w:val="nil"/>
              <w:left w:val="nil"/>
              <w:bottom w:val="single" w:sz="4" w:space="0" w:color="auto"/>
              <w:right w:val="nil"/>
            </w:tcBorders>
            <w:shd w:val="clear" w:color="auto" w:fill="auto"/>
            <w:vAlign w:val="center"/>
            <w:hideMark/>
          </w:tcPr>
          <w:p w14:paraId="453C9D11" w14:textId="580AFACB"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16274EF" w14:textId="38441A49"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92CD3E8" w14:textId="27B12283"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47CA5860" w14:textId="5185B3B6" w:rsidR="005E66B4" w:rsidRPr="00AD2152" w:rsidRDefault="005E66B4" w:rsidP="00AD2152">
            <w:pPr>
              <w:widowControl/>
              <w:spacing w:line="259" w:lineRule="auto"/>
              <w:jc w:val="center"/>
              <w:rPr>
                <w:rFonts w:eastAsia="Times New Roman" w:cs="Times New Roman"/>
                <w:bCs/>
                <w:color w:val="auto"/>
                <w:sz w:val="20"/>
                <w:szCs w:val="20"/>
              </w:rPr>
            </w:pPr>
          </w:p>
        </w:tc>
        <w:tc>
          <w:tcPr>
            <w:tcW w:w="272" w:type="dxa"/>
            <w:tcBorders>
              <w:top w:val="nil"/>
              <w:left w:val="nil"/>
              <w:bottom w:val="single" w:sz="4" w:space="0" w:color="auto"/>
              <w:right w:val="nil"/>
            </w:tcBorders>
            <w:shd w:val="clear" w:color="auto" w:fill="auto"/>
            <w:vAlign w:val="center"/>
            <w:hideMark/>
          </w:tcPr>
          <w:p w14:paraId="38AD46B3" w14:textId="114C28D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A7E031D" w14:textId="31C73372"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7F4A5150" w14:textId="420D5B81"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11E6BD6" w14:textId="157C3B75" w:rsidR="005E66B4" w:rsidRPr="00AD2152" w:rsidRDefault="005E66B4" w:rsidP="00AD2152">
            <w:pPr>
              <w:widowControl/>
              <w:spacing w:line="259" w:lineRule="auto"/>
              <w:jc w:val="center"/>
              <w:rPr>
                <w:rFonts w:eastAsia="Times New Roman" w:cs="Times New Roman"/>
                <w:bCs/>
                <w:color w:val="auto"/>
                <w:sz w:val="20"/>
                <w:szCs w:val="20"/>
              </w:rPr>
            </w:pPr>
          </w:p>
        </w:tc>
        <w:tc>
          <w:tcPr>
            <w:tcW w:w="981" w:type="dxa"/>
            <w:tcBorders>
              <w:top w:val="nil"/>
              <w:left w:val="nil"/>
              <w:bottom w:val="single" w:sz="4" w:space="0" w:color="auto"/>
              <w:right w:val="nil"/>
            </w:tcBorders>
            <w:shd w:val="clear" w:color="auto" w:fill="auto"/>
            <w:vAlign w:val="center"/>
            <w:hideMark/>
          </w:tcPr>
          <w:p w14:paraId="671BE1A8" w14:textId="5A01B7F1" w:rsidR="005E66B4" w:rsidRPr="00AD2152" w:rsidRDefault="005E66B4" w:rsidP="00AD2152">
            <w:pPr>
              <w:widowControl/>
              <w:spacing w:line="259" w:lineRule="auto"/>
              <w:jc w:val="center"/>
              <w:rPr>
                <w:rFonts w:eastAsia="Times New Roman" w:cs="Times New Roman"/>
                <w:bCs/>
                <w:color w:val="auto"/>
                <w:sz w:val="20"/>
                <w:szCs w:val="20"/>
              </w:rPr>
            </w:pPr>
          </w:p>
        </w:tc>
      </w:tr>
    </w:tbl>
    <w:p w14:paraId="5F3ED96D" w14:textId="63BD2BB7" w:rsidR="005E66B4" w:rsidRPr="005E66B4" w:rsidRDefault="005E66B4" w:rsidP="00D06EB0">
      <w:pPr>
        <w:pStyle w:val="BodyText"/>
        <w:spacing w:after="0"/>
        <w:ind w:left="90" w:hanging="90"/>
        <w:rPr>
          <w:sz w:val="16"/>
        </w:rPr>
      </w:pPr>
      <w:commentRangeStart w:id="537"/>
      <w:r w:rsidRPr="005E66B4">
        <w:rPr>
          <w:sz w:val="16"/>
        </w:rPr>
        <w:t>^ Results not statistically reliable, n&lt;30</w:t>
      </w:r>
      <w:commentRangeEnd w:id="537"/>
      <w:r w:rsidR="00B435DA">
        <w:rPr>
          <w:rStyle w:val="CommentReference"/>
        </w:rPr>
        <w:commentReference w:id="537"/>
      </w:r>
    </w:p>
    <w:p w14:paraId="09280C89" w14:textId="4CC82708" w:rsidR="005E66B4" w:rsidRPr="005E66B4" w:rsidRDefault="005E66B4" w:rsidP="00D06EB0">
      <w:pPr>
        <w:pStyle w:val="BodyText"/>
        <w:spacing w:after="0"/>
        <w:ind w:left="90" w:hanging="90"/>
        <w:rPr>
          <w:sz w:val="16"/>
        </w:rPr>
      </w:pPr>
      <w:r w:rsidRPr="005E66B4">
        <w:rPr>
          <w:sz w:val="16"/>
        </w:rPr>
        <w:t xml:space="preserve">Notes: </w:t>
      </w:r>
    </w:p>
    <w:p w14:paraId="60758BDB" w14:textId="77777777" w:rsidR="005E66B4" w:rsidRPr="005E66B4" w:rsidRDefault="005E66B4" w:rsidP="00D06EB0">
      <w:pPr>
        <w:pStyle w:val="BodyText"/>
        <w:spacing w:after="0"/>
        <w:ind w:left="90" w:hanging="90"/>
        <w:rPr>
          <w:sz w:val="16"/>
        </w:rPr>
      </w:pPr>
      <w:r w:rsidRPr="005E66B4">
        <w:rPr>
          <w:sz w:val="16"/>
        </w:rPr>
        <w:t>Estimates are sample-weighted; numbers of observations are unweighted.</w:t>
      </w:r>
    </w:p>
    <w:p w14:paraId="18833138" w14:textId="77777777" w:rsidR="005E66B4" w:rsidRPr="005E66B4" w:rsidRDefault="005E66B4" w:rsidP="00D06EB0">
      <w:pPr>
        <w:pStyle w:val="BodyText"/>
        <w:spacing w:after="0"/>
        <w:ind w:left="90" w:hanging="90"/>
        <w:rPr>
          <w:sz w:val="16"/>
        </w:rPr>
      </w:pPr>
      <w:r w:rsidRPr="005E66B4">
        <w:rPr>
          <w:sz w:val="16"/>
        </w:rPr>
        <w:t>Estimates are based on de facto household members.</w:t>
      </w:r>
    </w:p>
    <w:p w14:paraId="7C03F0F4" w14:textId="5CFC3FD9" w:rsidR="005E66B4" w:rsidRPr="005E66B4" w:rsidRDefault="005E66B4" w:rsidP="00AD2152">
      <w:pPr>
        <w:pStyle w:val="BodyText"/>
        <w:spacing w:after="0"/>
        <w:rPr>
          <w:sz w:val="16"/>
        </w:rPr>
      </w:pPr>
      <w:r w:rsidRPr="005E66B4">
        <w:rPr>
          <w:sz w:val="16"/>
        </w:rPr>
        <w:t>Significance tests were performed to determine whether a difference exists between the baseline and endline estimates. Differences found to be statistically significant are indicated by level: * p&lt;0.05, ** p&lt;0.01, *** p&lt;0.001.</w:t>
      </w:r>
    </w:p>
    <w:p w14:paraId="7E6D39F0" w14:textId="147315F2" w:rsidR="005E66B4" w:rsidRPr="005E66B4" w:rsidRDefault="005E66B4" w:rsidP="00D06EB0">
      <w:pPr>
        <w:pStyle w:val="BodyText"/>
        <w:spacing w:after="0"/>
        <w:ind w:left="90" w:hanging="90"/>
        <w:rPr>
          <w:sz w:val="16"/>
        </w:rPr>
        <w:sectPr w:rsidR="005E66B4" w:rsidRPr="005E66B4" w:rsidSect="001A3F40">
          <w:footerReference w:type="default" r:id="rId27"/>
          <w:pgSz w:w="15840" w:h="12240" w:orient="landscape" w:code="1"/>
          <w:pgMar w:top="1440" w:right="1440" w:bottom="1440" w:left="1440" w:header="720" w:footer="720" w:gutter="0"/>
          <w:cols w:space="720"/>
          <w:docGrid w:linePitch="326"/>
        </w:sectPr>
      </w:pPr>
      <w:r w:rsidRPr="005E66B4">
        <w:rPr>
          <w:sz w:val="16"/>
        </w:rPr>
        <w:t>Sources: Feed the Future [</w:t>
      </w:r>
      <w:r w:rsidRPr="001B5D96">
        <w:rPr>
          <w:sz w:val="16"/>
          <w:highlight w:val="yellow"/>
        </w:rPr>
        <w:t>Country</w:t>
      </w:r>
      <w:r w:rsidRPr="005E66B4">
        <w:rPr>
          <w:sz w:val="16"/>
        </w:rPr>
        <w:t>] ZOI Survey [</w:t>
      </w:r>
      <w:r w:rsidR="00FE1420">
        <w:rPr>
          <w:sz w:val="16"/>
          <w:highlight w:val="yellow"/>
        </w:rPr>
        <w:t xml:space="preserve">baseline </w:t>
      </w:r>
      <w:r w:rsidRPr="001B5D96">
        <w:rPr>
          <w:sz w:val="16"/>
          <w:highlight w:val="yellow"/>
        </w:rPr>
        <w:t>survey year(s)</w:t>
      </w:r>
      <w:r w:rsidRPr="005E66B4">
        <w:rPr>
          <w:sz w:val="16"/>
        </w:rPr>
        <w:t>]; Feed the Future [</w:t>
      </w:r>
      <w:r w:rsidRPr="001B5D96">
        <w:rPr>
          <w:sz w:val="16"/>
          <w:highlight w:val="yellow"/>
        </w:rPr>
        <w:t>Country</w:t>
      </w:r>
      <w:r w:rsidRPr="005E66B4">
        <w:rPr>
          <w:sz w:val="16"/>
        </w:rPr>
        <w:t>] ZOI Survey [</w:t>
      </w:r>
      <w:r w:rsidR="00A11DD1" w:rsidRPr="00A11DD1">
        <w:rPr>
          <w:sz w:val="16"/>
          <w:szCs w:val="16"/>
          <w:highlight w:val="yellow"/>
        </w:rPr>
        <w:t xml:space="preserve">endline </w:t>
      </w:r>
      <w:r w:rsidRPr="001B5D96">
        <w:rPr>
          <w:sz w:val="16"/>
          <w:highlight w:val="yellow"/>
        </w:rPr>
        <w:t>survey year(s)</w:t>
      </w:r>
      <w:r w:rsidRPr="005E66B4">
        <w:rPr>
          <w:sz w:val="16"/>
        </w:rPr>
        <w:t>]</w:t>
      </w:r>
    </w:p>
    <w:p w14:paraId="3420C5EA" w14:textId="49A470FB" w:rsidR="00BC0F95" w:rsidRPr="00AD2152" w:rsidRDefault="00BD3197" w:rsidP="00685F62">
      <w:pPr>
        <w:pStyle w:val="Heading1"/>
        <w:numPr>
          <w:ilvl w:val="0"/>
          <w:numId w:val="26"/>
        </w:numPr>
      </w:pPr>
      <w:bookmarkStart w:id="538" w:name="_Toc22827583"/>
      <w:bookmarkStart w:id="539" w:name="_Toc22827784"/>
      <w:bookmarkStart w:id="540" w:name="_Toc22827985"/>
      <w:bookmarkStart w:id="541" w:name="_Toc22828186"/>
      <w:bookmarkStart w:id="542" w:name="_Toc22896167"/>
      <w:bookmarkStart w:id="543" w:name="_Toc22896368"/>
      <w:bookmarkStart w:id="544" w:name="_Toc22896564"/>
      <w:bookmarkStart w:id="545" w:name="_Toc22896760"/>
      <w:bookmarkStart w:id="546" w:name="_Toc22896986"/>
      <w:bookmarkStart w:id="547" w:name="_Toc22897220"/>
      <w:bookmarkStart w:id="548" w:name="_Toc22898658"/>
      <w:bookmarkStart w:id="549" w:name="_Toc22898918"/>
      <w:bookmarkStart w:id="550" w:name="_Toc22906773"/>
      <w:bookmarkStart w:id="551" w:name="_Toc22134457"/>
      <w:bookmarkStart w:id="552" w:name="_Toc22827584"/>
      <w:bookmarkStart w:id="553" w:name="_Toc22827785"/>
      <w:bookmarkStart w:id="554" w:name="_Toc22827986"/>
      <w:bookmarkStart w:id="555" w:name="_Toc22828187"/>
      <w:bookmarkStart w:id="556" w:name="_Toc22896168"/>
      <w:bookmarkStart w:id="557" w:name="_Toc22896369"/>
      <w:bookmarkStart w:id="558" w:name="_Toc22896565"/>
      <w:bookmarkStart w:id="559" w:name="_Toc22896761"/>
      <w:bookmarkStart w:id="560" w:name="_Toc22896987"/>
      <w:bookmarkStart w:id="561" w:name="_Toc22897221"/>
      <w:bookmarkStart w:id="562" w:name="_Toc22898659"/>
      <w:bookmarkStart w:id="563" w:name="_Toc22898919"/>
      <w:bookmarkStart w:id="564" w:name="_Toc22906774"/>
      <w:bookmarkStart w:id="565" w:name="_Toc22134458"/>
      <w:bookmarkStart w:id="566" w:name="_Toc22827585"/>
      <w:bookmarkStart w:id="567" w:name="_Toc22827786"/>
      <w:bookmarkStart w:id="568" w:name="_Toc22827987"/>
      <w:bookmarkStart w:id="569" w:name="_Toc22828188"/>
      <w:bookmarkStart w:id="570" w:name="_Toc22896169"/>
      <w:bookmarkStart w:id="571" w:name="_Toc22896370"/>
      <w:bookmarkStart w:id="572" w:name="_Toc22896566"/>
      <w:bookmarkStart w:id="573" w:name="_Toc22896762"/>
      <w:bookmarkStart w:id="574" w:name="_Toc22896988"/>
      <w:bookmarkStart w:id="575" w:name="_Toc22897222"/>
      <w:bookmarkStart w:id="576" w:name="_Toc22898660"/>
      <w:bookmarkStart w:id="577" w:name="_Toc22898920"/>
      <w:bookmarkStart w:id="578" w:name="_Toc22906775"/>
      <w:bookmarkStart w:id="579" w:name="_Toc22134465"/>
      <w:bookmarkStart w:id="580" w:name="_Toc22827592"/>
      <w:bookmarkStart w:id="581" w:name="_Toc22827793"/>
      <w:bookmarkStart w:id="582" w:name="_Toc22827994"/>
      <w:bookmarkStart w:id="583" w:name="_Toc22828195"/>
      <w:bookmarkStart w:id="584" w:name="_Toc22896176"/>
      <w:bookmarkStart w:id="585" w:name="_Toc22896377"/>
      <w:bookmarkStart w:id="586" w:name="_Toc22896573"/>
      <w:bookmarkStart w:id="587" w:name="_Toc22896769"/>
      <w:bookmarkStart w:id="588" w:name="_Toc22896995"/>
      <w:bookmarkStart w:id="589" w:name="_Toc22897229"/>
      <w:bookmarkStart w:id="590" w:name="_Toc22898667"/>
      <w:bookmarkStart w:id="591" w:name="_Toc22898927"/>
      <w:bookmarkStart w:id="592" w:name="_Toc22906782"/>
      <w:bookmarkStart w:id="593" w:name="_Toc22134529"/>
      <w:bookmarkStart w:id="594" w:name="_Toc22827656"/>
      <w:bookmarkStart w:id="595" w:name="_Toc22827857"/>
      <w:bookmarkStart w:id="596" w:name="_Toc22828058"/>
      <w:bookmarkStart w:id="597" w:name="_Toc22828259"/>
      <w:bookmarkStart w:id="598" w:name="_Toc22896240"/>
      <w:bookmarkStart w:id="599" w:name="_Toc22896441"/>
      <w:bookmarkStart w:id="600" w:name="_Toc22896637"/>
      <w:bookmarkStart w:id="601" w:name="_Toc22896833"/>
      <w:bookmarkStart w:id="602" w:name="_Toc22897059"/>
      <w:bookmarkStart w:id="603" w:name="_Toc22897293"/>
      <w:bookmarkStart w:id="604" w:name="_Toc22898731"/>
      <w:bookmarkStart w:id="605" w:name="_Toc22898991"/>
      <w:bookmarkStart w:id="606" w:name="_Toc22906846"/>
      <w:bookmarkStart w:id="607" w:name="_Toc22134530"/>
      <w:bookmarkStart w:id="608" w:name="_Toc22827657"/>
      <w:bookmarkStart w:id="609" w:name="_Toc22827858"/>
      <w:bookmarkStart w:id="610" w:name="_Toc22828059"/>
      <w:bookmarkStart w:id="611" w:name="_Toc22828260"/>
      <w:bookmarkStart w:id="612" w:name="_Toc22896241"/>
      <w:bookmarkStart w:id="613" w:name="_Toc22896442"/>
      <w:bookmarkStart w:id="614" w:name="_Toc22896638"/>
      <w:bookmarkStart w:id="615" w:name="_Toc22896834"/>
      <w:bookmarkStart w:id="616" w:name="_Toc22897060"/>
      <w:bookmarkStart w:id="617" w:name="_Toc22897294"/>
      <w:bookmarkStart w:id="618" w:name="_Toc22898732"/>
      <w:bookmarkStart w:id="619" w:name="_Toc22898992"/>
      <w:bookmarkStart w:id="620" w:name="_Toc22906847"/>
      <w:bookmarkStart w:id="621" w:name="_Toc22913981"/>
      <w:bookmarkStart w:id="622" w:name="_Toc22134531"/>
      <w:bookmarkStart w:id="623" w:name="_Toc22827658"/>
      <w:bookmarkStart w:id="624" w:name="_Toc22827859"/>
      <w:bookmarkStart w:id="625" w:name="_Toc22828060"/>
      <w:bookmarkStart w:id="626" w:name="_Toc22828261"/>
      <w:bookmarkStart w:id="627" w:name="_Toc22896242"/>
      <w:bookmarkStart w:id="628" w:name="_Toc22896443"/>
      <w:bookmarkStart w:id="629" w:name="_Toc22896639"/>
      <w:bookmarkStart w:id="630" w:name="_Toc22896835"/>
      <w:bookmarkStart w:id="631" w:name="_Toc22897061"/>
      <w:bookmarkStart w:id="632" w:name="_Toc22897295"/>
      <w:bookmarkStart w:id="633" w:name="_Toc22898733"/>
      <w:bookmarkStart w:id="634" w:name="_Toc22898993"/>
      <w:bookmarkStart w:id="635" w:name="_Toc22906848"/>
      <w:bookmarkStart w:id="636" w:name="_Toc22134532"/>
      <w:bookmarkStart w:id="637" w:name="_Toc22827659"/>
      <w:bookmarkStart w:id="638" w:name="_Toc22827860"/>
      <w:bookmarkStart w:id="639" w:name="_Toc22828061"/>
      <w:bookmarkStart w:id="640" w:name="_Toc22828262"/>
      <w:bookmarkStart w:id="641" w:name="_Toc22896243"/>
      <w:bookmarkStart w:id="642" w:name="_Toc22896444"/>
      <w:bookmarkStart w:id="643" w:name="_Toc22896640"/>
      <w:bookmarkStart w:id="644" w:name="_Toc22896836"/>
      <w:bookmarkStart w:id="645" w:name="_Toc22897062"/>
      <w:bookmarkStart w:id="646" w:name="_Toc22897296"/>
      <w:bookmarkStart w:id="647" w:name="_Toc22898734"/>
      <w:bookmarkStart w:id="648" w:name="_Toc22898994"/>
      <w:bookmarkStart w:id="649" w:name="_Toc22906849"/>
      <w:bookmarkStart w:id="650" w:name="_Toc22134533"/>
      <w:bookmarkStart w:id="651" w:name="_Toc22827660"/>
      <w:bookmarkStart w:id="652" w:name="_Toc22827861"/>
      <w:bookmarkStart w:id="653" w:name="_Toc22828062"/>
      <w:bookmarkStart w:id="654" w:name="_Toc22828263"/>
      <w:bookmarkStart w:id="655" w:name="_Toc22896244"/>
      <w:bookmarkStart w:id="656" w:name="_Toc22896445"/>
      <w:bookmarkStart w:id="657" w:name="_Toc22896641"/>
      <w:bookmarkStart w:id="658" w:name="_Toc22896837"/>
      <w:bookmarkStart w:id="659" w:name="_Toc22897063"/>
      <w:bookmarkStart w:id="660" w:name="_Toc22897297"/>
      <w:bookmarkStart w:id="661" w:name="_Toc22898735"/>
      <w:bookmarkStart w:id="662" w:name="_Toc22898995"/>
      <w:bookmarkStart w:id="663" w:name="_Toc22906850"/>
      <w:bookmarkStart w:id="664" w:name="_Toc400542627"/>
      <w:bookmarkStart w:id="665" w:name="_Toc414874515"/>
      <w:bookmarkStart w:id="666" w:name="_Toc22897298"/>
      <w:bookmarkStart w:id="667" w:name="_Toc50719329"/>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r w:rsidRPr="00AD2152">
        <w:t>Nutritional status of women and c</w:t>
      </w:r>
      <w:r w:rsidR="00BC0F95" w:rsidRPr="00AD2152">
        <w:t>hildren</w:t>
      </w:r>
      <w:bookmarkEnd w:id="664"/>
      <w:bookmarkEnd w:id="665"/>
      <w:bookmarkEnd w:id="666"/>
      <w:bookmarkEnd w:id="667"/>
    </w:p>
    <w:p w14:paraId="68556418" w14:textId="34257EB5" w:rsidR="00BC0F95" w:rsidRPr="00AD2152" w:rsidRDefault="00BC0F95" w:rsidP="00AD2152">
      <w:pPr>
        <w:pStyle w:val="BodyText"/>
      </w:pPr>
      <w:r w:rsidRPr="00AD2152">
        <w:t xml:space="preserve">This </w:t>
      </w:r>
      <w:r w:rsidR="00380358" w:rsidRPr="00AD2152">
        <w:t>chapter</w:t>
      </w:r>
      <w:r w:rsidRPr="00AD2152">
        <w:t xml:space="preserve"> presents findings </w:t>
      </w:r>
      <w:r w:rsidR="004435C0" w:rsidRPr="00AD2152">
        <w:t>on the nutritional status of women and children</w:t>
      </w:r>
      <w:r w:rsidR="003476F2" w:rsidRPr="00AD2152">
        <w:t xml:space="preserve">, including the </w:t>
      </w:r>
      <w:r w:rsidRPr="00AD2152">
        <w:t xml:space="preserve">Feed the Future </w:t>
      </w:r>
      <w:r w:rsidR="00160DC3">
        <w:t>Phase One</w:t>
      </w:r>
      <w:r w:rsidR="003476F2" w:rsidRPr="00AD2152">
        <w:t xml:space="preserve"> </w:t>
      </w:r>
      <w:r w:rsidR="005A19D3" w:rsidRPr="00AD2152">
        <w:t xml:space="preserve">anthropometry </w:t>
      </w:r>
      <w:r w:rsidRPr="00AD2152">
        <w:t>indicators</w:t>
      </w:r>
      <w:r w:rsidR="00E6735E" w:rsidRPr="00AD2152">
        <w:t>: the percentage of women of reproductive age who are underweight, and the percentages of children under 5 years of age who are stunted, wasted, and underweight</w:t>
      </w:r>
      <w:r w:rsidRPr="00AD2152">
        <w:t>.</w:t>
      </w:r>
    </w:p>
    <w:p w14:paraId="2EEDCE80" w14:textId="16341A77" w:rsidR="00BC0F95" w:rsidRPr="00DF4DE5" w:rsidRDefault="00CA1677" w:rsidP="008A0587">
      <w:pPr>
        <w:pStyle w:val="Heading2"/>
        <w:tabs>
          <w:tab w:val="left" w:pos="1440"/>
        </w:tabs>
      </w:pPr>
      <w:bookmarkStart w:id="668" w:name="_Toc400542628"/>
      <w:bookmarkStart w:id="669" w:name="_Toc414874516"/>
      <w:bookmarkStart w:id="670" w:name="_Toc22897299"/>
      <w:bookmarkStart w:id="671" w:name="_Toc50719330"/>
      <w:r>
        <w:t>7</w:t>
      </w:r>
      <w:r w:rsidR="00BC0F95" w:rsidRPr="00DF4DE5">
        <w:t>.</w:t>
      </w:r>
      <w:r w:rsidR="00995F8F">
        <w:rPr>
          <w:noProof/>
        </w:rPr>
        <w:t>1</w:t>
      </w:r>
      <w:r w:rsidR="009F6828">
        <w:rPr>
          <w:noProof/>
        </w:rPr>
        <w:tab/>
      </w:r>
      <w:r w:rsidR="006B099A">
        <w:rPr>
          <w:noProof/>
        </w:rPr>
        <w:t xml:space="preserve">Women’s </w:t>
      </w:r>
      <w:bookmarkEnd w:id="668"/>
      <w:bookmarkEnd w:id="669"/>
      <w:r w:rsidR="009B10E9">
        <w:rPr>
          <w:noProof/>
        </w:rPr>
        <w:t>nutritional status</w:t>
      </w:r>
      <w:bookmarkEnd w:id="670"/>
      <w:bookmarkEnd w:id="671"/>
    </w:p>
    <w:p w14:paraId="54CDE124" w14:textId="6F6117B9" w:rsidR="000968C0" w:rsidRPr="00423A49" w:rsidRDefault="000968C0" w:rsidP="008A0587">
      <w:pPr>
        <w:pStyle w:val="BodyText"/>
        <w:rPr>
          <w:snapToGrid w:val="0"/>
        </w:rPr>
      </w:pPr>
      <w:r w:rsidRPr="00423A49">
        <w:rPr>
          <w:snapToGrid w:val="0"/>
        </w:rPr>
        <w:t xml:space="preserve">Body mass index (BMI) is </w:t>
      </w:r>
      <w:r>
        <w:rPr>
          <w:snapToGrid w:val="0"/>
        </w:rPr>
        <w:t xml:space="preserve">a </w:t>
      </w:r>
      <w:r w:rsidRPr="00423A49">
        <w:rPr>
          <w:snapToGrid w:val="0"/>
        </w:rPr>
        <w:t>calculation used to understand nutritional status</w:t>
      </w:r>
      <w:r>
        <w:rPr>
          <w:snapToGrid w:val="0"/>
        </w:rPr>
        <w:t>, particularly of adults</w:t>
      </w:r>
      <w:r w:rsidRPr="00423A49">
        <w:rPr>
          <w:snapToGrid w:val="0"/>
        </w:rPr>
        <w:t>. BMI is the weight of the individual in kilograms divided by their height in meters squared (weight[kg]/ height[m]</w:t>
      </w:r>
      <w:r w:rsidRPr="00423A49">
        <w:rPr>
          <w:snapToGrid w:val="0"/>
          <w:vertAlign w:val="superscript"/>
        </w:rPr>
        <w:t>2</w:t>
      </w:r>
      <w:r w:rsidRPr="00423A49">
        <w:rPr>
          <w:snapToGrid w:val="0"/>
        </w:rPr>
        <w:t xml:space="preserve">). BMI is an inexpensive and easy-to-perform method of screening for weight category: underweight, </w:t>
      </w:r>
      <w:proofErr w:type="gramStart"/>
      <w:r w:rsidRPr="00423A49">
        <w:rPr>
          <w:snapToGrid w:val="0"/>
        </w:rPr>
        <w:t>normal</w:t>
      </w:r>
      <w:proofErr w:type="gramEnd"/>
      <w:r w:rsidRPr="00423A49">
        <w:rPr>
          <w:snapToGrid w:val="0"/>
        </w:rPr>
        <w:t xml:space="preserve"> or healthy weight, overweight, and obese. BMI is</w:t>
      </w:r>
      <w:r>
        <w:rPr>
          <w:snapToGrid w:val="0"/>
        </w:rPr>
        <w:t xml:space="preserve"> interpreted directly using</w:t>
      </w:r>
      <w:r w:rsidRPr="00423A49">
        <w:rPr>
          <w:snapToGrid w:val="0"/>
        </w:rPr>
        <w:t xml:space="preserve"> </w:t>
      </w:r>
      <w:r>
        <w:rPr>
          <w:snapToGrid w:val="0"/>
        </w:rPr>
        <w:t xml:space="preserve">categories with specific </w:t>
      </w:r>
      <w:r w:rsidRPr="00423A49">
        <w:rPr>
          <w:snapToGrid w:val="0"/>
        </w:rPr>
        <w:t xml:space="preserve">cut-off points, which is useful when assessing the nutritional status of adults. A high BMI can be an indicator of high body fat, but BMI is not diagnostic of the body fat or health of an individual. To determine </w:t>
      </w:r>
      <w:r w:rsidR="00E6735E">
        <w:rPr>
          <w:snapToGrid w:val="0"/>
        </w:rPr>
        <w:t>whether</w:t>
      </w:r>
      <w:r w:rsidRPr="00423A49">
        <w:rPr>
          <w:snapToGrid w:val="0"/>
        </w:rPr>
        <w:t xml:space="preserve"> a high BMI is a health risk, a healthcare provider would need to perform further assessments.</w:t>
      </w:r>
    </w:p>
    <w:p w14:paraId="7417DFE9" w14:textId="0799A3F8" w:rsidR="00BC0F95" w:rsidRPr="00DF4DE5" w:rsidRDefault="007A6EBA" w:rsidP="008A0587">
      <w:pPr>
        <w:pStyle w:val="BodyText"/>
      </w:pPr>
      <w:r>
        <w:rPr>
          <w:b/>
        </w:rPr>
        <w:t xml:space="preserve">Table </w:t>
      </w:r>
      <w:r w:rsidR="00CA1677">
        <w:rPr>
          <w:b/>
        </w:rPr>
        <w:t>7</w:t>
      </w:r>
      <w:r>
        <w:rPr>
          <w:b/>
        </w:rPr>
        <w:t>.</w:t>
      </w:r>
      <w:r w:rsidR="00BC0F95" w:rsidRPr="00DF4DE5">
        <w:rPr>
          <w:b/>
        </w:rPr>
        <w:t>1</w:t>
      </w:r>
      <w:r w:rsidR="00BC0F95" w:rsidRPr="00DF4DE5">
        <w:t xml:space="preserve"> </w:t>
      </w:r>
      <w:r w:rsidR="00E6735E">
        <w:t xml:space="preserve">presents </w:t>
      </w:r>
      <w:r w:rsidR="00AA4F4E">
        <w:t>anthropometry results</w:t>
      </w:r>
      <w:r w:rsidR="00E6735E">
        <w:t xml:space="preserve"> for women of reproductive age in the </w:t>
      </w:r>
      <w:r w:rsidR="00160DC3">
        <w:rPr>
          <w:szCs w:val="22"/>
        </w:rPr>
        <w:t>Phase One</w:t>
      </w:r>
      <w:r w:rsidR="007F25EC">
        <w:rPr>
          <w:szCs w:val="22"/>
        </w:rPr>
        <w:t xml:space="preserve"> ZOI</w:t>
      </w:r>
      <w:r w:rsidR="00E6735E">
        <w:t xml:space="preserve">, comparing estimates at </w:t>
      </w:r>
      <w:r w:rsidR="00AA4F4E">
        <w:t xml:space="preserve">baseline and </w:t>
      </w:r>
      <w:r w:rsidR="00E6735E">
        <w:t xml:space="preserve">at </w:t>
      </w:r>
      <w:r w:rsidR="00AA4F4E">
        <w:t>endline.</w:t>
      </w:r>
      <w:r w:rsidR="00BA6490">
        <w:rPr>
          <w:rStyle w:val="FootnoteReference"/>
        </w:rPr>
        <w:footnoteReference w:id="39"/>
      </w:r>
      <w:r w:rsidR="00AA4F4E">
        <w:t xml:space="preserve"> It presents </w:t>
      </w:r>
      <w:r w:rsidR="00BC0F95" w:rsidRPr="00DF4DE5">
        <w:t>women</w:t>
      </w:r>
      <w:r w:rsidR="00EA5FC7">
        <w:t>’</w:t>
      </w:r>
      <w:r w:rsidR="00BC0F95" w:rsidRPr="00DF4DE5">
        <w:t xml:space="preserve">s mean BMI </w:t>
      </w:r>
      <w:r w:rsidR="005A19D3">
        <w:t xml:space="preserve">and </w:t>
      </w:r>
      <w:r w:rsidR="00BC0F95" w:rsidRPr="00DF4DE5">
        <w:t xml:space="preserve">the </w:t>
      </w:r>
      <w:r w:rsidR="005A19D3">
        <w:t xml:space="preserve">percentage of women by </w:t>
      </w:r>
      <w:r w:rsidR="00BC0F95" w:rsidRPr="00DF4DE5">
        <w:t xml:space="preserve">BMI </w:t>
      </w:r>
      <w:r w:rsidR="005A19D3">
        <w:t xml:space="preserve">category: </w:t>
      </w:r>
      <w:r w:rsidR="00BC0F95" w:rsidRPr="00DF4DE5">
        <w:t>underweight (BMI&lt;18.5), normal weight (18.5≤BMI&lt;25</w:t>
      </w:r>
      <w:r w:rsidR="00ED739C">
        <w:t>.0</w:t>
      </w:r>
      <w:r w:rsidR="00BC0F95" w:rsidRPr="00DF4DE5">
        <w:t>), overweight</w:t>
      </w:r>
      <w:r w:rsidR="00B661D8">
        <w:t xml:space="preserve"> (</w:t>
      </w:r>
      <w:r w:rsidR="00ED739C">
        <w:t>2</w:t>
      </w:r>
      <w:r w:rsidR="00ED739C" w:rsidRPr="00DF4DE5">
        <w:t>5</w:t>
      </w:r>
      <w:r w:rsidR="00ED739C">
        <w:t>.0</w:t>
      </w:r>
      <w:r w:rsidR="00ED739C" w:rsidRPr="00DF4DE5">
        <w:t>≤BMI&lt;</w:t>
      </w:r>
      <w:r w:rsidR="00ED739C">
        <w:t>30.0</w:t>
      </w:r>
      <w:r w:rsidR="00B661D8">
        <w:t xml:space="preserve">), and </w:t>
      </w:r>
      <w:r w:rsidR="00BC0F95" w:rsidRPr="00DF4DE5">
        <w:t>obese (BMI≥</w:t>
      </w:r>
      <w:r w:rsidR="00ED739C">
        <w:t>30.0</w:t>
      </w:r>
      <w:r w:rsidR="00BC0F95" w:rsidRPr="00DF4DE5">
        <w:t>). Estimates are shown for</w:t>
      </w:r>
      <w:r w:rsidR="00BC0F95">
        <w:t xml:space="preserve"> all non-pregnant women </w:t>
      </w:r>
      <w:r w:rsidR="005A19D3">
        <w:t xml:space="preserve">of reproductive </w:t>
      </w:r>
      <w:r w:rsidR="00BC0F95">
        <w:t>age</w:t>
      </w:r>
      <w:r w:rsidR="00BC0F95" w:rsidRPr="00DF4DE5">
        <w:t xml:space="preserve">, as well as </w:t>
      </w:r>
      <w:r w:rsidR="00BA6490">
        <w:t xml:space="preserve">by selected </w:t>
      </w:r>
      <w:r w:rsidR="00BC0F95" w:rsidRPr="00DF4DE5">
        <w:t>characteristics</w:t>
      </w:r>
      <w:r w:rsidR="00E6735E">
        <w:t xml:space="preserve">—woman’s </w:t>
      </w:r>
      <w:r w:rsidR="00BC0F95" w:rsidRPr="00DF4DE5">
        <w:t>age and educational attainment</w:t>
      </w:r>
      <w:r w:rsidR="00E6735E">
        <w:t xml:space="preserve">, </w:t>
      </w:r>
      <w:r w:rsidR="00BC0F95" w:rsidRPr="00DF4DE5">
        <w:t xml:space="preserve">gendered household type, </w:t>
      </w:r>
      <w:r w:rsidR="00E6735E">
        <w:t>poverty status</w:t>
      </w:r>
      <w:r w:rsidR="00BC0F95" w:rsidRPr="00DF4DE5">
        <w:t xml:space="preserve">, </w:t>
      </w:r>
      <w:r w:rsidR="00BC0F95">
        <w:t xml:space="preserve">and </w:t>
      </w:r>
      <w:r w:rsidR="00BC0F95" w:rsidRPr="00DF4DE5">
        <w:t>household hunger.</w:t>
      </w:r>
      <w:r w:rsidR="00BA6490">
        <w:t xml:space="preserve"> </w:t>
      </w:r>
    </w:p>
    <w:p w14:paraId="52F5DE90" w14:textId="148DFE8A" w:rsidR="00BC0F95" w:rsidRPr="00DF4DE5" w:rsidRDefault="00BC0F95" w:rsidP="008A0587">
      <w:pPr>
        <w:pStyle w:val="BodyText"/>
      </w:pPr>
      <w:r w:rsidRPr="00DF4DE5">
        <w:rPr>
          <w:highlight w:val="yellow"/>
        </w:rPr>
        <w:t>[</w:t>
      </w:r>
      <w:r w:rsidR="00E6735E">
        <w:rPr>
          <w:highlight w:val="yellow"/>
        </w:rPr>
        <w:t>Describe</w:t>
      </w:r>
      <w:r w:rsidRPr="00DF4DE5">
        <w:rPr>
          <w:highlight w:val="yellow"/>
        </w:rPr>
        <w:t xml:space="preserve"> the </w:t>
      </w:r>
      <w:r w:rsidR="00E6735E">
        <w:rPr>
          <w:highlight w:val="yellow"/>
        </w:rPr>
        <w:t xml:space="preserve">results </w:t>
      </w:r>
      <w:r w:rsidRPr="00DF4DE5">
        <w:rPr>
          <w:highlight w:val="yellow"/>
        </w:rPr>
        <w:t xml:space="preserve">presented in </w:t>
      </w:r>
      <w:r w:rsidR="00E6735E">
        <w:rPr>
          <w:highlight w:val="yellow"/>
        </w:rPr>
        <w:t>T</w:t>
      </w:r>
      <w:r w:rsidRPr="00DF4DE5">
        <w:rPr>
          <w:highlight w:val="yellow"/>
        </w:rPr>
        <w:t>able</w:t>
      </w:r>
      <w:r w:rsidR="00E6735E">
        <w:rPr>
          <w:highlight w:val="yellow"/>
        </w:rPr>
        <w:t xml:space="preserve"> 7.1</w:t>
      </w:r>
      <w:r w:rsidRPr="00DF4DE5">
        <w:rPr>
          <w:highlight w:val="yellow"/>
        </w:rPr>
        <w:t>.]</w:t>
      </w:r>
    </w:p>
    <w:p w14:paraId="34A57AF9" w14:textId="77777777" w:rsidR="001C5414" w:rsidRDefault="001C5414" w:rsidP="00757754">
      <w:pPr>
        <w:pStyle w:val="BodyText"/>
        <w:sectPr w:rsidR="001C5414" w:rsidSect="001A3F40">
          <w:footerReference w:type="default" r:id="rId28"/>
          <w:pgSz w:w="12240" w:h="15840" w:code="1"/>
          <w:pgMar w:top="1440" w:right="1440" w:bottom="1440" w:left="1440" w:header="720" w:footer="720" w:gutter="0"/>
          <w:cols w:space="720"/>
          <w:docGrid w:linePitch="299"/>
        </w:sectPr>
      </w:pPr>
    </w:p>
    <w:p w14:paraId="5B52FF6D" w14:textId="3C2ABB5B" w:rsidR="00BC0F95" w:rsidRDefault="00CA1677" w:rsidP="00AB051C">
      <w:pPr>
        <w:pStyle w:val="Tabletitle"/>
        <w:keepLines/>
        <w:spacing w:before="240"/>
        <w:contextualSpacing/>
        <w:outlineLvl w:val="3"/>
      </w:pPr>
      <w:bookmarkStart w:id="672" w:name="_Toc50719201"/>
      <w:r w:rsidRPr="00CA1677">
        <w:t>Table 7.1: Comparison of Mean BMI and Prevalence of Underweight, Normal Weight, Overweight, and Obese Women of Reproductive Age</w:t>
      </w:r>
      <w:r w:rsidR="009A6DF0">
        <w:t xml:space="preserve"> in the </w:t>
      </w:r>
      <w:r w:rsidR="00160DC3">
        <w:t>Phase One</w:t>
      </w:r>
      <w:r w:rsidR="007F25EC">
        <w:t xml:space="preserve"> ZOI</w:t>
      </w:r>
      <w:r w:rsidRPr="00CA1677">
        <w:t xml:space="preserve">, in Total and by Individual and Household Characteristics, Feed the Future </w:t>
      </w:r>
      <w:r w:rsidR="00160DC3">
        <w:t>Phase One</w:t>
      </w:r>
      <w:r w:rsidRPr="00CA1677">
        <w:t xml:space="preserve"> Baseline and Endline ZOI Surveys</w:t>
      </w:r>
      <w:bookmarkEnd w:id="672"/>
      <w:r w:rsidRPr="00CA1677">
        <w:t xml:space="preserve">  </w:t>
      </w:r>
    </w:p>
    <w:tbl>
      <w:tblPr>
        <w:tblW w:w="5000" w:type="pct"/>
        <w:tblLook w:val="04A0" w:firstRow="1" w:lastRow="0" w:firstColumn="1" w:lastColumn="0" w:noHBand="0" w:noVBand="1"/>
      </w:tblPr>
      <w:tblGrid>
        <w:gridCol w:w="2705"/>
        <w:gridCol w:w="1206"/>
        <w:gridCol w:w="882"/>
        <w:gridCol w:w="948"/>
        <w:gridCol w:w="846"/>
        <w:gridCol w:w="817"/>
        <w:gridCol w:w="401"/>
        <w:gridCol w:w="272"/>
        <w:gridCol w:w="1207"/>
        <w:gridCol w:w="883"/>
        <w:gridCol w:w="949"/>
        <w:gridCol w:w="846"/>
        <w:gridCol w:w="817"/>
        <w:gridCol w:w="397"/>
      </w:tblGrid>
      <w:tr w:rsidR="001C5414" w:rsidRPr="000930DF" w14:paraId="35245D7F" w14:textId="77777777" w:rsidTr="000930DF">
        <w:trPr>
          <w:tblHeader/>
        </w:trPr>
        <w:tc>
          <w:tcPr>
            <w:tcW w:w="1027" w:type="pct"/>
            <w:tcBorders>
              <w:top w:val="single" w:sz="4" w:space="0" w:color="auto"/>
              <w:left w:val="nil"/>
              <w:bottom w:val="nil"/>
              <w:right w:val="nil"/>
            </w:tcBorders>
            <w:shd w:val="clear" w:color="000000" w:fill="387990"/>
            <w:noWrap/>
            <w:vAlign w:val="bottom"/>
            <w:hideMark/>
          </w:tcPr>
          <w:p w14:paraId="2C826335" w14:textId="7D0EACE8"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5" w:type="pct"/>
            <w:gridSpan w:val="6"/>
            <w:tcBorders>
              <w:top w:val="single" w:sz="4" w:space="0" w:color="auto"/>
              <w:left w:val="nil"/>
              <w:bottom w:val="single" w:sz="4" w:space="0" w:color="FFFFFF"/>
              <w:right w:val="nil"/>
            </w:tcBorders>
            <w:shd w:val="clear" w:color="000000" w:fill="387990"/>
            <w:noWrap/>
            <w:vAlign w:val="bottom"/>
            <w:hideMark/>
          </w:tcPr>
          <w:p w14:paraId="41A4470D"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Baseline </w:t>
            </w:r>
          </w:p>
          <w:p w14:paraId="2124AD31" w14:textId="578FC5CE"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03" w:type="pct"/>
            <w:tcBorders>
              <w:top w:val="single" w:sz="4" w:space="0" w:color="auto"/>
              <w:left w:val="nil"/>
              <w:bottom w:val="nil"/>
              <w:right w:val="nil"/>
            </w:tcBorders>
            <w:shd w:val="clear" w:color="000000" w:fill="387990"/>
            <w:noWrap/>
            <w:vAlign w:val="bottom"/>
            <w:hideMark/>
          </w:tcPr>
          <w:p w14:paraId="1714E87A" w14:textId="77777777" w:rsidR="001C5414" w:rsidRPr="000930DF" w:rsidRDefault="001C5414" w:rsidP="000930DF">
            <w:pPr>
              <w:widowControl/>
              <w:spacing w:line="259" w:lineRule="auto"/>
              <w:rPr>
                <w:rFonts w:eastAsia="Times New Roman" w:cs="Times New Roman"/>
                <w:sz w:val="20"/>
                <w:szCs w:val="20"/>
              </w:rPr>
            </w:pPr>
            <w:r w:rsidRPr="000930DF">
              <w:rPr>
                <w:rFonts w:eastAsia="Times New Roman" w:cs="Times New Roman"/>
                <w:sz w:val="20"/>
                <w:szCs w:val="20"/>
              </w:rPr>
              <w:t> </w:t>
            </w:r>
          </w:p>
        </w:tc>
        <w:tc>
          <w:tcPr>
            <w:tcW w:w="1934" w:type="pct"/>
            <w:gridSpan w:val="6"/>
            <w:tcBorders>
              <w:top w:val="single" w:sz="4" w:space="0" w:color="auto"/>
              <w:left w:val="nil"/>
              <w:bottom w:val="single" w:sz="4" w:space="0" w:color="FFFFFF"/>
              <w:right w:val="nil"/>
            </w:tcBorders>
            <w:shd w:val="clear" w:color="000000" w:fill="387990"/>
            <w:noWrap/>
            <w:vAlign w:val="bottom"/>
            <w:hideMark/>
          </w:tcPr>
          <w:p w14:paraId="6FA9A488" w14:textId="77777777" w:rsidR="00744ACA"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1827423A" w14:textId="5646A80B"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C5414" w:rsidRPr="000930DF" w14:paraId="68027061" w14:textId="77777777" w:rsidTr="000930DF">
        <w:trPr>
          <w:tblHeader/>
        </w:trPr>
        <w:tc>
          <w:tcPr>
            <w:tcW w:w="1027" w:type="pct"/>
            <w:vMerge w:val="restart"/>
            <w:tcBorders>
              <w:top w:val="nil"/>
              <w:left w:val="nil"/>
              <w:bottom w:val="nil"/>
              <w:right w:val="nil"/>
            </w:tcBorders>
            <w:shd w:val="clear" w:color="000000" w:fill="387990"/>
            <w:noWrap/>
            <w:vAlign w:val="bottom"/>
            <w:hideMark/>
          </w:tcPr>
          <w:p w14:paraId="4F23B457" w14:textId="77777777" w:rsidR="001C5414" w:rsidRPr="000930DF" w:rsidRDefault="001C5414"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458" w:type="pct"/>
            <w:vMerge w:val="restart"/>
            <w:tcBorders>
              <w:top w:val="nil"/>
              <w:left w:val="nil"/>
              <w:bottom w:val="nil"/>
              <w:right w:val="nil"/>
            </w:tcBorders>
            <w:shd w:val="clear" w:color="000000" w:fill="387990"/>
            <w:vAlign w:val="bottom"/>
            <w:hideMark/>
          </w:tcPr>
          <w:p w14:paraId="27CA5A54"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nil"/>
              <w:right w:val="nil"/>
            </w:tcBorders>
            <w:shd w:val="clear" w:color="000000" w:fill="387990"/>
            <w:noWrap/>
            <w:vAlign w:val="bottom"/>
            <w:hideMark/>
          </w:tcPr>
          <w:p w14:paraId="18F81180"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2" w:type="pct"/>
            <w:vMerge w:val="restart"/>
            <w:tcBorders>
              <w:top w:val="nil"/>
              <w:left w:val="nil"/>
              <w:bottom w:val="nil"/>
              <w:right w:val="nil"/>
            </w:tcBorders>
            <w:shd w:val="clear" w:color="000000" w:fill="387990"/>
            <w:noWrap/>
            <w:vAlign w:val="bottom"/>
            <w:hideMark/>
          </w:tcPr>
          <w:p w14:paraId="7FC40BD3"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03" w:type="pct"/>
            <w:tcBorders>
              <w:top w:val="nil"/>
              <w:left w:val="nil"/>
              <w:bottom w:val="nil"/>
              <w:right w:val="nil"/>
            </w:tcBorders>
            <w:shd w:val="clear" w:color="000000" w:fill="387990"/>
            <w:noWrap/>
            <w:vAlign w:val="bottom"/>
            <w:hideMark/>
          </w:tcPr>
          <w:p w14:paraId="1F06A3ED"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val="restart"/>
            <w:tcBorders>
              <w:top w:val="nil"/>
              <w:left w:val="nil"/>
              <w:bottom w:val="nil"/>
              <w:right w:val="nil"/>
            </w:tcBorders>
            <w:shd w:val="clear" w:color="000000" w:fill="387990"/>
            <w:vAlign w:val="bottom"/>
            <w:hideMark/>
          </w:tcPr>
          <w:p w14:paraId="5CCB81C1"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Mean BMI</w:t>
            </w:r>
          </w:p>
        </w:tc>
        <w:tc>
          <w:tcPr>
            <w:tcW w:w="1325" w:type="pct"/>
            <w:gridSpan w:val="4"/>
            <w:tcBorders>
              <w:top w:val="nil"/>
              <w:left w:val="nil"/>
              <w:bottom w:val="single" w:sz="4" w:space="0" w:color="FFFFFF"/>
              <w:right w:val="nil"/>
            </w:tcBorders>
            <w:shd w:val="clear" w:color="000000" w:fill="387990"/>
            <w:noWrap/>
            <w:vAlign w:val="bottom"/>
            <w:hideMark/>
          </w:tcPr>
          <w:p w14:paraId="063DADF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BMI category (%)</w:t>
            </w:r>
          </w:p>
        </w:tc>
        <w:tc>
          <w:tcPr>
            <w:tcW w:w="151" w:type="pct"/>
            <w:vMerge w:val="restart"/>
            <w:tcBorders>
              <w:top w:val="nil"/>
              <w:left w:val="nil"/>
              <w:bottom w:val="nil"/>
              <w:right w:val="nil"/>
            </w:tcBorders>
            <w:shd w:val="clear" w:color="000000" w:fill="387990"/>
            <w:noWrap/>
            <w:vAlign w:val="bottom"/>
            <w:hideMark/>
          </w:tcPr>
          <w:p w14:paraId="0747C94E" w14:textId="77777777" w:rsidR="001C5414" w:rsidRPr="000930DF" w:rsidRDefault="001C5414"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A546CE" w:rsidRPr="000930DF" w14:paraId="4B6BDE87" w14:textId="77777777" w:rsidTr="000930DF">
        <w:trPr>
          <w:tblHeader/>
        </w:trPr>
        <w:tc>
          <w:tcPr>
            <w:tcW w:w="1027" w:type="pct"/>
            <w:vMerge/>
            <w:tcBorders>
              <w:top w:val="nil"/>
              <w:left w:val="nil"/>
              <w:bottom w:val="nil"/>
              <w:right w:val="nil"/>
            </w:tcBorders>
            <w:vAlign w:val="center"/>
            <w:hideMark/>
          </w:tcPr>
          <w:p w14:paraId="409E182C"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458" w:type="pct"/>
            <w:vMerge/>
            <w:tcBorders>
              <w:top w:val="nil"/>
              <w:left w:val="nil"/>
              <w:bottom w:val="nil"/>
              <w:right w:val="nil"/>
            </w:tcBorders>
            <w:vAlign w:val="center"/>
            <w:hideMark/>
          </w:tcPr>
          <w:p w14:paraId="0C122F26"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single" w:sz="4" w:space="0" w:color="FFFFFF"/>
              <w:left w:val="nil"/>
              <w:bottom w:val="single" w:sz="4" w:space="0" w:color="auto"/>
              <w:right w:val="nil"/>
            </w:tcBorders>
            <w:shd w:val="clear" w:color="000000" w:fill="387990"/>
            <w:vAlign w:val="bottom"/>
            <w:hideMark/>
          </w:tcPr>
          <w:p w14:paraId="30A76C2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single" w:sz="4" w:space="0" w:color="FFFFFF"/>
              <w:left w:val="nil"/>
              <w:bottom w:val="single" w:sz="4" w:space="0" w:color="auto"/>
              <w:right w:val="nil"/>
            </w:tcBorders>
            <w:shd w:val="clear" w:color="000000" w:fill="387990"/>
            <w:vAlign w:val="bottom"/>
            <w:hideMark/>
          </w:tcPr>
          <w:p w14:paraId="21EC88C8"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single" w:sz="4" w:space="0" w:color="FFFFFF"/>
              <w:left w:val="nil"/>
              <w:bottom w:val="single" w:sz="4" w:space="0" w:color="auto"/>
              <w:right w:val="nil"/>
            </w:tcBorders>
            <w:shd w:val="clear" w:color="000000" w:fill="387990"/>
            <w:vAlign w:val="bottom"/>
            <w:hideMark/>
          </w:tcPr>
          <w:p w14:paraId="0A48231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single" w:sz="4" w:space="0" w:color="FFFFFF"/>
              <w:left w:val="nil"/>
              <w:bottom w:val="single" w:sz="4" w:space="0" w:color="auto"/>
              <w:right w:val="nil"/>
            </w:tcBorders>
            <w:shd w:val="clear" w:color="000000" w:fill="387990"/>
            <w:vAlign w:val="bottom"/>
            <w:hideMark/>
          </w:tcPr>
          <w:p w14:paraId="0C781429"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2" w:type="pct"/>
            <w:vMerge/>
            <w:tcBorders>
              <w:top w:val="nil"/>
              <w:left w:val="nil"/>
              <w:bottom w:val="nil"/>
              <w:right w:val="nil"/>
            </w:tcBorders>
            <w:vAlign w:val="center"/>
            <w:hideMark/>
          </w:tcPr>
          <w:p w14:paraId="75AA2FB3"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103" w:type="pct"/>
            <w:tcBorders>
              <w:top w:val="nil"/>
              <w:left w:val="nil"/>
              <w:bottom w:val="nil"/>
              <w:right w:val="nil"/>
            </w:tcBorders>
            <w:shd w:val="clear" w:color="000000" w:fill="387990"/>
            <w:noWrap/>
            <w:vAlign w:val="bottom"/>
            <w:hideMark/>
          </w:tcPr>
          <w:p w14:paraId="1CF4D8D2"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458" w:type="pct"/>
            <w:vMerge/>
            <w:tcBorders>
              <w:top w:val="nil"/>
              <w:left w:val="nil"/>
              <w:bottom w:val="nil"/>
              <w:right w:val="nil"/>
            </w:tcBorders>
            <w:vAlign w:val="center"/>
            <w:hideMark/>
          </w:tcPr>
          <w:p w14:paraId="782EAE40" w14:textId="77777777" w:rsidR="001C5414" w:rsidRPr="000930DF" w:rsidRDefault="001C5414" w:rsidP="000930DF">
            <w:pPr>
              <w:widowControl/>
              <w:spacing w:line="259" w:lineRule="auto"/>
              <w:rPr>
                <w:rFonts w:eastAsia="Times New Roman" w:cs="Times New Roman"/>
                <w:b/>
                <w:bCs/>
                <w:color w:val="FFFFFF"/>
                <w:sz w:val="20"/>
                <w:szCs w:val="20"/>
              </w:rPr>
            </w:pPr>
          </w:p>
        </w:tc>
        <w:tc>
          <w:tcPr>
            <w:tcW w:w="335" w:type="pct"/>
            <w:tcBorders>
              <w:top w:val="nil"/>
              <w:left w:val="nil"/>
              <w:bottom w:val="nil"/>
              <w:right w:val="nil"/>
            </w:tcBorders>
            <w:shd w:val="clear" w:color="000000" w:fill="387990"/>
            <w:vAlign w:val="bottom"/>
            <w:hideMark/>
          </w:tcPr>
          <w:p w14:paraId="31DFD5C5"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Under-weight</w:t>
            </w:r>
          </w:p>
        </w:tc>
        <w:tc>
          <w:tcPr>
            <w:tcW w:w="360" w:type="pct"/>
            <w:tcBorders>
              <w:top w:val="nil"/>
              <w:left w:val="nil"/>
              <w:bottom w:val="nil"/>
              <w:right w:val="nil"/>
            </w:tcBorders>
            <w:shd w:val="clear" w:color="000000" w:fill="387990"/>
            <w:vAlign w:val="bottom"/>
            <w:hideMark/>
          </w:tcPr>
          <w:p w14:paraId="7318BE9B"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Normal weight</w:t>
            </w:r>
          </w:p>
        </w:tc>
        <w:tc>
          <w:tcPr>
            <w:tcW w:w="321" w:type="pct"/>
            <w:tcBorders>
              <w:top w:val="nil"/>
              <w:left w:val="nil"/>
              <w:bottom w:val="nil"/>
              <w:right w:val="nil"/>
            </w:tcBorders>
            <w:shd w:val="clear" w:color="000000" w:fill="387990"/>
            <w:vAlign w:val="bottom"/>
            <w:hideMark/>
          </w:tcPr>
          <w:p w14:paraId="17552A8F"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Over-weight</w:t>
            </w:r>
          </w:p>
        </w:tc>
        <w:tc>
          <w:tcPr>
            <w:tcW w:w="310" w:type="pct"/>
            <w:tcBorders>
              <w:top w:val="nil"/>
              <w:left w:val="nil"/>
              <w:bottom w:val="nil"/>
              <w:right w:val="nil"/>
            </w:tcBorders>
            <w:shd w:val="clear" w:color="000000" w:fill="387990"/>
            <w:vAlign w:val="bottom"/>
            <w:hideMark/>
          </w:tcPr>
          <w:p w14:paraId="394E794E" w14:textId="77777777" w:rsidR="001C5414" w:rsidRPr="000930DF" w:rsidRDefault="001C5414"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Obese</w:t>
            </w:r>
          </w:p>
        </w:tc>
        <w:tc>
          <w:tcPr>
            <w:tcW w:w="151" w:type="pct"/>
            <w:vMerge/>
            <w:tcBorders>
              <w:top w:val="nil"/>
              <w:left w:val="nil"/>
              <w:bottom w:val="nil"/>
              <w:right w:val="nil"/>
            </w:tcBorders>
            <w:vAlign w:val="center"/>
            <w:hideMark/>
          </w:tcPr>
          <w:p w14:paraId="12907882" w14:textId="77777777" w:rsidR="001C5414" w:rsidRPr="000930DF" w:rsidRDefault="001C5414" w:rsidP="000930DF">
            <w:pPr>
              <w:widowControl/>
              <w:spacing w:line="259" w:lineRule="auto"/>
              <w:rPr>
                <w:rFonts w:eastAsia="Times New Roman" w:cs="Times New Roman"/>
                <w:b/>
                <w:bCs/>
                <w:color w:val="FFFFFF"/>
                <w:sz w:val="20"/>
                <w:szCs w:val="20"/>
              </w:rPr>
            </w:pPr>
          </w:p>
        </w:tc>
      </w:tr>
      <w:tr w:rsidR="001C5414" w:rsidRPr="000930DF" w14:paraId="49143EA0" w14:textId="77777777" w:rsidTr="000930DF">
        <w:tc>
          <w:tcPr>
            <w:tcW w:w="1027" w:type="pct"/>
            <w:tcBorders>
              <w:top w:val="single" w:sz="4" w:space="0" w:color="auto"/>
              <w:left w:val="nil"/>
              <w:bottom w:val="single" w:sz="4" w:space="0" w:color="auto"/>
              <w:right w:val="nil"/>
            </w:tcBorders>
            <w:shd w:val="clear" w:color="auto" w:fill="auto"/>
            <w:vAlign w:val="center"/>
            <w:hideMark/>
          </w:tcPr>
          <w:p w14:paraId="0444CFF1" w14:textId="77777777" w:rsidR="001C5414" w:rsidRPr="000930DF" w:rsidRDefault="001C5414" w:rsidP="000930DF">
            <w:pPr>
              <w:widowControl/>
              <w:spacing w:line="259" w:lineRule="auto"/>
              <w:rPr>
                <w:rFonts w:eastAsia="Times New Roman" w:cs="Times New Roman"/>
                <w:b/>
                <w:bCs/>
                <w:sz w:val="20"/>
                <w:szCs w:val="20"/>
              </w:rPr>
            </w:pPr>
            <w:r w:rsidRPr="000930DF">
              <w:rPr>
                <w:rFonts w:eastAsia="Times New Roman" w:cs="Times New Roman"/>
                <w:b/>
                <w:bCs/>
                <w:sz w:val="20"/>
                <w:szCs w:val="20"/>
              </w:rPr>
              <w:t>All non-pregnant women of reproductive age</w:t>
            </w:r>
          </w:p>
        </w:tc>
        <w:tc>
          <w:tcPr>
            <w:tcW w:w="458" w:type="pct"/>
            <w:tcBorders>
              <w:top w:val="single" w:sz="4" w:space="0" w:color="auto"/>
              <w:left w:val="nil"/>
              <w:bottom w:val="single" w:sz="4" w:space="0" w:color="auto"/>
              <w:right w:val="nil"/>
            </w:tcBorders>
            <w:shd w:val="clear" w:color="auto" w:fill="auto"/>
            <w:noWrap/>
            <w:vAlign w:val="center"/>
            <w:hideMark/>
          </w:tcPr>
          <w:p w14:paraId="5EE9FD6E" w14:textId="0EB6197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51AC5D98" w14:textId="7AFAAF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C8F7AFD" w14:textId="7E34952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76E35E6" w14:textId="424B4C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A1660F1" w14:textId="5DBE73F7" w:rsidR="001C5414" w:rsidRPr="000930DF" w:rsidRDefault="001C5414" w:rsidP="000930DF">
            <w:pPr>
              <w:widowControl/>
              <w:spacing w:line="259" w:lineRule="auto"/>
              <w:jc w:val="center"/>
              <w:rPr>
                <w:rFonts w:eastAsia="Times New Roman" w:cs="Times New Roman"/>
                <w:b/>
                <w:bCs/>
                <w:sz w:val="20"/>
                <w:szCs w:val="20"/>
              </w:rPr>
            </w:pPr>
          </w:p>
        </w:tc>
        <w:tc>
          <w:tcPr>
            <w:tcW w:w="152" w:type="pct"/>
            <w:tcBorders>
              <w:top w:val="single" w:sz="4" w:space="0" w:color="auto"/>
              <w:left w:val="nil"/>
              <w:bottom w:val="single" w:sz="4" w:space="0" w:color="auto"/>
              <w:right w:val="nil"/>
            </w:tcBorders>
            <w:shd w:val="clear" w:color="auto" w:fill="auto"/>
            <w:vAlign w:val="center"/>
            <w:hideMark/>
          </w:tcPr>
          <w:p w14:paraId="3791D3B8" w14:textId="6E73AA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70740F56" w14:textId="6654DD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2F7D39C0" w14:textId="60AF936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721D369D" w14:textId="4AB5E18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5C52A41" w14:textId="3E99EA7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57F2FE51" w14:textId="31C4725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0134930" w14:textId="5863DD7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EB6F29" w14:textId="0A33A78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1B8101D"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8B36BF3" w14:textId="7F949D22"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age</w:t>
            </w:r>
          </w:p>
        </w:tc>
        <w:tc>
          <w:tcPr>
            <w:tcW w:w="103" w:type="pct"/>
            <w:tcBorders>
              <w:top w:val="nil"/>
              <w:left w:val="nil"/>
              <w:bottom w:val="nil"/>
              <w:right w:val="nil"/>
            </w:tcBorders>
            <w:shd w:val="clear" w:color="000000" w:fill="DBE7F3"/>
            <w:vAlign w:val="center"/>
            <w:hideMark/>
          </w:tcPr>
          <w:p w14:paraId="06410B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085DD09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217261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D1D0AE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E385C3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5336A66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29BE5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10AA8C17" w14:textId="77777777" w:rsidTr="000930DF">
        <w:tc>
          <w:tcPr>
            <w:tcW w:w="1027" w:type="pct"/>
            <w:tcBorders>
              <w:top w:val="nil"/>
              <w:left w:val="nil"/>
              <w:bottom w:val="single" w:sz="4" w:space="0" w:color="auto"/>
              <w:right w:val="nil"/>
            </w:tcBorders>
            <w:shd w:val="clear" w:color="auto" w:fill="auto"/>
            <w:vAlign w:val="center"/>
            <w:hideMark/>
          </w:tcPr>
          <w:p w14:paraId="6D4F0645"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15-19</w:t>
            </w:r>
          </w:p>
        </w:tc>
        <w:tc>
          <w:tcPr>
            <w:tcW w:w="458" w:type="pct"/>
            <w:tcBorders>
              <w:top w:val="nil"/>
              <w:left w:val="nil"/>
              <w:bottom w:val="single" w:sz="4" w:space="0" w:color="auto"/>
              <w:right w:val="nil"/>
            </w:tcBorders>
            <w:shd w:val="clear" w:color="auto" w:fill="auto"/>
            <w:vAlign w:val="center"/>
            <w:hideMark/>
          </w:tcPr>
          <w:p w14:paraId="0BB067D3" w14:textId="7AAE873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98BCCB8" w14:textId="1486F48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33951C2" w14:textId="18605A2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5902720A" w14:textId="436E717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DDDDF6B" w14:textId="7F03B50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3D0FA64" w14:textId="4C449C5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1322A519" w14:textId="7F2F9F48"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3247099" w14:textId="60FE84E4"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1800601F" w14:textId="1F3D02D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1744420" w14:textId="02A3783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446668AD" w14:textId="54474B4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7CA81A7" w14:textId="4E1F4A8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1EDC9E1D" w14:textId="217AA07E"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3EE7995" w14:textId="77777777" w:rsidTr="000930DF">
        <w:tc>
          <w:tcPr>
            <w:tcW w:w="1027" w:type="pct"/>
            <w:tcBorders>
              <w:top w:val="nil"/>
              <w:left w:val="nil"/>
              <w:bottom w:val="single" w:sz="4" w:space="0" w:color="auto"/>
              <w:right w:val="nil"/>
            </w:tcBorders>
            <w:shd w:val="clear" w:color="auto" w:fill="auto"/>
            <w:vAlign w:val="center"/>
            <w:hideMark/>
          </w:tcPr>
          <w:p w14:paraId="79CD01C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20-24</w:t>
            </w:r>
          </w:p>
        </w:tc>
        <w:tc>
          <w:tcPr>
            <w:tcW w:w="458" w:type="pct"/>
            <w:tcBorders>
              <w:top w:val="nil"/>
              <w:left w:val="nil"/>
              <w:bottom w:val="single" w:sz="4" w:space="0" w:color="auto"/>
              <w:right w:val="nil"/>
            </w:tcBorders>
            <w:shd w:val="clear" w:color="auto" w:fill="auto"/>
            <w:vAlign w:val="center"/>
            <w:hideMark/>
          </w:tcPr>
          <w:p w14:paraId="48C93A2E" w14:textId="786BC2E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C9D44B" w14:textId="5920526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BE23C6D" w14:textId="4805643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135131E" w14:textId="11E2C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2B207E" w14:textId="4489251B"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5D8A5D42" w14:textId="5C61523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028A4DD" w14:textId="1C9C579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52497DBD" w14:textId="34D9BBA9"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8699220" w14:textId="200120E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517C6FE" w14:textId="6657337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C39D14B" w14:textId="3A5DA93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11F0DFB" w14:textId="36311558"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1F6800AC" w14:textId="140CA89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17144F7" w14:textId="77777777" w:rsidTr="000930DF">
        <w:tc>
          <w:tcPr>
            <w:tcW w:w="1027" w:type="pct"/>
            <w:tcBorders>
              <w:top w:val="nil"/>
              <w:left w:val="nil"/>
              <w:bottom w:val="single" w:sz="4" w:space="0" w:color="auto"/>
              <w:right w:val="nil"/>
            </w:tcBorders>
            <w:shd w:val="clear" w:color="auto" w:fill="auto"/>
            <w:vAlign w:val="center"/>
            <w:hideMark/>
          </w:tcPr>
          <w:p w14:paraId="1EBB5031"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25-29</w:t>
            </w:r>
          </w:p>
        </w:tc>
        <w:tc>
          <w:tcPr>
            <w:tcW w:w="458" w:type="pct"/>
            <w:tcBorders>
              <w:top w:val="nil"/>
              <w:left w:val="nil"/>
              <w:bottom w:val="single" w:sz="4" w:space="0" w:color="auto"/>
              <w:right w:val="nil"/>
            </w:tcBorders>
            <w:shd w:val="clear" w:color="auto" w:fill="auto"/>
            <w:vAlign w:val="center"/>
            <w:hideMark/>
          </w:tcPr>
          <w:p w14:paraId="130017D5" w14:textId="44AB5CC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9F0A6B" w14:textId="7D1213A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15F5BA6" w14:textId="3989E39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24BD2AA" w14:textId="79EBCD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1DD71B1" w14:textId="6642033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75F540B" w14:textId="0D8135C3"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3F27F214" w14:textId="30F82DD7"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A7EB910" w14:textId="3C036D31"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A8E85CF" w14:textId="6A80D3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8B03EB9" w14:textId="6B46979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C6327F6" w14:textId="0E32C86A"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00B973" w14:textId="4D3F397D"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DD72347" w14:textId="0D8D45F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A327C81" w14:textId="77777777" w:rsidTr="000930DF">
        <w:tc>
          <w:tcPr>
            <w:tcW w:w="1027" w:type="pct"/>
            <w:tcBorders>
              <w:top w:val="nil"/>
              <w:left w:val="nil"/>
              <w:bottom w:val="single" w:sz="4" w:space="0" w:color="auto"/>
              <w:right w:val="nil"/>
            </w:tcBorders>
            <w:shd w:val="clear" w:color="auto" w:fill="auto"/>
            <w:vAlign w:val="center"/>
            <w:hideMark/>
          </w:tcPr>
          <w:p w14:paraId="216FA068"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30-34</w:t>
            </w:r>
          </w:p>
        </w:tc>
        <w:tc>
          <w:tcPr>
            <w:tcW w:w="458" w:type="pct"/>
            <w:tcBorders>
              <w:top w:val="nil"/>
              <w:left w:val="nil"/>
              <w:bottom w:val="single" w:sz="4" w:space="0" w:color="auto"/>
              <w:right w:val="nil"/>
            </w:tcBorders>
            <w:shd w:val="clear" w:color="auto" w:fill="auto"/>
            <w:vAlign w:val="center"/>
            <w:hideMark/>
          </w:tcPr>
          <w:p w14:paraId="5269862E" w14:textId="7FC2724A"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54D68BB" w14:textId="61A785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75B7957D" w14:textId="72B3D34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1EEEC829" w14:textId="77BDB8E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981882A" w14:textId="446BCCB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5180BD" w14:textId="769A3F8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6C47F18" w14:textId="168337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B4C8A8C" w14:textId="42FC56A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26BD3A3" w14:textId="6594CD82"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DA2BF39" w14:textId="189CDEB4"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78ED195" w14:textId="5518572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D0B4634" w14:textId="21D3B8F3"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74910324" w14:textId="526B16F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8657D52" w14:textId="77777777" w:rsidTr="000930DF">
        <w:tc>
          <w:tcPr>
            <w:tcW w:w="1027" w:type="pct"/>
            <w:tcBorders>
              <w:top w:val="nil"/>
              <w:left w:val="nil"/>
              <w:bottom w:val="single" w:sz="4" w:space="0" w:color="auto"/>
              <w:right w:val="nil"/>
            </w:tcBorders>
            <w:shd w:val="clear" w:color="auto" w:fill="auto"/>
            <w:vAlign w:val="center"/>
            <w:hideMark/>
          </w:tcPr>
          <w:p w14:paraId="7DDF479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35-39</w:t>
            </w:r>
          </w:p>
        </w:tc>
        <w:tc>
          <w:tcPr>
            <w:tcW w:w="458" w:type="pct"/>
            <w:tcBorders>
              <w:top w:val="nil"/>
              <w:left w:val="nil"/>
              <w:bottom w:val="single" w:sz="4" w:space="0" w:color="auto"/>
              <w:right w:val="nil"/>
            </w:tcBorders>
            <w:shd w:val="clear" w:color="auto" w:fill="auto"/>
            <w:vAlign w:val="center"/>
            <w:hideMark/>
          </w:tcPr>
          <w:p w14:paraId="79CA46E4" w14:textId="715C257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00E8D57" w14:textId="77173BF8"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9512DD4" w14:textId="51649A3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A57F515" w14:textId="1B7C48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B620305" w14:textId="0A01DC1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A1A88DE" w14:textId="0465C66A"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701935F" w14:textId="4F797260"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27FA4D7" w14:textId="0125AA9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E3935D" w14:textId="1D0F056E"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69926A9" w14:textId="64500FDF"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C6CECFE" w14:textId="6E7DCB3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9CCD70A" w14:textId="6AEA066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426283C2" w14:textId="2F0455F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0D8DD10" w14:textId="77777777" w:rsidTr="000930DF">
        <w:tc>
          <w:tcPr>
            <w:tcW w:w="1027" w:type="pct"/>
            <w:tcBorders>
              <w:top w:val="nil"/>
              <w:left w:val="nil"/>
              <w:bottom w:val="single" w:sz="4" w:space="0" w:color="auto"/>
              <w:right w:val="nil"/>
            </w:tcBorders>
            <w:shd w:val="clear" w:color="auto" w:fill="auto"/>
            <w:vAlign w:val="center"/>
            <w:hideMark/>
          </w:tcPr>
          <w:p w14:paraId="4885967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40-44</w:t>
            </w:r>
          </w:p>
        </w:tc>
        <w:tc>
          <w:tcPr>
            <w:tcW w:w="458" w:type="pct"/>
            <w:tcBorders>
              <w:top w:val="nil"/>
              <w:left w:val="nil"/>
              <w:bottom w:val="single" w:sz="4" w:space="0" w:color="auto"/>
              <w:right w:val="nil"/>
            </w:tcBorders>
            <w:shd w:val="clear" w:color="auto" w:fill="auto"/>
            <w:vAlign w:val="center"/>
            <w:hideMark/>
          </w:tcPr>
          <w:p w14:paraId="47E95D38" w14:textId="5463AA2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EAA03F6" w14:textId="0E83221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B66CD4F" w14:textId="57C06FC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1DF1A7A" w14:textId="0C8C01F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7079ECD" w14:textId="7233A20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1A63E848" w14:textId="41DB4C05"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5D2C26A" w14:textId="15002A4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01790F17" w14:textId="4262535C"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C4489C6" w14:textId="5124D66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C662F0D" w14:textId="0D41E91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727B497" w14:textId="3496D4C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947E327" w14:textId="196D47C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35E22CAE" w14:textId="1066AE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64A7140B" w14:textId="77777777" w:rsidTr="000930DF">
        <w:tc>
          <w:tcPr>
            <w:tcW w:w="1027" w:type="pct"/>
            <w:tcBorders>
              <w:top w:val="nil"/>
              <w:left w:val="nil"/>
              <w:bottom w:val="single" w:sz="4" w:space="0" w:color="auto"/>
              <w:right w:val="nil"/>
            </w:tcBorders>
            <w:shd w:val="clear" w:color="auto" w:fill="auto"/>
            <w:vAlign w:val="center"/>
            <w:hideMark/>
          </w:tcPr>
          <w:p w14:paraId="5AA57E1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45-49</w:t>
            </w:r>
          </w:p>
        </w:tc>
        <w:tc>
          <w:tcPr>
            <w:tcW w:w="458" w:type="pct"/>
            <w:tcBorders>
              <w:top w:val="nil"/>
              <w:left w:val="nil"/>
              <w:bottom w:val="single" w:sz="4" w:space="0" w:color="auto"/>
              <w:right w:val="nil"/>
            </w:tcBorders>
            <w:shd w:val="clear" w:color="auto" w:fill="auto"/>
            <w:vAlign w:val="center"/>
            <w:hideMark/>
          </w:tcPr>
          <w:p w14:paraId="19E2F294" w14:textId="4E34BFE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280D06A" w14:textId="58B1D1C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2C83246" w14:textId="38CADF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3D7103" w14:textId="59EAEBCF"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12541CD" w14:textId="2465446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4D5A3AC6" w14:textId="5BFE2C5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98DADF3" w14:textId="40F6CD6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B570BF5" w14:textId="5733E30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5729731" w14:textId="7C997D3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81ED68B" w14:textId="2765F35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72195E9F" w14:textId="0D34046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24FE894" w14:textId="1F9AA4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E9A687B" w14:textId="0AA7EF6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B1D807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78B8D045" w14:textId="62687C85" w:rsidR="001C5414"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001C5414" w:rsidRPr="000930DF">
              <w:rPr>
                <w:rFonts w:eastAsia="Times New Roman" w:cs="Times New Roman"/>
                <w:b/>
                <w:bCs/>
                <w:color w:val="auto"/>
                <w:sz w:val="20"/>
                <w:szCs w:val="20"/>
              </w:rPr>
              <w:t>s education</w:t>
            </w:r>
          </w:p>
        </w:tc>
        <w:tc>
          <w:tcPr>
            <w:tcW w:w="103" w:type="pct"/>
            <w:tcBorders>
              <w:top w:val="nil"/>
              <w:left w:val="nil"/>
              <w:bottom w:val="nil"/>
              <w:right w:val="nil"/>
            </w:tcBorders>
            <w:shd w:val="clear" w:color="000000" w:fill="DBE7F3"/>
            <w:vAlign w:val="center"/>
            <w:hideMark/>
          </w:tcPr>
          <w:p w14:paraId="651AE4F2"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53CDF7B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1FA6407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4802F1A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33FDCC98"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A9EA1C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22B1693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7A2128AC" w14:textId="77777777" w:rsidTr="000930DF">
        <w:tc>
          <w:tcPr>
            <w:tcW w:w="1027" w:type="pct"/>
            <w:tcBorders>
              <w:top w:val="nil"/>
              <w:left w:val="nil"/>
              <w:bottom w:val="single" w:sz="4" w:space="0" w:color="auto"/>
              <w:right w:val="nil"/>
            </w:tcBorders>
            <w:shd w:val="clear" w:color="auto" w:fill="auto"/>
            <w:vAlign w:val="center"/>
            <w:hideMark/>
          </w:tcPr>
          <w:p w14:paraId="05D59B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458" w:type="pct"/>
            <w:tcBorders>
              <w:top w:val="nil"/>
              <w:left w:val="nil"/>
              <w:bottom w:val="single" w:sz="4" w:space="0" w:color="auto"/>
              <w:right w:val="nil"/>
            </w:tcBorders>
            <w:shd w:val="clear" w:color="auto" w:fill="auto"/>
            <w:vAlign w:val="center"/>
            <w:hideMark/>
          </w:tcPr>
          <w:p w14:paraId="6EAB76A1" w14:textId="6798C42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2F2DDF2" w14:textId="6AAA9FD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3976A2" w14:textId="2EC26BAC"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989305F" w14:textId="73A96F4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F116860" w14:textId="461F408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9DE301A" w14:textId="37FA477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BE8076D" w14:textId="179384D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7F7199FD" w14:textId="115B9D7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442D845C" w14:textId="02B5DAD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noWrap/>
            <w:vAlign w:val="center"/>
            <w:hideMark/>
          </w:tcPr>
          <w:p w14:paraId="213B843B" w14:textId="159A464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noWrap/>
            <w:vAlign w:val="center"/>
            <w:hideMark/>
          </w:tcPr>
          <w:p w14:paraId="034C97DD" w14:textId="5A87AEA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2C6AB741" w14:textId="2244DDE5"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1504F469" w14:textId="470152C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D991FC4" w14:textId="77777777" w:rsidTr="000930DF">
        <w:tc>
          <w:tcPr>
            <w:tcW w:w="1027" w:type="pct"/>
            <w:tcBorders>
              <w:top w:val="nil"/>
              <w:left w:val="nil"/>
              <w:bottom w:val="single" w:sz="4" w:space="0" w:color="auto"/>
              <w:right w:val="nil"/>
            </w:tcBorders>
            <w:shd w:val="clear" w:color="auto" w:fill="auto"/>
            <w:vAlign w:val="center"/>
            <w:hideMark/>
          </w:tcPr>
          <w:p w14:paraId="65224817"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458" w:type="pct"/>
            <w:tcBorders>
              <w:top w:val="nil"/>
              <w:left w:val="nil"/>
              <w:bottom w:val="single" w:sz="4" w:space="0" w:color="auto"/>
              <w:right w:val="nil"/>
            </w:tcBorders>
            <w:shd w:val="clear" w:color="auto" w:fill="auto"/>
            <w:vAlign w:val="center"/>
            <w:hideMark/>
          </w:tcPr>
          <w:p w14:paraId="6F349310" w14:textId="18D0E20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EFABE8E" w14:textId="207AE7B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046D1D3D" w14:textId="2617A5B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690763DB" w14:textId="743DB96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B8EB953" w14:textId="7EFE35F3"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D688D28" w14:textId="79689898"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EFBEF80" w14:textId="3CB30005"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21FF5A4" w14:textId="3A14A2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F1F5D09" w14:textId="44BC03A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140EE8C" w14:textId="7BE5843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30C4741" w14:textId="2F0E5507"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9164CA6" w14:textId="53E0AA9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7875372" w14:textId="6CFDFDEF"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94D32E6" w14:textId="77777777" w:rsidTr="000930DF">
        <w:tc>
          <w:tcPr>
            <w:tcW w:w="1027" w:type="pct"/>
            <w:tcBorders>
              <w:top w:val="nil"/>
              <w:left w:val="nil"/>
              <w:bottom w:val="single" w:sz="4" w:space="0" w:color="auto"/>
              <w:right w:val="nil"/>
            </w:tcBorders>
            <w:shd w:val="clear" w:color="auto" w:fill="auto"/>
            <w:vAlign w:val="center"/>
            <w:hideMark/>
          </w:tcPr>
          <w:p w14:paraId="76649CD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458" w:type="pct"/>
            <w:tcBorders>
              <w:top w:val="nil"/>
              <w:left w:val="nil"/>
              <w:bottom w:val="single" w:sz="4" w:space="0" w:color="auto"/>
              <w:right w:val="nil"/>
            </w:tcBorders>
            <w:shd w:val="clear" w:color="auto" w:fill="auto"/>
            <w:vAlign w:val="center"/>
            <w:hideMark/>
          </w:tcPr>
          <w:p w14:paraId="0CE28B1A" w14:textId="67039CCD"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9FF1C90" w14:textId="10A362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AF7C262" w14:textId="670F55E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DE93665" w14:textId="525E908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6D87FDB" w14:textId="10DC35B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AADD31D" w14:textId="6B053B57"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79890893" w14:textId="42C26999"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91AF826" w14:textId="3759E92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AAE9050" w14:textId="0F514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55E323FA" w14:textId="3B74B67B"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5E822A3" w14:textId="078970C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5858183" w14:textId="3EB8C2A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DC63E34" w14:textId="510FA51B"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BC93BF2" w14:textId="77777777" w:rsidTr="000930DF">
        <w:tc>
          <w:tcPr>
            <w:tcW w:w="1027" w:type="pct"/>
            <w:tcBorders>
              <w:top w:val="nil"/>
              <w:left w:val="nil"/>
              <w:bottom w:val="single" w:sz="4" w:space="0" w:color="auto"/>
              <w:right w:val="nil"/>
            </w:tcBorders>
            <w:shd w:val="clear" w:color="auto" w:fill="auto"/>
            <w:vAlign w:val="center"/>
            <w:hideMark/>
          </w:tcPr>
          <w:p w14:paraId="41A66B82"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secondary</w:t>
            </w:r>
          </w:p>
        </w:tc>
        <w:tc>
          <w:tcPr>
            <w:tcW w:w="458" w:type="pct"/>
            <w:tcBorders>
              <w:top w:val="nil"/>
              <w:left w:val="nil"/>
              <w:bottom w:val="single" w:sz="4" w:space="0" w:color="auto"/>
              <w:right w:val="nil"/>
            </w:tcBorders>
            <w:shd w:val="clear" w:color="auto" w:fill="auto"/>
            <w:vAlign w:val="center"/>
            <w:hideMark/>
          </w:tcPr>
          <w:p w14:paraId="28773EC8" w14:textId="603DD7F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1B04F5C" w14:textId="3F942DA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63E12196" w14:textId="32A8153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4ED254EE" w14:textId="7543C07D"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6110C58" w14:textId="433C7ADD"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7137CAA" w14:textId="0242491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1A2406E" w14:textId="43FA411C"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88E780E" w14:textId="72A0958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CA07E7D" w14:textId="1595626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24214D3D" w14:textId="1EEC6408"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C9CF01B" w14:textId="6DC6483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BB41893" w14:textId="6ACE5B5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71F6DEE" w14:textId="099343A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0A27C286" w14:textId="77777777" w:rsidTr="000930DF">
        <w:tc>
          <w:tcPr>
            <w:tcW w:w="1027" w:type="pct"/>
            <w:tcBorders>
              <w:top w:val="nil"/>
              <w:left w:val="nil"/>
              <w:bottom w:val="single" w:sz="4" w:space="0" w:color="auto"/>
              <w:right w:val="nil"/>
            </w:tcBorders>
            <w:shd w:val="clear" w:color="auto" w:fill="auto"/>
            <w:vAlign w:val="center"/>
            <w:hideMark/>
          </w:tcPr>
          <w:p w14:paraId="320D8FC0"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458" w:type="pct"/>
            <w:tcBorders>
              <w:top w:val="nil"/>
              <w:left w:val="nil"/>
              <w:bottom w:val="single" w:sz="4" w:space="0" w:color="auto"/>
              <w:right w:val="nil"/>
            </w:tcBorders>
            <w:shd w:val="clear" w:color="auto" w:fill="auto"/>
            <w:vAlign w:val="center"/>
            <w:hideMark/>
          </w:tcPr>
          <w:p w14:paraId="4D50949D" w14:textId="7197C4F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762190A" w14:textId="666C53B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79674B7A" w14:textId="64D50DA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0AC78607" w14:textId="5C7A1FB4"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36D7404" w14:textId="541F1A4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9087D25" w14:textId="483FE01F"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5B5B70E" w14:textId="5585E64B"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773C59EB" w14:textId="0CE0ADB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6152714C" w14:textId="22749FC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noWrap/>
            <w:vAlign w:val="center"/>
            <w:hideMark/>
          </w:tcPr>
          <w:p w14:paraId="32D1643A" w14:textId="6F22FA9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noWrap/>
            <w:vAlign w:val="center"/>
            <w:hideMark/>
          </w:tcPr>
          <w:p w14:paraId="25FEC2F7" w14:textId="2BF3AC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98A328E" w14:textId="3E27AF2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05C24D9A" w14:textId="1377E07C"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75C6B9"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325E3D49"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03" w:type="pct"/>
            <w:tcBorders>
              <w:top w:val="nil"/>
              <w:left w:val="nil"/>
              <w:bottom w:val="nil"/>
              <w:right w:val="nil"/>
            </w:tcBorders>
            <w:shd w:val="clear" w:color="000000" w:fill="DBE7F3"/>
            <w:vAlign w:val="center"/>
            <w:hideMark/>
          </w:tcPr>
          <w:p w14:paraId="6461F29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1CA5236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064B6935"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160FBA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746D97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B4B341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7F1B0AA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23F64936" w14:textId="77777777" w:rsidTr="000930DF">
        <w:tc>
          <w:tcPr>
            <w:tcW w:w="1027" w:type="pct"/>
            <w:tcBorders>
              <w:top w:val="nil"/>
              <w:left w:val="nil"/>
              <w:bottom w:val="single" w:sz="4" w:space="0" w:color="auto"/>
              <w:right w:val="nil"/>
            </w:tcBorders>
            <w:shd w:val="clear" w:color="auto" w:fill="auto"/>
            <w:vAlign w:val="center"/>
            <w:hideMark/>
          </w:tcPr>
          <w:p w14:paraId="0055777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and female adults</w:t>
            </w:r>
          </w:p>
        </w:tc>
        <w:tc>
          <w:tcPr>
            <w:tcW w:w="458" w:type="pct"/>
            <w:tcBorders>
              <w:top w:val="nil"/>
              <w:left w:val="nil"/>
              <w:bottom w:val="single" w:sz="4" w:space="0" w:color="auto"/>
              <w:right w:val="nil"/>
            </w:tcBorders>
            <w:shd w:val="clear" w:color="auto" w:fill="auto"/>
            <w:vAlign w:val="center"/>
            <w:hideMark/>
          </w:tcPr>
          <w:p w14:paraId="69D48B95" w14:textId="78EBC30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19FBC94C" w14:textId="07A6809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B661544" w14:textId="199F396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64AB56F" w14:textId="0C691E0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B1F342C" w14:textId="37B09EB9"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7215573" w14:textId="0DC5E5F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vAlign w:val="center"/>
            <w:hideMark/>
          </w:tcPr>
          <w:p w14:paraId="14D7F1F9" w14:textId="7C13140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B6AA517" w14:textId="02F3792E"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054C2FB6" w14:textId="517C9547"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56CF101D" w14:textId="3377AE2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60AA0ED0" w14:textId="11609AC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77071913" w14:textId="421DCBBC"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vAlign w:val="center"/>
            <w:hideMark/>
          </w:tcPr>
          <w:p w14:paraId="6659F419" w14:textId="0C1DBB2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27E8AEE" w14:textId="77777777" w:rsidTr="000930DF">
        <w:tc>
          <w:tcPr>
            <w:tcW w:w="1027" w:type="pct"/>
            <w:tcBorders>
              <w:top w:val="nil"/>
              <w:left w:val="nil"/>
              <w:bottom w:val="single" w:sz="4" w:space="0" w:color="auto"/>
              <w:right w:val="nil"/>
            </w:tcBorders>
            <w:shd w:val="clear" w:color="auto" w:fill="auto"/>
            <w:vAlign w:val="center"/>
            <w:hideMark/>
          </w:tcPr>
          <w:p w14:paraId="3A636633"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458" w:type="pct"/>
            <w:tcBorders>
              <w:top w:val="nil"/>
              <w:left w:val="nil"/>
              <w:bottom w:val="single" w:sz="4" w:space="0" w:color="auto"/>
              <w:right w:val="nil"/>
            </w:tcBorders>
            <w:shd w:val="clear" w:color="auto" w:fill="auto"/>
            <w:vAlign w:val="center"/>
            <w:hideMark/>
          </w:tcPr>
          <w:p w14:paraId="1254743E" w14:textId="6BA252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CFC2D76" w14:textId="4D4728E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168F7E4" w14:textId="3DF8C25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32FA8825" w14:textId="0B437133"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5045D4A0" w14:textId="355A67DA"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1FAD3A8" w14:textId="684EE41E"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2E96A7CD" w14:textId="35924F81"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64B04028" w14:textId="4900E45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89A32D2" w14:textId="4244238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E9C7888" w14:textId="4B14216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3C8D5DE" w14:textId="5E513B36"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AC18509" w14:textId="6D59709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3D196683" w14:textId="1B403E60"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8B0801A" w14:textId="77777777" w:rsidTr="000930DF">
        <w:tc>
          <w:tcPr>
            <w:tcW w:w="1027" w:type="pct"/>
            <w:tcBorders>
              <w:top w:val="nil"/>
              <w:left w:val="nil"/>
              <w:bottom w:val="single" w:sz="4" w:space="0" w:color="auto"/>
              <w:right w:val="nil"/>
            </w:tcBorders>
            <w:shd w:val="clear" w:color="auto" w:fill="auto"/>
            <w:vAlign w:val="center"/>
            <w:hideMark/>
          </w:tcPr>
          <w:p w14:paraId="1BA4900C"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458" w:type="pct"/>
            <w:tcBorders>
              <w:top w:val="nil"/>
              <w:left w:val="nil"/>
              <w:bottom w:val="single" w:sz="4" w:space="0" w:color="auto"/>
              <w:right w:val="nil"/>
            </w:tcBorders>
            <w:shd w:val="clear" w:color="auto" w:fill="auto"/>
            <w:vAlign w:val="center"/>
            <w:hideMark/>
          </w:tcPr>
          <w:p w14:paraId="1336F00F" w14:textId="0AA5984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3DA41ECE" w14:textId="0DD0C15B"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5C3E96E2" w14:textId="1C966B72"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82F31F8" w14:textId="51A4AE68"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9CD713" w14:textId="35C3BC40"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1CF3E7E5" w14:textId="3119AF61"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413F68F" w14:textId="4169E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CE6B8E6" w14:textId="16774CF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A500713" w14:textId="79CF8FF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B2C5498" w14:textId="2AD1FAF3"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EB62C3F" w14:textId="5495136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DCC75B5" w14:textId="7616D339"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7CC6E4F" w14:textId="64B22C5D"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4B908B0A" w14:textId="77777777" w:rsidTr="000930DF">
        <w:tc>
          <w:tcPr>
            <w:tcW w:w="1027" w:type="pct"/>
            <w:tcBorders>
              <w:top w:val="nil"/>
              <w:left w:val="nil"/>
              <w:bottom w:val="single" w:sz="4" w:space="0" w:color="auto"/>
              <w:right w:val="nil"/>
            </w:tcBorders>
            <w:shd w:val="clear" w:color="auto" w:fill="auto"/>
            <w:vAlign w:val="center"/>
            <w:hideMark/>
          </w:tcPr>
          <w:p w14:paraId="462F3026"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 (no adults) </w:t>
            </w:r>
          </w:p>
        </w:tc>
        <w:tc>
          <w:tcPr>
            <w:tcW w:w="458" w:type="pct"/>
            <w:tcBorders>
              <w:top w:val="nil"/>
              <w:left w:val="nil"/>
              <w:bottom w:val="single" w:sz="4" w:space="0" w:color="auto"/>
              <w:right w:val="nil"/>
            </w:tcBorders>
            <w:shd w:val="clear" w:color="auto" w:fill="auto"/>
            <w:vAlign w:val="center"/>
            <w:hideMark/>
          </w:tcPr>
          <w:p w14:paraId="1B56FF51" w14:textId="225CD2F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38D9446" w14:textId="5E1605C6"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97E3712" w14:textId="0DE8780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A1367E9" w14:textId="2A51DBD2"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861C39" w14:textId="216AC602"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34F5BAF5" w14:textId="183AEF7B"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vAlign w:val="center"/>
            <w:hideMark/>
          </w:tcPr>
          <w:p w14:paraId="52121368" w14:textId="2801F05E"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A7F64C9" w14:textId="6D6EFFD7"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244A2AFE" w14:textId="5659D610"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C60200C" w14:textId="4F760080"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EBA5B08" w14:textId="7CFDFC6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6E43003E" w14:textId="36C9B7D7"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B6D4F86" w14:textId="739E8FA4" w:rsidR="001C5414" w:rsidRPr="000930DF" w:rsidRDefault="001C5414" w:rsidP="000930DF">
            <w:pPr>
              <w:widowControl/>
              <w:spacing w:line="259" w:lineRule="auto"/>
              <w:jc w:val="center"/>
              <w:rPr>
                <w:rFonts w:eastAsia="Times New Roman" w:cs="Times New Roman"/>
                <w:sz w:val="20"/>
                <w:szCs w:val="20"/>
              </w:rPr>
            </w:pPr>
          </w:p>
        </w:tc>
      </w:tr>
      <w:tr w:rsidR="00A546CE" w:rsidRPr="000930DF" w14:paraId="19F8A489" w14:textId="77777777" w:rsidTr="000930DF">
        <w:tc>
          <w:tcPr>
            <w:tcW w:w="1027" w:type="pct"/>
            <w:tcBorders>
              <w:top w:val="nil"/>
              <w:left w:val="nil"/>
              <w:bottom w:val="single" w:sz="4" w:space="0" w:color="auto"/>
              <w:right w:val="nil"/>
            </w:tcBorders>
            <w:shd w:val="clear" w:color="000000" w:fill="DBE7F3"/>
            <w:vAlign w:val="center"/>
            <w:hideMark/>
          </w:tcPr>
          <w:p w14:paraId="0332E3C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458" w:type="pct"/>
            <w:tcBorders>
              <w:top w:val="nil"/>
              <w:left w:val="nil"/>
              <w:bottom w:val="single" w:sz="4" w:space="0" w:color="auto"/>
              <w:right w:val="nil"/>
            </w:tcBorders>
            <w:shd w:val="clear" w:color="000000" w:fill="DBE7F3"/>
            <w:vAlign w:val="center"/>
            <w:hideMark/>
          </w:tcPr>
          <w:p w14:paraId="5259781A"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vAlign w:val="center"/>
            <w:hideMark/>
          </w:tcPr>
          <w:p w14:paraId="4D614E5F"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vAlign w:val="center"/>
            <w:hideMark/>
          </w:tcPr>
          <w:p w14:paraId="29086396"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vAlign w:val="center"/>
            <w:hideMark/>
          </w:tcPr>
          <w:p w14:paraId="41E13980"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vAlign w:val="center"/>
            <w:hideMark/>
          </w:tcPr>
          <w:p w14:paraId="7867AC5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2" w:type="pct"/>
            <w:tcBorders>
              <w:top w:val="nil"/>
              <w:left w:val="nil"/>
              <w:bottom w:val="single" w:sz="4" w:space="0" w:color="auto"/>
              <w:right w:val="nil"/>
            </w:tcBorders>
            <w:shd w:val="clear" w:color="000000" w:fill="DBE7F3"/>
            <w:vAlign w:val="center"/>
            <w:hideMark/>
          </w:tcPr>
          <w:p w14:paraId="3C4B01A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03" w:type="pct"/>
            <w:tcBorders>
              <w:top w:val="nil"/>
              <w:left w:val="nil"/>
              <w:bottom w:val="single" w:sz="4" w:space="0" w:color="auto"/>
              <w:right w:val="nil"/>
            </w:tcBorders>
            <w:shd w:val="clear" w:color="000000" w:fill="DBE7F3"/>
            <w:noWrap/>
            <w:vAlign w:val="center"/>
            <w:hideMark/>
          </w:tcPr>
          <w:p w14:paraId="248A8C1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single" w:sz="4" w:space="0" w:color="auto"/>
              <w:right w:val="nil"/>
            </w:tcBorders>
            <w:shd w:val="clear" w:color="000000" w:fill="DBE7F3"/>
            <w:noWrap/>
            <w:vAlign w:val="center"/>
            <w:hideMark/>
          </w:tcPr>
          <w:p w14:paraId="722CA82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single" w:sz="4" w:space="0" w:color="auto"/>
              <w:right w:val="nil"/>
            </w:tcBorders>
            <w:shd w:val="clear" w:color="000000" w:fill="DBE7F3"/>
            <w:noWrap/>
            <w:vAlign w:val="center"/>
            <w:hideMark/>
          </w:tcPr>
          <w:p w14:paraId="363B54D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single" w:sz="4" w:space="0" w:color="auto"/>
              <w:right w:val="nil"/>
            </w:tcBorders>
            <w:shd w:val="clear" w:color="000000" w:fill="DBE7F3"/>
            <w:noWrap/>
            <w:vAlign w:val="center"/>
            <w:hideMark/>
          </w:tcPr>
          <w:p w14:paraId="1D331F11"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single" w:sz="4" w:space="0" w:color="auto"/>
              <w:right w:val="nil"/>
            </w:tcBorders>
            <w:shd w:val="clear" w:color="000000" w:fill="DBE7F3"/>
            <w:noWrap/>
            <w:vAlign w:val="center"/>
            <w:hideMark/>
          </w:tcPr>
          <w:p w14:paraId="4D3B89EB"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single" w:sz="4" w:space="0" w:color="auto"/>
              <w:right w:val="nil"/>
            </w:tcBorders>
            <w:shd w:val="clear" w:color="000000" w:fill="DBE7F3"/>
            <w:noWrap/>
            <w:vAlign w:val="center"/>
            <w:hideMark/>
          </w:tcPr>
          <w:p w14:paraId="0026E5C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single" w:sz="4" w:space="0" w:color="auto"/>
              <w:right w:val="nil"/>
            </w:tcBorders>
            <w:shd w:val="clear" w:color="000000" w:fill="DBE7F3"/>
            <w:noWrap/>
            <w:vAlign w:val="center"/>
            <w:hideMark/>
          </w:tcPr>
          <w:p w14:paraId="6F4A8C63"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E77C8E8" w14:textId="77777777" w:rsidTr="000930DF">
        <w:tc>
          <w:tcPr>
            <w:tcW w:w="1027" w:type="pct"/>
            <w:tcBorders>
              <w:top w:val="nil"/>
              <w:left w:val="nil"/>
              <w:bottom w:val="single" w:sz="4" w:space="0" w:color="auto"/>
              <w:right w:val="nil"/>
            </w:tcBorders>
            <w:shd w:val="clear" w:color="auto" w:fill="auto"/>
            <w:vAlign w:val="center"/>
            <w:hideMark/>
          </w:tcPr>
          <w:p w14:paraId="72CCD34A"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458" w:type="pct"/>
            <w:tcBorders>
              <w:top w:val="nil"/>
              <w:left w:val="nil"/>
              <w:bottom w:val="single" w:sz="4" w:space="0" w:color="auto"/>
              <w:right w:val="nil"/>
            </w:tcBorders>
            <w:shd w:val="clear" w:color="auto" w:fill="auto"/>
            <w:noWrap/>
            <w:vAlign w:val="center"/>
            <w:hideMark/>
          </w:tcPr>
          <w:p w14:paraId="36D2AE93" w14:textId="24F96CE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4B801E6F" w14:textId="0FD4C519"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0D1C6AC9" w14:textId="709A135D"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1639480F" w14:textId="61E5DB5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2E8E3347" w14:textId="4A1C3228"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2051FDBE" w14:textId="36BD000C"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480186D" w14:textId="0BB7AC3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4135BC21" w14:textId="2055B9DB"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457F101C" w14:textId="13C7C92C"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99DF02" w14:textId="727D62D1"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80D2B97" w14:textId="4F44D0DB"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C4E0DDB" w14:textId="1E0D2ED0"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197667C6" w14:textId="7AC99F73"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78F6B701" w14:textId="77777777" w:rsidTr="000930DF">
        <w:tc>
          <w:tcPr>
            <w:tcW w:w="1027" w:type="pct"/>
            <w:tcBorders>
              <w:top w:val="nil"/>
              <w:left w:val="nil"/>
              <w:bottom w:val="single" w:sz="4" w:space="0" w:color="auto"/>
              <w:right w:val="nil"/>
            </w:tcBorders>
            <w:shd w:val="clear" w:color="auto" w:fill="auto"/>
            <w:vAlign w:val="center"/>
            <w:hideMark/>
          </w:tcPr>
          <w:p w14:paraId="04634C0B" w14:textId="77777777" w:rsidR="001C5414" w:rsidRPr="000930DF" w:rsidRDefault="001C5414"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458" w:type="pct"/>
            <w:tcBorders>
              <w:top w:val="nil"/>
              <w:left w:val="nil"/>
              <w:bottom w:val="single" w:sz="4" w:space="0" w:color="auto"/>
              <w:right w:val="nil"/>
            </w:tcBorders>
            <w:shd w:val="clear" w:color="auto" w:fill="auto"/>
            <w:noWrap/>
            <w:vAlign w:val="center"/>
            <w:hideMark/>
          </w:tcPr>
          <w:p w14:paraId="7068FADD" w14:textId="23F70055"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noWrap/>
            <w:vAlign w:val="center"/>
            <w:hideMark/>
          </w:tcPr>
          <w:p w14:paraId="066CEB52" w14:textId="55D4729A"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B8C6628" w14:textId="523D60D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437DD4D" w14:textId="17B95C0C"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1E31CBD6" w14:textId="3D0CEB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vAlign w:val="center"/>
            <w:hideMark/>
          </w:tcPr>
          <w:p w14:paraId="776583C4" w14:textId="33B1E31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0C7CEACC" w14:textId="4A60A47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noWrap/>
            <w:vAlign w:val="center"/>
            <w:hideMark/>
          </w:tcPr>
          <w:p w14:paraId="2F483980" w14:textId="789175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0D2AF7B" w14:textId="7F5FBD8F"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2DA2BC34" w14:textId="16F823B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571AEB69" w14:textId="487FEF3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EC5FC4A" w14:textId="6F07E2FF"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vAlign w:val="center"/>
            <w:hideMark/>
          </w:tcPr>
          <w:p w14:paraId="4C6C7CA5" w14:textId="1C9C3352"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5BCB8C14" w14:textId="77777777" w:rsidTr="000930DF">
        <w:tc>
          <w:tcPr>
            <w:tcW w:w="2962" w:type="pct"/>
            <w:gridSpan w:val="7"/>
            <w:tcBorders>
              <w:top w:val="single" w:sz="4" w:space="0" w:color="auto"/>
              <w:left w:val="nil"/>
              <w:bottom w:val="single" w:sz="4" w:space="0" w:color="auto"/>
              <w:right w:val="nil"/>
            </w:tcBorders>
            <w:shd w:val="clear" w:color="000000" w:fill="DBE7F3"/>
            <w:vAlign w:val="center"/>
            <w:hideMark/>
          </w:tcPr>
          <w:p w14:paraId="2BD7A53D" w14:textId="77777777" w:rsidR="001C5414" w:rsidRPr="000930DF" w:rsidRDefault="001C5414" w:rsidP="00D751B3">
            <w:pPr>
              <w:keepNext/>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03" w:type="pct"/>
            <w:tcBorders>
              <w:top w:val="nil"/>
              <w:left w:val="nil"/>
              <w:bottom w:val="nil"/>
              <w:right w:val="nil"/>
            </w:tcBorders>
            <w:shd w:val="clear" w:color="000000" w:fill="DBE7F3"/>
            <w:vAlign w:val="center"/>
            <w:hideMark/>
          </w:tcPr>
          <w:p w14:paraId="0AEAE304"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458" w:type="pct"/>
            <w:tcBorders>
              <w:top w:val="nil"/>
              <w:left w:val="nil"/>
              <w:bottom w:val="nil"/>
              <w:right w:val="nil"/>
            </w:tcBorders>
            <w:shd w:val="clear" w:color="000000" w:fill="DBE7F3"/>
            <w:vAlign w:val="center"/>
            <w:hideMark/>
          </w:tcPr>
          <w:p w14:paraId="7013B95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35" w:type="pct"/>
            <w:tcBorders>
              <w:top w:val="nil"/>
              <w:left w:val="nil"/>
              <w:bottom w:val="nil"/>
              <w:right w:val="nil"/>
            </w:tcBorders>
            <w:shd w:val="clear" w:color="000000" w:fill="DBE7F3"/>
            <w:vAlign w:val="center"/>
            <w:hideMark/>
          </w:tcPr>
          <w:p w14:paraId="3FBB055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60" w:type="pct"/>
            <w:tcBorders>
              <w:top w:val="nil"/>
              <w:left w:val="nil"/>
              <w:bottom w:val="nil"/>
              <w:right w:val="nil"/>
            </w:tcBorders>
            <w:shd w:val="clear" w:color="000000" w:fill="DBE7F3"/>
            <w:vAlign w:val="center"/>
            <w:hideMark/>
          </w:tcPr>
          <w:p w14:paraId="04C9C63D"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21" w:type="pct"/>
            <w:tcBorders>
              <w:top w:val="nil"/>
              <w:left w:val="nil"/>
              <w:bottom w:val="nil"/>
              <w:right w:val="nil"/>
            </w:tcBorders>
            <w:shd w:val="clear" w:color="000000" w:fill="DBE7F3"/>
            <w:vAlign w:val="center"/>
            <w:hideMark/>
          </w:tcPr>
          <w:p w14:paraId="4BC6B287"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310" w:type="pct"/>
            <w:tcBorders>
              <w:top w:val="nil"/>
              <w:left w:val="nil"/>
              <w:bottom w:val="nil"/>
              <w:right w:val="nil"/>
            </w:tcBorders>
            <w:shd w:val="clear" w:color="000000" w:fill="DBE7F3"/>
            <w:vAlign w:val="center"/>
            <w:hideMark/>
          </w:tcPr>
          <w:p w14:paraId="20BBD0DE"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151" w:type="pct"/>
            <w:tcBorders>
              <w:top w:val="nil"/>
              <w:left w:val="nil"/>
              <w:bottom w:val="nil"/>
              <w:right w:val="nil"/>
            </w:tcBorders>
            <w:shd w:val="clear" w:color="000000" w:fill="DBE7F3"/>
            <w:vAlign w:val="center"/>
            <w:hideMark/>
          </w:tcPr>
          <w:p w14:paraId="604896BC" w14:textId="77777777" w:rsidR="001C5414" w:rsidRPr="000930DF" w:rsidRDefault="001C5414"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1C5414" w:rsidRPr="000930DF" w14:paraId="68201846" w14:textId="77777777" w:rsidTr="000930DF">
        <w:tc>
          <w:tcPr>
            <w:tcW w:w="1027" w:type="pct"/>
            <w:tcBorders>
              <w:top w:val="nil"/>
              <w:left w:val="nil"/>
              <w:bottom w:val="single" w:sz="4" w:space="0" w:color="auto"/>
              <w:right w:val="nil"/>
            </w:tcBorders>
            <w:shd w:val="clear" w:color="auto" w:fill="auto"/>
            <w:vAlign w:val="center"/>
            <w:hideMark/>
          </w:tcPr>
          <w:p w14:paraId="2AC9B6AE"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458" w:type="pct"/>
            <w:tcBorders>
              <w:top w:val="nil"/>
              <w:left w:val="nil"/>
              <w:bottom w:val="single" w:sz="4" w:space="0" w:color="auto"/>
              <w:right w:val="nil"/>
            </w:tcBorders>
            <w:shd w:val="clear" w:color="auto" w:fill="auto"/>
            <w:vAlign w:val="center"/>
            <w:hideMark/>
          </w:tcPr>
          <w:p w14:paraId="1771FBC4" w14:textId="2F698CCF"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AD45DC8" w14:textId="7F4BA7A1"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01E7164" w14:textId="146AC1C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7AF0B17D" w14:textId="5E99A81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ED5F008" w14:textId="47D36E2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70666B33" w14:textId="15358D30"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single" w:sz="4" w:space="0" w:color="auto"/>
              <w:left w:val="nil"/>
              <w:bottom w:val="single" w:sz="4" w:space="0" w:color="auto"/>
              <w:right w:val="nil"/>
            </w:tcBorders>
            <w:shd w:val="clear" w:color="auto" w:fill="auto"/>
            <w:noWrap/>
            <w:vAlign w:val="center"/>
            <w:hideMark/>
          </w:tcPr>
          <w:p w14:paraId="242B6CF4" w14:textId="427614B2"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single" w:sz="4" w:space="0" w:color="auto"/>
              <w:left w:val="nil"/>
              <w:bottom w:val="single" w:sz="4" w:space="0" w:color="auto"/>
              <w:right w:val="nil"/>
            </w:tcBorders>
            <w:shd w:val="clear" w:color="auto" w:fill="auto"/>
            <w:vAlign w:val="center"/>
            <w:hideMark/>
          </w:tcPr>
          <w:p w14:paraId="30FF95FF" w14:textId="4704DB96"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single" w:sz="4" w:space="0" w:color="auto"/>
              <w:left w:val="nil"/>
              <w:bottom w:val="single" w:sz="4" w:space="0" w:color="auto"/>
              <w:right w:val="nil"/>
            </w:tcBorders>
            <w:shd w:val="clear" w:color="auto" w:fill="auto"/>
            <w:vAlign w:val="center"/>
            <w:hideMark/>
          </w:tcPr>
          <w:p w14:paraId="582A2ACE" w14:textId="2068EB0D"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single" w:sz="4" w:space="0" w:color="auto"/>
              <w:left w:val="nil"/>
              <w:bottom w:val="single" w:sz="4" w:space="0" w:color="auto"/>
              <w:right w:val="nil"/>
            </w:tcBorders>
            <w:shd w:val="clear" w:color="auto" w:fill="auto"/>
            <w:vAlign w:val="center"/>
            <w:hideMark/>
          </w:tcPr>
          <w:p w14:paraId="64B91280" w14:textId="740E183A"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single" w:sz="4" w:space="0" w:color="auto"/>
              <w:left w:val="nil"/>
              <w:bottom w:val="single" w:sz="4" w:space="0" w:color="auto"/>
              <w:right w:val="nil"/>
            </w:tcBorders>
            <w:shd w:val="clear" w:color="auto" w:fill="auto"/>
            <w:vAlign w:val="center"/>
            <w:hideMark/>
          </w:tcPr>
          <w:p w14:paraId="2B07A765" w14:textId="5BC46659"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single" w:sz="4" w:space="0" w:color="auto"/>
              <w:left w:val="nil"/>
              <w:bottom w:val="single" w:sz="4" w:space="0" w:color="auto"/>
              <w:right w:val="nil"/>
            </w:tcBorders>
            <w:shd w:val="clear" w:color="auto" w:fill="auto"/>
            <w:vAlign w:val="center"/>
            <w:hideMark/>
          </w:tcPr>
          <w:p w14:paraId="5FADA0EF" w14:textId="18975926"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single" w:sz="4" w:space="0" w:color="auto"/>
              <w:left w:val="nil"/>
              <w:bottom w:val="single" w:sz="4" w:space="0" w:color="auto"/>
              <w:right w:val="nil"/>
            </w:tcBorders>
            <w:shd w:val="clear" w:color="auto" w:fill="auto"/>
            <w:noWrap/>
            <w:vAlign w:val="center"/>
            <w:hideMark/>
          </w:tcPr>
          <w:p w14:paraId="2303E976" w14:textId="0143C11A"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33E87649" w14:textId="77777777" w:rsidTr="000930DF">
        <w:tc>
          <w:tcPr>
            <w:tcW w:w="1027" w:type="pct"/>
            <w:tcBorders>
              <w:top w:val="nil"/>
              <w:left w:val="nil"/>
              <w:bottom w:val="single" w:sz="4" w:space="0" w:color="auto"/>
              <w:right w:val="nil"/>
            </w:tcBorders>
            <w:shd w:val="clear" w:color="auto" w:fill="auto"/>
            <w:vAlign w:val="center"/>
            <w:hideMark/>
          </w:tcPr>
          <w:p w14:paraId="32502F6A"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458" w:type="pct"/>
            <w:tcBorders>
              <w:top w:val="nil"/>
              <w:left w:val="nil"/>
              <w:bottom w:val="single" w:sz="4" w:space="0" w:color="auto"/>
              <w:right w:val="nil"/>
            </w:tcBorders>
            <w:shd w:val="clear" w:color="auto" w:fill="auto"/>
            <w:vAlign w:val="center"/>
            <w:hideMark/>
          </w:tcPr>
          <w:p w14:paraId="4937C442" w14:textId="1F53C210"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B70EE24" w14:textId="6B489B74"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366CD6EF" w14:textId="5B80ACF5"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087E7268" w14:textId="72782651"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75F7C29D" w14:textId="0662E02C"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3CF20223" w14:textId="1A3EBD72"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2B48D15B" w14:textId="73F6807F"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23946554" w14:textId="52AC9048"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0F00161E" w14:textId="4127F5A5"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115D4522" w14:textId="35078C77"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4231E0B9" w14:textId="7DA47CAE"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0E86FBF7" w14:textId="2A501C0B"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6B7CF5A4" w14:textId="5E509D26" w:rsidR="001C5414" w:rsidRPr="000930DF" w:rsidRDefault="001C5414" w:rsidP="000930DF">
            <w:pPr>
              <w:widowControl/>
              <w:spacing w:line="259" w:lineRule="auto"/>
              <w:jc w:val="center"/>
              <w:rPr>
                <w:rFonts w:eastAsia="Times New Roman" w:cs="Times New Roman"/>
                <w:sz w:val="20"/>
                <w:szCs w:val="20"/>
              </w:rPr>
            </w:pPr>
          </w:p>
        </w:tc>
      </w:tr>
      <w:tr w:rsidR="001C5414" w:rsidRPr="000930DF" w14:paraId="1B454742" w14:textId="77777777" w:rsidTr="000930DF">
        <w:tc>
          <w:tcPr>
            <w:tcW w:w="1027" w:type="pct"/>
            <w:tcBorders>
              <w:top w:val="nil"/>
              <w:left w:val="nil"/>
              <w:bottom w:val="single" w:sz="4" w:space="0" w:color="auto"/>
              <w:right w:val="nil"/>
            </w:tcBorders>
            <w:shd w:val="clear" w:color="auto" w:fill="auto"/>
            <w:vAlign w:val="center"/>
            <w:hideMark/>
          </w:tcPr>
          <w:p w14:paraId="780EA2F6" w14:textId="77777777" w:rsidR="001C5414" w:rsidRPr="000930DF" w:rsidRDefault="001C5414" w:rsidP="00D751B3">
            <w:pPr>
              <w:keepNext/>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458" w:type="pct"/>
            <w:tcBorders>
              <w:top w:val="nil"/>
              <w:left w:val="nil"/>
              <w:bottom w:val="single" w:sz="4" w:space="0" w:color="auto"/>
              <w:right w:val="nil"/>
            </w:tcBorders>
            <w:shd w:val="clear" w:color="auto" w:fill="auto"/>
            <w:vAlign w:val="center"/>
            <w:hideMark/>
          </w:tcPr>
          <w:p w14:paraId="648EAC67" w14:textId="55A99BC3"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5078E121" w14:textId="66C9635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4861968A" w14:textId="56F45F09"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2D90705" w14:textId="77EECE15"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3AEF3152" w14:textId="1F64F876" w:rsidR="001C5414" w:rsidRPr="000930DF" w:rsidRDefault="001C5414" w:rsidP="000930DF">
            <w:pPr>
              <w:widowControl/>
              <w:spacing w:line="259" w:lineRule="auto"/>
              <w:jc w:val="center"/>
              <w:rPr>
                <w:rFonts w:eastAsia="Times New Roman" w:cs="Times New Roman"/>
                <w:sz w:val="20"/>
                <w:szCs w:val="20"/>
              </w:rPr>
            </w:pPr>
          </w:p>
        </w:tc>
        <w:tc>
          <w:tcPr>
            <w:tcW w:w="152" w:type="pct"/>
            <w:tcBorders>
              <w:top w:val="nil"/>
              <w:left w:val="nil"/>
              <w:bottom w:val="single" w:sz="4" w:space="0" w:color="auto"/>
              <w:right w:val="nil"/>
            </w:tcBorders>
            <w:shd w:val="clear" w:color="auto" w:fill="auto"/>
            <w:noWrap/>
            <w:vAlign w:val="center"/>
            <w:hideMark/>
          </w:tcPr>
          <w:p w14:paraId="0543DCDA" w14:textId="7F9C9204" w:rsidR="001C5414" w:rsidRPr="000930DF" w:rsidRDefault="001C5414" w:rsidP="000930DF">
            <w:pPr>
              <w:widowControl/>
              <w:spacing w:line="259" w:lineRule="auto"/>
              <w:jc w:val="center"/>
              <w:rPr>
                <w:rFonts w:eastAsia="Times New Roman" w:cs="Times New Roman"/>
                <w:sz w:val="20"/>
                <w:szCs w:val="20"/>
              </w:rPr>
            </w:pPr>
          </w:p>
        </w:tc>
        <w:tc>
          <w:tcPr>
            <w:tcW w:w="103" w:type="pct"/>
            <w:tcBorders>
              <w:top w:val="nil"/>
              <w:left w:val="nil"/>
              <w:bottom w:val="single" w:sz="4" w:space="0" w:color="auto"/>
              <w:right w:val="nil"/>
            </w:tcBorders>
            <w:shd w:val="clear" w:color="auto" w:fill="auto"/>
            <w:noWrap/>
            <w:vAlign w:val="center"/>
            <w:hideMark/>
          </w:tcPr>
          <w:p w14:paraId="177C444E" w14:textId="349AAAC6" w:rsidR="001C5414" w:rsidRPr="000930DF" w:rsidRDefault="001C5414" w:rsidP="000930DF">
            <w:pPr>
              <w:widowControl/>
              <w:spacing w:line="259" w:lineRule="auto"/>
              <w:jc w:val="center"/>
              <w:rPr>
                <w:rFonts w:eastAsia="Times New Roman" w:cs="Times New Roman"/>
                <w:sz w:val="20"/>
                <w:szCs w:val="20"/>
              </w:rPr>
            </w:pPr>
          </w:p>
        </w:tc>
        <w:tc>
          <w:tcPr>
            <w:tcW w:w="458" w:type="pct"/>
            <w:tcBorders>
              <w:top w:val="nil"/>
              <w:left w:val="nil"/>
              <w:bottom w:val="single" w:sz="4" w:space="0" w:color="auto"/>
              <w:right w:val="nil"/>
            </w:tcBorders>
            <w:shd w:val="clear" w:color="auto" w:fill="auto"/>
            <w:vAlign w:val="center"/>
            <w:hideMark/>
          </w:tcPr>
          <w:p w14:paraId="15552527" w14:textId="2C964992" w:rsidR="001C5414" w:rsidRPr="000930DF" w:rsidRDefault="001C5414" w:rsidP="000930DF">
            <w:pPr>
              <w:widowControl/>
              <w:spacing w:line="259" w:lineRule="auto"/>
              <w:jc w:val="center"/>
              <w:rPr>
                <w:rFonts w:eastAsia="Times New Roman" w:cs="Times New Roman"/>
                <w:sz w:val="20"/>
                <w:szCs w:val="20"/>
              </w:rPr>
            </w:pPr>
          </w:p>
        </w:tc>
        <w:tc>
          <w:tcPr>
            <w:tcW w:w="335" w:type="pct"/>
            <w:tcBorders>
              <w:top w:val="nil"/>
              <w:left w:val="nil"/>
              <w:bottom w:val="single" w:sz="4" w:space="0" w:color="auto"/>
              <w:right w:val="nil"/>
            </w:tcBorders>
            <w:shd w:val="clear" w:color="auto" w:fill="auto"/>
            <w:vAlign w:val="center"/>
            <w:hideMark/>
          </w:tcPr>
          <w:p w14:paraId="7E7F0136" w14:textId="1C911F23" w:rsidR="001C5414" w:rsidRPr="000930DF" w:rsidRDefault="001C5414" w:rsidP="000930DF">
            <w:pPr>
              <w:widowControl/>
              <w:spacing w:line="259" w:lineRule="auto"/>
              <w:jc w:val="center"/>
              <w:rPr>
                <w:rFonts w:eastAsia="Times New Roman" w:cs="Times New Roman"/>
                <w:sz w:val="20"/>
                <w:szCs w:val="20"/>
              </w:rPr>
            </w:pPr>
          </w:p>
        </w:tc>
        <w:tc>
          <w:tcPr>
            <w:tcW w:w="360" w:type="pct"/>
            <w:tcBorders>
              <w:top w:val="nil"/>
              <w:left w:val="nil"/>
              <w:bottom w:val="single" w:sz="4" w:space="0" w:color="auto"/>
              <w:right w:val="nil"/>
            </w:tcBorders>
            <w:shd w:val="clear" w:color="auto" w:fill="auto"/>
            <w:vAlign w:val="center"/>
            <w:hideMark/>
          </w:tcPr>
          <w:p w14:paraId="695E6FB9" w14:textId="066444EE" w:rsidR="001C5414" w:rsidRPr="000930DF" w:rsidRDefault="001C5414" w:rsidP="000930DF">
            <w:pPr>
              <w:widowControl/>
              <w:spacing w:line="259" w:lineRule="auto"/>
              <w:jc w:val="center"/>
              <w:rPr>
                <w:rFonts w:eastAsia="Times New Roman" w:cs="Times New Roman"/>
                <w:sz w:val="20"/>
                <w:szCs w:val="20"/>
              </w:rPr>
            </w:pPr>
          </w:p>
        </w:tc>
        <w:tc>
          <w:tcPr>
            <w:tcW w:w="321" w:type="pct"/>
            <w:tcBorders>
              <w:top w:val="nil"/>
              <w:left w:val="nil"/>
              <w:bottom w:val="single" w:sz="4" w:space="0" w:color="auto"/>
              <w:right w:val="nil"/>
            </w:tcBorders>
            <w:shd w:val="clear" w:color="auto" w:fill="auto"/>
            <w:vAlign w:val="center"/>
            <w:hideMark/>
          </w:tcPr>
          <w:p w14:paraId="66F0F6D4" w14:textId="4FB50F50" w:rsidR="001C5414" w:rsidRPr="000930DF" w:rsidRDefault="001C5414" w:rsidP="000930DF">
            <w:pPr>
              <w:widowControl/>
              <w:spacing w:line="259" w:lineRule="auto"/>
              <w:jc w:val="center"/>
              <w:rPr>
                <w:rFonts w:eastAsia="Times New Roman" w:cs="Times New Roman"/>
                <w:sz w:val="20"/>
                <w:szCs w:val="20"/>
              </w:rPr>
            </w:pPr>
          </w:p>
        </w:tc>
        <w:tc>
          <w:tcPr>
            <w:tcW w:w="310" w:type="pct"/>
            <w:tcBorders>
              <w:top w:val="nil"/>
              <w:left w:val="nil"/>
              <w:bottom w:val="single" w:sz="4" w:space="0" w:color="auto"/>
              <w:right w:val="nil"/>
            </w:tcBorders>
            <w:shd w:val="clear" w:color="auto" w:fill="auto"/>
            <w:vAlign w:val="center"/>
            <w:hideMark/>
          </w:tcPr>
          <w:p w14:paraId="453A0F10" w14:textId="70195A62" w:rsidR="001C5414" w:rsidRPr="000930DF" w:rsidRDefault="001C5414" w:rsidP="000930DF">
            <w:pPr>
              <w:widowControl/>
              <w:spacing w:line="259" w:lineRule="auto"/>
              <w:jc w:val="center"/>
              <w:rPr>
                <w:rFonts w:eastAsia="Times New Roman" w:cs="Times New Roman"/>
                <w:sz w:val="20"/>
                <w:szCs w:val="20"/>
              </w:rPr>
            </w:pPr>
          </w:p>
        </w:tc>
        <w:tc>
          <w:tcPr>
            <w:tcW w:w="151" w:type="pct"/>
            <w:tcBorders>
              <w:top w:val="nil"/>
              <w:left w:val="nil"/>
              <w:bottom w:val="single" w:sz="4" w:space="0" w:color="auto"/>
              <w:right w:val="nil"/>
            </w:tcBorders>
            <w:shd w:val="clear" w:color="auto" w:fill="auto"/>
            <w:noWrap/>
            <w:vAlign w:val="center"/>
            <w:hideMark/>
          </w:tcPr>
          <w:p w14:paraId="5F60AFCD" w14:textId="17AD5824" w:rsidR="001C5414" w:rsidRPr="000930DF" w:rsidRDefault="001C5414" w:rsidP="000930DF">
            <w:pPr>
              <w:widowControl/>
              <w:spacing w:line="259" w:lineRule="auto"/>
              <w:jc w:val="center"/>
              <w:rPr>
                <w:rFonts w:eastAsia="Times New Roman" w:cs="Times New Roman"/>
                <w:sz w:val="20"/>
                <w:szCs w:val="20"/>
              </w:rPr>
            </w:pPr>
          </w:p>
        </w:tc>
      </w:tr>
    </w:tbl>
    <w:p w14:paraId="11429A80" w14:textId="3A147B8B" w:rsidR="00D06EB0" w:rsidRPr="00D06EB0" w:rsidRDefault="00D06EB0" w:rsidP="00D06EB0">
      <w:pPr>
        <w:pStyle w:val="BodyText"/>
        <w:spacing w:after="0"/>
        <w:ind w:left="90" w:hanging="90"/>
        <w:rPr>
          <w:sz w:val="16"/>
        </w:rPr>
      </w:pPr>
      <w:commentRangeStart w:id="673"/>
      <w:r w:rsidRPr="00D06EB0">
        <w:rPr>
          <w:sz w:val="16"/>
        </w:rPr>
        <w:t>^ Results not statistically reliable, n&lt;30</w:t>
      </w:r>
      <w:commentRangeEnd w:id="673"/>
      <w:r w:rsidR="00B435DA">
        <w:rPr>
          <w:rStyle w:val="CommentReference"/>
        </w:rPr>
        <w:commentReference w:id="673"/>
      </w:r>
    </w:p>
    <w:p w14:paraId="432DE12A" w14:textId="54E68769"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223D8BB" w14:textId="1FA89B91" w:rsidR="00D06EB0" w:rsidRPr="00D06EB0" w:rsidRDefault="00D06EB0" w:rsidP="00D06EB0">
      <w:pPr>
        <w:pStyle w:val="BodyText"/>
        <w:spacing w:after="0"/>
        <w:ind w:left="90" w:hanging="90"/>
        <w:rPr>
          <w:sz w:val="16"/>
        </w:rPr>
      </w:pPr>
      <w:r w:rsidRPr="00D06EB0">
        <w:rPr>
          <w:sz w:val="16"/>
        </w:rPr>
        <w:t xml:space="preserve">Notes: </w:t>
      </w:r>
    </w:p>
    <w:p w14:paraId="443E5AEB" w14:textId="0B3877C5" w:rsidR="00D06EB0" w:rsidRDefault="00D06EB0" w:rsidP="00D06EB0">
      <w:pPr>
        <w:pStyle w:val="BodyText"/>
        <w:spacing w:after="0"/>
        <w:ind w:left="90" w:hanging="90"/>
        <w:rPr>
          <w:sz w:val="16"/>
        </w:rPr>
      </w:pPr>
      <w:r w:rsidRPr="00D06EB0">
        <w:rPr>
          <w:sz w:val="16"/>
        </w:rPr>
        <w:t>Estimates are sample-weighted; numbers of observations are unweighted.</w:t>
      </w:r>
    </w:p>
    <w:p w14:paraId="05DEAD84"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E736F9F" w14:textId="4AB353E7" w:rsidR="001C76A3" w:rsidRDefault="00324D14" w:rsidP="00324D14">
      <w:pPr>
        <w:pStyle w:val="TF-TblFN"/>
        <w:spacing w:before="0" w:line="276" w:lineRule="auto"/>
        <w:ind w:left="86" w:hanging="86"/>
      </w:pPr>
      <w:r>
        <w:t>Poverty status is calculated using de jure household members.</w:t>
      </w:r>
    </w:p>
    <w:p w14:paraId="0F34172A" w14:textId="77777777" w:rsidR="00D06EB0" w:rsidRDefault="00D06EB0" w:rsidP="000930DF">
      <w:pPr>
        <w:pStyle w:val="BodyText"/>
        <w:spacing w:after="0"/>
        <w:rPr>
          <w:sz w:val="16"/>
        </w:rPr>
      </w:pPr>
      <w:r w:rsidRPr="00D06EB0">
        <w:rPr>
          <w:sz w:val="16"/>
        </w:rPr>
        <w:t xml:space="preserve">Significance tests were performed to determine whether a difference exists between the baseline and endline estimates. Differences found to be statistically significant are indicated </w:t>
      </w:r>
      <w:r>
        <w:rPr>
          <w:sz w:val="16"/>
        </w:rPr>
        <w:t>by level: * p&lt;0.05, ** p&lt;0.01, *** p&lt;0.001.</w:t>
      </w:r>
      <w:r w:rsidRPr="00D06EB0">
        <w:rPr>
          <w:sz w:val="16"/>
        </w:rPr>
        <w:t xml:space="preserve"> </w:t>
      </w:r>
    </w:p>
    <w:p w14:paraId="7F03F4EC" w14:textId="32F9F578" w:rsidR="001C5414" w:rsidRDefault="00D06EB0" w:rsidP="00D06EB0">
      <w:pPr>
        <w:pStyle w:val="BodyText"/>
        <w:spacing w:after="0"/>
        <w:ind w:left="90" w:hanging="90"/>
        <w:sectPr w:rsidR="001C5414" w:rsidSect="001A3F40">
          <w:footerReference w:type="default" r:id="rId29"/>
          <w:pgSz w:w="15840" w:h="12240" w:orient="landscape" w:code="1"/>
          <w:pgMar w:top="1440" w:right="1440" w:bottom="1440" w:left="1440" w:header="720" w:footer="720" w:gutter="0"/>
          <w:cols w:space="720"/>
          <w:docGrid w:linePitch="326"/>
        </w:sectPr>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0D83A573" w14:textId="32B0A4E1" w:rsidR="00BC0F95" w:rsidRPr="00DF4DE5" w:rsidRDefault="00CA1677" w:rsidP="00260562">
      <w:pPr>
        <w:pStyle w:val="Heading2"/>
        <w:spacing w:before="240"/>
        <w:ind w:left="1440" w:hanging="720"/>
        <w:rPr>
          <w:noProof/>
        </w:rPr>
      </w:pPr>
      <w:bookmarkStart w:id="674" w:name="_Toc400542629"/>
      <w:bookmarkStart w:id="675" w:name="_Toc414874517"/>
      <w:bookmarkStart w:id="676" w:name="_Toc22897301"/>
      <w:bookmarkStart w:id="677" w:name="_Toc50719331"/>
      <w:r>
        <w:rPr>
          <w:noProof/>
        </w:rPr>
        <w:t>7</w:t>
      </w:r>
      <w:r w:rsidR="00BC0F95" w:rsidRPr="00DF4DE5">
        <w:rPr>
          <w:noProof/>
        </w:rPr>
        <w:t>.</w:t>
      </w:r>
      <w:r w:rsidR="00995F8F">
        <w:rPr>
          <w:noProof/>
        </w:rPr>
        <w:t>2</w:t>
      </w:r>
      <w:r w:rsidR="00373011">
        <w:rPr>
          <w:noProof/>
        </w:rPr>
        <w:tab/>
      </w:r>
      <w:r w:rsidR="00BC0F95" w:rsidRPr="00DF4DE5">
        <w:rPr>
          <w:noProof/>
        </w:rPr>
        <w:t xml:space="preserve">Stunting, </w:t>
      </w:r>
      <w:r w:rsidR="008A0587" w:rsidRPr="00DF4DE5">
        <w:rPr>
          <w:noProof/>
        </w:rPr>
        <w:t xml:space="preserve">wasting, </w:t>
      </w:r>
      <w:r w:rsidR="005A22D6">
        <w:rPr>
          <w:noProof/>
        </w:rPr>
        <w:t xml:space="preserve">and </w:t>
      </w:r>
      <w:r w:rsidR="008A0587" w:rsidRPr="00DF4DE5">
        <w:rPr>
          <w:noProof/>
        </w:rPr>
        <w:t xml:space="preserve">underweight </w:t>
      </w:r>
      <w:r w:rsidR="008A0587">
        <w:rPr>
          <w:noProof/>
        </w:rPr>
        <w:t xml:space="preserve">among </w:t>
      </w:r>
      <w:r w:rsidR="008A0587" w:rsidRPr="00DF4DE5">
        <w:rPr>
          <w:noProof/>
        </w:rPr>
        <w:t xml:space="preserve">children </w:t>
      </w:r>
      <w:r w:rsidR="008A0587">
        <w:rPr>
          <w:noProof/>
        </w:rPr>
        <w:t xml:space="preserve">under 5 </w:t>
      </w:r>
      <w:r w:rsidR="008A0587" w:rsidRPr="00DF4DE5">
        <w:rPr>
          <w:noProof/>
        </w:rPr>
        <w:t>years</w:t>
      </w:r>
      <w:bookmarkEnd w:id="674"/>
      <w:bookmarkEnd w:id="675"/>
      <w:bookmarkEnd w:id="676"/>
      <w:r w:rsidR="00260562">
        <w:rPr>
          <w:noProof/>
        </w:rPr>
        <w:t xml:space="preserve"> of age</w:t>
      </w:r>
      <w:bookmarkEnd w:id="677"/>
    </w:p>
    <w:p w14:paraId="0E6EEFC4" w14:textId="37A5FA24" w:rsidR="00BC0F95" w:rsidRPr="00DF4DE5" w:rsidRDefault="00BC0F95" w:rsidP="008A0587">
      <w:pPr>
        <w:pStyle w:val="BodyText"/>
      </w:pPr>
      <w:r w:rsidRPr="00DF4DE5">
        <w:t xml:space="preserve">This </w:t>
      </w:r>
      <w:r w:rsidR="00D8650F">
        <w:t>s</w:t>
      </w:r>
      <w:r w:rsidR="00EA5FC7">
        <w:t>ection</w:t>
      </w:r>
      <w:r w:rsidRPr="00DF4DE5">
        <w:t xml:space="preserve"> </w:t>
      </w:r>
      <w:r w:rsidR="00D8650F">
        <w:t xml:space="preserve">presents </w:t>
      </w:r>
      <w:r w:rsidRPr="00DF4DE5">
        <w:t xml:space="preserve">three </w:t>
      </w:r>
      <w:r w:rsidR="00D8650F">
        <w:t xml:space="preserve">indicators that rely on </w:t>
      </w:r>
      <w:r w:rsidRPr="00DF4DE5">
        <w:t xml:space="preserve">anthropometric measurements of children under </w:t>
      </w:r>
      <w:r w:rsidR="005A22D6">
        <w:t>5 </w:t>
      </w:r>
      <w:r w:rsidRPr="00DF4DE5">
        <w:t>years</w:t>
      </w:r>
      <w:r w:rsidR="005A22D6">
        <w:t xml:space="preserve"> of age</w:t>
      </w:r>
      <w:r w:rsidRPr="00DF4DE5">
        <w:t xml:space="preserve"> in the </w:t>
      </w:r>
      <w:r w:rsidR="00160DC3">
        <w:rPr>
          <w:szCs w:val="22"/>
        </w:rPr>
        <w:t>Phase One</w:t>
      </w:r>
      <w:r w:rsidR="007F25EC">
        <w:rPr>
          <w:szCs w:val="22"/>
        </w:rPr>
        <w:t xml:space="preserve"> ZOI</w:t>
      </w:r>
      <w:r w:rsidRPr="00DF4DE5">
        <w:t>: stunting (</w:t>
      </w:r>
      <w:r w:rsidR="00D8650F">
        <w:t xml:space="preserve">low </w:t>
      </w:r>
      <w:r w:rsidRPr="00DF4DE5">
        <w:t>height-for-age), wasting (</w:t>
      </w:r>
      <w:r w:rsidR="00D8650F">
        <w:t xml:space="preserve">low </w:t>
      </w:r>
      <w:r w:rsidRPr="00DF4DE5">
        <w:t>weight-for-height), and underweight (</w:t>
      </w:r>
      <w:r w:rsidR="00D8650F">
        <w:t xml:space="preserve">low </w:t>
      </w:r>
      <w:r w:rsidRPr="00DF4DE5">
        <w:t xml:space="preserve">weight-for-age). </w:t>
      </w:r>
    </w:p>
    <w:p w14:paraId="50F0F484" w14:textId="6CD0222F" w:rsidR="00BC0F95" w:rsidRPr="00DF4DE5" w:rsidRDefault="00CA1677" w:rsidP="00314E1F">
      <w:pPr>
        <w:pStyle w:val="Heading3"/>
      </w:pPr>
      <w:bookmarkStart w:id="678" w:name="_Toc400542630"/>
      <w:bookmarkStart w:id="679" w:name="_Toc414874518"/>
      <w:bookmarkStart w:id="680" w:name="_Toc22897302"/>
      <w:bookmarkStart w:id="681" w:name="_Toc50719332"/>
      <w:r>
        <w:t>7</w:t>
      </w:r>
      <w:r w:rsidR="00BC0F95" w:rsidRPr="00DF4DE5">
        <w:t>.2.1</w:t>
      </w:r>
      <w:r w:rsidR="00373011">
        <w:tab/>
      </w:r>
      <w:r w:rsidR="00BC0F95" w:rsidRPr="00DF4DE5">
        <w:t>Stunting (</w:t>
      </w:r>
      <w:r w:rsidR="008A0587">
        <w:t>low h</w:t>
      </w:r>
      <w:r w:rsidR="008A0587" w:rsidRPr="00DF4DE5">
        <w:t>eight-for-</w:t>
      </w:r>
      <w:r w:rsidR="008A0587">
        <w:t>a</w:t>
      </w:r>
      <w:r w:rsidR="008A0587" w:rsidRPr="00DF4DE5">
        <w:t>ge)</w:t>
      </w:r>
      <w:bookmarkEnd w:id="678"/>
      <w:bookmarkEnd w:id="679"/>
      <w:bookmarkEnd w:id="680"/>
      <w:bookmarkEnd w:id="681"/>
    </w:p>
    <w:p w14:paraId="46E13C47" w14:textId="1D377FF7" w:rsidR="00BC0F95" w:rsidRPr="00DF4DE5" w:rsidRDefault="003D4FF0" w:rsidP="008A0587">
      <w:pPr>
        <w:pStyle w:val="BodyText"/>
      </w:pPr>
      <w:r>
        <w:t>Stunting</w:t>
      </w:r>
      <w:r w:rsidR="001348F3">
        <w:t>,</w:t>
      </w:r>
      <w:r>
        <w:t xml:space="preserve"> or </w:t>
      </w:r>
      <w:r w:rsidR="00111E7A">
        <w:t>linear growth re</w:t>
      </w:r>
      <w:r w:rsidR="0016723B">
        <w:t>tardation</w:t>
      </w:r>
      <w:r w:rsidR="001348F3">
        <w:t>,</w:t>
      </w:r>
      <w:r w:rsidR="00F75E31">
        <w:t xml:space="preserve"> is a consequence of </w:t>
      </w:r>
      <w:r w:rsidR="0059683B">
        <w:t xml:space="preserve">an </w:t>
      </w:r>
      <w:r w:rsidR="00F75E31">
        <w:t>inadequate growth environment</w:t>
      </w:r>
      <w:r w:rsidR="00BC0F95" w:rsidRPr="00DF4DE5">
        <w:t xml:space="preserve">. Reducing the prevalence of stunting among children, particularly </w:t>
      </w:r>
      <w:r w:rsidR="005A22D6">
        <w:t>children</w:t>
      </w:r>
      <w:r w:rsidR="005A22D6" w:rsidRPr="00DF4DE5">
        <w:t xml:space="preserve"> </w:t>
      </w:r>
      <w:r w:rsidR="00BC0F95" w:rsidRPr="00DF4DE5">
        <w:t>0</w:t>
      </w:r>
      <w:r w:rsidR="00073D3F">
        <w:t>-</w:t>
      </w:r>
      <w:r w:rsidR="00BC0F95" w:rsidRPr="00DF4DE5">
        <w:t>23 months</w:t>
      </w:r>
      <w:r w:rsidR="005A22D6">
        <w:t xml:space="preserve"> of age</w:t>
      </w:r>
      <w:r w:rsidR="00BC0F95" w:rsidRPr="00DF4DE5">
        <w:t>, is important because</w:t>
      </w:r>
      <w:r w:rsidR="00C2078A">
        <w:t xml:space="preserve"> linear growth retardation is causally linked to difficult birth and poor birth </w:t>
      </w:r>
      <w:proofErr w:type="gramStart"/>
      <w:r w:rsidR="00C2078A">
        <w:t>outcomes</w:t>
      </w:r>
      <w:r w:rsidR="0021640F">
        <w:t>, and</w:t>
      </w:r>
      <w:proofErr w:type="gramEnd"/>
      <w:r w:rsidR="0021640F">
        <w:t xml:space="preserve"> </w:t>
      </w:r>
      <w:r w:rsidR="00320162" w:rsidRPr="00416E3F">
        <w:t>is</w:t>
      </w:r>
      <w:r w:rsidR="00BC0F95" w:rsidRPr="00A65542">
        <w:t xml:space="preserve"> associated with</w:t>
      </w:r>
      <w:r w:rsidR="002C0829">
        <w:t>—</w:t>
      </w:r>
      <w:r w:rsidR="00320162" w:rsidRPr="00A65542">
        <w:t xml:space="preserve">but </w:t>
      </w:r>
      <w:r w:rsidR="002C47B4">
        <w:t>may</w:t>
      </w:r>
      <w:r w:rsidR="00320162" w:rsidRPr="00A65542">
        <w:t xml:space="preserve"> not cause</w:t>
      </w:r>
      <w:r w:rsidR="002C0829">
        <w:t>—</w:t>
      </w:r>
      <w:r w:rsidR="001A367F">
        <w:t>delayed child development, reduced earnings in adulthood, and</w:t>
      </w:r>
      <w:r w:rsidR="00124C4E">
        <w:t xml:space="preserve"> chronic diseases.</w:t>
      </w:r>
      <w:r w:rsidR="00F7759D">
        <w:rPr>
          <w:rStyle w:val="FootnoteReference"/>
        </w:rPr>
        <w:footnoteReference w:id="40"/>
      </w:r>
      <w:r w:rsidR="001A367F">
        <w:t xml:space="preserve"> </w:t>
      </w:r>
      <w:r w:rsidR="00BC0F95" w:rsidRPr="00DF4DE5">
        <w:t xml:space="preserve"> Stunting is a height-for-age measurement that reflects chronic undernutrition. This indicator measur</w:t>
      </w:r>
      <w:r w:rsidR="00D8650F">
        <w:t>es the percentage of children 0</w:t>
      </w:r>
      <w:r w:rsidR="00073D3F">
        <w:t>-</w:t>
      </w:r>
      <w:r w:rsidR="00BC0F95" w:rsidRPr="00DF4DE5">
        <w:t xml:space="preserve">59 months </w:t>
      </w:r>
      <w:r w:rsidR="00073D3F">
        <w:t xml:space="preserve">of age </w:t>
      </w:r>
      <w:r w:rsidR="00BC0F95" w:rsidRPr="00DF4DE5">
        <w:t xml:space="preserve">who are stunted, </w:t>
      </w:r>
      <w:r w:rsidR="00D8650F">
        <w:t>as defined by a height-for-age z</w:t>
      </w:r>
      <w:r w:rsidR="00BC0F95" w:rsidRPr="00DF4DE5">
        <w:t xml:space="preserve">-score more than two standard deviations </w:t>
      </w:r>
      <w:r w:rsidR="0079009E">
        <w:t xml:space="preserve">(SDs) </w:t>
      </w:r>
      <w:r w:rsidR="00BC0F95" w:rsidRPr="00DF4DE5">
        <w:t>below the median of the 2006 WHO Child Growth Standard.</w:t>
      </w:r>
      <w:r w:rsidR="00BC0F95" w:rsidRPr="00DF4DE5">
        <w:rPr>
          <w:rStyle w:val="FootnoteReference"/>
        </w:rPr>
        <w:footnoteReference w:id="41"/>
      </w:r>
      <w:r w:rsidR="00BC0F95" w:rsidRPr="00DF4DE5">
        <w:t xml:space="preserve"> </w:t>
      </w:r>
    </w:p>
    <w:p w14:paraId="49D23ED8" w14:textId="62E88715" w:rsidR="00BC0F95" w:rsidRPr="00DF4DE5" w:rsidRDefault="007A6EBA" w:rsidP="008A0587">
      <w:pPr>
        <w:pStyle w:val="BodyText"/>
      </w:pPr>
      <w:r>
        <w:rPr>
          <w:b/>
        </w:rPr>
        <w:t xml:space="preserve">Table </w:t>
      </w:r>
      <w:r w:rsidR="00CA1677">
        <w:rPr>
          <w:b/>
        </w:rPr>
        <w:t>7</w:t>
      </w:r>
      <w:r>
        <w:rPr>
          <w:b/>
        </w:rPr>
        <w:t>.</w:t>
      </w:r>
      <w:r w:rsidR="00AB5A9C">
        <w:rPr>
          <w:b/>
        </w:rPr>
        <w:t>2</w:t>
      </w:r>
      <w:r w:rsidR="001C5414">
        <w:rPr>
          <w:b/>
        </w:rPr>
        <w:t>.1</w:t>
      </w:r>
      <w:r w:rsidR="0079009E">
        <w:t xml:space="preserve"> </w:t>
      </w:r>
      <w:r w:rsidR="00073D3F">
        <w:t xml:space="preserve">presents </w:t>
      </w:r>
      <w:r w:rsidR="0079009E">
        <w:t xml:space="preserve">the prevalence of </w:t>
      </w:r>
      <w:r w:rsidR="00147403">
        <w:t xml:space="preserve">severe </w:t>
      </w:r>
      <w:r w:rsidR="00BC0F95" w:rsidRPr="00DF4DE5">
        <w:t>stunting</w:t>
      </w:r>
      <w:r w:rsidR="00157AE6">
        <w:t xml:space="preserve"> </w:t>
      </w:r>
      <w:r w:rsidR="00D00A5A">
        <w:t>(&lt;-</w:t>
      </w:r>
      <w:r w:rsidR="00147403">
        <w:t>3</w:t>
      </w:r>
      <w:r w:rsidR="00D00A5A">
        <w:t xml:space="preserve"> SD) </w:t>
      </w:r>
      <w:r w:rsidR="00157AE6">
        <w:t>and</w:t>
      </w:r>
      <w:r w:rsidR="00BC0F95" w:rsidRPr="00DF4DE5">
        <w:t xml:space="preserve"> st</w:t>
      </w:r>
      <w:r w:rsidR="0079009E">
        <w:t xml:space="preserve">unting </w:t>
      </w:r>
      <w:r w:rsidR="00D00A5A" w:rsidRPr="00DF4DE5">
        <w:t>(&lt;-</w:t>
      </w:r>
      <w:r w:rsidR="00147403">
        <w:t>2</w:t>
      </w:r>
      <w:r w:rsidR="00D00A5A">
        <w:t xml:space="preserve"> </w:t>
      </w:r>
      <w:r w:rsidR="00D00A5A" w:rsidRPr="00DF4DE5">
        <w:t>SD)</w:t>
      </w:r>
      <w:r w:rsidR="003E6E18">
        <w:t xml:space="preserve"> </w:t>
      </w:r>
      <w:r w:rsidR="0079009E">
        <w:t xml:space="preserve">and mean </w:t>
      </w:r>
      <w:r w:rsidR="00F63F16">
        <w:t xml:space="preserve">height-for-weight </w:t>
      </w:r>
      <w:r w:rsidR="0079009E">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073D3F">
        <w:t>, comparing estimates at baseline and at endline</w:t>
      </w:r>
      <w:r w:rsidR="00BC0F95" w:rsidRPr="00DF4DE5">
        <w:t>.</w:t>
      </w:r>
      <w:r w:rsidR="00147403">
        <w:rPr>
          <w:rStyle w:val="FootnoteReference"/>
        </w:rPr>
        <w:footnoteReference w:id="42"/>
      </w:r>
      <w:r w:rsidR="00BC0F95" w:rsidRPr="00DF4DE5">
        <w:t xml:space="preserve"> Estimates are presented for all children and by </w:t>
      </w:r>
      <w:r w:rsidR="00073D3F">
        <w:t xml:space="preserve">selected characteristics—child’s </w:t>
      </w:r>
      <w:r w:rsidR="0079009E">
        <w:t>sex and age</w:t>
      </w:r>
      <w:r w:rsidR="00073D3F">
        <w:t>, c</w:t>
      </w:r>
      <w:r w:rsidR="0079009E">
        <w:t>aregiver</w:t>
      </w:r>
      <w:r w:rsidR="00073D3F">
        <w:t>’s</w:t>
      </w:r>
      <w:r w:rsidR="00BC0F95" w:rsidRPr="00DF4DE5">
        <w:t xml:space="preserve"> educational attainment</w:t>
      </w:r>
      <w:r w:rsidR="00073D3F">
        <w:t xml:space="preserve">, </w:t>
      </w:r>
      <w:r w:rsidR="00BC0F95" w:rsidRPr="00DF4DE5">
        <w:t xml:space="preserve">gendered household type, </w:t>
      </w:r>
      <w:r w:rsidR="00073D3F">
        <w:t>poverty status</w:t>
      </w:r>
      <w:r w:rsidR="00BC0F95" w:rsidRPr="00DF4DE5">
        <w:t xml:space="preserve">, </w:t>
      </w:r>
      <w:r w:rsidR="00BC0F95">
        <w:t xml:space="preserve">and </w:t>
      </w:r>
      <w:r w:rsidR="00BC0F95" w:rsidRPr="00DF4DE5">
        <w:t>household hunger.</w:t>
      </w:r>
    </w:p>
    <w:p w14:paraId="21C1B026" w14:textId="0D83DF84" w:rsidR="00BC0F95" w:rsidRPr="00DF4DE5" w:rsidRDefault="00BC0F95" w:rsidP="008A0587">
      <w:pPr>
        <w:pStyle w:val="BodyText"/>
      </w:pPr>
      <w:r w:rsidRPr="00DF4DE5">
        <w:rPr>
          <w:highlight w:val="yellow"/>
        </w:rPr>
        <w:t>[</w:t>
      </w:r>
      <w:r w:rsidR="00073D3F">
        <w:rPr>
          <w:highlight w:val="yellow"/>
        </w:rPr>
        <w:t>Describe the results presented in Table 7.2.1</w:t>
      </w:r>
      <w:r w:rsidRPr="00DF4DE5">
        <w:rPr>
          <w:highlight w:val="yellow"/>
        </w:rPr>
        <w:t>.]</w:t>
      </w:r>
    </w:p>
    <w:p w14:paraId="7E681E90" w14:textId="46E7C847" w:rsidR="00BC0F95" w:rsidRDefault="00CA1677" w:rsidP="00AB051C">
      <w:pPr>
        <w:pStyle w:val="Tabletitle"/>
        <w:keepLines/>
        <w:spacing w:before="240"/>
        <w:contextualSpacing/>
        <w:outlineLvl w:val="3"/>
      </w:pPr>
      <w:bookmarkStart w:id="682" w:name="_Toc50719202"/>
      <w:r w:rsidRPr="00CA1677">
        <w:t>Table 7.2</w:t>
      </w:r>
      <w:r w:rsidR="001C5414">
        <w:t>.1</w:t>
      </w:r>
      <w:r w:rsidRPr="00CA1677">
        <w:t>: Comparison of the Prevalence of Stunting and Mean Height-for-Age Z-Scores among Children Under 5 Years</w:t>
      </w:r>
      <w:r w:rsidR="00D06EB0">
        <w:t xml:space="preserve"> of Age</w:t>
      </w:r>
      <w:r w:rsidR="009A6DF0" w:rsidRPr="009A6DF0">
        <w:t xml:space="preserve"> </w:t>
      </w:r>
      <w:r w:rsidR="009A6DF0">
        <w:t xml:space="preserve">in the </w:t>
      </w:r>
      <w:r w:rsidR="00160DC3">
        <w:t>Phase One</w:t>
      </w:r>
      <w:r w:rsidR="007F25EC">
        <w:t xml:space="preserve"> ZOI</w:t>
      </w:r>
      <w:r w:rsidRPr="00CA1677">
        <w:t xml:space="preserve">, in Total and by Child, Caregiver, and Household Characteristics, Feed the Future </w:t>
      </w:r>
      <w:r w:rsidR="00160DC3">
        <w:t>Phase One</w:t>
      </w:r>
      <w:r w:rsidRPr="00CA1677">
        <w:t xml:space="preserve"> Baseline and Endline ZOI Surveys</w:t>
      </w:r>
      <w:bookmarkEnd w:id="682"/>
    </w:p>
    <w:tbl>
      <w:tblPr>
        <w:tblW w:w="5000" w:type="pct"/>
        <w:tblLayout w:type="fixed"/>
        <w:tblLook w:val="04A0" w:firstRow="1" w:lastRow="0" w:firstColumn="1" w:lastColumn="0" w:noHBand="0" w:noVBand="1"/>
      </w:tblPr>
      <w:tblGrid>
        <w:gridCol w:w="2151"/>
        <w:gridCol w:w="1057"/>
        <w:gridCol w:w="1063"/>
        <w:gridCol w:w="948"/>
        <w:gridCol w:w="423"/>
        <w:gridCol w:w="283"/>
        <w:gridCol w:w="1090"/>
        <w:gridCol w:w="1126"/>
        <w:gridCol w:w="1002"/>
        <w:gridCol w:w="433"/>
      </w:tblGrid>
      <w:tr w:rsidR="005A22D6" w:rsidRPr="000930DF" w14:paraId="5EA50BA4" w14:textId="77777777" w:rsidTr="00141B07">
        <w:trPr>
          <w:tblHeader/>
        </w:trPr>
        <w:tc>
          <w:tcPr>
            <w:tcW w:w="1123" w:type="pct"/>
            <w:vMerge w:val="restart"/>
            <w:tcBorders>
              <w:top w:val="single" w:sz="4" w:space="0" w:color="auto"/>
              <w:left w:val="nil"/>
              <w:bottom w:val="nil"/>
              <w:right w:val="nil"/>
            </w:tcBorders>
            <w:shd w:val="clear" w:color="000000" w:fill="387990"/>
            <w:vAlign w:val="bottom"/>
            <w:hideMark/>
          </w:tcPr>
          <w:p w14:paraId="44B9BC08" w14:textId="77777777" w:rsidR="00147403" w:rsidRPr="000930DF" w:rsidRDefault="00147403" w:rsidP="000930DF">
            <w:pPr>
              <w:widowControl/>
              <w:spacing w:line="259" w:lineRule="auto"/>
              <w:rPr>
                <w:rFonts w:eastAsia="Times New Roman" w:cs="Times New Roman"/>
                <w:b/>
                <w:bCs/>
                <w:color w:val="FFFFFF"/>
                <w:sz w:val="20"/>
                <w:szCs w:val="20"/>
              </w:rPr>
            </w:pPr>
            <w:r w:rsidRPr="000930DF">
              <w:rPr>
                <w:rFonts w:eastAsia="Times New Roman" w:cs="Times New Roman"/>
                <w:b/>
                <w:bCs/>
                <w:color w:val="FFFFFF"/>
                <w:sz w:val="20"/>
                <w:szCs w:val="20"/>
              </w:rPr>
              <w:t>Characteristic</w:t>
            </w:r>
          </w:p>
        </w:tc>
        <w:tc>
          <w:tcPr>
            <w:tcW w:w="1822" w:type="pct"/>
            <w:gridSpan w:val="4"/>
            <w:tcBorders>
              <w:top w:val="single" w:sz="4" w:space="0" w:color="auto"/>
              <w:left w:val="nil"/>
              <w:bottom w:val="single" w:sz="4" w:space="0" w:color="FFFFFF" w:themeColor="background1"/>
              <w:right w:val="nil"/>
            </w:tcBorders>
            <w:shd w:val="clear" w:color="000000" w:fill="387990"/>
            <w:vAlign w:val="bottom"/>
            <w:hideMark/>
          </w:tcPr>
          <w:p w14:paraId="2D3B9E19"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Baseline</w:t>
            </w:r>
          </w:p>
          <w:p w14:paraId="246F4B8F" w14:textId="632CF04F"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c>
          <w:tcPr>
            <w:tcW w:w="148" w:type="pct"/>
            <w:tcBorders>
              <w:top w:val="single" w:sz="4" w:space="0" w:color="auto"/>
              <w:left w:val="nil"/>
              <w:bottom w:val="nil"/>
              <w:right w:val="nil"/>
            </w:tcBorders>
            <w:shd w:val="clear" w:color="000000" w:fill="387990"/>
            <w:vAlign w:val="bottom"/>
            <w:hideMark/>
          </w:tcPr>
          <w:p w14:paraId="5CB27FD2"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1907" w:type="pct"/>
            <w:gridSpan w:val="4"/>
            <w:tcBorders>
              <w:top w:val="single" w:sz="4" w:space="0" w:color="auto"/>
              <w:left w:val="nil"/>
              <w:bottom w:val="single" w:sz="4" w:space="0" w:color="FFFFFF"/>
              <w:right w:val="nil"/>
            </w:tcBorders>
            <w:shd w:val="clear" w:color="000000" w:fill="387990"/>
            <w:vAlign w:val="bottom"/>
            <w:hideMark/>
          </w:tcPr>
          <w:p w14:paraId="3ACE477E" w14:textId="77777777" w:rsidR="00744ACA"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Endline </w:t>
            </w:r>
          </w:p>
          <w:p w14:paraId="46DE7115" w14:textId="4E0BEEA0"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([Year(s)])</w:t>
            </w:r>
          </w:p>
        </w:tc>
      </w:tr>
      <w:tr w:rsidR="001E293D" w:rsidRPr="000930DF" w14:paraId="4B1F95CD" w14:textId="77777777" w:rsidTr="00141B07">
        <w:trPr>
          <w:tblHeader/>
        </w:trPr>
        <w:tc>
          <w:tcPr>
            <w:tcW w:w="1123" w:type="pct"/>
            <w:vMerge/>
            <w:tcBorders>
              <w:top w:val="single" w:sz="4" w:space="0" w:color="auto"/>
              <w:left w:val="nil"/>
              <w:right w:val="nil"/>
            </w:tcBorders>
            <w:vAlign w:val="center"/>
            <w:hideMark/>
          </w:tcPr>
          <w:p w14:paraId="7CBC8AA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val="restart"/>
            <w:tcBorders>
              <w:top w:val="single" w:sz="4" w:space="0" w:color="FFFFFF" w:themeColor="background1"/>
              <w:left w:val="nil"/>
              <w:bottom w:val="single" w:sz="4" w:space="0" w:color="auto"/>
              <w:right w:val="nil"/>
            </w:tcBorders>
            <w:shd w:val="clear" w:color="000000" w:fill="387990"/>
            <w:vAlign w:val="bottom"/>
            <w:hideMark/>
          </w:tcPr>
          <w:p w14:paraId="6821624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55" w:type="pct"/>
            <w:vMerge w:val="restart"/>
            <w:tcBorders>
              <w:top w:val="single" w:sz="4" w:space="0" w:color="FFFFFF" w:themeColor="background1"/>
              <w:left w:val="nil"/>
              <w:bottom w:val="single" w:sz="4" w:space="0" w:color="auto"/>
              <w:right w:val="nil"/>
            </w:tcBorders>
            <w:shd w:val="clear" w:color="000000" w:fill="387990"/>
            <w:vAlign w:val="bottom"/>
            <w:hideMark/>
          </w:tcPr>
          <w:p w14:paraId="63C4C7DD" w14:textId="055D6A34"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495" w:type="pct"/>
            <w:vMerge w:val="restart"/>
            <w:tcBorders>
              <w:top w:val="single" w:sz="4" w:space="0" w:color="FFFFFF" w:themeColor="background1"/>
              <w:left w:val="nil"/>
              <w:bottom w:val="single" w:sz="4" w:space="0" w:color="auto"/>
              <w:right w:val="nil"/>
            </w:tcBorders>
            <w:shd w:val="clear" w:color="000000" w:fill="387990"/>
            <w:vAlign w:val="bottom"/>
            <w:hideMark/>
          </w:tcPr>
          <w:p w14:paraId="0F34435A"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0" w:type="pct"/>
            <w:vMerge w:val="restart"/>
            <w:tcBorders>
              <w:top w:val="single" w:sz="4" w:space="0" w:color="FFFFFF" w:themeColor="background1"/>
              <w:left w:val="nil"/>
              <w:bottom w:val="single" w:sz="4" w:space="0" w:color="auto"/>
              <w:right w:val="nil"/>
            </w:tcBorders>
            <w:shd w:val="clear" w:color="000000" w:fill="387990"/>
            <w:vAlign w:val="bottom"/>
            <w:hideMark/>
          </w:tcPr>
          <w:p w14:paraId="630893E8"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c>
          <w:tcPr>
            <w:tcW w:w="148" w:type="pct"/>
            <w:tcBorders>
              <w:top w:val="nil"/>
              <w:left w:val="nil"/>
              <w:right w:val="nil"/>
            </w:tcBorders>
            <w:shd w:val="clear" w:color="000000" w:fill="387990"/>
            <w:vAlign w:val="bottom"/>
            <w:hideMark/>
          </w:tcPr>
          <w:p w14:paraId="5B1F1EAB"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val="restart"/>
            <w:tcBorders>
              <w:top w:val="nil"/>
              <w:left w:val="nil"/>
              <w:right w:val="nil"/>
            </w:tcBorders>
            <w:shd w:val="clear" w:color="000000" w:fill="387990"/>
            <w:vAlign w:val="bottom"/>
            <w:hideMark/>
          </w:tcPr>
          <w:p w14:paraId="53E87BD5"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Severely stunted </w:t>
            </w:r>
            <w:r w:rsidRPr="000930DF">
              <w:rPr>
                <w:rFonts w:eastAsia="Times New Roman" w:cs="Times New Roman"/>
                <w:b/>
                <w:bCs/>
                <w:color w:val="FFFFFF"/>
                <w:sz w:val="20"/>
                <w:szCs w:val="20"/>
              </w:rPr>
              <w:br/>
              <w:t>(&lt;-3 SD)</w:t>
            </w:r>
            <w:r w:rsidRPr="000930DF">
              <w:rPr>
                <w:rFonts w:eastAsia="Times New Roman" w:cs="Times New Roman"/>
                <w:b/>
                <w:bCs/>
                <w:color w:val="FFFFFF"/>
                <w:sz w:val="20"/>
                <w:szCs w:val="20"/>
              </w:rPr>
              <w:br/>
              <w:t>(%)</w:t>
            </w:r>
          </w:p>
        </w:tc>
        <w:tc>
          <w:tcPr>
            <w:tcW w:w="588" w:type="pct"/>
            <w:vMerge w:val="restart"/>
            <w:tcBorders>
              <w:top w:val="nil"/>
              <w:left w:val="nil"/>
              <w:right w:val="nil"/>
            </w:tcBorders>
            <w:shd w:val="clear" w:color="000000" w:fill="387990"/>
            <w:vAlign w:val="bottom"/>
            <w:hideMark/>
          </w:tcPr>
          <w:p w14:paraId="18E381EF" w14:textId="718FDCEE"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Stunted </w:t>
            </w:r>
            <w:r w:rsidRPr="000930DF">
              <w:rPr>
                <w:rFonts w:eastAsia="Times New Roman" w:cs="Times New Roman"/>
                <w:b/>
                <w:bCs/>
                <w:color w:val="FFFFFF"/>
                <w:sz w:val="20"/>
                <w:szCs w:val="20"/>
              </w:rPr>
              <w:br/>
              <w:t>(&lt;-2 SD)</w:t>
            </w:r>
            <w:r w:rsidRPr="000930DF">
              <w:rPr>
                <w:rFonts w:eastAsia="Times New Roman" w:cs="Times New Roman"/>
                <w:b/>
                <w:bCs/>
                <w:color w:val="FFFFFF"/>
                <w:sz w:val="20"/>
                <w:szCs w:val="20"/>
              </w:rPr>
              <w:br/>
              <w:t>(%)</w:t>
            </w:r>
          </w:p>
        </w:tc>
        <w:tc>
          <w:tcPr>
            <w:tcW w:w="523" w:type="pct"/>
            <w:vMerge w:val="restart"/>
            <w:tcBorders>
              <w:top w:val="nil"/>
              <w:left w:val="nil"/>
              <w:right w:val="nil"/>
            </w:tcBorders>
            <w:shd w:val="clear" w:color="000000" w:fill="387990"/>
            <w:vAlign w:val="bottom"/>
            <w:hideMark/>
          </w:tcPr>
          <w:p w14:paraId="6AFC6259"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xml:space="preserve">Mean </w:t>
            </w:r>
            <w:r w:rsidRPr="000930DF">
              <w:rPr>
                <w:rFonts w:eastAsia="Times New Roman" w:cs="Times New Roman"/>
                <w:b/>
                <w:bCs/>
                <w:color w:val="FFFFFF"/>
                <w:sz w:val="20"/>
                <w:szCs w:val="20"/>
              </w:rPr>
              <w:br/>
              <w:t>z-score</w:t>
            </w:r>
          </w:p>
        </w:tc>
        <w:tc>
          <w:tcPr>
            <w:tcW w:w="227" w:type="pct"/>
            <w:vMerge w:val="restart"/>
            <w:tcBorders>
              <w:top w:val="nil"/>
              <w:left w:val="nil"/>
              <w:right w:val="nil"/>
            </w:tcBorders>
            <w:shd w:val="clear" w:color="000000" w:fill="387990"/>
            <w:vAlign w:val="bottom"/>
            <w:hideMark/>
          </w:tcPr>
          <w:p w14:paraId="6F55D6D5" w14:textId="77777777" w:rsidR="00147403" w:rsidRPr="000930DF" w:rsidRDefault="00147403" w:rsidP="000930DF">
            <w:pPr>
              <w:widowControl/>
              <w:spacing w:line="259" w:lineRule="auto"/>
              <w:jc w:val="center"/>
              <w:rPr>
                <w:rFonts w:eastAsia="Times New Roman" w:cs="Times New Roman"/>
                <w:b/>
                <w:bCs/>
                <w:color w:val="FFFFFF"/>
                <w:sz w:val="20"/>
                <w:szCs w:val="20"/>
              </w:rPr>
            </w:pPr>
            <w:proofErr w:type="spellStart"/>
            <w:r w:rsidRPr="000930DF">
              <w:rPr>
                <w:rFonts w:eastAsia="Times New Roman" w:cs="Times New Roman"/>
                <w:b/>
                <w:bCs/>
                <w:color w:val="FFFFFF"/>
                <w:sz w:val="20"/>
                <w:szCs w:val="20"/>
              </w:rPr>
              <w:t>n</w:t>
            </w:r>
            <w:r w:rsidRPr="000930DF">
              <w:rPr>
                <w:rFonts w:eastAsia="Times New Roman" w:cs="Times New Roman"/>
                <w:b/>
                <w:bCs/>
                <w:color w:val="FFFFFF"/>
                <w:sz w:val="20"/>
                <w:szCs w:val="20"/>
                <w:vertAlign w:val="superscript"/>
              </w:rPr>
              <w:t>a</w:t>
            </w:r>
            <w:proofErr w:type="spellEnd"/>
          </w:p>
        </w:tc>
      </w:tr>
      <w:tr w:rsidR="005A22D6" w:rsidRPr="000930DF" w14:paraId="6B195AC8" w14:textId="77777777" w:rsidTr="002F128B">
        <w:trPr>
          <w:tblHeader/>
        </w:trPr>
        <w:tc>
          <w:tcPr>
            <w:tcW w:w="1123" w:type="pct"/>
            <w:vMerge/>
            <w:tcBorders>
              <w:left w:val="nil"/>
              <w:bottom w:val="nil"/>
              <w:right w:val="nil"/>
            </w:tcBorders>
            <w:vAlign w:val="center"/>
            <w:hideMark/>
          </w:tcPr>
          <w:p w14:paraId="15C2AD05"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2" w:type="pct"/>
            <w:vMerge/>
            <w:tcBorders>
              <w:left w:val="nil"/>
              <w:bottom w:val="single" w:sz="4" w:space="0" w:color="auto"/>
              <w:right w:val="nil"/>
            </w:tcBorders>
            <w:vAlign w:val="center"/>
            <w:hideMark/>
          </w:tcPr>
          <w:p w14:paraId="68746098"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55" w:type="pct"/>
            <w:vMerge/>
            <w:tcBorders>
              <w:left w:val="nil"/>
              <w:bottom w:val="single" w:sz="4" w:space="0" w:color="auto"/>
              <w:right w:val="nil"/>
            </w:tcBorders>
            <w:vAlign w:val="center"/>
            <w:hideMark/>
          </w:tcPr>
          <w:p w14:paraId="53AAA7DF"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495" w:type="pct"/>
            <w:vMerge/>
            <w:tcBorders>
              <w:left w:val="nil"/>
              <w:bottom w:val="single" w:sz="4" w:space="0" w:color="auto"/>
              <w:right w:val="nil"/>
            </w:tcBorders>
            <w:vAlign w:val="center"/>
            <w:hideMark/>
          </w:tcPr>
          <w:p w14:paraId="54F6EB21"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0" w:type="pct"/>
            <w:vMerge/>
            <w:tcBorders>
              <w:left w:val="nil"/>
              <w:bottom w:val="single" w:sz="4" w:space="0" w:color="auto"/>
              <w:right w:val="nil"/>
            </w:tcBorders>
            <w:vAlign w:val="center"/>
            <w:hideMark/>
          </w:tcPr>
          <w:p w14:paraId="1FA73804"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148" w:type="pct"/>
            <w:tcBorders>
              <w:left w:val="nil"/>
              <w:bottom w:val="single" w:sz="4" w:space="0" w:color="auto"/>
              <w:right w:val="nil"/>
            </w:tcBorders>
            <w:shd w:val="clear" w:color="000000" w:fill="387990"/>
            <w:vAlign w:val="bottom"/>
            <w:hideMark/>
          </w:tcPr>
          <w:p w14:paraId="6D1CC1EC" w14:textId="77777777" w:rsidR="00147403" w:rsidRPr="000930DF" w:rsidRDefault="00147403" w:rsidP="000930DF">
            <w:pPr>
              <w:widowControl/>
              <w:spacing w:line="259" w:lineRule="auto"/>
              <w:jc w:val="center"/>
              <w:rPr>
                <w:rFonts w:eastAsia="Times New Roman" w:cs="Times New Roman"/>
                <w:b/>
                <w:bCs/>
                <w:color w:val="FFFFFF"/>
                <w:sz w:val="20"/>
                <w:szCs w:val="20"/>
              </w:rPr>
            </w:pPr>
            <w:r w:rsidRPr="000930DF">
              <w:rPr>
                <w:rFonts w:eastAsia="Times New Roman" w:cs="Times New Roman"/>
                <w:b/>
                <w:bCs/>
                <w:color w:val="FFFFFF"/>
                <w:sz w:val="20"/>
                <w:szCs w:val="20"/>
              </w:rPr>
              <w:t> </w:t>
            </w:r>
          </w:p>
        </w:tc>
        <w:tc>
          <w:tcPr>
            <w:tcW w:w="569" w:type="pct"/>
            <w:vMerge/>
            <w:tcBorders>
              <w:left w:val="nil"/>
              <w:bottom w:val="single" w:sz="4" w:space="0" w:color="000000"/>
              <w:right w:val="nil"/>
            </w:tcBorders>
            <w:vAlign w:val="center"/>
            <w:hideMark/>
          </w:tcPr>
          <w:p w14:paraId="03487E16"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88" w:type="pct"/>
            <w:vMerge/>
            <w:tcBorders>
              <w:left w:val="nil"/>
              <w:bottom w:val="single" w:sz="4" w:space="0" w:color="000000"/>
              <w:right w:val="nil"/>
            </w:tcBorders>
            <w:vAlign w:val="center"/>
            <w:hideMark/>
          </w:tcPr>
          <w:p w14:paraId="0F19D582"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523" w:type="pct"/>
            <w:vMerge/>
            <w:tcBorders>
              <w:left w:val="nil"/>
              <w:bottom w:val="single" w:sz="4" w:space="0" w:color="000000"/>
              <w:right w:val="nil"/>
            </w:tcBorders>
            <w:vAlign w:val="center"/>
            <w:hideMark/>
          </w:tcPr>
          <w:p w14:paraId="6D208297" w14:textId="77777777" w:rsidR="00147403" w:rsidRPr="000930DF" w:rsidRDefault="00147403" w:rsidP="000930DF">
            <w:pPr>
              <w:widowControl/>
              <w:spacing w:line="259" w:lineRule="auto"/>
              <w:rPr>
                <w:rFonts w:eastAsia="Times New Roman" w:cs="Times New Roman"/>
                <w:b/>
                <w:bCs/>
                <w:color w:val="FFFFFF"/>
                <w:sz w:val="20"/>
                <w:szCs w:val="20"/>
              </w:rPr>
            </w:pPr>
          </w:p>
        </w:tc>
        <w:tc>
          <w:tcPr>
            <w:tcW w:w="227" w:type="pct"/>
            <w:vMerge/>
            <w:tcBorders>
              <w:left w:val="nil"/>
              <w:bottom w:val="single" w:sz="4" w:space="0" w:color="000000"/>
              <w:right w:val="nil"/>
            </w:tcBorders>
            <w:vAlign w:val="center"/>
            <w:hideMark/>
          </w:tcPr>
          <w:p w14:paraId="133ECBB3" w14:textId="77777777" w:rsidR="00147403" w:rsidRPr="000930DF" w:rsidRDefault="00147403" w:rsidP="000930DF">
            <w:pPr>
              <w:widowControl/>
              <w:spacing w:line="259" w:lineRule="auto"/>
              <w:rPr>
                <w:rFonts w:eastAsia="Times New Roman" w:cs="Times New Roman"/>
                <w:b/>
                <w:bCs/>
                <w:color w:val="FFFFFF"/>
                <w:sz w:val="20"/>
                <w:szCs w:val="20"/>
              </w:rPr>
            </w:pPr>
          </w:p>
        </w:tc>
      </w:tr>
      <w:tr w:rsidR="005A22D6" w:rsidRPr="000930DF" w14:paraId="4D29310D" w14:textId="77777777" w:rsidTr="002F128B">
        <w:tc>
          <w:tcPr>
            <w:tcW w:w="1123" w:type="pct"/>
            <w:tcBorders>
              <w:top w:val="single" w:sz="4" w:space="0" w:color="auto"/>
              <w:left w:val="nil"/>
              <w:bottom w:val="single" w:sz="4" w:space="0" w:color="auto"/>
              <w:right w:val="nil"/>
            </w:tcBorders>
            <w:shd w:val="clear" w:color="auto" w:fill="auto"/>
            <w:vAlign w:val="center"/>
            <w:hideMark/>
          </w:tcPr>
          <w:p w14:paraId="46BC92CE" w14:textId="2635FDA9" w:rsidR="00147403" w:rsidRPr="000930DF" w:rsidRDefault="000930DF" w:rsidP="000930DF">
            <w:pPr>
              <w:widowControl/>
              <w:spacing w:line="259" w:lineRule="auto"/>
              <w:rPr>
                <w:rFonts w:eastAsia="Times New Roman" w:cs="Times New Roman"/>
                <w:b/>
                <w:bCs/>
                <w:sz w:val="20"/>
                <w:szCs w:val="20"/>
              </w:rPr>
            </w:pPr>
            <w:r>
              <w:rPr>
                <w:rFonts w:eastAsia="Times New Roman" w:cs="Times New Roman"/>
                <w:b/>
                <w:bCs/>
                <w:sz w:val="20"/>
                <w:szCs w:val="20"/>
              </w:rPr>
              <w:t>All children under 5 </w:t>
            </w:r>
            <w:r w:rsidR="00147403" w:rsidRPr="000930DF">
              <w:rPr>
                <w:rFonts w:eastAsia="Times New Roman" w:cs="Times New Roman"/>
                <w:b/>
                <w:bCs/>
                <w:sz w:val="20"/>
                <w:szCs w:val="20"/>
              </w:rPr>
              <w:t>years of age</w:t>
            </w:r>
          </w:p>
        </w:tc>
        <w:tc>
          <w:tcPr>
            <w:tcW w:w="552" w:type="pct"/>
            <w:tcBorders>
              <w:top w:val="single" w:sz="4" w:space="0" w:color="auto"/>
              <w:left w:val="nil"/>
              <w:bottom w:val="single" w:sz="4" w:space="0" w:color="auto"/>
              <w:right w:val="nil"/>
            </w:tcBorders>
            <w:shd w:val="clear" w:color="auto" w:fill="auto"/>
            <w:vAlign w:val="center"/>
            <w:hideMark/>
          </w:tcPr>
          <w:p w14:paraId="4B58D542" w14:textId="19F9037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29FA1873" w14:textId="01068124"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7A88B496" w14:textId="7194E93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6984E343" w14:textId="78C2CF9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2A0F7C73" w14:textId="64A2FB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000000"/>
              <w:left w:val="nil"/>
              <w:bottom w:val="single" w:sz="4" w:space="0" w:color="auto"/>
              <w:right w:val="nil"/>
            </w:tcBorders>
            <w:shd w:val="clear" w:color="auto" w:fill="auto"/>
            <w:vAlign w:val="center"/>
            <w:hideMark/>
          </w:tcPr>
          <w:p w14:paraId="2F260BF7" w14:textId="5B84D1F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000000"/>
              <w:left w:val="nil"/>
              <w:bottom w:val="single" w:sz="4" w:space="0" w:color="auto"/>
              <w:right w:val="nil"/>
            </w:tcBorders>
            <w:shd w:val="clear" w:color="auto" w:fill="auto"/>
            <w:vAlign w:val="center"/>
            <w:hideMark/>
          </w:tcPr>
          <w:p w14:paraId="61A5C172" w14:textId="117716AB"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000000"/>
              <w:left w:val="nil"/>
              <w:bottom w:val="single" w:sz="4" w:space="0" w:color="auto"/>
              <w:right w:val="nil"/>
            </w:tcBorders>
            <w:shd w:val="clear" w:color="auto" w:fill="auto"/>
            <w:vAlign w:val="center"/>
            <w:hideMark/>
          </w:tcPr>
          <w:p w14:paraId="2EFB0D87" w14:textId="20AD6B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000000"/>
              <w:left w:val="nil"/>
              <w:bottom w:val="single" w:sz="4" w:space="0" w:color="auto"/>
              <w:right w:val="nil"/>
            </w:tcBorders>
            <w:shd w:val="clear" w:color="auto" w:fill="auto"/>
            <w:vAlign w:val="center"/>
            <w:hideMark/>
          </w:tcPr>
          <w:p w14:paraId="7042C915" w14:textId="37F7400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646FCCE" w14:textId="77777777" w:rsidTr="002F128B">
        <w:tc>
          <w:tcPr>
            <w:tcW w:w="2946" w:type="pct"/>
            <w:gridSpan w:val="5"/>
            <w:tcBorders>
              <w:top w:val="single" w:sz="4" w:space="0" w:color="auto"/>
              <w:left w:val="nil"/>
              <w:bottom w:val="single" w:sz="4" w:space="0" w:color="auto"/>
              <w:right w:val="nil"/>
            </w:tcBorders>
            <w:shd w:val="clear" w:color="000000" w:fill="DBE7F3"/>
            <w:vAlign w:val="center"/>
            <w:hideMark/>
          </w:tcPr>
          <w:p w14:paraId="404B9478" w14:textId="335920D8"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sex</w:t>
            </w:r>
          </w:p>
        </w:tc>
        <w:tc>
          <w:tcPr>
            <w:tcW w:w="148" w:type="pct"/>
            <w:tcBorders>
              <w:top w:val="single" w:sz="4" w:space="0" w:color="auto"/>
              <w:left w:val="nil"/>
              <w:bottom w:val="single" w:sz="4" w:space="0" w:color="auto"/>
              <w:right w:val="nil"/>
            </w:tcBorders>
            <w:shd w:val="clear" w:color="000000" w:fill="DBE7F3"/>
            <w:vAlign w:val="center"/>
            <w:hideMark/>
          </w:tcPr>
          <w:p w14:paraId="2E8B83C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single" w:sz="4" w:space="0" w:color="auto"/>
              <w:left w:val="nil"/>
              <w:bottom w:val="single" w:sz="4" w:space="0" w:color="auto"/>
              <w:right w:val="nil"/>
            </w:tcBorders>
            <w:shd w:val="clear" w:color="000000" w:fill="DBE7F3"/>
            <w:vAlign w:val="center"/>
            <w:hideMark/>
          </w:tcPr>
          <w:p w14:paraId="394B4E5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single" w:sz="4" w:space="0" w:color="auto"/>
              <w:left w:val="nil"/>
              <w:bottom w:val="single" w:sz="4" w:space="0" w:color="auto"/>
              <w:right w:val="nil"/>
            </w:tcBorders>
            <w:shd w:val="clear" w:color="000000" w:fill="DBE7F3"/>
            <w:vAlign w:val="center"/>
            <w:hideMark/>
          </w:tcPr>
          <w:p w14:paraId="190A6DA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single" w:sz="4" w:space="0" w:color="auto"/>
              <w:left w:val="nil"/>
              <w:bottom w:val="single" w:sz="4" w:space="0" w:color="auto"/>
              <w:right w:val="nil"/>
            </w:tcBorders>
            <w:shd w:val="clear" w:color="000000" w:fill="DBE7F3"/>
            <w:vAlign w:val="center"/>
            <w:hideMark/>
          </w:tcPr>
          <w:p w14:paraId="401C682B"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single" w:sz="4" w:space="0" w:color="auto"/>
              <w:left w:val="nil"/>
              <w:bottom w:val="single" w:sz="4" w:space="0" w:color="auto"/>
              <w:right w:val="nil"/>
            </w:tcBorders>
            <w:shd w:val="clear" w:color="000000" w:fill="DBE7F3"/>
            <w:vAlign w:val="center"/>
            <w:hideMark/>
          </w:tcPr>
          <w:p w14:paraId="1CD519AE"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5EBB1DA" w14:textId="77777777" w:rsidTr="0006037C">
        <w:tc>
          <w:tcPr>
            <w:tcW w:w="1123" w:type="pct"/>
            <w:tcBorders>
              <w:top w:val="single" w:sz="4" w:space="0" w:color="auto"/>
              <w:left w:val="nil"/>
              <w:bottom w:val="single" w:sz="4" w:space="0" w:color="auto"/>
              <w:right w:val="nil"/>
            </w:tcBorders>
            <w:shd w:val="clear" w:color="auto" w:fill="auto"/>
            <w:vAlign w:val="center"/>
            <w:hideMark/>
          </w:tcPr>
          <w:p w14:paraId="5C5D477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w:t>
            </w:r>
          </w:p>
        </w:tc>
        <w:tc>
          <w:tcPr>
            <w:tcW w:w="552" w:type="pct"/>
            <w:tcBorders>
              <w:top w:val="nil"/>
              <w:left w:val="nil"/>
              <w:bottom w:val="single" w:sz="4" w:space="0" w:color="auto"/>
              <w:right w:val="nil"/>
            </w:tcBorders>
            <w:shd w:val="clear" w:color="auto" w:fill="auto"/>
            <w:vAlign w:val="center"/>
            <w:hideMark/>
          </w:tcPr>
          <w:p w14:paraId="018ACDBD" w14:textId="2360099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5037FA9" w14:textId="365D80EF"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245527C" w14:textId="3C2833C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7A270E" w14:textId="6D583DA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71390CEA" w14:textId="6D42050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4B15C21" w14:textId="18C719B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3281FDA" w14:textId="29330C74"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55ABB13" w14:textId="267178B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4C78952" w14:textId="6A319FC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3CA14F8" w14:textId="77777777" w:rsidTr="000C5094">
        <w:tc>
          <w:tcPr>
            <w:tcW w:w="1123" w:type="pct"/>
            <w:tcBorders>
              <w:top w:val="single" w:sz="4" w:space="0" w:color="auto"/>
              <w:left w:val="nil"/>
              <w:bottom w:val="single" w:sz="4" w:space="0" w:color="auto"/>
              <w:right w:val="nil"/>
            </w:tcBorders>
            <w:shd w:val="clear" w:color="auto" w:fill="auto"/>
            <w:vAlign w:val="center"/>
            <w:hideMark/>
          </w:tcPr>
          <w:p w14:paraId="6E12F8B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w:t>
            </w:r>
          </w:p>
        </w:tc>
        <w:tc>
          <w:tcPr>
            <w:tcW w:w="552" w:type="pct"/>
            <w:tcBorders>
              <w:top w:val="nil"/>
              <w:left w:val="nil"/>
              <w:bottom w:val="single" w:sz="4" w:space="0" w:color="auto"/>
              <w:right w:val="nil"/>
            </w:tcBorders>
            <w:shd w:val="clear" w:color="auto" w:fill="auto"/>
            <w:vAlign w:val="center"/>
            <w:hideMark/>
          </w:tcPr>
          <w:p w14:paraId="68DBB248" w14:textId="0CCBB38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536A78" w14:textId="7DB3A6F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E28502A" w14:textId="70188EB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B983B8A" w14:textId="7929008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A3106A2" w14:textId="35068F2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5D84519" w14:textId="57AF20C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4DFBE87" w14:textId="7489B9C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9D10D8" w14:textId="62A7E8D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29BF31A" w14:textId="5E9B93AF"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0EF39D53" w14:textId="77777777" w:rsidTr="00691E19">
        <w:tc>
          <w:tcPr>
            <w:tcW w:w="2946" w:type="pct"/>
            <w:gridSpan w:val="5"/>
            <w:tcBorders>
              <w:top w:val="single" w:sz="4" w:space="0" w:color="auto"/>
              <w:left w:val="nil"/>
              <w:bottom w:val="single" w:sz="4" w:space="0" w:color="auto"/>
              <w:right w:val="nil"/>
            </w:tcBorders>
            <w:shd w:val="clear" w:color="000000" w:fill="DBE7F3"/>
            <w:vAlign w:val="center"/>
            <w:hideMark/>
          </w:tcPr>
          <w:p w14:paraId="3A9356D8" w14:textId="1C2B1D7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147403" w:rsidRPr="000930DF">
              <w:rPr>
                <w:rFonts w:eastAsia="Times New Roman" w:cs="Times New Roman"/>
                <w:b/>
                <w:bCs/>
                <w:color w:val="auto"/>
                <w:sz w:val="20"/>
                <w:szCs w:val="20"/>
              </w:rPr>
              <w:t>s age</w:t>
            </w:r>
          </w:p>
        </w:tc>
        <w:tc>
          <w:tcPr>
            <w:tcW w:w="148" w:type="pct"/>
            <w:tcBorders>
              <w:top w:val="nil"/>
              <w:left w:val="nil"/>
              <w:bottom w:val="single" w:sz="4" w:space="0" w:color="auto"/>
              <w:right w:val="nil"/>
            </w:tcBorders>
            <w:shd w:val="clear" w:color="000000" w:fill="DBE7F3"/>
            <w:vAlign w:val="center"/>
            <w:hideMark/>
          </w:tcPr>
          <w:p w14:paraId="417773C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single" w:sz="4" w:space="0" w:color="auto"/>
              <w:right w:val="nil"/>
            </w:tcBorders>
            <w:shd w:val="clear" w:color="000000" w:fill="DBE7F3"/>
            <w:vAlign w:val="center"/>
            <w:hideMark/>
          </w:tcPr>
          <w:p w14:paraId="1EA0CAC5"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single" w:sz="4" w:space="0" w:color="auto"/>
              <w:right w:val="nil"/>
            </w:tcBorders>
            <w:shd w:val="clear" w:color="000000" w:fill="DBE7F3"/>
            <w:vAlign w:val="center"/>
            <w:hideMark/>
          </w:tcPr>
          <w:p w14:paraId="198FB39F"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single" w:sz="4" w:space="0" w:color="auto"/>
              <w:right w:val="nil"/>
            </w:tcBorders>
            <w:shd w:val="clear" w:color="000000" w:fill="DBE7F3"/>
            <w:vAlign w:val="center"/>
            <w:hideMark/>
          </w:tcPr>
          <w:p w14:paraId="38EA9C40"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single" w:sz="4" w:space="0" w:color="auto"/>
              <w:right w:val="nil"/>
            </w:tcBorders>
            <w:shd w:val="clear" w:color="000000" w:fill="DBE7F3"/>
            <w:vAlign w:val="center"/>
            <w:hideMark/>
          </w:tcPr>
          <w:p w14:paraId="1B7913A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183A4672"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32E740B6"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0-11 months</w:t>
            </w:r>
          </w:p>
        </w:tc>
        <w:tc>
          <w:tcPr>
            <w:tcW w:w="552" w:type="pct"/>
            <w:tcBorders>
              <w:top w:val="single" w:sz="4" w:space="0" w:color="auto"/>
              <w:left w:val="nil"/>
              <w:bottom w:val="single" w:sz="4" w:space="0" w:color="auto"/>
              <w:right w:val="nil"/>
            </w:tcBorders>
            <w:shd w:val="clear" w:color="auto" w:fill="auto"/>
            <w:vAlign w:val="center"/>
            <w:hideMark/>
          </w:tcPr>
          <w:p w14:paraId="6CAA4B80" w14:textId="117D80C9"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5C1F4EFB" w14:textId="16C25B3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3825D929" w14:textId="393114CF"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1F08DBE7" w14:textId="2AF810E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1E8F6E0" w14:textId="09AD679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5153AD91" w14:textId="5C6C582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2366460" w14:textId="437FE9B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4BB58267" w14:textId="1D36589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0D5886DB" w14:textId="48F07DE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4E953D3" w14:textId="77777777" w:rsidTr="00691E19">
        <w:tc>
          <w:tcPr>
            <w:tcW w:w="1123" w:type="pct"/>
            <w:tcBorders>
              <w:top w:val="single" w:sz="4" w:space="0" w:color="auto"/>
              <w:left w:val="nil"/>
              <w:bottom w:val="single" w:sz="4" w:space="0" w:color="auto"/>
              <w:right w:val="nil"/>
            </w:tcBorders>
            <w:shd w:val="clear" w:color="auto" w:fill="auto"/>
            <w:vAlign w:val="center"/>
            <w:hideMark/>
          </w:tcPr>
          <w:p w14:paraId="0EAD307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12-23 months</w:t>
            </w:r>
          </w:p>
        </w:tc>
        <w:tc>
          <w:tcPr>
            <w:tcW w:w="552" w:type="pct"/>
            <w:tcBorders>
              <w:top w:val="single" w:sz="4" w:space="0" w:color="auto"/>
              <w:left w:val="nil"/>
              <w:bottom w:val="single" w:sz="4" w:space="0" w:color="auto"/>
              <w:right w:val="nil"/>
            </w:tcBorders>
            <w:shd w:val="clear" w:color="auto" w:fill="auto"/>
            <w:vAlign w:val="center"/>
            <w:hideMark/>
          </w:tcPr>
          <w:p w14:paraId="252865A0" w14:textId="4D1AEED8"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single" w:sz="4" w:space="0" w:color="auto"/>
              <w:left w:val="nil"/>
              <w:bottom w:val="single" w:sz="4" w:space="0" w:color="auto"/>
              <w:right w:val="nil"/>
            </w:tcBorders>
            <w:shd w:val="clear" w:color="auto" w:fill="auto"/>
            <w:vAlign w:val="center"/>
            <w:hideMark/>
          </w:tcPr>
          <w:p w14:paraId="19CF674C" w14:textId="1D49ABD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single" w:sz="4" w:space="0" w:color="auto"/>
              <w:left w:val="nil"/>
              <w:bottom w:val="single" w:sz="4" w:space="0" w:color="auto"/>
              <w:right w:val="nil"/>
            </w:tcBorders>
            <w:shd w:val="clear" w:color="auto" w:fill="auto"/>
            <w:vAlign w:val="center"/>
            <w:hideMark/>
          </w:tcPr>
          <w:p w14:paraId="44BA7C9E" w14:textId="2E5202A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single" w:sz="4" w:space="0" w:color="auto"/>
              <w:left w:val="nil"/>
              <w:bottom w:val="single" w:sz="4" w:space="0" w:color="auto"/>
              <w:right w:val="nil"/>
            </w:tcBorders>
            <w:shd w:val="clear" w:color="auto" w:fill="auto"/>
            <w:vAlign w:val="center"/>
            <w:hideMark/>
          </w:tcPr>
          <w:p w14:paraId="414B811B" w14:textId="1B3C158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08A4BC22" w14:textId="6B12047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32D2173B" w14:textId="2D41A30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40D1F2B9" w14:textId="4A17B861"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51597733" w14:textId="0B09389C"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703ED11E" w14:textId="7BCD643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39DCEB3" w14:textId="77777777" w:rsidTr="00A65542">
        <w:tc>
          <w:tcPr>
            <w:tcW w:w="1123" w:type="pct"/>
            <w:tcBorders>
              <w:top w:val="nil"/>
              <w:left w:val="nil"/>
              <w:bottom w:val="single" w:sz="4" w:space="0" w:color="auto"/>
              <w:right w:val="nil"/>
            </w:tcBorders>
            <w:shd w:val="clear" w:color="auto" w:fill="auto"/>
            <w:vAlign w:val="center"/>
            <w:hideMark/>
          </w:tcPr>
          <w:p w14:paraId="76419D1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24-35 months</w:t>
            </w:r>
          </w:p>
        </w:tc>
        <w:tc>
          <w:tcPr>
            <w:tcW w:w="552" w:type="pct"/>
            <w:tcBorders>
              <w:top w:val="nil"/>
              <w:left w:val="nil"/>
              <w:bottom w:val="single" w:sz="4" w:space="0" w:color="auto"/>
              <w:right w:val="nil"/>
            </w:tcBorders>
            <w:shd w:val="clear" w:color="auto" w:fill="auto"/>
            <w:vAlign w:val="center"/>
            <w:hideMark/>
          </w:tcPr>
          <w:p w14:paraId="4E347A95" w14:textId="118A0D3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E4F9074" w14:textId="7828AC4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D658250" w14:textId="4B66D2D9"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A451E8B" w14:textId="42B3B6C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8B1680D" w14:textId="037707D9"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8F1A558" w14:textId="0874BB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69610D03" w14:textId="0144CD15"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B3D2998" w14:textId="477C607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4718F94" w14:textId="098E8EA8"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C9281B4" w14:textId="77777777" w:rsidTr="00A65542">
        <w:tc>
          <w:tcPr>
            <w:tcW w:w="1123" w:type="pct"/>
            <w:tcBorders>
              <w:top w:val="nil"/>
              <w:left w:val="nil"/>
              <w:bottom w:val="single" w:sz="4" w:space="0" w:color="auto"/>
              <w:right w:val="nil"/>
            </w:tcBorders>
            <w:shd w:val="clear" w:color="auto" w:fill="auto"/>
            <w:vAlign w:val="center"/>
            <w:hideMark/>
          </w:tcPr>
          <w:p w14:paraId="280F69C4"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36-47 months</w:t>
            </w:r>
          </w:p>
        </w:tc>
        <w:tc>
          <w:tcPr>
            <w:tcW w:w="552" w:type="pct"/>
            <w:tcBorders>
              <w:top w:val="nil"/>
              <w:left w:val="nil"/>
              <w:bottom w:val="single" w:sz="4" w:space="0" w:color="auto"/>
              <w:right w:val="nil"/>
            </w:tcBorders>
            <w:shd w:val="clear" w:color="auto" w:fill="auto"/>
            <w:vAlign w:val="center"/>
            <w:hideMark/>
          </w:tcPr>
          <w:p w14:paraId="72595BA4" w14:textId="3D03698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91DA1CE" w14:textId="46F4E14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0D54629" w14:textId="3B7303D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0F16312" w14:textId="4667E90F"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47726AA7" w14:textId="1B64D1F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B725C98" w14:textId="05D8EC8C"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D56DC94" w14:textId="6DF7603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4858FDCB" w14:textId="4633285F"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190D4165" w14:textId="33A0B13C"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DCD1931" w14:textId="77777777" w:rsidTr="00A65542">
        <w:tc>
          <w:tcPr>
            <w:tcW w:w="1123" w:type="pct"/>
            <w:tcBorders>
              <w:top w:val="nil"/>
              <w:left w:val="nil"/>
              <w:bottom w:val="single" w:sz="4" w:space="0" w:color="auto"/>
              <w:right w:val="nil"/>
            </w:tcBorders>
            <w:shd w:val="clear" w:color="auto" w:fill="auto"/>
            <w:vAlign w:val="center"/>
            <w:hideMark/>
          </w:tcPr>
          <w:p w14:paraId="0B86B13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48-59 months</w:t>
            </w:r>
          </w:p>
        </w:tc>
        <w:tc>
          <w:tcPr>
            <w:tcW w:w="552" w:type="pct"/>
            <w:tcBorders>
              <w:top w:val="nil"/>
              <w:left w:val="nil"/>
              <w:bottom w:val="single" w:sz="4" w:space="0" w:color="auto"/>
              <w:right w:val="nil"/>
            </w:tcBorders>
            <w:shd w:val="clear" w:color="auto" w:fill="auto"/>
            <w:vAlign w:val="center"/>
            <w:hideMark/>
          </w:tcPr>
          <w:p w14:paraId="4948F76D" w14:textId="36BC13C7"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F48DAC8" w14:textId="684F8FF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78FDD763" w14:textId="4F539674"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D3CDBAA" w14:textId="54BFCD2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2C3D568" w14:textId="5D2E82BF"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DEF005" w14:textId="5C5AC5F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3CAA9F3F" w14:textId="2169296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8AC0CE6" w14:textId="5A66801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7B77CBA9" w14:textId="294C5E6D"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49F0518A"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004C3DF4" w14:textId="24138F5A" w:rsidR="00147403" w:rsidRPr="000930DF" w:rsidRDefault="000930DF" w:rsidP="000930DF">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147403" w:rsidRPr="000930DF">
              <w:rPr>
                <w:rFonts w:eastAsia="Times New Roman" w:cs="Times New Roman"/>
                <w:b/>
                <w:bCs/>
                <w:color w:val="auto"/>
                <w:sz w:val="20"/>
                <w:szCs w:val="20"/>
              </w:rPr>
              <w:t xml:space="preserve">s </w:t>
            </w:r>
            <w:proofErr w:type="spellStart"/>
            <w:r w:rsidR="00147403" w:rsidRPr="000930DF">
              <w:rPr>
                <w:rFonts w:eastAsia="Times New Roman" w:cs="Times New Roman"/>
                <w:b/>
                <w:bCs/>
                <w:color w:val="auto"/>
                <w:sz w:val="20"/>
                <w:szCs w:val="20"/>
              </w:rPr>
              <w:t>education</w:t>
            </w:r>
            <w:r w:rsidR="00147403" w:rsidRPr="000930DF">
              <w:rPr>
                <w:rFonts w:eastAsia="Times New Roman" w:cs="Times New Roman"/>
                <w:b/>
                <w:bCs/>
                <w:color w:val="auto"/>
                <w:sz w:val="20"/>
                <w:szCs w:val="20"/>
                <w:vertAlign w:val="superscript"/>
              </w:rPr>
              <w:t>b</w:t>
            </w:r>
            <w:proofErr w:type="spellEnd"/>
          </w:p>
        </w:tc>
        <w:tc>
          <w:tcPr>
            <w:tcW w:w="148" w:type="pct"/>
            <w:tcBorders>
              <w:top w:val="nil"/>
              <w:left w:val="nil"/>
              <w:bottom w:val="nil"/>
              <w:right w:val="nil"/>
            </w:tcBorders>
            <w:shd w:val="clear" w:color="000000" w:fill="DBE7F3"/>
            <w:vAlign w:val="center"/>
            <w:hideMark/>
          </w:tcPr>
          <w:p w14:paraId="07F16241"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52531C53"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597273A8"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16CBEAF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2801038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7D2A59D1" w14:textId="77777777" w:rsidTr="00A65542">
        <w:tc>
          <w:tcPr>
            <w:tcW w:w="1123" w:type="pct"/>
            <w:tcBorders>
              <w:top w:val="nil"/>
              <w:left w:val="nil"/>
              <w:bottom w:val="single" w:sz="4" w:space="0" w:color="auto"/>
              <w:right w:val="nil"/>
            </w:tcBorders>
            <w:shd w:val="clear" w:color="auto" w:fill="auto"/>
            <w:vAlign w:val="center"/>
            <w:hideMark/>
          </w:tcPr>
          <w:p w14:paraId="237507A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 education</w:t>
            </w:r>
          </w:p>
        </w:tc>
        <w:tc>
          <w:tcPr>
            <w:tcW w:w="552" w:type="pct"/>
            <w:tcBorders>
              <w:top w:val="nil"/>
              <w:left w:val="nil"/>
              <w:bottom w:val="single" w:sz="4" w:space="0" w:color="auto"/>
              <w:right w:val="nil"/>
            </w:tcBorders>
            <w:shd w:val="clear" w:color="auto" w:fill="auto"/>
            <w:vAlign w:val="center"/>
            <w:hideMark/>
          </w:tcPr>
          <w:p w14:paraId="5BB285ED" w14:textId="71CF494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6AC8B827" w14:textId="383BD05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14D8EF4" w14:textId="69B34F8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771F7F1" w14:textId="1EFEA5F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3A418F19" w14:textId="2A30D55C"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001B94EB" w14:textId="2E75F6DA"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3D2C9EE3" w14:textId="7E8BC728"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73D8480D" w14:textId="5364520D"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4B50FDED" w14:textId="4AAC94C3"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03DE2C9" w14:textId="77777777" w:rsidTr="00A65542">
        <w:tc>
          <w:tcPr>
            <w:tcW w:w="1123" w:type="pct"/>
            <w:tcBorders>
              <w:top w:val="nil"/>
              <w:left w:val="nil"/>
              <w:bottom w:val="single" w:sz="4" w:space="0" w:color="auto"/>
              <w:right w:val="nil"/>
            </w:tcBorders>
            <w:shd w:val="clear" w:color="auto" w:fill="auto"/>
            <w:vAlign w:val="center"/>
            <w:hideMark/>
          </w:tcPr>
          <w:p w14:paraId="5CC49645"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Less than primary</w:t>
            </w:r>
          </w:p>
        </w:tc>
        <w:tc>
          <w:tcPr>
            <w:tcW w:w="552" w:type="pct"/>
            <w:tcBorders>
              <w:top w:val="nil"/>
              <w:left w:val="nil"/>
              <w:bottom w:val="single" w:sz="4" w:space="0" w:color="auto"/>
              <w:right w:val="nil"/>
            </w:tcBorders>
            <w:shd w:val="clear" w:color="auto" w:fill="auto"/>
            <w:vAlign w:val="center"/>
            <w:hideMark/>
          </w:tcPr>
          <w:p w14:paraId="7CC5ABE8" w14:textId="59D3E71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660D120" w14:textId="3155269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B439D8F" w14:textId="2AB5278C"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C001DC3" w14:textId="02BAF969"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B829F20" w14:textId="59FED29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0D1F6DF0" w14:textId="1FE0B89B"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9C94577" w14:textId="0B16D81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97A9F54" w14:textId="066BE224"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03F1CBA" w14:textId="73CF2A02"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98E2405" w14:textId="77777777" w:rsidTr="00A65542">
        <w:tc>
          <w:tcPr>
            <w:tcW w:w="1123" w:type="pct"/>
            <w:tcBorders>
              <w:top w:val="nil"/>
              <w:left w:val="nil"/>
              <w:bottom w:val="single" w:sz="4" w:space="0" w:color="auto"/>
              <w:right w:val="nil"/>
            </w:tcBorders>
            <w:shd w:val="clear" w:color="auto" w:fill="auto"/>
            <w:vAlign w:val="center"/>
            <w:hideMark/>
          </w:tcPr>
          <w:p w14:paraId="71322357"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Completed primary</w:t>
            </w:r>
          </w:p>
        </w:tc>
        <w:tc>
          <w:tcPr>
            <w:tcW w:w="552" w:type="pct"/>
            <w:tcBorders>
              <w:top w:val="nil"/>
              <w:left w:val="nil"/>
              <w:bottom w:val="single" w:sz="4" w:space="0" w:color="auto"/>
              <w:right w:val="nil"/>
            </w:tcBorders>
            <w:shd w:val="clear" w:color="auto" w:fill="auto"/>
            <w:vAlign w:val="center"/>
            <w:hideMark/>
          </w:tcPr>
          <w:p w14:paraId="2B82B725" w14:textId="6D8B9200"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0B8C7B4" w14:textId="1E6CECD5"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5BD2263F" w14:textId="53C67155"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122145" w14:textId="7EF6AE6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5A931A7F" w14:textId="588EA9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86C7073" w14:textId="73F716C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5322BE59" w14:textId="6931DB0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76ED3C9D" w14:textId="38ADB7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063B3C8A" w14:textId="7B68562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6545672" w14:textId="77777777" w:rsidTr="00A65542">
        <w:tc>
          <w:tcPr>
            <w:tcW w:w="1123" w:type="pct"/>
            <w:tcBorders>
              <w:top w:val="nil"/>
              <w:left w:val="nil"/>
              <w:bottom w:val="single" w:sz="4" w:space="0" w:color="auto"/>
              <w:right w:val="nil"/>
            </w:tcBorders>
            <w:shd w:val="clear" w:color="auto" w:fill="auto"/>
            <w:vAlign w:val="center"/>
            <w:hideMark/>
          </w:tcPr>
          <w:p w14:paraId="4D089BE6" w14:textId="77777777" w:rsidR="00147403" w:rsidRPr="000930DF" w:rsidRDefault="00147403" w:rsidP="00D751B3">
            <w:pPr>
              <w:widowControl/>
              <w:spacing w:line="259" w:lineRule="auto"/>
              <w:ind w:left="202"/>
              <w:rPr>
                <w:rFonts w:eastAsia="Times New Roman" w:cs="Times New Roman"/>
                <w:sz w:val="20"/>
                <w:szCs w:val="20"/>
              </w:rPr>
            </w:pPr>
            <w:r w:rsidRPr="000930DF">
              <w:rPr>
                <w:rFonts w:eastAsia="Times New Roman" w:cs="Times New Roman"/>
                <w:sz w:val="20"/>
                <w:szCs w:val="20"/>
              </w:rPr>
              <w:t>Completed secondary</w:t>
            </w:r>
          </w:p>
        </w:tc>
        <w:tc>
          <w:tcPr>
            <w:tcW w:w="552" w:type="pct"/>
            <w:tcBorders>
              <w:top w:val="nil"/>
              <w:left w:val="nil"/>
              <w:bottom w:val="single" w:sz="4" w:space="0" w:color="auto"/>
              <w:right w:val="nil"/>
            </w:tcBorders>
            <w:shd w:val="clear" w:color="auto" w:fill="auto"/>
            <w:vAlign w:val="center"/>
            <w:hideMark/>
          </w:tcPr>
          <w:p w14:paraId="5E51965A" w14:textId="6CBEB2AB"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B01E5B1" w14:textId="6AD93E7C"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2D59FD4" w14:textId="2B3EF85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8614A7B" w14:textId="29C9B444"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7730895" w14:textId="3A1550F2"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31D02EF" w14:textId="5ECF2F40"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B067D9E" w14:textId="4D549433"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30DD45D" w14:textId="40C63C39"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498D5F1" w14:textId="10012C6E"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C54AF6D" w14:textId="77777777" w:rsidTr="00A65542">
        <w:tc>
          <w:tcPr>
            <w:tcW w:w="1123" w:type="pct"/>
            <w:tcBorders>
              <w:top w:val="nil"/>
              <w:left w:val="nil"/>
              <w:bottom w:val="single" w:sz="4" w:space="0" w:color="auto"/>
              <w:right w:val="nil"/>
            </w:tcBorders>
            <w:shd w:val="clear" w:color="auto" w:fill="auto"/>
            <w:vAlign w:val="center"/>
            <w:hideMark/>
          </w:tcPr>
          <w:p w14:paraId="3C85095D"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Higher</w:t>
            </w:r>
          </w:p>
        </w:tc>
        <w:tc>
          <w:tcPr>
            <w:tcW w:w="552" w:type="pct"/>
            <w:tcBorders>
              <w:top w:val="nil"/>
              <w:left w:val="nil"/>
              <w:bottom w:val="single" w:sz="4" w:space="0" w:color="auto"/>
              <w:right w:val="nil"/>
            </w:tcBorders>
            <w:shd w:val="clear" w:color="auto" w:fill="auto"/>
            <w:vAlign w:val="center"/>
            <w:hideMark/>
          </w:tcPr>
          <w:p w14:paraId="56C5063B" w14:textId="181223A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5F8CF048" w14:textId="0AEE46D0"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3CEAD4BF" w14:textId="721F532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7F06E05" w14:textId="36C6FFB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7DB965FE" w14:textId="0B4C56C3"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4C8AB99C" w14:textId="0AA93D6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00FF64BA" w14:textId="19A6361F"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60C7D8E2" w14:textId="18770D98"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6DD84179" w14:textId="2A513AE4"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6912"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77DAB4CC"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Gendered household type</w:t>
            </w:r>
          </w:p>
        </w:tc>
        <w:tc>
          <w:tcPr>
            <w:tcW w:w="148" w:type="pct"/>
            <w:tcBorders>
              <w:top w:val="nil"/>
              <w:left w:val="nil"/>
              <w:bottom w:val="nil"/>
              <w:right w:val="nil"/>
            </w:tcBorders>
            <w:shd w:val="clear" w:color="000000" w:fill="DBE7F3"/>
            <w:vAlign w:val="center"/>
            <w:hideMark/>
          </w:tcPr>
          <w:p w14:paraId="1C56EBE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69" w:type="pct"/>
            <w:tcBorders>
              <w:top w:val="nil"/>
              <w:left w:val="nil"/>
              <w:bottom w:val="nil"/>
              <w:right w:val="nil"/>
            </w:tcBorders>
            <w:shd w:val="clear" w:color="000000" w:fill="DBE7F3"/>
            <w:vAlign w:val="center"/>
            <w:hideMark/>
          </w:tcPr>
          <w:p w14:paraId="4DA49EB6"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88" w:type="pct"/>
            <w:tcBorders>
              <w:top w:val="nil"/>
              <w:left w:val="nil"/>
              <w:bottom w:val="nil"/>
              <w:right w:val="nil"/>
            </w:tcBorders>
            <w:shd w:val="clear" w:color="000000" w:fill="DBE7F3"/>
            <w:vAlign w:val="center"/>
            <w:hideMark/>
          </w:tcPr>
          <w:p w14:paraId="3F6982E2"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523" w:type="pct"/>
            <w:tcBorders>
              <w:top w:val="nil"/>
              <w:left w:val="nil"/>
              <w:bottom w:val="nil"/>
              <w:right w:val="nil"/>
            </w:tcBorders>
            <w:shd w:val="clear" w:color="000000" w:fill="DBE7F3"/>
            <w:vAlign w:val="center"/>
            <w:hideMark/>
          </w:tcPr>
          <w:p w14:paraId="4DCEFEFA"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c>
          <w:tcPr>
            <w:tcW w:w="227" w:type="pct"/>
            <w:tcBorders>
              <w:top w:val="nil"/>
              <w:left w:val="nil"/>
              <w:bottom w:val="nil"/>
              <w:right w:val="nil"/>
            </w:tcBorders>
            <w:shd w:val="clear" w:color="000000" w:fill="DBE7F3"/>
            <w:vAlign w:val="center"/>
            <w:hideMark/>
          </w:tcPr>
          <w:p w14:paraId="1918A5B9"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 </w:t>
            </w:r>
          </w:p>
        </w:tc>
      </w:tr>
      <w:tr w:rsidR="005A22D6" w:rsidRPr="000930DF" w14:paraId="037C98AC" w14:textId="77777777" w:rsidTr="00A65542">
        <w:tc>
          <w:tcPr>
            <w:tcW w:w="1123" w:type="pct"/>
            <w:tcBorders>
              <w:top w:val="nil"/>
              <w:left w:val="nil"/>
              <w:bottom w:val="single" w:sz="4" w:space="0" w:color="auto"/>
              <w:right w:val="nil"/>
            </w:tcBorders>
            <w:shd w:val="clear" w:color="auto" w:fill="auto"/>
            <w:vAlign w:val="center"/>
            <w:hideMark/>
          </w:tcPr>
          <w:p w14:paraId="7BBDC096" w14:textId="77777777" w:rsidR="00147403" w:rsidRPr="000930DF" w:rsidRDefault="00147403" w:rsidP="000930DF">
            <w:pPr>
              <w:widowControl/>
              <w:spacing w:line="259" w:lineRule="auto"/>
              <w:ind w:left="202"/>
              <w:rPr>
                <w:rFonts w:eastAsia="Times New Roman" w:cs="Times New Roman"/>
                <w:sz w:val="20"/>
                <w:szCs w:val="20"/>
              </w:rPr>
            </w:pPr>
            <w:r w:rsidRPr="000930DF">
              <w:rPr>
                <w:rFonts w:eastAsia="Times New Roman" w:cs="Times New Roman"/>
                <w:sz w:val="20"/>
                <w:szCs w:val="20"/>
              </w:rPr>
              <w:t>Male and female adults</w:t>
            </w:r>
          </w:p>
        </w:tc>
        <w:tc>
          <w:tcPr>
            <w:tcW w:w="552" w:type="pct"/>
            <w:tcBorders>
              <w:top w:val="nil"/>
              <w:left w:val="nil"/>
              <w:bottom w:val="single" w:sz="4" w:space="0" w:color="auto"/>
              <w:right w:val="nil"/>
            </w:tcBorders>
            <w:shd w:val="clear" w:color="auto" w:fill="auto"/>
            <w:vAlign w:val="center"/>
            <w:hideMark/>
          </w:tcPr>
          <w:p w14:paraId="39922DA8" w14:textId="094CF8E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37EE66EA" w14:textId="68F6432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4FEEF387" w14:textId="4A7A618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D0157B0" w14:textId="53FCE47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78DC604" w14:textId="27D49FD0"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4F26170" w14:textId="2303C375"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11910BAA" w14:textId="626E31A0"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479238C" w14:textId="3872A3F6"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36555A79" w14:textId="2108F03B"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1F0D64E" w14:textId="77777777" w:rsidTr="00A65542">
        <w:tc>
          <w:tcPr>
            <w:tcW w:w="1123" w:type="pct"/>
            <w:tcBorders>
              <w:top w:val="nil"/>
              <w:left w:val="nil"/>
              <w:bottom w:val="single" w:sz="4" w:space="0" w:color="auto"/>
              <w:right w:val="nil"/>
            </w:tcBorders>
            <w:shd w:val="clear" w:color="auto" w:fill="auto"/>
            <w:vAlign w:val="center"/>
            <w:hideMark/>
          </w:tcPr>
          <w:p w14:paraId="5DF9A140"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Female adults only</w:t>
            </w:r>
          </w:p>
        </w:tc>
        <w:tc>
          <w:tcPr>
            <w:tcW w:w="552" w:type="pct"/>
            <w:tcBorders>
              <w:top w:val="nil"/>
              <w:left w:val="nil"/>
              <w:bottom w:val="single" w:sz="4" w:space="0" w:color="auto"/>
              <w:right w:val="nil"/>
            </w:tcBorders>
            <w:shd w:val="clear" w:color="auto" w:fill="auto"/>
            <w:vAlign w:val="center"/>
            <w:hideMark/>
          </w:tcPr>
          <w:p w14:paraId="4CABF8E1" w14:textId="6EF4D56E"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C77A767" w14:textId="41ACE089"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55E0831" w14:textId="202EC01D"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536CF752" w14:textId="3C8CD1EE"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1658F57C" w14:textId="015E768D"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DCE50B7" w14:textId="1FF69F98"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EFB5EF0" w14:textId="53554FA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2C75EABD" w14:textId="0ADE93CE"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2BB2E6D" w14:textId="17D8E981"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5237CE1" w14:textId="77777777" w:rsidTr="00A65542">
        <w:tc>
          <w:tcPr>
            <w:tcW w:w="1123" w:type="pct"/>
            <w:tcBorders>
              <w:top w:val="nil"/>
              <w:left w:val="nil"/>
              <w:bottom w:val="single" w:sz="4" w:space="0" w:color="auto"/>
              <w:right w:val="nil"/>
            </w:tcBorders>
            <w:shd w:val="clear" w:color="auto" w:fill="auto"/>
            <w:vAlign w:val="center"/>
            <w:hideMark/>
          </w:tcPr>
          <w:p w14:paraId="2F5A257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Male adults only</w:t>
            </w:r>
          </w:p>
        </w:tc>
        <w:tc>
          <w:tcPr>
            <w:tcW w:w="552" w:type="pct"/>
            <w:tcBorders>
              <w:top w:val="nil"/>
              <w:left w:val="nil"/>
              <w:bottom w:val="single" w:sz="4" w:space="0" w:color="auto"/>
              <w:right w:val="nil"/>
            </w:tcBorders>
            <w:shd w:val="clear" w:color="auto" w:fill="auto"/>
            <w:vAlign w:val="center"/>
            <w:hideMark/>
          </w:tcPr>
          <w:p w14:paraId="305CD3E6" w14:textId="7782BF05"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7439EDD3" w14:textId="6DE715C1"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6D65BE99" w14:textId="553A7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734DD2AA" w14:textId="403B45F8"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0B97B0EF" w14:textId="3CF8127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556B66F6" w14:textId="13E90AC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1459D6AB" w14:textId="6E4EC922"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58D15CB" w14:textId="5F870593"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2089E504" w14:textId="59EDCBB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5773DE4E" w14:textId="77777777" w:rsidTr="00A65542">
        <w:tc>
          <w:tcPr>
            <w:tcW w:w="1123" w:type="pct"/>
            <w:tcBorders>
              <w:top w:val="nil"/>
              <w:left w:val="nil"/>
              <w:bottom w:val="single" w:sz="4" w:space="0" w:color="auto"/>
              <w:right w:val="nil"/>
            </w:tcBorders>
            <w:shd w:val="clear" w:color="auto" w:fill="auto"/>
            <w:vAlign w:val="center"/>
            <w:hideMark/>
          </w:tcPr>
          <w:p w14:paraId="1D7AA6F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Children only</w:t>
            </w:r>
          </w:p>
        </w:tc>
        <w:tc>
          <w:tcPr>
            <w:tcW w:w="552" w:type="pct"/>
            <w:tcBorders>
              <w:top w:val="nil"/>
              <w:left w:val="nil"/>
              <w:bottom w:val="single" w:sz="4" w:space="0" w:color="auto"/>
              <w:right w:val="nil"/>
            </w:tcBorders>
            <w:shd w:val="clear" w:color="auto" w:fill="auto"/>
            <w:vAlign w:val="center"/>
            <w:hideMark/>
          </w:tcPr>
          <w:p w14:paraId="05635847" w14:textId="12AD1A3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4F3E3E69" w14:textId="15D3E86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ED18D7" w14:textId="7D86ABC0"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1FDEA9A7" w14:textId="3277CEC6"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3C1F3253" w14:textId="39445CAB"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13DA7F02" w14:textId="0EA3E4B1"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404735EF" w14:textId="4089023D"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06ECF33C" w14:textId="6327B0E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B3BFD5E" w14:textId="04B995F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3931215E" w14:textId="77777777" w:rsidTr="00A65542">
        <w:tc>
          <w:tcPr>
            <w:tcW w:w="1123" w:type="pct"/>
            <w:tcBorders>
              <w:top w:val="nil"/>
              <w:left w:val="nil"/>
              <w:bottom w:val="single" w:sz="4" w:space="0" w:color="auto"/>
              <w:right w:val="nil"/>
            </w:tcBorders>
            <w:shd w:val="clear" w:color="000000" w:fill="DBE7F3"/>
            <w:vAlign w:val="center"/>
            <w:hideMark/>
          </w:tcPr>
          <w:p w14:paraId="13244A67" w14:textId="77777777" w:rsidR="00147403" w:rsidRPr="000930DF" w:rsidRDefault="00147403" w:rsidP="000930DF">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Poverty status</w:t>
            </w:r>
          </w:p>
        </w:tc>
        <w:tc>
          <w:tcPr>
            <w:tcW w:w="552" w:type="pct"/>
            <w:tcBorders>
              <w:top w:val="nil"/>
              <w:left w:val="nil"/>
              <w:bottom w:val="single" w:sz="4" w:space="0" w:color="auto"/>
              <w:right w:val="nil"/>
            </w:tcBorders>
            <w:shd w:val="clear" w:color="000000" w:fill="DBE7F3"/>
            <w:vAlign w:val="center"/>
            <w:hideMark/>
          </w:tcPr>
          <w:p w14:paraId="724712C1" w14:textId="5EBAB942" w:rsidR="00147403" w:rsidRPr="000930DF" w:rsidRDefault="00147403" w:rsidP="006667B3">
            <w:pPr>
              <w:widowControl/>
              <w:spacing w:line="259" w:lineRule="auto"/>
              <w:jc w:val="center"/>
              <w:rPr>
                <w:rFonts w:eastAsia="Times New Roman" w:cs="Times New Roman"/>
                <w:b/>
                <w:bCs/>
                <w:color w:val="auto"/>
                <w:sz w:val="20"/>
                <w:szCs w:val="20"/>
              </w:rPr>
            </w:pPr>
          </w:p>
        </w:tc>
        <w:tc>
          <w:tcPr>
            <w:tcW w:w="555" w:type="pct"/>
            <w:tcBorders>
              <w:top w:val="nil"/>
              <w:left w:val="nil"/>
              <w:bottom w:val="single" w:sz="4" w:space="0" w:color="auto"/>
              <w:right w:val="nil"/>
            </w:tcBorders>
            <w:shd w:val="clear" w:color="000000" w:fill="DBE7F3"/>
            <w:vAlign w:val="center"/>
            <w:hideMark/>
          </w:tcPr>
          <w:p w14:paraId="2BA75EF1" w14:textId="3C621056" w:rsidR="00147403" w:rsidRPr="000930DF" w:rsidRDefault="00147403" w:rsidP="006667B3">
            <w:pPr>
              <w:widowControl/>
              <w:spacing w:line="259" w:lineRule="auto"/>
              <w:jc w:val="center"/>
              <w:rPr>
                <w:rFonts w:eastAsia="Times New Roman" w:cs="Times New Roman"/>
                <w:b/>
                <w:bCs/>
                <w:color w:val="auto"/>
                <w:sz w:val="20"/>
                <w:szCs w:val="20"/>
              </w:rPr>
            </w:pPr>
          </w:p>
        </w:tc>
        <w:tc>
          <w:tcPr>
            <w:tcW w:w="495" w:type="pct"/>
            <w:tcBorders>
              <w:top w:val="nil"/>
              <w:left w:val="nil"/>
              <w:bottom w:val="single" w:sz="4" w:space="0" w:color="auto"/>
              <w:right w:val="nil"/>
            </w:tcBorders>
            <w:shd w:val="clear" w:color="000000" w:fill="DBE7F3"/>
            <w:vAlign w:val="center"/>
            <w:hideMark/>
          </w:tcPr>
          <w:p w14:paraId="4EF1FB86" w14:textId="19199AA5" w:rsidR="00147403" w:rsidRPr="000930DF" w:rsidRDefault="00147403" w:rsidP="006667B3">
            <w:pPr>
              <w:widowControl/>
              <w:spacing w:line="259" w:lineRule="auto"/>
              <w:jc w:val="center"/>
              <w:rPr>
                <w:rFonts w:eastAsia="Times New Roman" w:cs="Times New Roman"/>
                <w:b/>
                <w:bCs/>
                <w:color w:val="auto"/>
                <w:sz w:val="20"/>
                <w:szCs w:val="20"/>
              </w:rPr>
            </w:pPr>
          </w:p>
        </w:tc>
        <w:tc>
          <w:tcPr>
            <w:tcW w:w="220" w:type="pct"/>
            <w:tcBorders>
              <w:top w:val="nil"/>
              <w:left w:val="nil"/>
              <w:bottom w:val="single" w:sz="4" w:space="0" w:color="auto"/>
              <w:right w:val="nil"/>
            </w:tcBorders>
            <w:shd w:val="clear" w:color="000000" w:fill="DBE7F3"/>
            <w:vAlign w:val="center"/>
            <w:hideMark/>
          </w:tcPr>
          <w:p w14:paraId="344B1175" w14:textId="064E78E6" w:rsidR="00147403" w:rsidRPr="000930DF" w:rsidRDefault="00147403" w:rsidP="006667B3">
            <w:pPr>
              <w:widowControl/>
              <w:spacing w:line="259" w:lineRule="auto"/>
              <w:jc w:val="center"/>
              <w:rPr>
                <w:rFonts w:eastAsia="Times New Roman" w:cs="Times New Roman"/>
                <w:b/>
                <w:bCs/>
                <w:color w:val="auto"/>
                <w:sz w:val="20"/>
                <w:szCs w:val="20"/>
              </w:rPr>
            </w:pPr>
          </w:p>
        </w:tc>
        <w:tc>
          <w:tcPr>
            <w:tcW w:w="148" w:type="pct"/>
            <w:tcBorders>
              <w:top w:val="nil"/>
              <w:left w:val="nil"/>
              <w:bottom w:val="single" w:sz="4" w:space="0" w:color="auto"/>
              <w:right w:val="nil"/>
            </w:tcBorders>
            <w:shd w:val="clear" w:color="000000" w:fill="DBE7F3"/>
            <w:vAlign w:val="center"/>
            <w:hideMark/>
          </w:tcPr>
          <w:p w14:paraId="3EE97DCF" w14:textId="0B80B193"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single" w:sz="4" w:space="0" w:color="auto"/>
              <w:right w:val="nil"/>
            </w:tcBorders>
            <w:shd w:val="clear" w:color="000000" w:fill="DBE7F3"/>
            <w:vAlign w:val="center"/>
            <w:hideMark/>
          </w:tcPr>
          <w:p w14:paraId="1E8C52E8" w14:textId="632919B6"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single" w:sz="4" w:space="0" w:color="auto"/>
              <w:right w:val="nil"/>
            </w:tcBorders>
            <w:shd w:val="clear" w:color="000000" w:fill="DBE7F3"/>
            <w:noWrap/>
            <w:vAlign w:val="center"/>
            <w:hideMark/>
          </w:tcPr>
          <w:p w14:paraId="0855468E" w14:textId="3ACC35A2"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single" w:sz="4" w:space="0" w:color="auto"/>
              <w:right w:val="nil"/>
            </w:tcBorders>
            <w:shd w:val="clear" w:color="000000" w:fill="DBE7F3"/>
            <w:noWrap/>
            <w:vAlign w:val="center"/>
            <w:hideMark/>
          </w:tcPr>
          <w:p w14:paraId="4A8078DF" w14:textId="47324B83"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single" w:sz="4" w:space="0" w:color="auto"/>
              <w:right w:val="nil"/>
            </w:tcBorders>
            <w:shd w:val="clear" w:color="000000" w:fill="DBE7F3"/>
            <w:noWrap/>
            <w:vAlign w:val="center"/>
            <w:hideMark/>
          </w:tcPr>
          <w:p w14:paraId="3DA9E132" w14:textId="6F87BB40"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325568B7" w14:textId="77777777" w:rsidTr="00A65542">
        <w:tc>
          <w:tcPr>
            <w:tcW w:w="1123" w:type="pct"/>
            <w:tcBorders>
              <w:top w:val="nil"/>
              <w:left w:val="nil"/>
              <w:bottom w:val="single" w:sz="4" w:space="0" w:color="auto"/>
              <w:right w:val="nil"/>
            </w:tcBorders>
            <w:shd w:val="clear" w:color="auto" w:fill="auto"/>
            <w:vAlign w:val="center"/>
            <w:hideMark/>
          </w:tcPr>
          <w:p w14:paraId="2CD9E3B3"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Poor</w:t>
            </w:r>
          </w:p>
        </w:tc>
        <w:tc>
          <w:tcPr>
            <w:tcW w:w="552" w:type="pct"/>
            <w:tcBorders>
              <w:top w:val="nil"/>
              <w:left w:val="nil"/>
              <w:bottom w:val="single" w:sz="4" w:space="0" w:color="auto"/>
              <w:right w:val="nil"/>
            </w:tcBorders>
            <w:shd w:val="clear" w:color="auto" w:fill="auto"/>
            <w:noWrap/>
            <w:vAlign w:val="center"/>
            <w:hideMark/>
          </w:tcPr>
          <w:p w14:paraId="3E01079E" w14:textId="45277E3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488E1E13" w14:textId="1721B01E"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F24AB67" w14:textId="026E21DB"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0CD0427F" w14:textId="56156F7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C93BED5" w14:textId="0F618505"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B0CA9CD" w14:textId="2B38CD0F"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6FDAEEB1" w14:textId="3D1F93C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3D03F89B" w14:textId="7F756FF7"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C653955" w14:textId="575550CA"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14BE1B0A" w14:textId="77777777" w:rsidTr="00A65542">
        <w:tc>
          <w:tcPr>
            <w:tcW w:w="1123" w:type="pct"/>
            <w:tcBorders>
              <w:top w:val="nil"/>
              <w:left w:val="nil"/>
              <w:bottom w:val="single" w:sz="4" w:space="0" w:color="auto"/>
              <w:right w:val="nil"/>
            </w:tcBorders>
            <w:shd w:val="clear" w:color="auto" w:fill="auto"/>
            <w:vAlign w:val="center"/>
            <w:hideMark/>
          </w:tcPr>
          <w:p w14:paraId="119F1178"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Non-poor</w:t>
            </w:r>
          </w:p>
        </w:tc>
        <w:tc>
          <w:tcPr>
            <w:tcW w:w="552" w:type="pct"/>
            <w:tcBorders>
              <w:top w:val="nil"/>
              <w:left w:val="nil"/>
              <w:bottom w:val="single" w:sz="4" w:space="0" w:color="auto"/>
              <w:right w:val="nil"/>
            </w:tcBorders>
            <w:shd w:val="clear" w:color="auto" w:fill="auto"/>
            <w:noWrap/>
            <w:vAlign w:val="center"/>
            <w:hideMark/>
          </w:tcPr>
          <w:p w14:paraId="1E6DEC08" w14:textId="7F092B2C"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noWrap/>
            <w:vAlign w:val="center"/>
            <w:hideMark/>
          </w:tcPr>
          <w:p w14:paraId="7A04B4A9" w14:textId="1DCA365D"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193BBB8" w14:textId="71945F87"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3B95534B" w14:textId="6421C4C3"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AA928BA" w14:textId="7E865D74"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768C6885" w14:textId="03BC2B92"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noWrap/>
            <w:vAlign w:val="center"/>
            <w:hideMark/>
          </w:tcPr>
          <w:p w14:paraId="0392A750" w14:textId="64E04067"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noWrap/>
            <w:vAlign w:val="center"/>
            <w:hideMark/>
          </w:tcPr>
          <w:p w14:paraId="2C29583E" w14:textId="0A138A62"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492B147F" w14:textId="2AB098B6"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619A1BE6" w14:textId="77777777" w:rsidTr="00A65542">
        <w:tc>
          <w:tcPr>
            <w:tcW w:w="2946" w:type="pct"/>
            <w:gridSpan w:val="5"/>
            <w:tcBorders>
              <w:top w:val="single" w:sz="4" w:space="0" w:color="auto"/>
              <w:left w:val="nil"/>
              <w:bottom w:val="single" w:sz="4" w:space="0" w:color="auto"/>
              <w:right w:val="nil"/>
            </w:tcBorders>
            <w:shd w:val="clear" w:color="000000" w:fill="DBE7F3"/>
            <w:vAlign w:val="center"/>
            <w:hideMark/>
          </w:tcPr>
          <w:p w14:paraId="5C200C5F" w14:textId="77777777" w:rsidR="00147403" w:rsidRPr="000930DF" w:rsidRDefault="00147403" w:rsidP="006667B3">
            <w:pPr>
              <w:widowControl/>
              <w:spacing w:line="259" w:lineRule="auto"/>
              <w:rPr>
                <w:rFonts w:eastAsia="Times New Roman" w:cs="Times New Roman"/>
                <w:b/>
                <w:bCs/>
                <w:color w:val="auto"/>
                <w:sz w:val="20"/>
                <w:szCs w:val="20"/>
              </w:rPr>
            </w:pPr>
            <w:r w:rsidRPr="000930DF">
              <w:rPr>
                <w:rFonts w:eastAsia="Times New Roman" w:cs="Times New Roman"/>
                <w:b/>
                <w:bCs/>
                <w:color w:val="auto"/>
                <w:sz w:val="20"/>
                <w:szCs w:val="20"/>
              </w:rPr>
              <w:t>Household hunger</w:t>
            </w:r>
          </w:p>
        </w:tc>
        <w:tc>
          <w:tcPr>
            <w:tcW w:w="148" w:type="pct"/>
            <w:tcBorders>
              <w:top w:val="nil"/>
              <w:left w:val="nil"/>
              <w:bottom w:val="nil"/>
              <w:right w:val="nil"/>
            </w:tcBorders>
            <w:shd w:val="clear" w:color="000000" w:fill="DBE7F3"/>
            <w:vAlign w:val="center"/>
            <w:hideMark/>
          </w:tcPr>
          <w:p w14:paraId="54878C20" w14:textId="53DF400E" w:rsidR="00147403" w:rsidRPr="000930DF" w:rsidRDefault="00147403" w:rsidP="006667B3">
            <w:pPr>
              <w:widowControl/>
              <w:spacing w:line="259" w:lineRule="auto"/>
              <w:jc w:val="center"/>
              <w:rPr>
                <w:rFonts w:eastAsia="Times New Roman" w:cs="Times New Roman"/>
                <w:b/>
                <w:bCs/>
                <w:color w:val="auto"/>
                <w:sz w:val="20"/>
                <w:szCs w:val="20"/>
              </w:rPr>
            </w:pPr>
          </w:p>
        </w:tc>
        <w:tc>
          <w:tcPr>
            <w:tcW w:w="569" w:type="pct"/>
            <w:tcBorders>
              <w:top w:val="nil"/>
              <w:left w:val="nil"/>
              <w:bottom w:val="nil"/>
              <w:right w:val="nil"/>
            </w:tcBorders>
            <w:shd w:val="clear" w:color="000000" w:fill="DBE7F3"/>
            <w:vAlign w:val="center"/>
            <w:hideMark/>
          </w:tcPr>
          <w:p w14:paraId="6F178BE0" w14:textId="36A92CEE" w:rsidR="00147403" w:rsidRPr="000930DF" w:rsidRDefault="00147403" w:rsidP="006667B3">
            <w:pPr>
              <w:widowControl/>
              <w:spacing w:line="259" w:lineRule="auto"/>
              <w:jc w:val="center"/>
              <w:rPr>
                <w:rFonts w:eastAsia="Times New Roman" w:cs="Times New Roman"/>
                <w:b/>
                <w:bCs/>
                <w:color w:val="auto"/>
                <w:sz w:val="20"/>
                <w:szCs w:val="20"/>
              </w:rPr>
            </w:pPr>
          </w:p>
        </w:tc>
        <w:tc>
          <w:tcPr>
            <w:tcW w:w="588" w:type="pct"/>
            <w:tcBorders>
              <w:top w:val="nil"/>
              <w:left w:val="nil"/>
              <w:bottom w:val="nil"/>
              <w:right w:val="nil"/>
            </w:tcBorders>
            <w:shd w:val="clear" w:color="000000" w:fill="DBE7F3"/>
            <w:vAlign w:val="center"/>
            <w:hideMark/>
          </w:tcPr>
          <w:p w14:paraId="755E11EC" w14:textId="132D8A1E" w:rsidR="00147403" w:rsidRPr="000930DF" w:rsidRDefault="00147403" w:rsidP="006667B3">
            <w:pPr>
              <w:widowControl/>
              <w:spacing w:line="259" w:lineRule="auto"/>
              <w:jc w:val="center"/>
              <w:rPr>
                <w:rFonts w:eastAsia="Times New Roman" w:cs="Times New Roman"/>
                <w:b/>
                <w:bCs/>
                <w:color w:val="auto"/>
                <w:sz w:val="20"/>
                <w:szCs w:val="20"/>
              </w:rPr>
            </w:pPr>
          </w:p>
        </w:tc>
        <w:tc>
          <w:tcPr>
            <w:tcW w:w="523" w:type="pct"/>
            <w:tcBorders>
              <w:top w:val="nil"/>
              <w:left w:val="nil"/>
              <w:bottom w:val="nil"/>
              <w:right w:val="nil"/>
            </w:tcBorders>
            <w:shd w:val="clear" w:color="000000" w:fill="DBE7F3"/>
            <w:vAlign w:val="center"/>
            <w:hideMark/>
          </w:tcPr>
          <w:p w14:paraId="34E28D2F" w14:textId="55186AB4" w:rsidR="00147403" w:rsidRPr="000930DF" w:rsidRDefault="00147403" w:rsidP="006667B3">
            <w:pPr>
              <w:widowControl/>
              <w:spacing w:line="259" w:lineRule="auto"/>
              <w:jc w:val="center"/>
              <w:rPr>
                <w:rFonts w:eastAsia="Times New Roman" w:cs="Times New Roman"/>
                <w:b/>
                <w:bCs/>
                <w:color w:val="auto"/>
                <w:sz w:val="20"/>
                <w:szCs w:val="20"/>
              </w:rPr>
            </w:pPr>
          </w:p>
        </w:tc>
        <w:tc>
          <w:tcPr>
            <w:tcW w:w="227" w:type="pct"/>
            <w:tcBorders>
              <w:top w:val="nil"/>
              <w:left w:val="nil"/>
              <w:bottom w:val="nil"/>
              <w:right w:val="nil"/>
            </w:tcBorders>
            <w:shd w:val="clear" w:color="000000" w:fill="DBE7F3"/>
            <w:vAlign w:val="center"/>
            <w:hideMark/>
          </w:tcPr>
          <w:p w14:paraId="724F270D" w14:textId="24C25202" w:rsidR="00147403" w:rsidRPr="000930DF" w:rsidRDefault="00147403" w:rsidP="006667B3">
            <w:pPr>
              <w:widowControl/>
              <w:spacing w:line="259" w:lineRule="auto"/>
              <w:jc w:val="center"/>
              <w:rPr>
                <w:rFonts w:eastAsia="Times New Roman" w:cs="Times New Roman"/>
                <w:b/>
                <w:bCs/>
                <w:color w:val="auto"/>
                <w:sz w:val="20"/>
                <w:szCs w:val="20"/>
              </w:rPr>
            </w:pPr>
          </w:p>
        </w:tc>
      </w:tr>
      <w:tr w:rsidR="005A22D6" w:rsidRPr="000930DF" w14:paraId="67D01949" w14:textId="77777777" w:rsidTr="00A65542">
        <w:tc>
          <w:tcPr>
            <w:tcW w:w="1123" w:type="pct"/>
            <w:tcBorders>
              <w:top w:val="nil"/>
              <w:left w:val="nil"/>
              <w:bottom w:val="single" w:sz="4" w:space="0" w:color="auto"/>
              <w:right w:val="nil"/>
            </w:tcBorders>
            <w:shd w:val="clear" w:color="auto" w:fill="auto"/>
            <w:vAlign w:val="center"/>
            <w:hideMark/>
          </w:tcPr>
          <w:p w14:paraId="702D4242"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Little to no hunger</w:t>
            </w:r>
          </w:p>
        </w:tc>
        <w:tc>
          <w:tcPr>
            <w:tcW w:w="552" w:type="pct"/>
            <w:tcBorders>
              <w:top w:val="nil"/>
              <w:left w:val="nil"/>
              <w:bottom w:val="single" w:sz="4" w:space="0" w:color="auto"/>
              <w:right w:val="nil"/>
            </w:tcBorders>
            <w:shd w:val="clear" w:color="auto" w:fill="auto"/>
            <w:vAlign w:val="center"/>
            <w:hideMark/>
          </w:tcPr>
          <w:p w14:paraId="1353D9E9" w14:textId="4DD0EFAA"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2DB83E8" w14:textId="63873DE6"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0A6020F8" w14:textId="565E8508"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4DD7AB9" w14:textId="03227401"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single" w:sz="4" w:space="0" w:color="auto"/>
              <w:left w:val="nil"/>
              <w:bottom w:val="single" w:sz="4" w:space="0" w:color="auto"/>
              <w:right w:val="nil"/>
            </w:tcBorders>
            <w:shd w:val="clear" w:color="auto" w:fill="auto"/>
            <w:vAlign w:val="center"/>
            <w:hideMark/>
          </w:tcPr>
          <w:p w14:paraId="5FB9E0A0" w14:textId="5BC8F3A6"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single" w:sz="4" w:space="0" w:color="auto"/>
              <w:left w:val="nil"/>
              <w:bottom w:val="single" w:sz="4" w:space="0" w:color="auto"/>
              <w:right w:val="nil"/>
            </w:tcBorders>
            <w:shd w:val="clear" w:color="auto" w:fill="auto"/>
            <w:vAlign w:val="center"/>
            <w:hideMark/>
          </w:tcPr>
          <w:p w14:paraId="78EB36A9" w14:textId="4738045E"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single" w:sz="4" w:space="0" w:color="auto"/>
              <w:left w:val="nil"/>
              <w:bottom w:val="single" w:sz="4" w:space="0" w:color="auto"/>
              <w:right w:val="nil"/>
            </w:tcBorders>
            <w:shd w:val="clear" w:color="auto" w:fill="auto"/>
            <w:vAlign w:val="center"/>
            <w:hideMark/>
          </w:tcPr>
          <w:p w14:paraId="729CD7BE" w14:textId="4B0C6B8E"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single" w:sz="4" w:space="0" w:color="auto"/>
              <w:left w:val="nil"/>
              <w:bottom w:val="single" w:sz="4" w:space="0" w:color="auto"/>
              <w:right w:val="nil"/>
            </w:tcBorders>
            <w:shd w:val="clear" w:color="auto" w:fill="auto"/>
            <w:vAlign w:val="center"/>
            <w:hideMark/>
          </w:tcPr>
          <w:p w14:paraId="060D9906" w14:textId="36870585"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single" w:sz="4" w:space="0" w:color="auto"/>
              <w:left w:val="nil"/>
              <w:bottom w:val="single" w:sz="4" w:space="0" w:color="auto"/>
              <w:right w:val="nil"/>
            </w:tcBorders>
            <w:shd w:val="clear" w:color="auto" w:fill="auto"/>
            <w:vAlign w:val="center"/>
            <w:hideMark/>
          </w:tcPr>
          <w:p w14:paraId="52B43E8A" w14:textId="74EB9E79"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24897A40" w14:textId="77777777" w:rsidTr="00A65542">
        <w:tc>
          <w:tcPr>
            <w:tcW w:w="1123" w:type="pct"/>
            <w:tcBorders>
              <w:top w:val="nil"/>
              <w:left w:val="nil"/>
              <w:bottom w:val="single" w:sz="4" w:space="0" w:color="auto"/>
              <w:right w:val="nil"/>
            </w:tcBorders>
            <w:shd w:val="clear" w:color="auto" w:fill="auto"/>
            <w:vAlign w:val="center"/>
            <w:hideMark/>
          </w:tcPr>
          <w:p w14:paraId="3566E79A"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Moderate hunger</w:t>
            </w:r>
          </w:p>
        </w:tc>
        <w:tc>
          <w:tcPr>
            <w:tcW w:w="552" w:type="pct"/>
            <w:tcBorders>
              <w:top w:val="nil"/>
              <w:left w:val="nil"/>
              <w:bottom w:val="single" w:sz="4" w:space="0" w:color="auto"/>
              <w:right w:val="nil"/>
            </w:tcBorders>
            <w:shd w:val="clear" w:color="auto" w:fill="auto"/>
            <w:vAlign w:val="center"/>
            <w:hideMark/>
          </w:tcPr>
          <w:p w14:paraId="47CFCFDE" w14:textId="0E2B7C06"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0A665816" w14:textId="3541B398"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134DEEB4" w14:textId="349397A6"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2FCB3766" w14:textId="1D2D9572"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22190CE3" w14:textId="78CAFD98"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36102939" w14:textId="1E6F9F7D"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250A317F" w14:textId="3B464E36"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13199B0C" w14:textId="13333241"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85DE0E4" w14:textId="2E1BA9C7" w:rsidR="00147403" w:rsidRPr="000930DF" w:rsidRDefault="00147403" w:rsidP="006667B3">
            <w:pPr>
              <w:widowControl/>
              <w:spacing w:line="259" w:lineRule="auto"/>
              <w:jc w:val="center"/>
              <w:rPr>
                <w:rFonts w:eastAsia="Times New Roman" w:cs="Times New Roman"/>
                <w:sz w:val="20"/>
                <w:szCs w:val="20"/>
              </w:rPr>
            </w:pPr>
          </w:p>
        </w:tc>
      </w:tr>
      <w:tr w:rsidR="005A22D6" w:rsidRPr="000930DF" w14:paraId="7DB39C2D" w14:textId="77777777" w:rsidTr="00A65542">
        <w:tc>
          <w:tcPr>
            <w:tcW w:w="1123" w:type="pct"/>
            <w:tcBorders>
              <w:top w:val="nil"/>
              <w:left w:val="nil"/>
              <w:bottom w:val="single" w:sz="4" w:space="0" w:color="auto"/>
              <w:right w:val="nil"/>
            </w:tcBorders>
            <w:shd w:val="clear" w:color="auto" w:fill="auto"/>
            <w:vAlign w:val="center"/>
            <w:hideMark/>
          </w:tcPr>
          <w:p w14:paraId="4923A08C" w14:textId="77777777" w:rsidR="00147403" w:rsidRPr="000930DF" w:rsidRDefault="00147403" w:rsidP="000930DF">
            <w:pPr>
              <w:widowControl/>
              <w:spacing w:line="259" w:lineRule="auto"/>
              <w:ind w:firstLineChars="100" w:firstLine="200"/>
              <w:rPr>
                <w:rFonts w:eastAsia="Times New Roman" w:cs="Times New Roman"/>
                <w:sz w:val="20"/>
                <w:szCs w:val="20"/>
              </w:rPr>
            </w:pPr>
            <w:r w:rsidRPr="000930DF">
              <w:rPr>
                <w:rFonts w:eastAsia="Times New Roman" w:cs="Times New Roman"/>
                <w:sz w:val="20"/>
                <w:szCs w:val="20"/>
              </w:rPr>
              <w:t>Severe hunger</w:t>
            </w:r>
          </w:p>
        </w:tc>
        <w:tc>
          <w:tcPr>
            <w:tcW w:w="552" w:type="pct"/>
            <w:tcBorders>
              <w:top w:val="nil"/>
              <w:left w:val="nil"/>
              <w:bottom w:val="single" w:sz="4" w:space="0" w:color="auto"/>
              <w:right w:val="nil"/>
            </w:tcBorders>
            <w:shd w:val="clear" w:color="auto" w:fill="auto"/>
            <w:vAlign w:val="center"/>
            <w:hideMark/>
          </w:tcPr>
          <w:p w14:paraId="76D2F6A5" w14:textId="764CF9AD" w:rsidR="00147403" w:rsidRPr="000930DF" w:rsidRDefault="00147403" w:rsidP="006667B3">
            <w:pPr>
              <w:widowControl/>
              <w:spacing w:line="259" w:lineRule="auto"/>
              <w:jc w:val="center"/>
              <w:rPr>
                <w:rFonts w:eastAsia="Times New Roman" w:cs="Times New Roman"/>
                <w:sz w:val="20"/>
                <w:szCs w:val="20"/>
              </w:rPr>
            </w:pPr>
          </w:p>
        </w:tc>
        <w:tc>
          <w:tcPr>
            <w:tcW w:w="555" w:type="pct"/>
            <w:tcBorders>
              <w:top w:val="nil"/>
              <w:left w:val="nil"/>
              <w:bottom w:val="single" w:sz="4" w:space="0" w:color="auto"/>
              <w:right w:val="nil"/>
            </w:tcBorders>
            <w:shd w:val="clear" w:color="auto" w:fill="auto"/>
            <w:vAlign w:val="center"/>
            <w:hideMark/>
          </w:tcPr>
          <w:p w14:paraId="164D0557" w14:textId="02135F82" w:rsidR="00147403" w:rsidRPr="000930DF" w:rsidRDefault="00147403" w:rsidP="006667B3">
            <w:pPr>
              <w:widowControl/>
              <w:spacing w:line="259" w:lineRule="auto"/>
              <w:jc w:val="center"/>
              <w:rPr>
                <w:rFonts w:eastAsia="Times New Roman" w:cs="Times New Roman"/>
                <w:sz w:val="20"/>
                <w:szCs w:val="20"/>
              </w:rPr>
            </w:pPr>
          </w:p>
        </w:tc>
        <w:tc>
          <w:tcPr>
            <w:tcW w:w="495" w:type="pct"/>
            <w:tcBorders>
              <w:top w:val="nil"/>
              <w:left w:val="nil"/>
              <w:bottom w:val="single" w:sz="4" w:space="0" w:color="auto"/>
              <w:right w:val="nil"/>
            </w:tcBorders>
            <w:shd w:val="clear" w:color="auto" w:fill="auto"/>
            <w:vAlign w:val="center"/>
            <w:hideMark/>
          </w:tcPr>
          <w:p w14:paraId="23D29593" w14:textId="3C43A2DE" w:rsidR="00147403" w:rsidRPr="000930DF" w:rsidRDefault="00147403" w:rsidP="006667B3">
            <w:pPr>
              <w:widowControl/>
              <w:spacing w:line="259" w:lineRule="auto"/>
              <w:jc w:val="center"/>
              <w:rPr>
                <w:rFonts w:eastAsia="Times New Roman" w:cs="Times New Roman"/>
                <w:sz w:val="20"/>
                <w:szCs w:val="20"/>
              </w:rPr>
            </w:pPr>
          </w:p>
        </w:tc>
        <w:tc>
          <w:tcPr>
            <w:tcW w:w="220" w:type="pct"/>
            <w:tcBorders>
              <w:top w:val="nil"/>
              <w:left w:val="nil"/>
              <w:bottom w:val="single" w:sz="4" w:space="0" w:color="auto"/>
              <w:right w:val="nil"/>
            </w:tcBorders>
            <w:shd w:val="clear" w:color="auto" w:fill="auto"/>
            <w:vAlign w:val="center"/>
            <w:hideMark/>
          </w:tcPr>
          <w:p w14:paraId="60C1005E" w14:textId="09CBF1AD" w:rsidR="00147403" w:rsidRPr="000930DF" w:rsidRDefault="00147403" w:rsidP="006667B3">
            <w:pPr>
              <w:widowControl/>
              <w:spacing w:line="259" w:lineRule="auto"/>
              <w:jc w:val="center"/>
              <w:rPr>
                <w:rFonts w:eastAsia="Times New Roman" w:cs="Times New Roman"/>
                <w:sz w:val="20"/>
                <w:szCs w:val="20"/>
              </w:rPr>
            </w:pPr>
          </w:p>
        </w:tc>
        <w:tc>
          <w:tcPr>
            <w:tcW w:w="148" w:type="pct"/>
            <w:tcBorders>
              <w:top w:val="nil"/>
              <w:left w:val="nil"/>
              <w:bottom w:val="single" w:sz="4" w:space="0" w:color="auto"/>
              <w:right w:val="nil"/>
            </w:tcBorders>
            <w:shd w:val="clear" w:color="auto" w:fill="auto"/>
            <w:vAlign w:val="center"/>
            <w:hideMark/>
          </w:tcPr>
          <w:p w14:paraId="6737F96D" w14:textId="700327DA" w:rsidR="00147403" w:rsidRPr="000930DF" w:rsidRDefault="00147403" w:rsidP="006667B3">
            <w:pPr>
              <w:widowControl/>
              <w:spacing w:line="259" w:lineRule="auto"/>
              <w:jc w:val="center"/>
              <w:rPr>
                <w:rFonts w:eastAsia="Times New Roman" w:cs="Times New Roman"/>
                <w:sz w:val="20"/>
                <w:szCs w:val="20"/>
              </w:rPr>
            </w:pPr>
          </w:p>
        </w:tc>
        <w:tc>
          <w:tcPr>
            <w:tcW w:w="569" w:type="pct"/>
            <w:tcBorders>
              <w:top w:val="nil"/>
              <w:left w:val="nil"/>
              <w:bottom w:val="single" w:sz="4" w:space="0" w:color="auto"/>
              <w:right w:val="nil"/>
            </w:tcBorders>
            <w:shd w:val="clear" w:color="auto" w:fill="auto"/>
            <w:vAlign w:val="center"/>
            <w:hideMark/>
          </w:tcPr>
          <w:p w14:paraId="6968BE49" w14:textId="441CC444" w:rsidR="00147403" w:rsidRPr="000930DF" w:rsidRDefault="00147403" w:rsidP="006667B3">
            <w:pPr>
              <w:widowControl/>
              <w:spacing w:line="259" w:lineRule="auto"/>
              <w:jc w:val="center"/>
              <w:rPr>
                <w:rFonts w:eastAsia="Times New Roman" w:cs="Times New Roman"/>
                <w:sz w:val="20"/>
                <w:szCs w:val="20"/>
              </w:rPr>
            </w:pPr>
          </w:p>
        </w:tc>
        <w:tc>
          <w:tcPr>
            <w:tcW w:w="588" w:type="pct"/>
            <w:tcBorders>
              <w:top w:val="nil"/>
              <w:left w:val="nil"/>
              <w:bottom w:val="single" w:sz="4" w:space="0" w:color="auto"/>
              <w:right w:val="nil"/>
            </w:tcBorders>
            <w:shd w:val="clear" w:color="auto" w:fill="auto"/>
            <w:vAlign w:val="center"/>
            <w:hideMark/>
          </w:tcPr>
          <w:p w14:paraId="7258E1BD" w14:textId="1EA2381A" w:rsidR="00147403" w:rsidRPr="000930DF" w:rsidRDefault="00147403" w:rsidP="006667B3">
            <w:pPr>
              <w:widowControl/>
              <w:spacing w:line="259" w:lineRule="auto"/>
              <w:jc w:val="center"/>
              <w:rPr>
                <w:rFonts w:eastAsia="Times New Roman" w:cs="Times New Roman"/>
                <w:sz w:val="20"/>
                <w:szCs w:val="20"/>
              </w:rPr>
            </w:pPr>
          </w:p>
        </w:tc>
        <w:tc>
          <w:tcPr>
            <w:tcW w:w="523" w:type="pct"/>
            <w:tcBorders>
              <w:top w:val="nil"/>
              <w:left w:val="nil"/>
              <w:bottom w:val="single" w:sz="4" w:space="0" w:color="auto"/>
              <w:right w:val="nil"/>
            </w:tcBorders>
            <w:shd w:val="clear" w:color="auto" w:fill="auto"/>
            <w:vAlign w:val="center"/>
            <w:hideMark/>
          </w:tcPr>
          <w:p w14:paraId="56D90D17" w14:textId="504EF74A" w:rsidR="00147403" w:rsidRPr="000930DF" w:rsidRDefault="00147403" w:rsidP="006667B3">
            <w:pPr>
              <w:widowControl/>
              <w:spacing w:line="259" w:lineRule="auto"/>
              <w:jc w:val="center"/>
              <w:rPr>
                <w:rFonts w:eastAsia="Times New Roman" w:cs="Times New Roman"/>
                <w:sz w:val="20"/>
                <w:szCs w:val="20"/>
              </w:rPr>
            </w:pPr>
          </w:p>
        </w:tc>
        <w:tc>
          <w:tcPr>
            <w:tcW w:w="227" w:type="pct"/>
            <w:tcBorders>
              <w:top w:val="nil"/>
              <w:left w:val="nil"/>
              <w:bottom w:val="single" w:sz="4" w:space="0" w:color="auto"/>
              <w:right w:val="nil"/>
            </w:tcBorders>
            <w:shd w:val="clear" w:color="auto" w:fill="auto"/>
            <w:vAlign w:val="center"/>
            <w:hideMark/>
          </w:tcPr>
          <w:p w14:paraId="5FD807E4" w14:textId="0071B46B" w:rsidR="00147403" w:rsidRPr="000930DF" w:rsidRDefault="00147403" w:rsidP="006667B3">
            <w:pPr>
              <w:widowControl/>
              <w:spacing w:line="259" w:lineRule="auto"/>
              <w:jc w:val="center"/>
              <w:rPr>
                <w:rFonts w:eastAsia="Times New Roman" w:cs="Times New Roman"/>
                <w:sz w:val="20"/>
                <w:szCs w:val="20"/>
              </w:rPr>
            </w:pPr>
          </w:p>
        </w:tc>
      </w:tr>
    </w:tbl>
    <w:p w14:paraId="40C0A86A" w14:textId="41579239" w:rsidR="00D06EB0" w:rsidRPr="00D06EB0" w:rsidRDefault="00D06EB0" w:rsidP="00D06EB0">
      <w:pPr>
        <w:pStyle w:val="BodyText"/>
        <w:spacing w:after="0"/>
        <w:ind w:left="90" w:hanging="90"/>
        <w:rPr>
          <w:sz w:val="16"/>
        </w:rPr>
      </w:pPr>
      <w:commentRangeStart w:id="683"/>
      <w:r w:rsidRPr="00D06EB0">
        <w:rPr>
          <w:sz w:val="16"/>
        </w:rPr>
        <w:t>^ Results not statistically reliable, n&lt;30</w:t>
      </w:r>
      <w:commentRangeEnd w:id="683"/>
      <w:r w:rsidR="00B435DA">
        <w:rPr>
          <w:rStyle w:val="CommentReference"/>
        </w:rPr>
        <w:commentReference w:id="683"/>
      </w:r>
    </w:p>
    <w:p w14:paraId="3A09B690" w14:textId="0F9CC293" w:rsidR="00D06EB0" w:rsidRPr="00D06EB0" w:rsidRDefault="00D06EB0" w:rsidP="00D06EB0">
      <w:pPr>
        <w:pStyle w:val="BodyText"/>
        <w:spacing w:after="0"/>
        <w:ind w:left="90" w:hanging="90"/>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1AD73CD" w14:textId="5DB74F1D" w:rsidR="00D06EB0" w:rsidRPr="00D06EB0" w:rsidRDefault="00D06EB0" w:rsidP="00D06EB0">
      <w:pPr>
        <w:pStyle w:val="BodyText"/>
        <w:spacing w:after="0"/>
        <w:ind w:left="90" w:hanging="9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6404FE0" w14:textId="0B72E12A" w:rsidR="00D06EB0" w:rsidRPr="00D06EB0" w:rsidRDefault="00D06EB0" w:rsidP="00D06EB0">
      <w:pPr>
        <w:pStyle w:val="BodyText"/>
        <w:spacing w:after="0"/>
        <w:ind w:left="90" w:hanging="90"/>
        <w:rPr>
          <w:sz w:val="16"/>
        </w:rPr>
      </w:pPr>
      <w:r w:rsidRPr="00D06EB0">
        <w:rPr>
          <w:sz w:val="16"/>
        </w:rPr>
        <w:t xml:space="preserve">Notes: </w:t>
      </w:r>
    </w:p>
    <w:p w14:paraId="3C44F408" w14:textId="77777777" w:rsidR="00D06EB0" w:rsidRPr="00D06EB0" w:rsidRDefault="00D06EB0" w:rsidP="000930DF">
      <w:pPr>
        <w:pStyle w:val="BodyText"/>
        <w:spacing w:after="0"/>
        <w:rPr>
          <w:sz w:val="16"/>
        </w:rPr>
      </w:pPr>
      <w:r w:rsidRPr="00D06EB0">
        <w:rPr>
          <w:sz w:val="16"/>
        </w:rPr>
        <w:t>Estimates are sample-weighted; numbers of observations are unweighted.</w:t>
      </w:r>
    </w:p>
    <w:p w14:paraId="4C516576"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31A7BD5A" w14:textId="69AE4159" w:rsidR="0090077F" w:rsidRDefault="00324D14" w:rsidP="00324D14">
      <w:pPr>
        <w:pStyle w:val="TF-TblFN"/>
        <w:spacing w:before="0" w:line="276" w:lineRule="auto"/>
        <w:ind w:left="86" w:hanging="86"/>
      </w:pPr>
      <w:r>
        <w:t>Poverty status is calculated using de jure household members.</w:t>
      </w:r>
    </w:p>
    <w:p w14:paraId="4896009D" w14:textId="152BDB0A" w:rsidR="00D06EB0" w:rsidRPr="00D06EB0" w:rsidRDefault="00D06EB0" w:rsidP="000930DF">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4136F7B" w14:textId="73A7E0C0" w:rsidR="001C5414" w:rsidRPr="000930DF" w:rsidRDefault="00D06EB0" w:rsidP="000930DF">
      <w:pPr>
        <w:pStyle w:val="BodyText"/>
        <w:ind w:left="86" w:hanging="86"/>
        <w:rPr>
          <w:sz w:val="16"/>
          <w:szCs w:val="16"/>
        </w:rPr>
      </w:pPr>
      <w:r w:rsidRPr="000930DF">
        <w:rPr>
          <w:sz w:val="16"/>
          <w:szCs w:val="16"/>
        </w:rPr>
        <w:t xml:space="preserve">Sources: </w:t>
      </w:r>
      <w:r w:rsidR="00E5573E" w:rsidRPr="000930DF">
        <w:rPr>
          <w:sz w:val="16"/>
          <w:szCs w:val="16"/>
        </w:rPr>
        <w:t>Feed the Future [</w:t>
      </w:r>
      <w:r w:rsidR="00E5573E" w:rsidRPr="000930DF">
        <w:rPr>
          <w:sz w:val="16"/>
          <w:szCs w:val="16"/>
          <w:highlight w:val="yellow"/>
        </w:rPr>
        <w:t>Country</w:t>
      </w:r>
      <w:r w:rsidR="00E5573E" w:rsidRPr="000930DF">
        <w:rPr>
          <w:sz w:val="16"/>
          <w:szCs w:val="16"/>
        </w:rPr>
        <w:t>] ZOI Survey [</w:t>
      </w:r>
      <w:r w:rsidR="00FE1420">
        <w:rPr>
          <w:sz w:val="16"/>
          <w:highlight w:val="yellow"/>
        </w:rPr>
        <w:t xml:space="preserve">baseline </w:t>
      </w:r>
      <w:r w:rsidR="00E5573E" w:rsidRPr="000930DF">
        <w:rPr>
          <w:sz w:val="16"/>
          <w:szCs w:val="16"/>
          <w:highlight w:val="yellow"/>
        </w:rPr>
        <w:t>survey year(s)</w:t>
      </w:r>
      <w:r w:rsidR="00E5573E" w:rsidRPr="000930DF">
        <w:rPr>
          <w:sz w:val="16"/>
          <w:szCs w:val="16"/>
        </w:rPr>
        <w:t>]; Feed the Future [</w:t>
      </w:r>
      <w:r w:rsidR="00E5573E" w:rsidRPr="000930DF">
        <w:rPr>
          <w:sz w:val="16"/>
          <w:szCs w:val="16"/>
          <w:highlight w:val="yellow"/>
        </w:rPr>
        <w:t>Country</w:t>
      </w:r>
      <w:r w:rsidR="00E5573E" w:rsidRPr="000930DF">
        <w:rPr>
          <w:sz w:val="16"/>
          <w:szCs w:val="16"/>
        </w:rPr>
        <w:t>] ZOI Survey [</w:t>
      </w:r>
      <w:r w:rsidR="00A11DD1" w:rsidRPr="00A11DD1">
        <w:rPr>
          <w:sz w:val="16"/>
          <w:szCs w:val="16"/>
          <w:highlight w:val="yellow"/>
        </w:rPr>
        <w:t xml:space="preserve">endline </w:t>
      </w:r>
      <w:r w:rsidR="00E5573E" w:rsidRPr="000930DF">
        <w:rPr>
          <w:sz w:val="16"/>
          <w:szCs w:val="16"/>
          <w:highlight w:val="yellow"/>
        </w:rPr>
        <w:t>survey year(s)</w:t>
      </w:r>
      <w:r w:rsidR="00E5573E" w:rsidRPr="000930DF">
        <w:rPr>
          <w:sz w:val="16"/>
          <w:szCs w:val="16"/>
        </w:rPr>
        <w:t>]</w:t>
      </w:r>
    </w:p>
    <w:p w14:paraId="259D74B1" w14:textId="4CC178ED" w:rsidR="00BC0F95" w:rsidRPr="00DF4DE5" w:rsidRDefault="00CA1677" w:rsidP="006667B3">
      <w:pPr>
        <w:pStyle w:val="Heading3"/>
        <w:keepLines/>
        <w:ind w:left="2160" w:hanging="706"/>
      </w:pPr>
      <w:bookmarkStart w:id="684" w:name="_Toc400542631"/>
      <w:bookmarkStart w:id="685" w:name="_Toc414874519"/>
      <w:bookmarkStart w:id="686" w:name="_Toc22897303"/>
      <w:bookmarkStart w:id="687" w:name="_Toc50719333"/>
      <w:r>
        <w:t>7</w:t>
      </w:r>
      <w:r w:rsidR="00BC0F95" w:rsidRPr="00DF4DE5">
        <w:t>.2.2</w:t>
      </w:r>
      <w:r w:rsidR="00373011">
        <w:tab/>
      </w:r>
      <w:r w:rsidR="00BC0F95" w:rsidRPr="00DF4DE5">
        <w:t>Wasting (</w:t>
      </w:r>
      <w:r w:rsidR="00230C93">
        <w:t xml:space="preserve">low </w:t>
      </w:r>
      <w:r w:rsidR="00230C93" w:rsidRPr="00DF4DE5">
        <w:t>weight-</w:t>
      </w:r>
      <w:r w:rsidR="00230C93">
        <w:t>f</w:t>
      </w:r>
      <w:r w:rsidR="00230C93" w:rsidRPr="00DF4DE5">
        <w:t>or-height</w:t>
      </w:r>
      <w:r w:rsidR="00BC0F95" w:rsidRPr="00DF4DE5">
        <w:t>)</w:t>
      </w:r>
      <w:bookmarkEnd w:id="684"/>
      <w:bookmarkEnd w:id="685"/>
      <w:bookmarkEnd w:id="686"/>
      <w:bookmarkEnd w:id="687"/>
    </w:p>
    <w:p w14:paraId="249270E3" w14:textId="5F473ED8" w:rsidR="00BC0F95" w:rsidRPr="00DF4DE5" w:rsidRDefault="00BC0F95" w:rsidP="006667B3">
      <w:pPr>
        <w:pStyle w:val="BodyText"/>
        <w:keepNext/>
        <w:keepLines/>
      </w:pPr>
      <w:r w:rsidRPr="0079009E">
        <w:t>Wasting</w:t>
      </w:r>
      <w:r w:rsidRPr="00DF4DE5">
        <w:t xml:space="preserve"> is an indicator of acute malnutrition. </w:t>
      </w:r>
      <w:r w:rsidR="00AB768A" w:rsidRPr="00DF4DE5">
        <w:t xml:space="preserve">Children who are wasted are too thin for their height and have a much greater risk of dying than children who are not wasted. </w:t>
      </w:r>
      <w:r w:rsidR="00AB768A">
        <w:t xml:space="preserve">The wasting ZOI </w:t>
      </w:r>
      <w:r w:rsidR="00AB768A" w:rsidRPr="00DF4DE5">
        <w:t>indicator measures the percentage of ch</w:t>
      </w:r>
      <w:r w:rsidR="00624E13">
        <w:t>ildren 0-</w:t>
      </w:r>
      <w:r w:rsidR="00AB768A" w:rsidRPr="00DF4DE5">
        <w:t xml:space="preserve">59 months </w:t>
      </w:r>
      <w:r w:rsidR="00F52B81">
        <w:t xml:space="preserve">of age </w:t>
      </w:r>
      <w:r w:rsidR="00D3357B">
        <w:t xml:space="preserve">in the </w:t>
      </w:r>
      <w:r w:rsidR="00160DC3">
        <w:rPr>
          <w:szCs w:val="22"/>
        </w:rPr>
        <w:t>Phase One</w:t>
      </w:r>
      <w:r w:rsidR="007F25EC">
        <w:rPr>
          <w:szCs w:val="22"/>
        </w:rPr>
        <w:t xml:space="preserve"> ZOI</w:t>
      </w:r>
      <w:r w:rsidR="00D3357B">
        <w:t xml:space="preserve"> </w:t>
      </w:r>
      <w:r w:rsidR="00AB768A" w:rsidRPr="00DF4DE5">
        <w:t xml:space="preserve">who are acutely malnourished, as </w:t>
      </w:r>
      <w:r w:rsidR="00AB768A">
        <w:t>defined by a weight-for-height z</w:t>
      </w:r>
      <w:r w:rsidR="00AB768A" w:rsidRPr="00DF4DE5">
        <w:t>-score</w:t>
      </w:r>
      <w:r w:rsidR="00AB768A">
        <w:rPr>
          <w:rStyle w:val="FootnoteReference"/>
        </w:rPr>
        <w:footnoteReference w:id="43"/>
      </w:r>
      <w:r w:rsidR="00AB768A" w:rsidRPr="00DF4DE5">
        <w:t xml:space="preserve"> more than </w:t>
      </w:r>
      <w:r w:rsidR="00AB768A">
        <w:t>2</w:t>
      </w:r>
      <w:r w:rsidR="00AB768A" w:rsidRPr="00DF4DE5">
        <w:t xml:space="preserve"> </w:t>
      </w:r>
      <w:r w:rsidR="00AB768A">
        <w:t>SDs</w:t>
      </w:r>
      <w:r w:rsidR="00AB768A" w:rsidRPr="00DF4DE5">
        <w:t xml:space="preserve"> below the median of the 2006 WHO Child Growth Standard</w:t>
      </w:r>
      <w:r w:rsidR="00D3357B">
        <w:t>s</w:t>
      </w:r>
      <w:r w:rsidR="00AB768A" w:rsidRPr="00DF4DE5">
        <w:t xml:space="preserve">. </w:t>
      </w:r>
      <w:r w:rsidR="00B06712">
        <w:t xml:space="preserve"> </w:t>
      </w:r>
    </w:p>
    <w:p w14:paraId="21016BFD" w14:textId="4E95DF0D" w:rsidR="00BC0F95" w:rsidRPr="00DF4DE5" w:rsidRDefault="007A6EBA" w:rsidP="00230C93">
      <w:pPr>
        <w:pStyle w:val="BodyText"/>
      </w:pPr>
      <w:r>
        <w:rPr>
          <w:b/>
        </w:rPr>
        <w:t xml:space="preserve">Table </w:t>
      </w:r>
      <w:r w:rsidR="00CA1677">
        <w:rPr>
          <w:b/>
        </w:rPr>
        <w:t>7</w:t>
      </w:r>
      <w:r>
        <w:rPr>
          <w:b/>
        </w:rPr>
        <w:t>.</w:t>
      </w:r>
      <w:r w:rsidR="00016FF9">
        <w:rPr>
          <w:b/>
        </w:rPr>
        <w:t>2.2</w:t>
      </w:r>
      <w:r w:rsidR="00016FF9" w:rsidRPr="00DF4DE5">
        <w:t xml:space="preserve"> </w:t>
      </w:r>
      <w:r w:rsidR="00D3357B">
        <w:t>presents</w:t>
      </w:r>
      <w:r w:rsidR="00D3357B" w:rsidRPr="00DF4DE5">
        <w:t xml:space="preserve"> </w:t>
      </w:r>
      <w:r w:rsidR="00BC0F95" w:rsidRPr="00DF4DE5">
        <w:t xml:space="preserve">the prevalence of </w:t>
      </w:r>
      <w:r w:rsidR="00D3357B">
        <w:t xml:space="preserve">severe </w:t>
      </w:r>
      <w:r w:rsidR="00BC0F95" w:rsidRPr="00DF4DE5">
        <w:t>wasting</w:t>
      </w:r>
      <w:r w:rsidR="00AE5620">
        <w:t xml:space="preserve"> (&lt;-3 SD)</w:t>
      </w:r>
      <w:r w:rsidR="00BC0F95" w:rsidRPr="00DF4DE5">
        <w:t>, wasting</w:t>
      </w:r>
      <w:r w:rsidR="00AE5620">
        <w:t xml:space="preserve"> (&lt;-2 SD)</w:t>
      </w:r>
      <w:r w:rsidR="00BC0F95" w:rsidRPr="00DF4DE5">
        <w:t xml:space="preserve">, and mean </w:t>
      </w:r>
      <w:r w:rsidR="00F63F16">
        <w:t>weight</w:t>
      </w:r>
      <w:r w:rsidR="00F52B81">
        <w:noBreakHyphen/>
      </w:r>
      <w:r w:rsidR="00F63F16">
        <w:t xml:space="preserve">for-height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D3357B">
        <w:t>, comparing estimates at baseline and at endline</w:t>
      </w:r>
      <w:r w:rsidR="00BC0F95" w:rsidRPr="00DF4DE5">
        <w:t>.</w:t>
      </w:r>
      <w:r w:rsidR="00E5573E">
        <w:rPr>
          <w:rStyle w:val="FootnoteReference"/>
        </w:rPr>
        <w:footnoteReference w:id="44"/>
      </w:r>
      <w:r w:rsidR="00BC0F95" w:rsidRPr="00DF4DE5">
        <w:t xml:space="preserve"> </w:t>
      </w:r>
      <w:r w:rsidR="00AE5620">
        <w:rPr>
          <w:b/>
        </w:rPr>
        <w:t>Table 7.2.3</w:t>
      </w:r>
      <w:r w:rsidR="00AE5620" w:rsidRPr="00DF4DE5">
        <w:t xml:space="preserve"> </w:t>
      </w:r>
      <w:r w:rsidR="00AE5620">
        <w:t>presents</w:t>
      </w:r>
      <w:r w:rsidR="00AE5620" w:rsidRPr="00DF4DE5">
        <w:t xml:space="preserve"> the prevalence of </w:t>
      </w:r>
      <w:r w:rsidR="00AE5620">
        <w:t>healthy weight (≥-2 SD and ≤+2 SD), overweight (&gt;+2 SD), and obes</w:t>
      </w:r>
      <w:r w:rsidR="00E629C3">
        <w:t>e</w:t>
      </w:r>
      <w:r w:rsidR="00AE5620">
        <w:t xml:space="preserve"> (&gt;+3 SD), </w:t>
      </w:r>
      <w:r w:rsidR="00AE5620" w:rsidRPr="00DF4DE5">
        <w:t xml:space="preserve">children under </w:t>
      </w:r>
      <w:r w:rsidR="00F52B81">
        <w:t>5</w:t>
      </w:r>
      <w:r w:rsidR="00AE5620">
        <w:t xml:space="preserve"> </w:t>
      </w:r>
      <w:r w:rsidR="00AE5620" w:rsidRPr="00DF4DE5">
        <w:t xml:space="preserve">years </w:t>
      </w:r>
      <w:r w:rsidR="00F52B81">
        <w:t xml:space="preserve">of age </w:t>
      </w:r>
      <w:r w:rsidR="00AE5620" w:rsidRPr="00DF4DE5">
        <w:t xml:space="preserve">in the </w:t>
      </w:r>
      <w:r w:rsidR="00160DC3">
        <w:rPr>
          <w:szCs w:val="22"/>
        </w:rPr>
        <w:t>Phase One</w:t>
      </w:r>
      <w:r w:rsidR="007F25EC">
        <w:rPr>
          <w:szCs w:val="22"/>
        </w:rPr>
        <w:t xml:space="preserve"> ZOI</w:t>
      </w:r>
      <w:r w:rsidR="00AE5620">
        <w:t>, comparing estimates at baseline and at endline</w:t>
      </w:r>
      <w:r w:rsidR="00AE5620" w:rsidRPr="00DF4DE5">
        <w:t>.</w:t>
      </w:r>
      <w:r w:rsidR="00E5573E">
        <w:rPr>
          <w:rStyle w:val="FootnoteReference"/>
        </w:rPr>
        <w:footnoteReference w:id="45"/>
      </w:r>
      <w:r w:rsidR="00AE5620" w:rsidRPr="00DF4DE5">
        <w:t xml:space="preserve"> </w:t>
      </w:r>
      <w:r w:rsidR="00BC0F95" w:rsidRPr="00DF4DE5">
        <w:t xml:space="preserve">Estimates are presented for all children and by </w:t>
      </w:r>
      <w:r w:rsidR="00D3357B">
        <w:t>selected characteristics—</w:t>
      </w:r>
      <w:r w:rsidR="00BC0F95" w:rsidRPr="00DF4DE5">
        <w:t>child</w:t>
      </w:r>
      <w:r w:rsidR="00D3357B">
        <w:t xml:space="preserve">’s </w:t>
      </w:r>
      <w:r w:rsidR="00BC0F95" w:rsidRPr="00DF4DE5">
        <w:t>sex and age</w:t>
      </w:r>
      <w:r w:rsidR="00D3357B">
        <w:t>,</w:t>
      </w:r>
      <w:r w:rsidR="00BC0F95" w:rsidRPr="00DF4DE5">
        <w:t xml:space="preserve"> </w:t>
      </w:r>
      <w:r w:rsidR="00D3357B">
        <w:t>c</w:t>
      </w:r>
      <w:r w:rsidR="00BC0F95" w:rsidRPr="00DF4DE5">
        <w:t>aregiver</w:t>
      </w:r>
      <w:r w:rsidR="00D3357B">
        <w:t>’s</w:t>
      </w:r>
      <w:r w:rsidR="00BC0F95" w:rsidRPr="00DF4DE5">
        <w:t xml:space="preserve"> educational attainment</w:t>
      </w:r>
      <w:r w:rsidR="00D3357B">
        <w:t xml:space="preserve">, </w:t>
      </w:r>
      <w:r w:rsidR="00BC0F95" w:rsidRPr="00DF4DE5">
        <w:t xml:space="preserve">gendered household type, </w:t>
      </w:r>
      <w:r w:rsidR="00D3357B">
        <w:t>poverty status</w:t>
      </w:r>
      <w:r w:rsidR="00BC0F95" w:rsidRPr="00DF4DE5">
        <w:t xml:space="preserve">, </w:t>
      </w:r>
      <w:r w:rsidR="00BC0F95">
        <w:t xml:space="preserve">and </w:t>
      </w:r>
      <w:r w:rsidR="00BC0F95" w:rsidRPr="00DF4DE5">
        <w:t>household hunger.</w:t>
      </w:r>
    </w:p>
    <w:p w14:paraId="4E98933D" w14:textId="58D74B58" w:rsidR="00BC0F95" w:rsidRPr="00DF4DE5" w:rsidRDefault="00BC0F95" w:rsidP="00230C93">
      <w:pPr>
        <w:pStyle w:val="BodyText"/>
      </w:pPr>
      <w:r w:rsidRPr="00DF4DE5">
        <w:rPr>
          <w:highlight w:val="yellow"/>
        </w:rPr>
        <w:t>[</w:t>
      </w:r>
      <w:r w:rsidR="00D3357B">
        <w:rPr>
          <w:highlight w:val="yellow"/>
        </w:rPr>
        <w:t>D</w:t>
      </w:r>
      <w:r w:rsidRPr="00DF4DE5">
        <w:rPr>
          <w:highlight w:val="yellow"/>
        </w:rPr>
        <w:t>escri</w:t>
      </w:r>
      <w:r w:rsidR="00D3357B">
        <w:rPr>
          <w:highlight w:val="yellow"/>
        </w:rPr>
        <w:t xml:space="preserve">be </w:t>
      </w:r>
      <w:r w:rsidRPr="00DF4DE5">
        <w:rPr>
          <w:highlight w:val="yellow"/>
        </w:rPr>
        <w:t xml:space="preserve">the </w:t>
      </w:r>
      <w:r w:rsidR="00D3357B">
        <w:rPr>
          <w:highlight w:val="yellow"/>
        </w:rPr>
        <w:t xml:space="preserve">results </w:t>
      </w:r>
      <w:r w:rsidRPr="00DF4DE5">
        <w:rPr>
          <w:highlight w:val="yellow"/>
        </w:rPr>
        <w:t xml:space="preserve">presented in </w:t>
      </w:r>
      <w:r w:rsidR="00D3357B">
        <w:rPr>
          <w:highlight w:val="yellow"/>
        </w:rPr>
        <w:t>T</w:t>
      </w:r>
      <w:r w:rsidRPr="00DF4DE5">
        <w:rPr>
          <w:highlight w:val="yellow"/>
        </w:rPr>
        <w:t>able</w:t>
      </w:r>
      <w:r w:rsidR="00D3357B">
        <w:rPr>
          <w:highlight w:val="yellow"/>
        </w:rPr>
        <w:t xml:space="preserve"> 7.2.2</w:t>
      </w:r>
      <w:r w:rsidR="00AE5620">
        <w:rPr>
          <w:highlight w:val="yellow"/>
        </w:rPr>
        <w:t xml:space="preserve"> and Table 7.2.3</w:t>
      </w:r>
      <w:r w:rsidRPr="00DF4DE5">
        <w:rPr>
          <w:highlight w:val="yellow"/>
        </w:rPr>
        <w:t>.]</w:t>
      </w:r>
    </w:p>
    <w:p w14:paraId="092E3637" w14:textId="77777777" w:rsidR="00D06EB0" w:rsidRDefault="00D06EB0" w:rsidP="00D06EB0">
      <w:pPr>
        <w:pStyle w:val="Tabletitle"/>
        <w:keepLines/>
        <w:spacing w:before="240"/>
        <w:contextualSpacing/>
        <w:outlineLvl w:val="3"/>
        <w:sectPr w:rsidR="00D06EB0" w:rsidSect="001A3F40">
          <w:footerReference w:type="default" r:id="rId30"/>
          <w:pgSz w:w="12240" w:h="15840" w:code="1"/>
          <w:pgMar w:top="1440" w:right="1440" w:bottom="1440" w:left="1440" w:header="720" w:footer="720" w:gutter="0"/>
          <w:cols w:space="720"/>
          <w:docGrid w:linePitch="299"/>
        </w:sectPr>
      </w:pPr>
    </w:p>
    <w:p w14:paraId="1F118CFA" w14:textId="3BC213A3" w:rsidR="00DA6A75" w:rsidRPr="00D06EB0" w:rsidRDefault="00D06EB0" w:rsidP="00A26591">
      <w:pPr>
        <w:pStyle w:val="Tabletitle"/>
        <w:keepLines/>
        <w:spacing w:before="240"/>
        <w:contextualSpacing/>
        <w:outlineLvl w:val="3"/>
      </w:pPr>
      <w:bookmarkStart w:id="688" w:name="_Toc50719203"/>
      <w:r w:rsidRPr="00D06EB0">
        <w:t>Table 7.2.2: Comparison of Prevalence of Wasting and Mean Weight-for-Height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688"/>
    </w:p>
    <w:tbl>
      <w:tblPr>
        <w:tblW w:w="5000" w:type="pct"/>
        <w:tblLook w:val="04A0" w:firstRow="1" w:lastRow="0" w:firstColumn="1" w:lastColumn="0" w:noHBand="0" w:noVBand="1"/>
      </w:tblPr>
      <w:tblGrid>
        <w:gridCol w:w="3754"/>
        <w:gridCol w:w="1432"/>
        <w:gridCol w:w="1337"/>
        <w:gridCol w:w="1022"/>
        <w:gridCol w:w="722"/>
        <w:gridCol w:w="382"/>
        <w:gridCol w:w="1431"/>
        <w:gridCol w:w="1336"/>
        <w:gridCol w:w="1022"/>
        <w:gridCol w:w="738"/>
      </w:tblGrid>
      <w:tr w:rsidR="00D06EB0" w:rsidRPr="00074E1A" w14:paraId="4B963F27" w14:textId="77777777" w:rsidTr="00074E1A">
        <w:trPr>
          <w:tblHeader/>
        </w:trPr>
        <w:tc>
          <w:tcPr>
            <w:tcW w:w="1424" w:type="pct"/>
            <w:vMerge w:val="restart"/>
            <w:tcBorders>
              <w:top w:val="single" w:sz="4" w:space="0" w:color="auto"/>
              <w:left w:val="nil"/>
              <w:bottom w:val="single" w:sz="4" w:space="0" w:color="000000"/>
              <w:right w:val="nil"/>
            </w:tcBorders>
            <w:shd w:val="clear" w:color="000000" w:fill="387990"/>
            <w:vAlign w:val="bottom"/>
            <w:hideMark/>
          </w:tcPr>
          <w:p w14:paraId="16DE0250"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712" w:type="pct"/>
            <w:gridSpan w:val="4"/>
            <w:tcBorders>
              <w:top w:val="single" w:sz="4" w:space="0" w:color="auto"/>
              <w:left w:val="nil"/>
              <w:bottom w:val="single" w:sz="4" w:space="0" w:color="FFFFFF"/>
              <w:right w:val="nil"/>
            </w:tcBorders>
            <w:shd w:val="clear" w:color="000000" w:fill="387990"/>
            <w:vAlign w:val="bottom"/>
            <w:hideMark/>
          </w:tcPr>
          <w:p w14:paraId="199D546B"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5E0B6A16" w14:textId="16997EA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45" w:type="pct"/>
            <w:tcBorders>
              <w:top w:val="single" w:sz="4" w:space="0" w:color="auto"/>
              <w:left w:val="nil"/>
              <w:bottom w:val="nil"/>
              <w:right w:val="nil"/>
            </w:tcBorders>
            <w:shd w:val="clear" w:color="000000" w:fill="387990"/>
            <w:vAlign w:val="bottom"/>
            <w:hideMark/>
          </w:tcPr>
          <w:p w14:paraId="76F1C29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18" w:type="pct"/>
            <w:gridSpan w:val="4"/>
            <w:tcBorders>
              <w:top w:val="single" w:sz="4" w:space="0" w:color="auto"/>
              <w:left w:val="nil"/>
              <w:bottom w:val="single" w:sz="4" w:space="0" w:color="FFFFFF"/>
              <w:right w:val="nil"/>
            </w:tcBorders>
            <w:shd w:val="clear" w:color="000000" w:fill="387990"/>
            <w:vAlign w:val="bottom"/>
            <w:hideMark/>
          </w:tcPr>
          <w:p w14:paraId="2A254F2D"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33C299E2" w14:textId="43BC4EBC"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D06EB0" w:rsidRPr="00074E1A" w14:paraId="756C52CD" w14:textId="77777777" w:rsidTr="00074E1A">
        <w:trPr>
          <w:tblHeader/>
        </w:trPr>
        <w:tc>
          <w:tcPr>
            <w:tcW w:w="1424" w:type="pct"/>
            <w:vMerge/>
            <w:tcBorders>
              <w:top w:val="single" w:sz="4" w:space="0" w:color="auto"/>
              <w:left w:val="nil"/>
              <w:bottom w:val="single" w:sz="4" w:space="0" w:color="000000"/>
              <w:right w:val="nil"/>
            </w:tcBorders>
            <w:vAlign w:val="center"/>
            <w:hideMark/>
          </w:tcPr>
          <w:p w14:paraId="5E01A304"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43" w:type="pct"/>
            <w:tcBorders>
              <w:top w:val="nil"/>
              <w:left w:val="nil"/>
              <w:bottom w:val="single" w:sz="4" w:space="0" w:color="auto"/>
              <w:right w:val="nil"/>
            </w:tcBorders>
            <w:shd w:val="clear" w:color="000000" w:fill="387990"/>
            <w:vAlign w:val="bottom"/>
            <w:hideMark/>
          </w:tcPr>
          <w:p w14:paraId="7FD7C736"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14025F0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nil"/>
              <w:right w:val="nil"/>
            </w:tcBorders>
            <w:shd w:val="clear" w:color="000000" w:fill="387990"/>
            <w:vAlign w:val="bottom"/>
            <w:hideMark/>
          </w:tcPr>
          <w:p w14:paraId="3A034A8F"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74" w:type="pct"/>
            <w:tcBorders>
              <w:top w:val="nil"/>
              <w:left w:val="nil"/>
              <w:bottom w:val="nil"/>
              <w:right w:val="nil"/>
            </w:tcBorders>
            <w:shd w:val="clear" w:color="000000" w:fill="387990"/>
            <w:vAlign w:val="bottom"/>
            <w:hideMark/>
          </w:tcPr>
          <w:p w14:paraId="2B501556"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45" w:type="pct"/>
            <w:tcBorders>
              <w:top w:val="nil"/>
              <w:left w:val="nil"/>
              <w:bottom w:val="single" w:sz="4" w:space="0" w:color="auto"/>
              <w:right w:val="nil"/>
            </w:tcBorders>
            <w:shd w:val="clear" w:color="000000" w:fill="387990"/>
            <w:vAlign w:val="bottom"/>
            <w:hideMark/>
          </w:tcPr>
          <w:p w14:paraId="3A4F3F5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0D3E9254"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Severely wasted </w:t>
            </w:r>
            <w:r w:rsidRPr="00074E1A">
              <w:rPr>
                <w:rFonts w:eastAsia="Times New Roman" w:cs="Times New Roman"/>
                <w:b/>
                <w:bCs/>
                <w:color w:val="FFFFFF"/>
                <w:sz w:val="20"/>
                <w:szCs w:val="20"/>
              </w:rPr>
              <w:br/>
              <w:t>(&lt;-3 SD)</w:t>
            </w:r>
            <w:r w:rsidRPr="00074E1A">
              <w:rPr>
                <w:rFonts w:eastAsia="Times New Roman" w:cs="Times New Roman"/>
                <w:b/>
                <w:bCs/>
                <w:color w:val="FFFFFF"/>
                <w:sz w:val="20"/>
                <w:szCs w:val="20"/>
              </w:rPr>
              <w:br/>
              <w:t>(%)</w:t>
            </w:r>
          </w:p>
        </w:tc>
        <w:tc>
          <w:tcPr>
            <w:tcW w:w="507" w:type="pct"/>
            <w:tcBorders>
              <w:top w:val="nil"/>
              <w:left w:val="nil"/>
              <w:bottom w:val="single" w:sz="4" w:space="0" w:color="auto"/>
              <w:right w:val="nil"/>
            </w:tcBorders>
            <w:shd w:val="clear" w:color="000000" w:fill="387990"/>
            <w:vAlign w:val="bottom"/>
            <w:hideMark/>
          </w:tcPr>
          <w:p w14:paraId="3480553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Wasted</w:t>
            </w:r>
            <w:r w:rsidRPr="00074E1A">
              <w:rPr>
                <w:rFonts w:eastAsia="Times New Roman" w:cs="Times New Roman"/>
                <w:b/>
                <w:bCs/>
                <w:color w:val="FFFFFF"/>
                <w:sz w:val="20"/>
                <w:szCs w:val="20"/>
              </w:rPr>
              <w:br/>
              <w:t>(&lt;-2 SD)</w:t>
            </w:r>
            <w:r w:rsidRPr="00074E1A">
              <w:rPr>
                <w:rFonts w:eastAsia="Times New Roman" w:cs="Times New Roman"/>
                <w:b/>
                <w:bCs/>
                <w:color w:val="FFFFFF"/>
                <w:sz w:val="20"/>
                <w:szCs w:val="20"/>
              </w:rPr>
              <w:br/>
              <w:t>(%)</w:t>
            </w:r>
          </w:p>
        </w:tc>
        <w:tc>
          <w:tcPr>
            <w:tcW w:w="388" w:type="pct"/>
            <w:tcBorders>
              <w:top w:val="nil"/>
              <w:left w:val="nil"/>
              <w:bottom w:val="single" w:sz="4" w:space="0" w:color="auto"/>
              <w:right w:val="nil"/>
            </w:tcBorders>
            <w:shd w:val="clear" w:color="000000" w:fill="387990"/>
            <w:vAlign w:val="bottom"/>
            <w:hideMark/>
          </w:tcPr>
          <w:p w14:paraId="3A5106E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Mean </w:t>
            </w:r>
            <w:r w:rsidRPr="00074E1A">
              <w:rPr>
                <w:rFonts w:eastAsia="Times New Roman" w:cs="Times New Roman"/>
                <w:b/>
                <w:bCs/>
                <w:color w:val="FFFFFF"/>
                <w:sz w:val="20"/>
                <w:szCs w:val="20"/>
              </w:rPr>
              <w:br/>
              <w:t>z-score</w:t>
            </w:r>
          </w:p>
        </w:tc>
        <w:tc>
          <w:tcPr>
            <w:tcW w:w="280" w:type="pct"/>
            <w:tcBorders>
              <w:top w:val="nil"/>
              <w:left w:val="nil"/>
              <w:bottom w:val="single" w:sz="4" w:space="0" w:color="auto"/>
              <w:right w:val="nil"/>
            </w:tcBorders>
            <w:shd w:val="clear" w:color="000000" w:fill="387990"/>
            <w:vAlign w:val="bottom"/>
            <w:hideMark/>
          </w:tcPr>
          <w:p w14:paraId="5181A38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D06EB0" w:rsidRPr="00074E1A" w14:paraId="1C877BEF" w14:textId="77777777" w:rsidTr="00074E1A">
        <w:tc>
          <w:tcPr>
            <w:tcW w:w="1424" w:type="pct"/>
            <w:tcBorders>
              <w:top w:val="single" w:sz="4" w:space="0" w:color="auto"/>
              <w:left w:val="nil"/>
              <w:bottom w:val="single" w:sz="4" w:space="0" w:color="auto"/>
              <w:right w:val="nil"/>
            </w:tcBorders>
            <w:shd w:val="clear" w:color="auto" w:fill="auto"/>
            <w:vAlign w:val="center"/>
            <w:hideMark/>
          </w:tcPr>
          <w:p w14:paraId="57B188F8"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43" w:type="pct"/>
            <w:tcBorders>
              <w:top w:val="single" w:sz="4" w:space="0" w:color="auto"/>
              <w:left w:val="nil"/>
              <w:bottom w:val="single" w:sz="4" w:space="0" w:color="auto"/>
              <w:right w:val="nil"/>
            </w:tcBorders>
            <w:shd w:val="clear" w:color="auto" w:fill="auto"/>
            <w:vAlign w:val="center"/>
            <w:hideMark/>
          </w:tcPr>
          <w:p w14:paraId="50E06DBB" w14:textId="003CCE4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4CDE7E64" w14:textId="37C252F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EA3ABE8" w14:textId="34F560B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single" w:sz="4" w:space="0" w:color="auto"/>
              <w:left w:val="nil"/>
              <w:bottom w:val="single" w:sz="4" w:space="0" w:color="auto"/>
              <w:right w:val="nil"/>
            </w:tcBorders>
            <w:shd w:val="clear" w:color="auto" w:fill="auto"/>
            <w:vAlign w:val="center"/>
            <w:hideMark/>
          </w:tcPr>
          <w:p w14:paraId="38069423" w14:textId="448B2670"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6F6DC6AC" w14:textId="294E831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6BAB05" w14:textId="44089CA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A8CC670" w14:textId="196E26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05A5BEE9" w14:textId="31D1988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99ACD0" w14:textId="50D5216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044C14" w14:textId="77777777" w:rsidTr="00074E1A">
        <w:tc>
          <w:tcPr>
            <w:tcW w:w="1424" w:type="pct"/>
            <w:tcBorders>
              <w:top w:val="nil"/>
              <w:left w:val="nil"/>
              <w:bottom w:val="single" w:sz="4" w:space="0" w:color="auto"/>
              <w:right w:val="nil"/>
            </w:tcBorders>
            <w:shd w:val="clear" w:color="000000" w:fill="DBE7F3"/>
            <w:vAlign w:val="center"/>
            <w:hideMark/>
          </w:tcPr>
          <w:p w14:paraId="14AA4789" w14:textId="5765B479"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43" w:type="pct"/>
            <w:tcBorders>
              <w:top w:val="nil"/>
              <w:left w:val="nil"/>
              <w:bottom w:val="single" w:sz="4" w:space="0" w:color="auto"/>
              <w:right w:val="nil"/>
            </w:tcBorders>
            <w:shd w:val="clear" w:color="000000" w:fill="DBE7F3"/>
            <w:vAlign w:val="center"/>
            <w:hideMark/>
          </w:tcPr>
          <w:p w14:paraId="6386FFBA" w14:textId="1B7016C9"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0D5BCF" w14:textId="3626DBBC"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1487FADB" w14:textId="0BC8966A"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3FAF5131" w14:textId="293F0F31"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43CA9007" w14:textId="7336847E"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4D044478" w14:textId="0D85D0BC"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37C386F6" w14:textId="61A5729E"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631D5D43" w14:textId="232B0BB0"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788FC1A2" w14:textId="456C352E"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3B4606BA" w14:textId="77777777" w:rsidTr="00074E1A">
        <w:tc>
          <w:tcPr>
            <w:tcW w:w="1424" w:type="pct"/>
            <w:tcBorders>
              <w:top w:val="nil"/>
              <w:left w:val="nil"/>
              <w:bottom w:val="single" w:sz="4" w:space="0" w:color="auto"/>
              <w:right w:val="nil"/>
            </w:tcBorders>
            <w:shd w:val="clear" w:color="auto" w:fill="auto"/>
            <w:vAlign w:val="center"/>
            <w:hideMark/>
          </w:tcPr>
          <w:p w14:paraId="45E7683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43" w:type="pct"/>
            <w:tcBorders>
              <w:top w:val="nil"/>
              <w:left w:val="nil"/>
              <w:bottom w:val="single" w:sz="4" w:space="0" w:color="auto"/>
              <w:right w:val="nil"/>
            </w:tcBorders>
            <w:shd w:val="clear" w:color="auto" w:fill="auto"/>
            <w:vAlign w:val="center"/>
            <w:hideMark/>
          </w:tcPr>
          <w:p w14:paraId="5995F4B9" w14:textId="6341022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8DA48E0" w14:textId="4FFD315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2ABA41" w14:textId="3F5BC5C1"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7381347" w14:textId="3EBE587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5D483F17" w14:textId="27541DB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37A94D51" w14:textId="61053C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507EED8" w14:textId="20E5D26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4C62CD2E" w14:textId="2BC64B4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566292B" w14:textId="7142DF05"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B2808B1" w14:textId="77777777" w:rsidTr="00074E1A">
        <w:tc>
          <w:tcPr>
            <w:tcW w:w="1424" w:type="pct"/>
            <w:tcBorders>
              <w:top w:val="nil"/>
              <w:left w:val="nil"/>
              <w:bottom w:val="single" w:sz="4" w:space="0" w:color="auto"/>
              <w:right w:val="nil"/>
            </w:tcBorders>
            <w:shd w:val="clear" w:color="auto" w:fill="auto"/>
            <w:vAlign w:val="center"/>
            <w:hideMark/>
          </w:tcPr>
          <w:p w14:paraId="087CD89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43" w:type="pct"/>
            <w:tcBorders>
              <w:top w:val="nil"/>
              <w:left w:val="nil"/>
              <w:bottom w:val="single" w:sz="4" w:space="0" w:color="auto"/>
              <w:right w:val="nil"/>
            </w:tcBorders>
            <w:shd w:val="clear" w:color="auto" w:fill="auto"/>
            <w:vAlign w:val="center"/>
            <w:hideMark/>
          </w:tcPr>
          <w:p w14:paraId="388D526C" w14:textId="2D72C9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09FDCF7" w14:textId="279C1D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ECC081" w14:textId="2B3627B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8A1E75C" w14:textId="579E0D37"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6358DBC" w14:textId="656DD53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F8B52EB" w14:textId="419A725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EF8D13F" w14:textId="5D20F34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A80297C" w14:textId="5422DBAA"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1C484D1" w14:textId="5851EAE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5BE0F7" w14:textId="77777777" w:rsidTr="00074E1A">
        <w:tc>
          <w:tcPr>
            <w:tcW w:w="1424" w:type="pct"/>
            <w:tcBorders>
              <w:top w:val="nil"/>
              <w:left w:val="nil"/>
              <w:bottom w:val="single" w:sz="4" w:space="0" w:color="auto"/>
              <w:right w:val="nil"/>
            </w:tcBorders>
            <w:shd w:val="clear" w:color="000000" w:fill="DBE7F3"/>
            <w:vAlign w:val="center"/>
            <w:hideMark/>
          </w:tcPr>
          <w:p w14:paraId="19E21BB6" w14:textId="1BB4ED68"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43" w:type="pct"/>
            <w:tcBorders>
              <w:top w:val="nil"/>
              <w:left w:val="nil"/>
              <w:bottom w:val="single" w:sz="4" w:space="0" w:color="auto"/>
              <w:right w:val="nil"/>
            </w:tcBorders>
            <w:shd w:val="clear" w:color="000000" w:fill="DBE7F3"/>
            <w:vAlign w:val="center"/>
            <w:hideMark/>
          </w:tcPr>
          <w:p w14:paraId="124DCB71" w14:textId="59ADEAE6"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single" w:sz="4" w:space="0" w:color="auto"/>
              <w:right w:val="nil"/>
            </w:tcBorders>
            <w:shd w:val="clear" w:color="000000" w:fill="DBE7F3"/>
            <w:vAlign w:val="center"/>
            <w:hideMark/>
          </w:tcPr>
          <w:p w14:paraId="4D827BFA" w14:textId="001955DF"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single" w:sz="4" w:space="0" w:color="auto"/>
              <w:right w:val="nil"/>
            </w:tcBorders>
            <w:shd w:val="clear" w:color="000000" w:fill="DBE7F3"/>
            <w:vAlign w:val="center"/>
            <w:hideMark/>
          </w:tcPr>
          <w:p w14:paraId="21DAFC11" w14:textId="66FFF718" w:rsidR="00D06EB0" w:rsidRPr="00074E1A" w:rsidRDefault="00D06EB0" w:rsidP="00074E1A">
            <w:pPr>
              <w:widowControl/>
              <w:spacing w:line="259" w:lineRule="auto"/>
              <w:jc w:val="center"/>
              <w:rPr>
                <w:rFonts w:eastAsia="Times New Roman" w:cs="Times New Roman"/>
                <w:bCs/>
                <w:color w:val="auto"/>
                <w:sz w:val="20"/>
                <w:szCs w:val="20"/>
              </w:rPr>
            </w:pPr>
          </w:p>
        </w:tc>
        <w:tc>
          <w:tcPr>
            <w:tcW w:w="274" w:type="pct"/>
            <w:tcBorders>
              <w:top w:val="nil"/>
              <w:left w:val="nil"/>
              <w:bottom w:val="single" w:sz="4" w:space="0" w:color="auto"/>
              <w:right w:val="nil"/>
            </w:tcBorders>
            <w:shd w:val="clear" w:color="000000" w:fill="DBE7F3"/>
            <w:vAlign w:val="center"/>
            <w:hideMark/>
          </w:tcPr>
          <w:p w14:paraId="6904CE46" w14:textId="04B73E92" w:rsidR="00D06EB0" w:rsidRPr="00074E1A" w:rsidRDefault="00D06EB0" w:rsidP="00074E1A">
            <w:pPr>
              <w:widowControl/>
              <w:spacing w:line="259" w:lineRule="auto"/>
              <w:jc w:val="center"/>
              <w:rPr>
                <w:rFonts w:eastAsia="Times New Roman" w:cs="Times New Roman"/>
                <w:bCs/>
                <w:color w:val="auto"/>
                <w:sz w:val="20"/>
                <w:szCs w:val="20"/>
              </w:rPr>
            </w:pPr>
          </w:p>
        </w:tc>
        <w:tc>
          <w:tcPr>
            <w:tcW w:w="145" w:type="pct"/>
            <w:tcBorders>
              <w:top w:val="nil"/>
              <w:left w:val="nil"/>
              <w:bottom w:val="nil"/>
              <w:right w:val="nil"/>
            </w:tcBorders>
            <w:shd w:val="clear" w:color="000000" w:fill="DBE7F3"/>
            <w:vAlign w:val="center"/>
            <w:hideMark/>
          </w:tcPr>
          <w:p w14:paraId="786A32CF" w14:textId="04E828E8" w:rsidR="00D06EB0" w:rsidRPr="00074E1A" w:rsidRDefault="00D06EB0" w:rsidP="00074E1A">
            <w:pPr>
              <w:widowControl/>
              <w:spacing w:line="259" w:lineRule="auto"/>
              <w:jc w:val="center"/>
              <w:rPr>
                <w:rFonts w:eastAsia="Times New Roman" w:cs="Times New Roman"/>
                <w:bCs/>
                <w:color w:val="auto"/>
                <w:sz w:val="20"/>
                <w:szCs w:val="20"/>
              </w:rPr>
            </w:pPr>
          </w:p>
        </w:tc>
        <w:tc>
          <w:tcPr>
            <w:tcW w:w="543" w:type="pct"/>
            <w:tcBorders>
              <w:top w:val="nil"/>
              <w:left w:val="nil"/>
              <w:bottom w:val="nil"/>
              <w:right w:val="nil"/>
            </w:tcBorders>
            <w:shd w:val="clear" w:color="000000" w:fill="DBE7F3"/>
            <w:vAlign w:val="center"/>
            <w:hideMark/>
          </w:tcPr>
          <w:p w14:paraId="1D2C382C" w14:textId="5975F2CB" w:rsidR="00D06EB0" w:rsidRPr="00074E1A" w:rsidRDefault="00D06EB0" w:rsidP="00074E1A">
            <w:pPr>
              <w:widowControl/>
              <w:spacing w:line="259" w:lineRule="auto"/>
              <w:jc w:val="center"/>
              <w:rPr>
                <w:rFonts w:eastAsia="Times New Roman" w:cs="Times New Roman"/>
                <w:bCs/>
                <w:color w:val="auto"/>
                <w:sz w:val="20"/>
                <w:szCs w:val="20"/>
              </w:rPr>
            </w:pPr>
          </w:p>
        </w:tc>
        <w:tc>
          <w:tcPr>
            <w:tcW w:w="507" w:type="pct"/>
            <w:tcBorders>
              <w:top w:val="nil"/>
              <w:left w:val="nil"/>
              <w:bottom w:val="nil"/>
              <w:right w:val="nil"/>
            </w:tcBorders>
            <w:shd w:val="clear" w:color="000000" w:fill="DBE7F3"/>
            <w:vAlign w:val="center"/>
            <w:hideMark/>
          </w:tcPr>
          <w:p w14:paraId="4473A4F5" w14:textId="1CF03D86" w:rsidR="00D06EB0" w:rsidRPr="00074E1A" w:rsidRDefault="00D06EB0" w:rsidP="00074E1A">
            <w:pPr>
              <w:widowControl/>
              <w:spacing w:line="259" w:lineRule="auto"/>
              <w:jc w:val="center"/>
              <w:rPr>
                <w:rFonts w:eastAsia="Times New Roman" w:cs="Times New Roman"/>
                <w:bCs/>
                <w:color w:val="auto"/>
                <w:sz w:val="20"/>
                <w:szCs w:val="20"/>
              </w:rPr>
            </w:pPr>
          </w:p>
        </w:tc>
        <w:tc>
          <w:tcPr>
            <w:tcW w:w="388" w:type="pct"/>
            <w:tcBorders>
              <w:top w:val="nil"/>
              <w:left w:val="nil"/>
              <w:bottom w:val="nil"/>
              <w:right w:val="nil"/>
            </w:tcBorders>
            <w:shd w:val="clear" w:color="000000" w:fill="DBE7F3"/>
            <w:vAlign w:val="center"/>
            <w:hideMark/>
          </w:tcPr>
          <w:p w14:paraId="238C34F4" w14:textId="4775071C" w:rsidR="00D06EB0" w:rsidRPr="00074E1A" w:rsidRDefault="00D06EB0" w:rsidP="00074E1A">
            <w:pPr>
              <w:widowControl/>
              <w:spacing w:line="259" w:lineRule="auto"/>
              <w:jc w:val="center"/>
              <w:rPr>
                <w:rFonts w:eastAsia="Times New Roman" w:cs="Times New Roman"/>
                <w:bCs/>
                <w:color w:val="auto"/>
                <w:sz w:val="20"/>
                <w:szCs w:val="20"/>
              </w:rPr>
            </w:pPr>
          </w:p>
        </w:tc>
        <w:tc>
          <w:tcPr>
            <w:tcW w:w="280" w:type="pct"/>
            <w:tcBorders>
              <w:top w:val="nil"/>
              <w:left w:val="nil"/>
              <w:bottom w:val="nil"/>
              <w:right w:val="nil"/>
            </w:tcBorders>
            <w:shd w:val="clear" w:color="000000" w:fill="DBE7F3"/>
            <w:vAlign w:val="center"/>
            <w:hideMark/>
          </w:tcPr>
          <w:p w14:paraId="54D84856" w14:textId="6F9E974F" w:rsidR="00D06EB0" w:rsidRPr="00074E1A" w:rsidRDefault="00D06EB0" w:rsidP="00074E1A">
            <w:pPr>
              <w:widowControl/>
              <w:spacing w:line="259" w:lineRule="auto"/>
              <w:jc w:val="center"/>
              <w:rPr>
                <w:rFonts w:eastAsia="Times New Roman" w:cs="Times New Roman"/>
                <w:bCs/>
                <w:color w:val="auto"/>
                <w:sz w:val="20"/>
                <w:szCs w:val="20"/>
              </w:rPr>
            </w:pPr>
          </w:p>
        </w:tc>
      </w:tr>
      <w:tr w:rsidR="00D06EB0" w:rsidRPr="00074E1A" w14:paraId="7EBE4636" w14:textId="77777777" w:rsidTr="00074E1A">
        <w:tc>
          <w:tcPr>
            <w:tcW w:w="1424" w:type="pct"/>
            <w:tcBorders>
              <w:top w:val="nil"/>
              <w:left w:val="nil"/>
              <w:bottom w:val="single" w:sz="4" w:space="0" w:color="auto"/>
              <w:right w:val="nil"/>
            </w:tcBorders>
            <w:shd w:val="clear" w:color="auto" w:fill="auto"/>
            <w:vAlign w:val="center"/>
            <w:hideMark/>
          </w:tcPr>
          <w:p w14:paraId="47D20F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43" w:type="pct"/>
            <w:tcBorders>
              <w:top w:val="nil"/>
              <w:left w:val="nil"/>
              <w:bottom w:val="single" w:sz="4" w:space="0" w:color="auto"/>
              <w:right w:val="nil"/>
            </w:tcBorders>
            <w:shd w:val="clear" w:color="auto" w:fill="auto"/>
            <w:vAlign w:val="center"/>
            <w:hideMark/>
          </w:tcPr>
          <w:p w14:paraId="60A62B60" w14:textId="321F9F3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1DAE1DB" w14:textId="022CFCF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17828D" w14:textId="12F0873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11F81598" w14:textId="307FFE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75612ECC" w14:textId="394FB9D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4D4C5C" w14:textId="42985F3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2C772FD4" w14:textId="6A88B39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37299A6" w14:textId="195E8B10"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0E7D7A02" w14:textId="5B09AB2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FF0B777" w14:textId="77777777" w:rsidTr="00074E1A">
        <w:tc>
          <w:tcPr>
            <w:tcW w:w="1424" w:type="pct"/>
            <w:tcBorders>
              <w:top w:val="nil"/>
              <w:left w:val="nil"/>
              <w:bottom w:val="single" w:sz="4" w:space="0" w:color="auto"/>
              <w:right w:val="nil"/>
            </w:tcBorders>
            <w:shd w:val="clear" w:color="auto" w:fill="auto"/>
            <w:vAlign w:val="center"/>
            <w:hideMark/>
          </w:tcPr>
          <w:p w14:paraId="64987B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43" w:type="pct"/>
            <w:tcBorders>
              <w:top w:val="nil"/>
              <w:left w:val="nil"/>
              <w:bottom w:val="single" w:sz="4" w:space="0" w:color="auto"/>
              <w:right w:val="nil"/>
            </w:tcBorders>
            <w:shd w:val="clear" w:color="auto" w:fill="auto"/>
            <w:vAlign w:val="center"/>
            <w:hideMark/>
          </w:tcPr>
          <w:p w14:paraId="48BD4D58" w14:textId="1CF87FF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14D15EB" w14:textId="0451FD6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54E8FE5" w14:textId="5873F824"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1F30E85" w14:textId="74036A1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480E558" w14:textId="420A25F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EB69CB" w14:textId="1A5E2E8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54637EF" w14:textId="2A2C79D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1DCA598" w14:textId="074B03C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8C95C90" w14:textId="63DD8904"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A376D84" w14:textId="77777777" w:rsidTr="00074E1A">
        <w:tc>
          <w:tcPr>
            <w:tcW w:w="1424" w:type="pct"/>
            <w:tcBorders>
              <w:top w:val="nil"/>
              <w:left w:val="nil"/>
              <w:bottom w:val="single" w:sz="4" w:space="0" w:color="auto"/>
              <w:right w:val="nil"/>
            </w:tcBorders>
            <w:shd w:val="clear" w:color="auto" w:fill="auto"/>
            <w:vAlign w:val="center"/>
            <w:hideMark/>
          </w:tcPr>
          <w:p w14:paraId="40BB0EB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43" w:type="pct"/>
            <w:tcBorders>
              <w:top w:val="nil"/>
              <w:left w:val="nil"/>
              <w:bottom w:val="single" w:sz="4" w:space="0" w:color="auto"/>
              <w:right w:val="nil"/>
            </w:tcBorders>
            <w:shd w:val="clear" w:color="auto" w:fill="auto"/>
            <w:vAlign w:val="center"/>
            <w:hideMark/>
          </w:tcPr>
          <w:p w14:paraId="63303970" w14:textId="44DE4B7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C1873A0" w14:textId="1F0245D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1189737" w14:textId="353D02C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76E0DDF" w14:textId="00A020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416E547" w14:textId="1A1DCF6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1D66904A" w14:textId="04AA0E7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2BA22E8" w14:textId="0AFAAA9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9D9BE5A" w14:textId="4D70190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6852A5" w14:textId="607CBE0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BC40DEF" w14:textId="77777777" w:rsidTr="00074E1A">
        <w:tc>
          <w:tcPr>
            <w:tcW w:w="1424" w:type="pct"/>
            <w:tcBorders>
              <w:top w:val="nil"/>
              <w:left w:val="nil"/>
              <w:bottom w:val="single" w:sz="4" w:space="0" w:color="auto"/>
              <w:right w:val="nil"/>
            </w:tcBorders>
            <w:shd w:val="clear" w:color="auto" w:fill="auto"/>
            <w:vAlign w:val="center"/>
            <w:hideMark/>
          </w:tcPr>
          <w:p w14:paraId="4B71383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43" w:type="pct"/>
            <w:tcBorders>
              <w:top w:val="nil"/>
              <w:left w:val="nil"/>
              <w:bottom w:val="single" w:sz="4" w:space="0" w:color="auto"/>
              <w:right w:val="nil"/>
            </w:tcBorders>
            <w:shd w:val="clear" w:color="auto" w:fill="auto"/>
            <w:vAlign w:val="center"/>
            <w:hideMark/>
          </w:tcPr>
          <w:p w14:paraId="518793D0" w14:textId="2C93EA2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93E84FA" w14:textId="418B273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E8052AC" w14:textId="126D7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2BF060E2" w14:textId="0D27884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FC1941F" w14:textId="40A4277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05C30D3" w14:textId="748BF7D8"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BC9ADAC" w14:textId="38B008F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31880F8" w14:textId="5454A9FF"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4E187818" w14:textId="4F0A734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E603F4B" w14:textId="77777777" w:rsidTr="00074E1A">
        <w:tc>
          <w:tcPr>
            <w:tcW w:w="1424" w:type="pct"/>
            <w:tcBorders>
              <w:top w:val="nil"/>
              <w:left w:val="nil"/>
              <w:bottom w:val="single" w:sz="4" w:space="0" w:color="auto"/>
              <w:right w:val="nil"/>
            </w:tcBorders>
            <w:shd w:val="clear" w:color="auto" w:fill="auto"/>
            <w:vAlign w:val="center"/>
            <w:hideMark/>
          </w:tcPr>
          <w:p w14:paraId="4B573BC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43" w:type="pct"/>
            <w:tcBorders>
              <w:top w:val="nil"/>
              <w:left w:val="nil"/>
              <w:bottom w:val="single" w:sz="4" w:space="0" w:color="auto"/>
              <w:right w:val="nil"/>
            </w:tcBorders>
            <w:shd w:val="clear" w:color="auto" w:fill="auto"/>
            <w:vAlign w:val="center"/>
            <w:hideMark/>
          </w:tcPr>
          <w:p w14:paraId="6C9E073B" w14:textId="5EF63EB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5884186" w14:textId="27D1DCD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746521F" w14:textId="3911C11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FC9620D" w14:textId="7929E79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BC3710E" w14:textId="57A6BAA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D4E1E2" w14:textId="3253DCC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8EA4CA2" w14:textId="5648BF83"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F8A98CC" w14:textId="3FE7F7E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314C1EC" w14:textId="411E47A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5919116F" w14:textId="77777777" w:rsidTr="00074E1A">
        <w:tc>
          <w:tcPr>
            <w:tcW w:w="2474" w:type="pct"/>
            <w:gridSpan w:val="3"/>
            <w:tcBorders>
              <w:top w:val="single" w:sz="4" w:space="0" w:color="auto"/>
              <w:left w:val="nil"/>
              <w:bottom w:val="single" w:sz="4" w:space="0" w:color="auto"/>
              <w:right w:val="nil"/>
            </w:tcBorders>
            <w:shd w:val="clear" w:color="000000" w:fill="DBE7F3"/>
            <w:vAlign w:val="center"/>
            <w:hideMark/>
          </w:tcPr>
          <w:p w14:paraId="0D6901CE" w14:textId="1FBBBC8A"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388" w:type="pct"/>
            <w:tcBorders>
              <w:top w:val="nil"/>
              <w:left w:val="nil"/>
              <w:bottom w:val="single" w:sz="4" w:space="0" w:color="auto"/>
              <w:right w:val="nil"/>
            </w:tcBorders>
            <w:shd w:val="clear" w:color="000000" w:fill="DBE7F3"/>
            <w:vAlign w:val="center"/>
            <w:hideMark/>
          </w:tcPr>
          <w:p w14:paraId="1077025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0A1C0E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87192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81DFBA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114C8E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410CA44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D080E4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38A89020" w14:textId="77777777" w:rsidTr="00074E1A">
        <w:tc>
          <w:tcPr>
            <w:tcW w:w="1424" w:type="pct"/>
            <w:tcBorders>
              <w:top w:val="nil"/>
              <w:left w:val="nil"/>
              <w:bottom w:val="single" w:sz="4" w:space="0" w:color="auto"/>
              <w:right w:val="nil"/>
            </w:tcBorders>
            <w:shd w:val="clear" w:color="auto" w:fill="auto"/>
            <w:vAlign w:val="center"/>
            <w:hideMark/>
          </w:tcPr>
          <w:p w14:paraId="31BEC66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43" w:type="pct"/>
            <w:tcBorders>
              <w:top w:val="nil"/>
              <w:left w:val="nil"/>
              <w:bottom w:val="single" w:sz="4" w:space="0" w:color="auto"/>
              <w:right w:val="nil"/>
            </w:tcBorders>
            <w:shd w:val="clear" w:color="auto" w:fill="auto"/>
            <w:vAlign w:val="center"/>
            <w:hideMark/>
          </w:tcPr>
          <w:p w14:paraId="7ECD8F7D" w14:textId="41B00A1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F06B236" w14:textId="197F08B1"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EEF8893" w14:textId="397D31F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365749C4" w14:textId="12F2850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4DB5C04A" w14:textId="7CE6558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09EB9CA" w14:textId="2B6B084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744A4B3A" w14:textId="4429AADE"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6134EFE5" w14:textId="0D8CD20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6E41FE6" w14:textId="6E62260A"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1FA5CC1B" w14:textId="77777777" w:rsidTr="00074E1A">
        <w:tc>
          <w:tcPr>
            <w:tcW w:w="1424" w:type="pct"/>
            <w:tcBorders>
              <w:top w:val="nil"/>
              <w:left w:val="nil"/>
              <w:bottom w:val="single" w:sz="4" w:space="0" w:color="auto"/>
              <w:right w:val="nil"/>
            </w:tcBorders>
            <w:shd w:val="clear" w:color="auto" w:fill="auto"/>
            <w:vAlign w:val="center"/>
            <w:hideMark/>
          </w:tcPr>
          <w:p w14:paraId="35ADDFBC"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43" w:type="pct"/>
            <w:tcBorders>
              <w:top w:val="nil"/>
              <w:left w:val="nil"/>
              <w:bottom w:val="single" w:sz="4" w:space="0" w:color="auto"/>
              <w:right w:val="nil"/>
            </w:tcBorders>
            <w:shd w:val="clear" w:color="auto" w:fill="auto"/>
            <w:vAlign w:val="center"/>
            <w:hideMark/>
          </w:tcPr>
          <w:p w14:paraId="6A6D0D68" w14:textId="465A431F"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A82E03" w14:textId="0FCDCEE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2FA241F" w14:textId="65878188"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1489CFF" w14:textId="1A8123C9"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9BB8D1F" w14:textId="6746A6A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B21B7BB" w14:textId="1C73CC8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7923B3B" w14:textId="21792C0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FF7060D" w14:textId="409C01F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2AFDC5E" w14:textId="3C03EAE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A88E220" w14:textId="77777777" w:rsidTr="00074E1A">
        <w:tc>
          <w:tcPr>
            <w:tcW w:w="1424" w:type="pct"/>
            <w:tcBorders>
              <w:top w:val="nil"/>
              <w:left w:val="nil"/>
              <w:bottom w:val="single" w:sz="4" w:space="0" w:color="auto"/>
              <w:right w:val="nil"/>
            </w:tcBorders>
            <w:shd w:val="clear" w:color="auto" w:fill="auto"/>
            <w:vAlign w:val="center"/>
            <w:hideMark/>
          </w:tcPr>
          <w:p w14:paraId="3693E60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43" w:type="pct"/>
            <w:tcBorders>
              <w:top w:val="nil"/>
              <w:left w:val="nil"/>
              <w:bottom w:val="single" w:sz="4" w:space="0" w:color="auto"/>
              <w:right w:val="nil"/>
            </w:tcBorders>
            <w:shd w:val="clear" w:color="auto" w:fill="auto"/>
            <w:vAlign w:val="center"/>
            <w:hideMark/>
          </w:tcPr>
          <w:p w14:paraId="62EB5EB2" w14:textId="7D582E2E"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A9CC48D" w14:textId="3AF0A1B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6B2D5905" w14:textId="3C79691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5BD0223" w14:textId="18C05465"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7F07D326" w14:textId="2572686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3C6239" w14:textId="311C1CB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99103A5" w14:textId="1E86AED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B4589BD" w14:textId="2FEF1CF8"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5C1E55C" w14:textId="033710EB"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24724DBB" w14:textId="77777777" w:rsidTr="00074E1A">
        <w:tc>
          <w:tcPr>
            <w:tcW w:w="1424" w:type="pct"/>
            <w:tcBorders>
              <w:top w:val="nil"/>
              <w:left w:val="nil"/>
              <w:bottom w:val="single" w:sz="4" w:space="0" w:color="auto"/>
              <w:right w:val="nil"/>
            </w:tcBorders>
            <w:shd w:val="clear" w:color="auto" w:fill="auto"/>
            <w:vAlign w:val="center"/>
            <w:hideMark/>
          </w:tcPr>
          <w:p w14:paraId="6057A816"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43" w:type="pct"/>
            <w:tcBorders>
              <w:top w:val="nil"/>
              <w:left w:val="nil"/>
              <w:bottom w:val="single" w:sz="4" w:space="0" w:color="auto"/>
              <w:right w:val="nil"/>
            </w:tcBorders>
            <w:shd w:val="clear" w:color="auto" w:fill="auto"/>
            <w:vAlign w:val="center"/>
            <w:hideMark/>
          </w:tcPr>
          <w:p w14:paraId="1DD83241" w14:textId="7290AB0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A0CAE6D" w14:textId="32FE63C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38C31AA" w14:textId="64474653"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A04B9" w14:textId="1D61C75B"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1C740F5E" w14:textId="4B29A26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B7E3AAD" w14:textId="174954E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9DDB29" w14:textId="734A7D2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6ED8557" w14:textId="0BAF2DB6"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71214573" w14:textId="5A7966F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CF86F40" w14:textId="77777777" w:rsidTr="00074E1A">
        <w:tc>
          <w:tcPr>
            <w:tcW w:w="1424" w:type="pct"/>
            <w:tcBorders>
              <w:top w:val="nil"/>
              <w:left w:val="nil"/>
              <w:bottom w:val="single" w:sz="4" w:space="0" w:color="auto"/>
              <w:right w:val="nil"/>
            </w:tcBorders>
            <w:shd w:val="clear" w:color="auto" w:fill="auto"/>
            <w:vAlign w:val="center"/>
            <w:hideMark/>
          </w:tcPr>
          <w:p w14:paraId="501CC9A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43" w:type="pct"/>
            <w:tcBorders>
              <w:top w:val="nil"/>
              <w:left w:val="nil"/>
              <w:bottom w:val="single" w:sz="4" w:space="0" w:color="auto"/>
              <w:right w:val="nil"/>
            </w:tcBorders>
            <w:shd w:val="clear" w:color="auto" w:fill="auto"/>
            <w:vAlign w:val="center"/>
            <w:hideMark/>
          </w:tcPr>
          <w:p w14:paraId="7B704FB9" w14:textId="7E703FB6"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EAF606C" w14:textId="3349207B"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912DE95" w14:textId="176FCFC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73F1E1AD" w14:textId="3783990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216BAB1A" w14:textId="4E928C2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A8FC4A9" w14:textId="6718134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78546C" w14:textId="21A96E5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B4B8295" w14:textId="7BFA61E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ADD75AF" w14:textId="4F8BEA5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4EC5544" w14:textId="77777777" w:rsidTr="00074E1A">
        <w:tc>
          <w:tcPr>
            <w:tcW w:w="1967" w:type="pct"/>
            <w:gridSpan w:val="2"/>
            <w:tcBorders>
              <w:top w:val="single" w:sz="4" w:space="0" w:color="auto"/>
              <w:left w:val="nil"/>
              <w:bottom w:val="single" w:sz="4" w:space="0" w:color="auto"/>
              <w:right w:val="nil"/>
            </w:tcBorders>
            <w:shd w:val="clear" w:color="000000" w:fill="DBE7F3"/>
            <w:vAlign w:val="center"/>
            <w:hideMark/>
          </w:tcPr>
          <w:p w14:paraId="21D0B8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07" w:type="pct"/>
            <w:tcBorders>
              <w:top w:val="nil"/>
              <w:left w:val="nil"/>
              <w:bottom w:val="single" w:sz="4" w:space="0" w:color="auto"/>
              <w:right w:val="nil"/>
            </w:tcBorders>
            <w:shd w:val="clear" w:color="000000" w:fill="DBE7F3"/>
            <w:vAlign w:val="center"/>
            <w:hideMark/>
          </w:tcPr>
          <w:p w14:paraId="5F3C2C5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227D8D1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59AD83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6065918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338D59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50C2063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3E764F5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5BCF90A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57456DD0" w14:textId="77777777" w:rsidTr="00074E1A">
        <w:tc>
          <w:tcPr>
            <w:tcW w:w="1424" w:type="pct"/>
            <w:tcBorders>
              <w:top w:val="nil"/>
              <w:left w:val="nil"/>
              <w:bottom w:val="single" w:sz="4" w:space="0" w:color="auto"/>
              <w:right w:val="nil"/>
            </w:tcBorders>
            <w:shd w:val="clear" w:color="auto" w:fill="auto"/>
            <w:vAlign w:val="center"/>
            <w:hideMark/>
          </w:tcPr>
          <w:p w14:paraId="398FF74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43" w:type="pct"/>
            <w:tcBorders>
              <w:top w:val="nil"/>
              <w:left w:val="nil"/>
              <w:bottom w:val="single" w:sz="4" w:space="0" w:color="auto"/>
              <w:right w:val="nil"/>
            </w:tcBorders>
            <w:shd w:val="clear" w:color="auto" w:fill="auto"/>
            <w:vAlign w:val="center"/>
            <w:hideMark/>
          </w:tcPr>
          <w:p w14:paraId="630F50DD" w14:textId="45AAB1D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5D9E0CD8" w14:textId="4075B749"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5F9D27" w14:textId="7F05431B"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61C9D1C" w14:textId="07EC6FF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22C42100" w14:textId="1490856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932D111" w14:textId="075A105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8B71BD" w14:textId="2530B5B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39971D1A" w14:textId="58B8E3F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7544462F" w14:textId="480F0999"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658BB6D2" w14:textId="77777777" w:rsidTr="00074E1A">
        <w:tc>
          <w:tcPr>
            <w:tcW w:w="1424" w:type="pct"/>
            <w:tcBorders>
              <w:top w:val="nil"/>
              <w:left w:val="nil"/>
              <w:bottom w:val="single" w:sz="4" w:space="0" w:color="auto"/>
              <w:right w:val="nil"/>
            </w:tcBorders>
            <w:shd w:val="clear" w:color="auto" w:fill="auto"/>
            <w:vAlign w:val="center"/>
            <w:hideMark/>
          </w:tcPr>
          <w:p w14:paraId="1D929E67"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43" w:type="pct"/>
            <w:tcBorders>
              <w:top w:val="nil"/>
              <w:left w:val="nil"/>
              <w:bottom w:val="single" w:sz="4" w:space="0" w:color="auto"/>
              <w:right w:val="nil"/>
            </w:tcBorders>
            <w:shd w:val="clear" w:color="auto" w:fill="auto"/>
            <w:vAlign w:val="center"/>
            <w:hideMark/>
          </w:tcPr>
          <w:p w14:paraId="1CD3A718" w14:textId="03EFFE4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EBDF6BE" w14:textId="28FA155A"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8AFCB9C" w14:textId="1D11DC56"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B2311C9" w14:textId="513EA363"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B6E3E5C" w14:textId="6B0EE621"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5B3075" w14:textId="359F5FAC"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385EB499" w14:textId="3E2621A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4431EFC" w14:textId="57E6BBAB"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3E087560" w14:textId="49BA7672"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1CA9481" w14:textId="77777777" w:rsidTr="00074E1A">
        <w:tc>
          <w:tcPr>
            <w:tcW w:w="1424" w:type="pct"/>
            <w:tcBorders>
              <w:top w:val="nil"/>
              <w:left w:val="nil"/>
              <w:bottom w:val="single" w:sz="4" w:space="0" w:color="auto"/>
              <w:right w:val="nil"/>
            </w:tcBorders>
            <w:shd w:val="clear" w:color="auto" w:fill="auto"/>
            <w:vAlign w:val="center"/>
            <w:hideMark/>
          </w:tcPr>
          <w:p w14:paraId="3BF1730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43" w:type="pct"/>
            <w:tcBorders>
              <w:top w:val="nil"/>
              <w:left w:val="nil"/>
              <w:bottom w:val="single" w:sz="4" w:space="0" w:color="auto"/>
              <w:right w:val="nil"/>
            </w:tcBorders>
            <w:shd w:val="clear" w:color="auto" w:fill="auto"/>
            <w:vAlign w:val="center"/>
            <w:hideMark/>
          </w:tcPr>
          <w:p w14:paraId="38D78E9E" w14:textId="115EDFC3"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0871585" w14:textId="7FBB085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9516C28" w14:textId="453BDCE7"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3AEF007" w14:textId="249667F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493B30E8" w14:textId="391ED3E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ED0117D" w14:textId="6EB4441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0F3BE71E" w14:textId="14A449BF"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81E235F" w14:textId="7DADEABE"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73FB334" w14:textId="14136A5F"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2959E2F" w14:textId="77777777" w:rsidTr="00074E1A">
        <w:tc>
          <w:tcPr>
            <w:tcW w:w="1424" w:type="pct"/>
            <w:tcBorders>
              <w:top w:val="nil"/>
              <w:left w:val="nil"/>
              <w:bottom w:val="single" w:sz="4" w:space="0" w:color="auto"/>
              <w:right w:val="nil"/>
            </w:tcBorders>
            <w:shd w:val="clear" w:color="auto" w:fill="auto"/>
            <w:vAlign w:val="center"/>
            <w:hideMark/>
          </w:tcPr>
          <w:p w14:paraId="43AFDE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43" w:type="pct"/>
            <w:tcBorders>
              <w:top w:val="nil"/>
              <w:left w:val="nil"/>
              <w:bottom w:val="single" w:sz="4" w:space="0" w:color="auto"/>
              <w:right w:val="nil"/>
            </w:tcBorders>
            <w:shd w:val="clear" w:color="auto" w:fill="auto"/>
            <w:vAlign w:val="center"/>
            <w:hideMark/>
          </w:tcPr>
          <w:p w14:paraId="4CFF3798" w14:textId="47E46EFD"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6048F64" w14:textId="2182CDC2"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7FDF2FB" w14:textId="321C49E5"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545F4034" w14:textId="024B956F"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652EED7F" w14:textId="28B0827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59FC79" w14:textId="168AD3F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B3797E9" w14:textId="66F2CAC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3ECB72FA" w14:textId="0B5A0D8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1E06B68A" w14:textId="18C60110"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30BDC6BD" w14:textId="77777777" w:rsidTr="00074E1A">
        <w:tc>
          <w:tcPr>
            <w:tcW w:w="1424" w:type="pct"/>
            <w:tcBorders>
              <w:top w:val="nil"/>
              <w:left w:val="nil"/>
              <w:bottom w:val="single" w:sz="4" w:space="0" w:color="auto"/>
              <w:right w:val="nil"/>
            </w:tcBorders>
            <w:shd w:val="clear" w:color="000000" w:fill="DBE7F3"/>
            <w:vAlign w:val="center"/>
            <w:hideMark/>
          </w:tcPr>
          <w:p w14:paraId="40E2209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43" w:type="pct"/>
            <w:tcBorders>
              <w:top w:val="nil"/>
              <w:left w:val="nil"/>
              <w:bottom w:val="single" w:sz="4" w:space="0" w:color="auto"/>
              <w:right w:val="nil"/>
            </w:tcBorders>
            <w:shd w:val="clear" w:color="000000" w:fill="DBE7F3"/>
            <w:vAlign w:val="center"/>
            <w:hideMark/>
          </w:tcPr>
          <w:p w14:paraId="3E08AD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6DFE836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5802F7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04ED46D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single" w:sz="4" w:space="0" w:color="auto"/>
              <w:right w:val="nil"/>
            </w:tcBorders>
            <w:shd w:val="clear" w:color="000000" w:fill="DBE7F3"/>
            <w:noWrap/>
            <w:vAlign w:val="center"/>
            <w:hideMark/>
          </w:tcPr>
          <w:p w14:paraId="1DC36B7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CFF7BE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noWrap/>
            <w:vAlign w:val="center"/>
            <w:hideMark/>
          </w:tcPr>
          <w:p w14:paraId="2040BFB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noWrap/>
            <w:vAlign w:val="center"/>
            <w:hideMark/>
          </w:tcPr>
          <w:p w14:paraId="6F0843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single" w:sz="4" w:space="0" w:color="auto"/>
              <w:right w:val="nil"/>
            </w:tcBorders>
            <w:shd w:val="clear" w:color="000000" w:fill="DBE7F3"/>
            <w:noWrap/>
            <w:vAlign w:val="center"/>
            <w:hideMark/>
          </w:tcPr>
          <w:p w14:paraId="2B24758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BD86693" w14:textId="77777777" w:rsidTr="00074E1A">
        <w:tc>
          <w:tcPr>
            <w:tcW w:w="1424" w:type="pct"/>
            <w:tcBorders>
              <w:top w:val="nil"/>
              <w:left w:val="nil"/>
              <w:bottom w:val="single" w:sz="4" w:space="0" w:color="auto"/>
              <w:right w:val="nil"/>
            </w:tcBorders>
            <w:shd w:val="clear" w:color="auto" w:fill="auto"/>
            <w:vAlign w:val="center"/>
            <w:hideMark/>
          </w:tcPr>
          <w:p w14:paraId="7B7DFC7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43" w:type="pct"/>
            <w:tcBorders>
              <w:top w:val="nil"/>
              <w:left w:val="nil"/>
              <w:bottom w:val="single" w:sz="4" w:space="0" w:color="auto"/>
              <w:right w:val="nil"/>
            </w:tcBorders>
            <w:shd w:val="clear" w:color="auto" w:fill="auto"/>
            <w:noWrap/>
            <w:vAlign w:val="center"/>
            <w:hideMark/>
          </w:tcPr>
          <w:p w14:paraId="2B4AC608" w14:textId="7F237071"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6E9BFD4A" w14:textId="0D9D90A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150FEA9" w14:textId="70C2CB80"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46801F" w14:textId="7C05EB3A"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6AAE004C" w14:textId="0A1E087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304E580D" w14:textId="3D382CA0"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894A88A" w14:textId="2F14DD14"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A128A5B" w14:textId="4E7211C5"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4527ED5" w14:textId="092093AD"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EB30EEC" w14:textId="77777777" w:rsidTr="00074E1A">
        <w:tc>
          <w:tcPr>
            <w:tcW w:w="1424" w:type="pct"/>
            <w:tcBorders>
              <w:top w:val="nil"/>
              <w:left w:val="nil"/>
              <w:bottom w:val="single" w:sz="4" w:space="0" w:color="auto"/>
              <w:right w:val="nil"/>
            </w:tcBorders>
            <w:shd w:val="clear" w:color="auto" w:fill="auto"/>
            <w:vAlign w:val="center"/>
            <w:hideMark/>
          </w:tcPr>
          <w:p w14:paraId="67E41441"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43" w:type="pct"/>
            <w:tcBorders>
              <w:top w:val="nil"/>
              <w:left w:val="nil"/>
              <w:bottom w:val="single" w:sz="4" w:space="0" w:color="auto"/>
              <w:right w:val="nil"/>
            </w:tcBorders>
            <w:shd w:val="clear" w:color="auto" w:fill="auto"/>
            <w:noWrap/>
            <w:vAlign w:val="center"/>
            <w:hideMark/>
          </w:tcPr>
          <w:p w14:paraId="33E9EF62" w14:textId="41CE16E9"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noWrap/>
            <w:vAlign w:val="center"/>
            <w:hideMark/>
          </w:tcPr>
          <w:p w14:paraId="3091606A" w14:textId="1A51B1ED"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542C85DE" w14:textId="4B239D4D"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4B187ACD" w14:textId="30566266"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noWrap/>
            <w:vAlign w:val="center"/>
            <w:hideMark/>
          </w:tcPr>
          <w:p w14:paraId="052BEC8F" w14:textId="7D09AB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noWrap/>
            <w:vAlign w:val="center"/>
            <w:hideMark/>
          </w:tcPr>
          <w:p w14:paraId="011ED483" w14:textId="76FA0D6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16CB5FAA" w14:textId="71E04FA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321A779" w14:textId="455BA409"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0D227A1B" w14:textId="67B0D14C"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4BD87F1F" w14:textId="77777777" w:rsidTr="00074E1A">
        <w:tc>
          <w:tcPr>
            <w:tcW w:w="1424" w:type="pct"/>
            <w:tcBorders>
              <w:top w:val="nil"/>
              <w:left w:val="nil"/>
              <w:bottom w:val="single" w:sz="4" w:space="0" w:color="auto"/>
              <w:right w:val="nil"/>
            </w:tcBorders>
            <w:shd w:val="clear" w:color="000000" w:fill="DBE7F3"/>
            <w:vAlign w:val="center"/>
            <w:hideMark/>
          </w:tcPr>
          <w:p w14:paraId="36506344"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Household hunger</w:t>
            </w:r>
          </w:p>
        </w:tc>
        <w:tc>
          <w:tcPr>
            <w:tcW w:w="543" w:type="pct"/>
            <w:tcBorders>
              <w:top w:val="nil"/>
              <w:left w:val="nil"/>
              <w:bottom w:val="single" w:sz="4" w:space="0" w:color="auto"/>
              <w:right w:val="nil"/>
            </w:tcBorders>
            <w:shd w:val="clear" w:color="000000" w:fill="DBE7F3"/>
            <w:vAlign w:val="center"/>
            <w:hideMark/>
          </w:tcPr>
          <w:p w14:paraId="44FCFC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single" w:sz="4" w:space="0" w:color="auto"/>
              <w:right w:val="nil"/>
            </w:tcBorders>
            <w:shd w:val="clear" w:color="000000" w:fill="DBE7F3"/>
            <w:vAlign w:val="center"/>
            <w:hideMark/>
          </w:tcPr>
          <w:p w14:paraId="38790B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single" w:sz="4" w:space="0" w:color="auto"/>
              <w:right w:val="nil"/>
            </w:tcBorders>
            <w:shd w:val="clear" w:color="000000" w:fill="DBE7F3"/>
            <w:vAlign w:val="center"/>
            <w:hideMark/>
          </w:tcPr>
          <w:p w14:paraId="16B8E9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74" w:type="pct"/>
            <w:tcBorders>
              <w:top w:val="nil"/>
              <w:left w:val="nil"/>
              <w:bottom w:val="single" w:sz="4" w:space="0" w:color="auto"/>
              <w:right w:val="nil"/>
            </w:tcBorders>
            <w:shd w:val="clear" w:color="000000" w:fill="DBE7F3"/>
            <w:vAlign w:val="center"/>
            <w:hideMark/>
          </w:tcPr>
          <w:p w14:paraId="4ECFCE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45" w:type="pct"/>
            <w:tcBorders>
              <w:top w:val="nil"/>
              <w:left w:val="nil"/>
              <w:bottom w:val="nil"/>
              <w:right w:val="nil"/>
            </w:tcBorders>
            <w:shd w:val="clear" w:color="000000" w:fill="DBE7F3"/>
            <w:vAlign w:val="center"/>
            <w:hideMark/>
          </w:tcPr>
          <w:p w14:paraId="152BA69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6A1BCA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7" w:type="pct"/>
            <w:tcBorders>
              <w:top w:val="nil"/>
              <w:left w:val="nil"/>
              <w:bottom w:val="nil"/>
              <w:right w:val="nil"/>
            </w:tcBorders>
            <w:shd w:val="clear" w:color="000000" w:fill="DBE7F3"/>
            <w:vAlign w:val="center"/>
            <w:hideMark/>
          </w:tcPr>
          <w:p w14:paraId="45D014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88" w:type="pct"/>
            <w:tcBorders>
              <w:top w:val="nil"/>
              <w:left w:val="nil"/>
              <w:bottom w:val="nil"/>
              <w:right w:val="nil"/>
            </w:tcBorders>
            <w:shd w:val="clear" w:color="000000" w:fill="DBE7F3"/>
            <w:vAlign w:val="center"/>
            <w:hideMark/>
          </w:tcPr>
          <w:p w14:paraId="5ABFF7B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280" w:type="pct"/>
            <w:tcBorders>
              <w:top w:val="nil"/>
              <w:left w:val="nil"/>
              <w:bottom w:val="nil"/>
              <w:right w:val="nil"/>
            </w:tcBorders>
            <w:shd w:val="clear" w:color="000000" w:fill="DBE7F3"/>
            <w:vAlign w:val="center"/>
            <w:hideMark/>
          </w:tcPr>
          <w:p w14:paraId="118F91C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D06EB0" w:rsidRPr="00074E1A" w14:paraId="65676794" w14:textId="77777777" w:rsidTr="00074E1A">
        <w:tc>
          <w:tcPr>
            <w:tcW w:w="1424" w:type="pct"/>
            <w:tcBorders>
              <w:top w:val="nil"/>
              <w:left w:val="nil"/>
              <w:bottom w:val="single" w:sz="4" w:space="0" w:color="auto"/>
              <w:right w:val="nil"/>
            </w:tcBorders>
            <w:shd w:val="clear" w:color="auto" w:fill="auto"/>
            <w:vAlign w:val="center"/>
            <w:hideMark/>
          </w:tcPr>
          <w:p w14:paraId="4B919D74"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43" w:type="pct"/>
            <w:tcBorders>
              <w:top w:val="nil"/>
              <w:left w:val="nil"/>
              <w:bottom w:val="single" w:sz="4" w:space="0" w:color="auto"/>
              <w:right w:val="nil"/>
            </w:tcBorders>
            <w:shd w:val="clear" w:color="auto" w:fill="auto"/>
            <w:vAlign w:val="center"/>
            <w:hideMark/>
          </w:tcPr>
          <w:p w14:paraId="2C525923" w14:textId="055A3D42"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6E326010" w14:textId="71ECCE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1D9C498A" w14:textId="24CD9AB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FBDF333" w14:textId="7EB58ABD"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single" w:sz="4" w:space="0" w:color="auto"/>
              <w:left w:val="nil"/>
              <w:bottom w:val="single" w:sz="4" w:space="0" w:color="auto"/>
              <w:right w:val="nil"/>
            </w:tcBorders>
            <w:shd w:val="clear" w:color="auto" w:fill="auto"/>
            <w:vAlign w:val="center"/>
            <w:hideMark/>
          </w:tcPr>
          <w:p w14:paraId="0527AA9F" w14:textId="1598653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DC946FD" w14:textId="126F4F24"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single" w:sz="4" w:space="0" w:color="auto"/>
              <w:left w:val="nil"/>
              <w:bottom w:val="single" w:sz="4" w:space="0" w:color="auto"/>
              <w:right w:val="nil"/>
            </w:tcBorders>
            <w:shd w:val="clear" w:color="auto" w:fill="auto"/>
            <w:vAlign w:val="center"/>
            <w:hideMark/>
          </w:tcPr>
          <w:p w14:paraId="0DB53EB7" w14:textId="533BC3FC"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single" w:sz="4" w:space="0" w:color="auto"/>
              <w:left w:val="nil"/>
              <w:bottom w:val="single" w:sz="4" w:space="0" w:color="auto"/>
              <w:right w:val="nil"/>
            </w:tcBorders>
            <w:shd w:val="clear" w:color="auto" w:fill="auto"/>
            <w:vAlign w:val="center"/>
            <w:hideMark/>
          </w:tcPr>
          <w:p w14:paraId="7D33AE0C" w14:textId="36DA8552"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single" w:sz="4" w:space="0" w:color="auto"/>
              <w:left w:val="nil"/>
              <w:bottom w:val="single" w:sz="4" w:space="0" w:color="auto"/>
              <w:right w:val="nil"/>
            </w:tcBorders>
            <w:shd w:val="clear" w:color="auto" w:fill="auto"/>
            <w:vAlign w:val="center"/>
            <w:hideMark/>
          </w:tcPr>
          <w:p w14:paraId="42A8EBB5" w14:textId="78396E68"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08C21F07" w14:textId="77777777" w:rsidTr="00074E1A">
        <w:tc>
          <w:tcPr>
            <w:tcW w:w="1424" w:type="pct"/>
            <w:tcBorders>
              <w:top w:val="nil"/>
              <w:left w:val="nil"/>
              <w:bottom w:val="single" w:sz="4" w:space="0" w:color="auto"/>
              <w:right w:val="nil"/>
            </w:tcBorders>
            <w:shd w:val="clear" w:color="auto" w:fill="auto"/>
            <w:vAlign w:val="center"/>
            <w:hideMark/>
          </w:tcPr>
          <w:p w14:paraId="4AFD7706"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43" w:type="pct"/>
            <w:tcBorders>
              <w:top w:val="nil"/>
              <w:left w:val="nil"/>
              <w:bottom w:val="single" w:sz="4" w:space="0" w:color="auto"/>
              <w:right w:val="nil"/>
            </w:tcBorders>
            <w:shd w:val="clear" w:color="auto" w:fill="auto"/>
            <w:vAlign w:val="center"/>
            <w:hideMark/>
          </w:tcPr>
          <w:p w14:paraId="78CC0E59" w14:textId="4E4D80E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474F5F1F" w14:textId="0E56A770"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4B010C97" w14:textId="2D6229CA"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024CDF04" w14:textId="29E9E368"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5A144DFB" w14:textId="0CC5C90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800727F" w14:textId="1ABDC685"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24355A97" w14:textId="7D759FE6"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2DE10E46" w14:textId="2484349D"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2DED6ED8" w14:textId="7EE340D3" w:rsidR="00D06EB0" w:rsidRPr="00074E1A" w:rsidRDefault="00D06EB0" w:rsidP="00074E1A">
            <w:pPr>
              <w:widowControl/>
              <w:spacing w:line="259" w:lineRule="auto"/>
              <w:jc w:val="center"/>
              <w:rPr>
                <w:rFonts w:eastAsia="Times New Roman" w:cs="Times New Roman"/>
                <w:sz w:val="20"/>
                <w:szCs w:val="20"/>
              </w:rPr>
            </w:pPr>
          </w:p>
        </w:tc>
      </w:tr>
      <w:tr w:rsidR="00D06EB0" w:rsidRPr="00074E1A" w14:paraId="79EFA81B" w14:textId="77777777" w:rsidTr="00074E1A">
        <w:tc>
          <w:tcPr>
            <w:tcW w:w="1424" w:type="pct"/>
            <w:tcBorders>
              <w:top w:val="nil"/>
              <w:left w:val="nil"/>
              <w:bottom w:val="single" w:sz="4" w:space="0" w:color="auto"/>
              <w:right w:val="nil"/>
            </w:tcBorders>
            <w:shd w:val="clear" w:color="auto" w:fill="auto"/>
            <w:vAlign w:val="center"/>
            <w:hideMark/>
          </w:tcPr>
          <w:p w14:paraId="1A2CF8C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43" w:type="pct"/>
            <w:tcBorders>
              <w:top w:val="nil"/>
              <w:left w:val="nil"/>
              <w:bottom w:val="single" w:sz="4" w:space="0" w:color="auto"/>
              <w:right w:val="nil"/>
            </w:tcBorders>
            <w:shd w:val="clear" w:color="auto" w:fill="auto"/>
            <w:vAlign w:val="center"/>
            <w:hideMark/>
          </w:tcPr>
          <w:p w14:paraId="4A4FDA35" w14:textId="6F3ADE07"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472F1C7" w14:textId="4064AAA7"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78B246EA" w14:textId="70F3A919" w:rsidR="00D06EB0" w:rsidRPr="00074E1A" w:rsidRDefault="00D06EB0" w:rsidP="00074E1A">
            <w:pPr>
              <w:widowControl/>
              <w:spacing w:line="259" w:lineRule="auto"/>
              <w:jc w:val="center"/>
              <w:rPr>
                <w:rFonts w:eastAsia="Times New Roman" w:cs="Times New Roman"/>
                <w:sz w:val="20"/>
                <w:szCs w:val="20"/>
              </w:rPr>
            </w:pPr>
          </w:p>
        </w:tc>
        <w:tc>
          <w:tcPr>
            <w:tcW w:w="274" w:type="pct"/>
            <w:tcBorders>
              <w:top w:val="nil"/>
              <w:left w:val="nil"/>
              <w:bottom w:val="single" w:sz="4" w:space="0" w:color="auto"/>
              <w:right w:val="nil"/>
            </w:tcBorders>
            <w:shd w:val="clear" w:color="auto" w:fill="auto"/>
            <w:vAlign w:val="center"/>
            <w:hideMark/>
          </w:tcPr>
          <w:p w14:paraId="6A57874D" w14:textId="4EAB1B84" w:rsidR="00D06EB0" w:rsidRPr="00074E1A" w:rsidRDefault="00D06EB0" w:rsidP="00074E1A">
            <w:pPr>
              <w:widowControl/>
              <w:spacing w:line="259" w:lineRule="auto"/>
              <w:jc w:val="center"/>
              <w:rPr>
                <w:rFonts w:eastAsia="Times New Roman" w:cs="Times New Roman"/>
                <w:sz w:val="20"/>
                <w:szCs w:val="20"/>
              </w:rPr>
            </w:pPr>
          </w:p>
        </w:tc>
        <w:tc>
          <w:tcPr>
            <w:tcW w:w="145" w:type="pct"/>
            <w:tcBorders>
              <w:top w:val="nil"/>
              <w:left w:val="nil"/>
              <w:bottom w:val="single" w:sz="4" w:space="0" w:color="auto"/>
              <w:right w:val="nil"/>
            </w:tcBorders>
            <w:shd w:val="clear" w:color="auto" w:fill="auto"/>
            <w:vAlign w:val="center"/>
            <w:hideMark/>
          </w:tcPr>
          <w:p w14:paraId="3AEE7E66" w14:textId="154B857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73D855" w14:textId="0D4C49BA" w:rsidR="00D06EB0" w:rsidRPr="00074E1A" w:rsidRDefault="00D06EB0" w:rsidP="00074E1A">
            <w:pPr>
              <w:widowControl/>
              <w:spacing w:line="259" w:lineRule="auto"/>
              <w:jc w:val="center"/>
              <w:rPr>
                <w:rFonts w:eastAsia="Times New Roman" w:cs="Times New Roman"/>
                <w:sz w:val="20"/>
                <w:szCs w:val="20"/>
              </w:rPr>
            </w:pPr>
          </w:p>
        </w:tc>
        <w:tc>
          <w:tcPr>
            <w:tcW w:w="507" w:type="pct"/>
            <w:tcBorders>
              <w:top w:val="nil"/>
              <w:left w:val="nil"/>
              <w:bottom w:val="single" w:sz="4" w:space="0" w:color="auto"/>
              <w:right w:val="nil"/>
            </w:tcBorders>
            <w:shd w:val="clear" w:color="auto" w:fill="auto"/>
            <w:vAlign w:val="center"/>
            <w:hideMark/>
          </w:tcPr>
          <w:p w14:paraId="793F2771" w14:textId="42B52515" w:rsidR="00D06EB0" w:rsidRPr="00074E1A" w:rsidRDefault="00D06EB0" w:rsidP="00074E1A">
            <w:pPr>
              <w:widowControl/>
              <w:spacing w:line="259" w:lineRule="auto"/>
              <w:jc w:val="center"/>
              <w:rPr>
                <w:rFonts w:eastAsia="Times New Roman" w:cs="Times New Roman"/>
                <w:sz w:val="20"/>
                <w:szCs w:val="20"/>
              </w:rPr>
            </w:pPr>
          </w:p>
        </w:tc>
        <w:tc>
          <w:tcPr>
            <w:tcW w:w="388" w:type="pct"/>
            <w:tcBorders>
              <w:top w:val="nil"/>
              <w:left w:val="nil"/>
              <w:bottom w:val="single" w:sz="4" w:space="0" w:color="auto"/>
              <w:right w:val="nil"/>
            </w:tcBorders>
            <w:shd w:val="clear" w:color="auto" w:fill="auto"/>
            <w:vAlign w:val="center"/>
            <w:hideMark/>
          </w:tcPr>
          <w:p w14:paraId="06D90FD8" w14:textId="3A5C7F87" w:rsidR="00D06EB0" w:rsidRPr="00074E1A" w:rsidRDefault="00D06EB0" w:rsidP="00074E1A">
            <w:pPr>
              <w:widowControl/>
              <w:spacing w:line="259" w:lineRule="auto"/>
              <w:jc w:val="center"/>
              <w:rPr>
                <w:rFonts w:eastAsia="Times New Roman" w:cs="Times New Roman"/>
                <w:sz w:val="20"/>
                <w:szCs w:val="20"/>
              </w:rPr>
            </w:pPr>
          </w:p>
        </w:tc>
        <w:tc>
          <w:tcPr>
            <w:tcW w:w="280" w:type="pct"/>
            <w:tcBorders>
              <w:top w:val="nil"/>
              <w:left w:val="nil"/>
              <w:bottom w:val="single" w:sz="4" w:space="0" w:color="auto"/>
              <w:right w:val="nil"/>
            </w:tcBorders>
            <w:shd w:val="clear" w:color="auto" w:fill="auto"/>
            <w:vAlign w:val="center"/>
            <w:hideMark/>
          </w:tcPr>
          <w:p w14:paraId="50417343" w14:textId="09954346" w:rsidR="00D06EB0" w:rsidRPr="00074E1A" w:rsidRDefault="00D06EB0" w:rsidP="00074E1A">
            <w:pPr>
              <w:widowControl/>
              <w:spacing w:line="259" w:lineRule="auto"/>
              <w:jc w:val="center"/>
              <w:rPr>
                <w:rFonts w:eastAsia="Times New Roman" w:cs="Times New Roman"/>
                <w:sz w:val="20"/>
                <w:szCs w:val="20"/>
              </w:rPr>
            </w:pPr>
          </w:p>
        </w:tc>
      </w:tr>
    </w:tbl>
    <w:p w14:paraId="053135DF" w14:textId="77777777" w:rsidR="00D06EB0" w:rsidRPr="00D06EB0" w:rsidRDefault="00D06EB0" w:rsidP="00D06EB0">
      <w:pPr>
        <w:pStyle w:val="BodyText"/>
        <w:spacing w:after="0"/>
        <w:ind w:left="180" w:hanging="180"/>
        <w:rPr>
          <w:sz w:val="16"/>
        </w:rPr>
      </w:pPr>
      <w:commentRangeStart w:id="689"/>
      <w:r w:rsidRPr="00D06EB0">
        <w:rPr>
          <w:sz w:val="16"/>
        </w:rPr>
        <w:t>^ Results not statistically reliable, n&lt;30</w:t>
      </w:r>
      <w:commentRangeEnd w:id="689"/>
      <w:r w:rsidR="00B435DA">
        <w:rPr>
          <w:rStyle w:val="CommentReference"/>
        </w:rPr>
        <w:commentReference w:id="689"/>
      </w:r>
    </w:p>
    <w:p w14:paraId="4BEC5765"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44E19E0D"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1E7922D4" w14:textId="77777777" w:rsidR="00D06EB0" w:rsidRPr="00D06EB0" w:rsidRDefault="00D06EB0" w:rsidP="00D06EB0">
      <w:pPr>
        <w:pStyle w:val="BodyText"/>
        <w:spacing w:after="0"/>
        <w:ind w:left="180" w:hanging="180"/>
        <w:rPr>
          <w:sz w:val="16"/>
        </w:rPr>
      </w:pPr>
      <w:r w:rsidRPr="00D06EB0">
        <w:rPr>
          <w:sz w:val="16"/>
        </w:rPr>
        <w:t xml:space="preserve">Notes: </w:t>
      </w:r>
    </w:p>
    <w:p w14:paraId="2839EB25"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32230B8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4548C5B2" w14:textId="057E8939" w:rsidR="00D12714" w:rsidRDefault="00324D14" w:rsidP="00324D14">
      <w:pPr>
        <w:pStyle w:val="TF-TblFN"/>
        <w:spacing w:before="0" w:line="276" w:lineRule="auto"/>
        <w:ind w:left="86" w:hanging="86"/>
      </w:pPr>
      <w:r>
        <w:t>Poverty status is calculated using de jure household members.</w:t>
      </w:r>
    </w:p>
    <w:p w14:paraId="5621EDD5"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6093DA95" w14:textId="3686A151" w:rsidR="00E5573E" w:rsidRDefault="00D06EB0" w:rsidP="00E5573E">
      <w:pPr>
        <w:pStyle w:val="BodyText"/>
        <w:spacing w:after="0"/>
        <w:ind w:left="90" w:hanging="90"/>
        <w:rPr>
          <w:sz w:val="16"/>
        </w:rPr>
      </w:pPr>
      <w:r w:rsidRPr="00D06EB0">
        <w:rPr>
          <w:sz w:val="16"/>
        </w:rPr>
        <w:t xml:space="preserve">Sources: </w:t>
      </w:r>
      <w:r w:rsidR="00E5573E" w:rsidRPr="00D06EB0">
        <w:rPr>
          <w:sz w:val="16"/>
        </w:rPr>
        <w:t>Feed the Future [</w:t>
      </w:r>
      <w:r w:rsidR="00E5573E" w:rsidRPr="00572AB5">
        <w:rPr>
          <w:sz w:val="16"/>
          <w:highlight w:val="yellow"/>
        </w:rPr>
        <w:t>Country</w:t>
      </w:r>
      <w:r w:rsidR="00E5573E" w:rsidRPr="00D06EB0">
        <w:rPr>
          <w:sz w:val="16"/>
        </w:rPr>
        <w:t>] ZOI Survey [</w:t>
      </w:r>
      <w:r w:rsidR="00FE1420">
        <w:rPr>
          <w:sz w:val="16"/>
          <w:highlight w:val="yellow"/>
        </w:rPr>
        <w:t xml:space="preserve">baseline </w:t>
      </w:r>
      <w:r w:rsidR="00E5573E" w:rsidRPr="00572AB5">
        <w:rPr>
          <w:sz w:val="16"/>
          <w:highlight w:val="yellow"/>
        </w:rPr>
        <w:t>survey year(s)</w:t>
      </w:r>
      <w:r w:rsidR="00E5573E" w:rsidRPr="00D06EB0">
        <w:rPr>
          <w:sz w:val="16"/>
        </w:rPr>
        <w:t>]; Feed the Future [</w:t>
      </w:r>
      <w:r w:rsidR="00E5573E" w:rsidRPr="00572AB5">
        <w:rPr>
          <w:sz w:val="16"/>
          <w:highlight w:val="yellow"/>
        </w:rPr>
        <w:t>Country</w:t>
      </w:r>
      <w:r w:rsidR="00E5573E" w:rsidRPr="00D06EB0">
        <w:rPr>
          <w:sz w:val="16"/>
        </w:rPr>
        <w:t>] ZOI Survey [</w:t>
      </w:r>
      <w:r w:rsidR="002123BA">
        <w:rPr>
          <w:sz w:val="16"/>
          <w:highlight w:val="yellow"/>
        </w:rPr>
        <w:t>endline</w:t>
      </w:r>
      <w:r w:rsidR="002123BA" w:rsidRPr="00D55C65">
        <w:rPr>
          <w:sz w:val="16"/>
          <w:highlight w:val="yellow"/>
        </w:rPr>
        <w:t xml:space="preserve"> </w:t>
      </w:r>
      <w:r w:rsidR="00E5573E" w:rsidRPr="00572AB5">
        <w:rPr>
          <w:sz w:val="16"/>
          <w:highlight w:val="yellow"/>
        </w:rPr>
        <w:t>survey year(s)</w:t>
      </w:r>
      <w:r w:rsidR="00E5573E" w:rsidRPr="00D06EB0">
        <w:rPr>
          <w:sz w:val="16"/>
        </w:rPr>
        <w:t>]</w:t>
      </w:r>
    </w:p>
    <w:p w14:paraId="553BD5E6" w14:textId="77777777" w:rsidR="00E5573E" w:rsidRDefault="00E5573E">
      <w:pPr>
        <w:widowControl/>
        <w:spacing w:line="240" w:lineRule="auto"/>
        <w:rPr>
          <w:sz w:val="16"/>
        </w:rPr>
      </w:pPr>
      <w:r>
        <w:rPr>
          <w:sz w:val="16"/>
        </w:rPr>
        <w:br w:type="page"/>
      </w:r>
    </w:p>
    <w:p w14:paraId="74F47EE0" w14:textId="442A220A" w:rsidR="00DA6A75" w:rsidRDefault="00D06EB0" w:rsidP="00A26591">
      <w:pPr>
        <w:pStyle w:val="Tabletitle"/>
        <w:keepLines/>
        <w:spacing w:before="240"/>
        <w:contextualSpacing/>
        <w:outlineLvl w:val="3"/>
      </w:pPr>
      <w:bookmarkStart w:id="690" w:name="_Toc50719204"/>
      <w:r w:rsidRPr="00D06EB0">
        <w:t xml:space="preserve">Table 7.2.3: Comparison of Prevalence of Healthy Weight, Overweight, and Obesity among Children Under 5 Years of Age in the </w:t>
      </w:r>
      <w:r w:rsidR="00C329AA">
        <w:t xml:space="preserve">Phase One </w:t>
      </w:r>
      <w:r w:rsidRPr="00D06EB0">
        <w:t xml:space="preserve">ZOI, in Total and by Selected Child, Caregiver, and Household Characteristics, Feed the Future </w:t>
      </w:r>
      <w:r w:rsidR="00160DC3">
        <w:t>Phase One</w:t>
      </w:r>
      <w:r w:rsidRPr="00D06EB0">
        <w:t xml:space="preserve"> Baseline and Endline ZOI Surveys</w:t>
      </w:r>
      <w:bookmarkEnd w:id="690"/>
    </w:p>
    <w:tbl>
      <w:tblPr>
        <w:tblW w:w="5000" w:type="pct"/>
        <w:tblLook w:val="04A0" w:firstRow="1" w:lastRow="0" w:firstColumn="1" w:lastColumn="0" w:noHBand="0" w:noVBand="1"/>
      </w:tblPr>
      <w:tblGrid>
        <w:gridCol w:w="3370"/>
        <w:gridCol w:w="1370"/>
        <w:gridCol w:w="1389"/>
        <w:gridCol w:w="1199"/>
        <w:gridCol w:w="825"/>
        <w:gridCol w:w="285"/>
        <w:gridCol w:w="1431"/>
        <w:gridCol w:w="1328"/>
        <w:gridCol w:w="1123"/>
        <w:gridCol w:w="856"/>
      </w:tblGrid>
      <w:tr w:rsidR="00D06EB0" w:rsidRPr="00074E1A" w14:paraId="2D31A12D" w14:textId="77777777" w:rsidTr="00D751B3">
        <w:trPr>
          <w:tblHeader/>
        </w:trPr>
        <w:tc>
          <w:tcPr>
            <w:tcW w:w="1279" w:type="pct"/>
            <w:vMerge w:val="restart"/>
            <w:tcBorders>
              <w:top w:val="single" w:sz="4" w:space="0" w:color="auto"/>
              <w:left w:val="nil"/>
              <w:bottom w:val="single" w:sz="4" w:space="0" w:color="000000"/>
              <w:right w:val="nil"/>
            </w:tcBorders>
            <w:shd w:val="clear" w:color="000000" w:fill="387990"/>
            <w:vAlign w:val="bottom"/>
            <w:hideMark/>
          </w:tcPr>
          <w:p w14:paraId="4FABACE8" w14:textId="77777777" w:rsidR="00D06EB0" w:rsidRPr="00074E1A" w:rsidRDefault="00D06EB0" w:rsidP="00074E1A">
            <w:pPr>
              <w:widowControl/>
              <w:spacing w:line="259" w:lineRule="auto"/>
              <w:rPr>
                <w:rFonts w:eastAsia="Times New Roman" w:cs="Times New Roman"/>
                <w:b/>
                <w:bCs/>
                <w:color w:val="FFFFFF"/>
                <w:sz w:val="20"/>
                <w:szCs w:val="20"/>
              </w:rPr>
            </w:pPr>
            <w:r w:rsidRPr="00074E1A">
              <w:rPr>
                <w:rFonts w:eastAsia="Times New Roman" w:cs="Times New Roman"/>
                <w:b/>
                <w:bCs/>
                <w:color w:val="FFFFFF"/>
                <w:sz w:val="20"/>
                <w:szCs w:val="20"/>
              </w:rPr>
              <w:t>Characteristic</w:t>
            </w:r>
          </w:p>
        </w:tc>
        <w:tc>
          <w:tcPr>
            <w:tcW w:w="1815" w:type="pct"/>
            <w:gridSpan w:val="4"/>
            <w:tcBorders>
              <w:top w:val="single" w:sz="4" w:space="0" w:color="auto"/>
              <w:left w:val="nil"/>
              <w:bottom w:val="single" w:sz="4" w:space="0" w:color="FFFFFF"/>
              <w:right w:val="nil"/>
            </w:tcBorders>
            <w:shd w:val="clear" w:color="000000" w:fill="387990"/>
            <w:vAlign w:val="bottom"/>
            <w:hideMark/>
          </w:tcPr>
          <w:p w14:paraId="69B72C44"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Baseline </w:t>
            </w:r>
          </w:p>
          <w:p w14:paraId="08152417" w14:textId="745B32C2"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c>
          <w:tcPr>
            <w:tcW w:w="108" w:type="pct"/>
            <w:tcBorders>
              <w:top w:val="single" w:sz="4" w:space="0" w:color="auto"/>
              <w:left w:val="nil"/>
              <w:bottom w:val="nil"/>
              <w:right w:val="nil"/>
            </w:tcBorders>
            <w:shd w:val="clear" w:color="000000" w:fill="387990"/>
            <w:vAlign w:val="bottom"/>
            <w:hideMark/>
          </w:tcPr>
          <w:p w14:paraId="2E1637BC"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1798" w:type="pct"/>
            <w:gridSpan w:val="4"/>
            <w:tcBorders>
              <w:top w:val="single" w:sz="4" w:space="0" w:color="auto"/>
              <w:left w:val="nil"/>
              <w:bottom w:val="single" w:sz="4" w:space="0" w:color="FFFFFF"/>
              <w:right w:val="nil"/>
            </w:tcBorders>
            <w:shd w:val="clear" w:color="000000" w:fill="387990"/>
            <w:vAlign w:val="bottom"/>
            <w:hideMark/>
          </w:tcPr>
          <w:p w14:paraId="7415116F" w14:textId="77777777" w:rsidR="00744AC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Endline </w:t>
            </w:r>
          </w:p>
          <w:p w14:paraId="2564F5AC" w14:textId="332A2D35"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([Year(s)])</w:t>
            </w:r>
          </w:p>
        </w:tc>
      </w:tr>
      <w:tr w:rsidR="004B2ABB" w:rsidRPr="00074E1A" w14:paraId="2085FAB7" w14:textId="77777777" w:rsidTr="004B2ABB">
        <w:trPr>
          <w:tblHeader/>
        </w:trPr>
        <w:tc>
          <w:tcPr>
            <w:tcW w:w="1279" w:type="pct"/>
            <w:vMerge/>
            <w:tcBorders>
              <w:top w:val="single" w:sz="4" w:space="0" w:color="auto"/>
              <w:left w:val="nil"/>
              <w:bottom w:val="single" w:sz="4" w:space="0" w:color="000000"/>
              <w:right w:val="nil"/>
            </w:tcBorders>
            <w:vAlign w:val="center"/>
            <w:hideMark/>
          </w:tcPr>
          <w:p w14:paraId="6400FF15" w14:textId="77777777" w:rsidR="00D06EB0" w:rsidRPr="00074E1A" w:rsidRDefault="00D06EB0" w:rsidP="00074E1A">
            <w:pPr>
              <w:widowControl/>
              <w:spacing w:line="259" w:lineRule="auto"/>
              <w:rPr>
                <w:rFonts w:eastAsia="Times New Roman" w:cs="Times New Roman"/>
                <w:b/>
                <w:bCs/>
                <w:color w:val="FFFFFF"/>
                <w:sz w:val="20"/>
                <w:szCs w:val="20"/>
              </w:rPr>
            </w:pPr>
          </w:p>
        </w:tc>
        <w:tc>
          <w:tcPr>
            <w:tcW w:w="520" w:type="pct"/>
            <w:tcBorders>
              <w:top w:val="nil"/>
              <w:left w:val="nil"/>
              <w:bottom w:val="single" w:sz="4" w:space="0" w:color="auto"/>
              <w:right w:val="nil"/>
            </w:tcBorders>
            <w:shd w:val="clear" w:color="000000" w:fill="387990"/>
            <w:vAlign w:val="bottom"/>
            <w:hideMark/>
          </w:tcPr>
          <w:p w14:paraId="1546AA43"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27" w:type="pct"/>
            <w:tcBorders>
              <w:top w:val="nil"/>
              <w:left w:val="nil"/>
              <w:bottom w:val="single" w:sz="4" w:space="0" w:color="auto"/>
              <w:right w:val="nil"/>
            </w:tcBorders>
            <w:shd w:val="clear" w:color="000000" w:fill="387990"/>
            <w:vAlign w:val="bottom"/>
            <w:hideMark/>
          </w:tcPr>
          <w:p w14:paraId="52FE99D1"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55" w:type="pct"/>
            <w:tcBorders>
              <w:top w:val="nil"/>
              <w:left w:val="nil"/>
              <w:bottom w:val="single" w:sz="4" w:space="0" w:color="auto"/>
              <w:right w:val="nil"/>
            </w:tcBorders>
            <w:shd w:val="clear" w:color="000000" w:fill="387990"/>
            <w:vAlign w:val="bottom"/>
            <w:hideMark/>
          </w:tcPr>
          <w:p w14:paraId="0C5FB9B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13" w:type="pct"/>
            <w:tcBorders>
              <w:top w:val="nil"/>
              <w:left w:val="nil"/>
              <w:bottom w:val="single" w:sz="4" w:space="0" w:color="auto"/>
              <w:right w:val="nil"/>
            </w:tcBorders>
            <w:shd w:val="clear" w:color="000000" w:fill="387990"/>
            <w:vAlign w:val="bottom"/>
            <w:hideMark/>
          </w:tcPr>
          <w:p w14:paraId="4F64BD08"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c>
          <w:tcPr>
            <w:tcW w:w="108" w:type="pct"/>
            <w:tcBorders>
              <w:top w:val="nil"/>
              <w:left w:val="nil"/>
              <w:bottom w:val="single" w:sz="4" w:space="0" w:color="auto"/>
              <w:right w:val="nil"/>
            </w:tcBorders>
            <w:shd w:val="clear" w:color="000000" w:fill="387990"/>
            <w:vAlign w:val="bottom"/>
            <w:hideMark/>
          </w:tcPr>
          <w:p w14:paraId="66B4B90A"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w:t>
            </w:r>
          </w:p>
        </w:tc>
        <w:tc>
          <w:tcPr>
            <w:tcW w:w="543" w:type="pct"/>
            <w:tcBorders>
              <w:top w:val="nil"/>
              <w:left w:val="nil"/>
              <w:bottom w:val="single" w:sz="4" w:space="0" w:color="auto"/>
              <w:right w:val="nil"/>
            </w:tcBorders>
            <w:shd w:val="clear" w:color="000000" w:fill="387990"/>
            <w:vAlign w:val="bottom"/>
            <w:hideMark/>
          </w:tcPr>
          <w:p w14:paraId="3E2BAC5E"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Healthy weight </w:t>
            </w:r>
            <w:r w:rsidRPr="00074E1A">
              <w:rPr>
                <w:rFonts w:eastAsia="Times New Roman" w:cs="Times New Roman"/>
                <w:b/>
                <w:bCs/>
                <w:color w:val="FFFFFF"/>
                <w:sz w:val="20"/>
                <w:szCs w:val="20"/>
              </w:rPr>
              <w:br/>
              <w:t xml:space="preserve">(-2 SD to </w:t>
            </w:r>
            <w:r w:rsidRPr="00074E1A">
              <w:rPr>
                <w:rFonts w:eastAsia="Times New Roman" w:cs="Times New Roman"/>
                <w:b/>
                <w:bCs/>
                <w:color w:val="FFFFFF"/>
                <w:sz w:val="20"/>
                <w:szCs w:val="20"/>
              </w:rPr>
              <w:br/>
              <w:t xml:space="preserve">+2 SD) </w:t>
            </w:r>
            <w:r w:rsidRPr="00074E1A">
              <w:rPr>
                <w:rFonts w:eastAsia="Times New Roman" w:cs="Times New Roman"/>
                <w:b/>
                <w:bCs/>
                <w:color w:val="FFFFFF"/>
                <w:sz w:val="20"/>
                <w:szCs w:val="20"/>
              </w:rPr>
              <w:br/>
              <w:t>(%)</w:t>
            </w:r>
          </w:p>
        </w:tc>
        <w:tc>
          <w:tcPr>
            <w:tcW w:w="504" w:type="pct"/>
            <w:tcBorders>
              <w:top w:val="nil"/>
              <w:left w:val="nil"/>
              <w:bottom w:val="single" w:sz="4" w:space="0" w:color="auto"/>
              <w:right w:val="nil"/>
            </w:tcBorders>
            <w:shd w:val="clear" w:color="000000" w:fill="387990"/>
            <w:vAlign w:val="bottom"/>
            <w:hideMark/>
          </w:tcPr>
          <w:p w14:paraId="2C807608"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Overweight (&gt; +2SD)</w:t>
            </w:r>
            <w:r w:rsidRPr="00074E1A">
              <w:rPr>
                <w:rFonts w:eastAsia="Times New Roman" w:cs="Times New Roman"/>
                <w:b/>
                <w:bCs/>
                <w:color w:val="FFFFFF"/>
                <w:sz w:val="20"/>
                <w:szCs w:val="20"/>
              </w:rPr>
              <w:br/>
              <w:t>(%)</w:t>
            </w:r>
          </w:p>
        </w:tc>
        <w:tc>
          <w:tcPr>
            <w:tcW w:w="426" w:type="pct"/>
            <w:tcBorders>
              <w:top w:val="nil"/>
              <w:left w:val="nil"/>
              <w:bottom w:val="single" w:sz="4" w:space="0" w:color="auto"/>
              <w:right w:val="nil"/>
            </w:tcBorders>
            <w:shd w:val="clear" w:color="000000" w:fill="387990"/>
            <w:vAlign w:val="bottom"/>
            <w:hideMark/>
          </w:tcPr>
          <w:p w14:paraId="573CC940" w14:textId="77777777" w:rsidR="00D06EB0" w:rsidRPr="00074E1A" w:rsidRDefault="00D06EB0" w:rsidP="00074E1A">
            <w:pPr>
              <w:widowControl/>
              <w:spacing w:line="259" w:lineRule="auto"/>
              <w:jc w:val="center"/>
              <w:rPr>
                <w:rFonts w:eastAsia="Times New Roman" w:cs="Times New Roman"/>
                <w:b/>
                <w:bCs/>
                <w:color w:val="FFFFFF"/>
                <w:sz w:val="20"/>
                <w:szCs w:val="20"/>
              </w:rPr>
            </w:pPr>
            <w:r w:rsidRPr="00074E1A">
              <w:rPr>
                <w:rFonts w:eastAsia="Times New Roman" w:cs="Times New Roman"/>
                <w:b/>
                <w:bCs/>
                <w:color w:val="FFFFFF"/>
                <w:sz w:val="20"/>
                <w:szCs w:val="20"/>
              </w:rPr>
              <w:t xml:space="preserve">Obese </w:t>
            </w:r>
            <w:r w:rsidRPr="00074E1A">
              <w:rPr>
                <w:rFonts w:eastAsia="Times New Roman" w:cs="Times New Roman"/>
                <w:b/>
                <w:bCs/>
                <w:color w:val="FFFFFF"/>
                <w:sz w:val="20"/>
                <w:szCs w:val="20"/>
              </w:rPr>
              <w:br/>
              <w:t>(&gt; +3SD)</w:t>
            </w:r>
            <w:r w:rsidRPr="00074E1A">
              <w:rPr>
                <w:rFonts w:eastAsia="Times New Roman" w:cs="Times New Roman"/>
                <w:b/>
                <w:bCs/>
                <w:color w:val="FFFFFF"/>
                <w:sz w:val="20"/>
                <w:szCs w:val="20"/>
              </w:rPr>
              <w:br/>
              <w:t>(%)</w:t>
            </w:r>
          </w:p>
        </w:tc>
        <w:tc>
          <w:tcPr>
            <w:tcW w:w="325" w:type="pct"/>
            <w:tcBorders>
              <w:top w:val="nil"/>
              <w:left w:val="nil"/>
              <w:bottom w:val="single" w:sz="4" w:space="0" w:color="auto"/>
              <w:right w:val="nil"/>
            </w:tcBorders>
            <w:shd w:val="clear" w:color="000000" w:fill="387990"/>
            <w:vAlign w:val="bottom"/>
            <w:hideMark/>
          </w:tcPr>
          <w:p w14:paraId="52018CDE" w14:textId="77777777" w:rsidR="00D06EB0" w:rsidRPr="00074E1A" w:rsidRDefault="00D06EB0" w:rsidP="00074E1A">
            <w:pPr>
              <w:widowControl/>
              <w:spacing w:line="259" w:lineRule="auto"/>
              <w:jc w:val="center"/>
              <w:rPr>
                <w:rFonts w:eastAsia="Times New Roman" w:cs="Times New Roman"/>
                <w:b/>
                <w:bCs/>
                <w:color w:val="FFFFFF"/>
                <w:sz w:val="20"/>
                <w:szCs w:val="20"/>
              </w:rPr>
            </w:pPr>
            <w:proofErr w:type="spellStart"/>
            <w:r w:rsidRPr="00074E1A">
              <w:rPr>
                <w:rFonts w:eastAsia="Times New Roman" w:cs="Times New Roman"/>
                <w:b/>
                <w:bCs/>
                <w:color w:val="FFFFFF"/>
                <w:sz w:val="20"/>
                <w:szCs w:val="20"/>
              </w:rPr>
              <w:t>n</w:t>
            </w:r>
            <w:r w:rsidRPr="00074E1A">
              <w:rPr>
                <w:rFonts w:eastAsia="Times New Roman" w:cs="Times New Roman"/>
                <w:b/>
                <w:bCs/>
                <w:color w:val="FFFFFF"/>
                <w:sz w:val="20"/>
                <w:szCs w:val="20"/>
                <w:vertAlign w:val="superscript"/>
              </w:rPr>
              <w:t>a</w:t>
            </w:r>
            <w:proofErr w:type="spellEnd"/>
          </w:p>
        </w:tc>
      </w:tr>
      <w:tr w:rsidR="004B2ABB" w:rsidRPr="00074E1A" w14:paraId="12D9F596" w14:textId="77777777" w:rsidTr="004B2ABB">
        <w:tc>
          <w:tcPr>
            <w:tcW w:w="1279" w:type="pct"/>
            <w:tcBorders>
              <w:top w:val="nil"/>
              <w:left w:val="nil"/>
              <w:bottom w:val="single" w:sz="4" w:space="0" w:color="auto"/>
              <w:right w:val="nil"/>
            </w:tcBorders>
            <w:shd w:val="clear" w:color="auto" w:fill="auto"/>
            <w:vAlign w:val="center"/>
            <w:hideMark/>
          </w:tcPr>
          <w:p w14:paraId="4EEFFEB2" w14:textId="77777777" w:rsidR="00D06EB0" w:rsidRPr="00074E1A" w:rsidRDefault="00D06EB0" w:rsidP="00074E1A">
            <w:pPr>
              <w:widowControl/>
              <w:spacing w:line="259" w:lineRule="auto"/>
              <w:rPr>
                <w:rFonts w:eastAsia="Times New Roman" w:cs="Times New Roman"/>
                <w:b/>
                <w:bCs/>
                <w:sz w:val="20"/>
                <w:szCs w:val="20"/>
              </w:rPr>
            </w:pPr>
            <w:r w:rsidRPr="00074E1A">
              <w:rPr>
                <w:rFonts w:eastAsia="Times New Roman" w:cs="Times New Roman"/>
                <w:b/>
                <w:bCs/>
                <w:sz w:val="20"/>
                <w:szCs w:val="20"/>
              </w:rPr>
              <w:t>All children under 5 years of age</w:t>
            </w:r>
          </w:p>
        </w:tc>
        <w:tc>
          <w:tcPr>
            <w:tcW w:w="520" w:type="pct"/>
            <w:tcBorders>
              <w:top w:val="nil"/>
              <w:left w:val="nil"/>
              <w:bottom w:val="single" w:sz="4" w:space="0" w:color="auto"/>
              <w:right w:val="nil"/>
            </w:tcBorders>
            <w:shd w:val="clear" w:color="auto" w:fill="auto"/>
            <w:vAlign w:val="center"/>
            <w:hideMark/>
          </w:tcPr>
          <w:p w14:paraId="680ABFB0" w14:textId="792E8C4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F68B8A5" w14:textId="09C99C5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F809FDA" w14:textId="167FE0A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816F99" w14:textId="42DACDE6"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64A30EBB" w14:textId="5F19B8DC"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E790714" w14:textId="78D5B49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41180BA" w14:textId="397F3CC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E844015" w14:textId="614AC83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29B174F" w14:textId="0CEF31A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341AB70" w14:textId="77777777" w:rsidTr="004B2ABB">
        <w:tc>
          <w:tcPr>
            <w:tcW w:w="1279" w:type="pct"/>
            <w:tcBorders>
              <w:top w:val="nil"/>
              <w:left w:val="nil"/>
              <w:bottom w:val="single" w:sz="4" w:space="0" w:color="auto"/>
              <w:right w:val="nil"/>
            </w:tcBorders>
            <w:shd w:val="clear" w:color="000000" w:fill="DBE7F3"/>
            <w:vAlign w:val="center"/>
            <w:hideMark/>
          </w:tcPr>
          <w:p w14:paraId="4EAF44B3" w14:textId="2726D50F"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sex</w:t>
            </w:r>
          </w:p>
        </w:tc>
        <w:tc>
          <w:tcPr>
            <w:tcW w:w="520" w:type="pct"/>
            <w:tcBorders>
              <w:top w:val="nil"/>
              <w:left w:val="nil"/>
              <w:bottom w:val="single" w:sz="4" w:space="0" w:color="auto"/>
              <w:right w:val="nil"/>
            </w:tcBorders>
            <w:shd w:val="clear" w:color="000000" w:fill="DBE7F3"/>
            <w:vAlign w:val="center"/>
            <w:hideMark/>
          </w:tcPr>
          <w:p w14:paraId="34EB634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454BF22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0D96BDA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6AF7966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3752A1C0"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781407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3374C2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215FA93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6DEAC98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BF8D483" w14:textId="77777777" w:rsidTr="004B2ABB">
        <w:tc>
          <w:tcPr>
            <w:tcW w:w="1279" w:type="pct"/>
            <w:tcBorders>
              <w:top w:val="nil"/>
              <w:left w:val="nil"/>
              <w:bottom w:val="single" w:sz="4" w:space="0" w:color="auto"/>
              <w:right w:val="nil"/>
            </w:tcBorders>
            <w:shd w:val="clear" w:color="auto" w:fill="auto"/>
            <w:vAlign w:val="center"/>
            <w:hideMark/>
          </w:tcPr>
          <w:p w14:paraId="695AC37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w:t>
            </w:r>
          </w:p>
        </w:tc>
        <w:tc>
          <w:tcPr>
            <w:tcW w:w="520" w:type="pct"/>
            <w:tcBorders>
              <w:top w:val="nil"/>
              <w:left w:val="nil"/>
              <w:bottom w:val="single" w:sz="4" w:space="0" w:color="auto"/>
              <w:right w:val="nil"/>
            </w:tcBorders>
            <w:shd w:val="clear" w:color="auto" w:fill="auto"/>
            <w:vAlign w:val="center"/>
            <w:hideMark/>
          </w:tcPr>
          <w:p w14:paraId="5A09E65A" w14:textId="4F51C24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8D6EC07" w14:textId="0E97882C"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829A081" w14:textId="664FBA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FF7E81" w14:textId="1BA17C29"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37A50EA1" w14:textId="1D24F8E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522F0264" w14:textId="2E6D7EC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707B903D" w14:textId="39A4548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F59732A" w14:textId="704AC103"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5A3E79A" w14:textId="7EDB7C5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D44F4CB" w14:textId="77777777" w:rsidTr="004B2ABB">
        <w:tc>
          <w:tcPr>
            <w:tcW w:w="1279" w:type="pct"/>
            <w:tcBorders>
              <w:top w:val="nil"/>
              <w:left w:val="nil"/>
              <w:bottom w:val="single" w:sz="4" w:space="0" w:color="auto"/>
              <w:right w:val="nil"/>
            </w:tcBorders>
            <w:shd w:val="clear" w:color="auto" w:fill="auto"/>
            <w:vAlign w:val="center"/>
            <w:hideMark/>
          </w:tcPr>
          <w:p w14:paraId="43FD901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w:t>
            </w:r>
          </w:p>
        </w:tc>
        <w:tc>
          <w:tcPr>
            <w:tcW w:w="520" w:type="pct"/>
            <w:tcBorders>
              <w:top w:val="nil"/>
              <w:left w:val="nil"/>
              <w:bottom w:val="single" w:sz="4" w:space="0" w:color="auto"/>
              <w:right w:val="nil"/>
            </w:tcBorders>
            <w:shd w:val="clear" w:color="auto" w:fill="auto"/>
            <w:vAlign w:val="center"/>
            <w:hideMark/>
          </w:tcPr>
          <w:p w14:paraId="718C93FF" w14:textId="453EC165"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91683D7" w14:textId="138E0FC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FCC9FA8" w14:textId="4C0098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815AD9F" w14:textId="4DF63AD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52B29270" w14:textId="7A3D40E5"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7A8BF2F" w14:textId="1AEF80C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FBB4884" w14:textId="712B7E25"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ED9ACA6" w14:textId="2C93525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1FC114BA" w14:textId="2AC9D773"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82715C7" w14:textId="77777777" w:rsidTr="004B2ABB">
        <w:tc>
          <w:tcPr>
            <w:tcW w:w="1279" w:type="pct"/>
            <w:tcBorders>
              <w:top w:val="nil"/>
              <w:left w:val="nil"/>
              <w:bottom w:val="single" w:sz="4" w:space="0" w:color="auto"/>
              <w:right w:val="nil"/>
            </w:tcBorders>
            <w:shd w:val="clear" w:color="000000" w:fill="DBE7F3"/>
            <w:vAlign w:val="center"/>
            <w:hideMark/>
          </w:tcPr>
          <w:p w14:paraId="696FE5B0" w14:textId="3E4DEBFD"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074E1A">
              <w:rPr>
                <w:rFonts w:eastAsia="Times New Roman" w:cs="Times New Roman"/>
                <w:b/>
                <w:bCs/>
                <w:color w:val="auto"/>
                <w:sz w:val="20"/>
                <w:szCs w:val="20"/>
              </w:rPr>
              <w:t>s age</w:t>
            </w:r>
          </w:p>
        </w:tc>
        <w:tc>
          <w:tcPr>
            <w:tcW w:w="520" w:type="pct"/>
            <w:tcBorders>
              <w:top w:val="nil"/>
              <w:left w:val="nil"/>
              <w:bottom w:val="single" w:sz="4" w:space="0" w:color="auto"/>
              <w:right w:val="nil"/>
            </w:tcBorders>
            <w:shd w:val="clear" w:color="000000" w:fill="DBE7F3"/>
            <w:vAlign w:val="center"/>
            <w:hideMark/>
          </w:tcPr>
          <w:p w14:paraId="04CB77E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0CC32F5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6FBB0F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70C19CF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AFC5B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841B003"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B0A4074"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35762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A598A9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22A7336F" w14:textId="77777777" w:rsidTr="004B2ABB">
        <w:tc>
          <w:tcPr>
            <w:tcW w:w="1279" w:type="pct"/>
            <w:tcBorders>
              <w:top w:val="nil"/>
              <w:left w:val="nil"/>
              <w:bottom w:val="single" w:sz="4" w:space="0" w:color="auto"/>
              <w:right w:val="nil"/>
            </w:tcBorders>
            <w:shd w:val="clear" w:color="auto" w:fill="auto"/>
            <w:vAlign w:val="center"/>
            <w:hideMark/>
          </w:tcPr>
          <w:p w14:paraId="6E7B596B"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0-11 months</w:t>
            </w:r>
          </w:p>
        </w:tc>
        <w:tc>
          <w:tcPr>
            <w:tcW w:w="520" w:type="pct"/>
            <w:tcBorders>
              <w:top w:val="nil"/>
              <w:left w:val="nil"/>
              <w:bottom w:val="single" w:sz="4" w:space="0" w:color="auto"/>
              <w:right w:val="nil"/>
            </w:tcBorders>
            <w:shd w:val="clear" w:color="auto" w:fill="auto"/>
            <w:vAlign w:val="center"/>
            <w:hideMark/>
          </w:tcPr>
          <w:p w14:paraId="0D224DD1" w14:textId="1C5B317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8100CC9" w14:textId="71848DA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AC76E43" w14:textId="053AEBBB"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6FDDC1E6" w14:textId="407210E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9649249" w14:textId="72FFD2B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124CCC92" w14:textId="5B44DF3F"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2750AC8C" w14:textId="7C35697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5CF8307A" w14:textId="281B3A6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3868AC4F" w14:textId="379BF17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5D2DAA4" w14:textId="77777777" w:rsidTr="004B2ABB">
        <w:tc>
          <w:tcPr>
            <w:tcW w:w="1279" w:type="pct"/>
            <w:tcBorders>
              <w:top w:val="nil"/>
              <w:left w:val="nil"/>
              <w:bottom w:val="single" w:sz="4" w:space="0" w:color="auto"/>
              <w:right w:val="nil"/>
            </w:tcBorders>
            <w:shd w:val="clear" w:color="auto" w:fill="auto"/>
            <w:vAlign w:val="center"/>
            <w:hideMark/>
          </w:tcPr>
          <w:p w14:paraId="036CEFE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12-23 months</w:t>
            </w:r>
          </w:p>
        </w:tc>
        <w:tc>
          <w:tcPr>
            <w:tcW w:w="520" w:type="pct"/>
            <w:tcBorders>
              <w:top w:val="nil"/>
              <w:left w:val="nil"/>
              <w:bottom w:val="single" w:sz="4" w:space="0" w:color="auto"/>
              <w:right w:val="nil"/>
            </w:tcBorders>
            <w:shd w:val="clear" w:color="auto" w:fill="auto"/>
            <w:vAlign w:val="center"/>
            <w:hideMark/>
          </w:tcPr>
          <w:p w14:paraId="053C752C" w14:textId="748AFB41"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B67BCF2" w14:textId="12D5E015"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5C8974F" w14:textId="320235A9"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61943C" w14:textId="19D1586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9806FCE" w14:textId="0F3A4B1B"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F4DF98C" w14:textId="4A6007CD"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3D6B1CD1" w14:textId="611817C4"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13D572A" w14:textId="7454A14D"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945CCE9" w14:textId="6DBD04C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424C7287" w14:textId="77777777" w:rsidTr="004B2ABB">
        <w:tc>
          <w:tcPr>
            <w:tcW w:w="1279" w:type="pct"/>
            <w:tcBorders>
              <w:top w:val="nil"/>
              <w:left w:val="nil"/>
              <w:bottom w:val="single" w:sz="4" w:space="0" w:color="auto"/>
              <w:right w:val="nil"/>
            </w:tcBorders>
            <w:shd w:val="clear" w:color="auto" w:fill="auto"/>
            <w:vAlign w:val="center"/>
            <w:hideMark/>
          </w:tcPr>
          <w:p w14:paraId="451A90CE"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24-35 months</w:t>
            </w:r>
          </w:p>
        </w:tc>
        <w:tc>
          <w:tcPr>
            <w:tcW w:w="520" w:type="pct"/>
            <w:tcBorders>
              <w:top w:val="nil"/>
              <w:left w:val="nil"/>
              <w:bottom w:val="single" w:sz="4" w:space="0" w:color="auto"/>
              <w:right w:val="nil"/>
            </w:tcBorders>
            <w:shd w:val="clear" w:color="auto" w:fill="auto"/>
            <w:vAlign w:val="center"/>
            <w:hideMark/>
          </w:tcPr>
          <w:p w14:paraId="273216C3" w14:textId="076D1F3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7A00E35" w14:textId="00540BA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24DD926" w14:textId="334FCAC1"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F907519" w14:textId="172213BA"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3E9284F" w14:textId="115B7E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2BC2B93" w14:textId="7E15482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67E08E2D" w14:textId="117D77A1"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CBB4424" w14:textId="15631A5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731F338" w14:textId="15F6D7B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482803" w14:textId="77777777" w:rsidTr="004B2ABB">
        <w:tc>
          <w:tcPr>
            <w:tcW w:w="1279" w:type="pct"/>
            <w:tcBorders>
              <w:top w:val="nil"/>
              <w:left w:val="nil"/>
              <w:bottom w:val="single" w:sz="4" w:space="0" w:color="auto"/>
              <w:right w:val="nil"/>
            </w:tcBorders>
            <w:shd w:val="clear" w:color="auto" w:fill="auto"/>
            <w:vAlign w:val="center"/>
            <w:hideMark/>
          </w:tcPr>
          <w:p w14:paraId="09D26DF4"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36-47 months</w:t>
            </w:r>
          </w:p>
        </w:tc>
        <w:tc>
          <w:tcPr>
            <w:tcW w:w="520" w:type="pct"/>
            <w:tcBorders>
              <w:top w:val="nil"/>
              <w:left w:val="nil"/>
              <w:bottom w:val="single" w:sz="4" w:space="0" w:color="auto"/>
              <w:right w:val="nil"/>
            </w:tcBorders>
            <w:shd w:val="clear" w:color="auto" w:fill="auto"/>
            <w:vAlign w:val="center"/>
            <w:hideMark/>
          </w:tcPr>
          <w:p w14:paraId="68D0D300" w14:textId="39BF8730"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E3B8B08" w14:textId="03B21D4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3D517831" w14:textId="6318C77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97CB1CF" w14:textId="48A7ED7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3FBE5360" w14:textId="6D4D45D7"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391696A" w14:textId="487D4CF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C85AB52" w14:textId="09FF070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F0A6240" w14:textId="17BDB38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3C67F5A9" w14:textId="639DBC1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A46A552" w14:textId="77777777" w:rsidTr="004B2ABB">
        <w:tc>
          <w:tcPr>
            <w:tcW w:w="1279" w:type="pct"/>
            <w:tcBorders>
              <w:top w:val="nil"/>
              <w:left w:val="nil"/>
              <w:bottom w:val="single" w:sz="4" w:space="0" w:color="auto"/>
              <w:right w:val="nil"/>
            </w:tcBorders>
            <w:shd w:val="clear" w:color="auto" w:fill="auto"/>
            <w:vAlign w:val="center"/>
            <w:hideMark/>
          </w:tcPr>
          <w:p w14:paraId="1A33F03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48-59 months</w:t>
            </w:r>
          </w:p>
        </w:tc>
        <w:tc>
          <w:tcPr>
            <w:tcW w:w="520" w:type="pct"/>
            <w:tcBorders>
              <w:top w:val="nil"/>
              <w:left w:val="nil"/>
              <w:bottom w:val="single" w:sz="4" w:space="0" w:color="auto"/>
              <w:right w:val="nil"/>
            </w:tcBorders>
            <w:shd w:val="clear" w:color="auto" w:fill="auto"/>
            <w:vAlign w:val="center"/>
            <w:hideMark/>
          </w:tcPr>
          <w:p w14:paraId="5592D122" w14:textId="35452A47"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C6DE1CF" w14:textId="3973A58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E7CC7F3" w14:textId="24A3288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40F7198" w14:textId="2256AB1F"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F85B686" w14:textId="71EF833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7B81882" w14:textId="0C892B8C"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91074C" w14:textId="0558629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2D1C0CE" w14:textId="2ACC093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DE82A3" w14:textId="70893C5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34E971B"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341093D" w14:textId="03D55E13" w:rsidR="00D06EB0" w:rsidRPr="00074E1A" w:rsidRDefault="00074E1A" w:rsidP="00074E1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074E1A">
              <w:rPr>
                <w:rFonts w:eastAsia="Times New Roman" w:cs="Times New Roman"/>
                <w:b/>
                <w:bCs/>
                <w:color w:val="auto"/>
                <w:sz w:val="20"/>
                <w:szCs w:val="20"/>
              </w:rPr>
              <w:t xml:space="preserve">s </w:t>
            </w:r>
            <w:proofErr w:type="spellStart"/>
            <w:r w:rsidR="00D06EB0" w:rsidRPr="00074E1A">
              <w:rPr>
                <w:rFonts w:eastAsia="Times New Roman" w:cs="Times New Roman"/>
                <w:b/>
                <w:bCs/>
                <w:color w:val="auto"/>
                <w:sz w:val="20"/>
                <w:szCs w:val="20"/>
              </w:rPr>
              <w:t>education</w:t>
            </w:r>
            <w:r w:rsidR="00D06EB0" w:rsidRPr="00074E1A">
              <w:rPr>
                <w:rFonts w:eastAsia="Times New Roman" w:cs="Times New Roman"/>
                <w:b/>
                <w:bCs/>
                <w:color w:val="auto"/>
                <w:sz w:val="20"/>
                <w:szCs w:val="20"/>
                <w:vertAlign w:val="superscript"/>
              </w:rPr>
              <w:t>b</w:t>
            </w:r>
            <w:proofErr w:type="spellEnd"/>
          </w:p>
        </w:tc>
        <w:tc>
          <w:tcPr>
            <w:tcW w:w="527" w:type="pct"/>
            <w:tcBorders>
              <w:top w:val="nil"/>
              <w:left w:val="nil"/>
              <w:bottom w:val="single" w:sz="4" w:space="0" w:color="auto"/>
              <w:right w:val="nil"/>
            </w:tcBorders>
            <w:shd w:val="clear" w:color="000000" w:fill="DBE7F3"/>
            <w:vAlign w:val="center"/>
            <w:hideMark/>
          </w:tcPr>
          <w:p w14:paraId="310C49D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3F78BCE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5F3CBE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4E30D0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5578904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0D43C47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7BD5E14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5731246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64F44CE5" w14:textId="77777777" w:rsidTr="004B2ABB">
        <w:tc>
          <w:tcPr>
            <w:tcW w:w="1279" w:type="pct"/>
            <w:tcBorders>
              <w:top w:val="nil"/>
              <w:left w:val="nil"/>
              <w:bottom w:val="single" w:sz="4" w:space="0" w:color="auto"/>
              <w:right w:val="nil"/>
            </w:tcBorders>
            <w:shd w:val="clear" w:color="auto" w:fill="auto"/>
            <w:vAlign w:val="center"/>
            <w:hideMark/>
          </w:tcPr>
          <w:p w14:paraId="49079ACF"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 education</w:t>
            </w:r>
          </w:p>
        </w:tc>
        <w:tc>
          <w:tcPr>
            <w:tcW w:w="520" w:type="pct"/>
            <w:tcBorders>
              <w:top w:val="nil"/>
              <w:left w:val="nil"/>
              <w:bottom w:val="single" w:sz="4" w:space="0" w:color="auto"/>
              <w:right w:val="nil"/>
            </w:tcBorders>
            <w:shd w:val="clear" w:color="auto" w:fill="auto"/>
            <w:vAlign w:val="center"/>
            <w:hideMark/>
          </w:tcPr>
          <w:p w14:paraId="43CAD349" w14:textId="5BDCE7D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7187A6C" w14:textId="44B7F8B4"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1D7872" w14:textId="60CCEF0D"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2A286E1" w14:textId="30FBA183"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701D3AEE" w14:textId="406FE59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C6AAA75" w14:textId="1FC8E619"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131A16DC" w14:textId="792FFEA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6AEBACEB" w14:textId="414A62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6E5599A5" w14:textId="5DBF38F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B7D7D8A" w14:textId="77777777" w:rsidTr="004B2ABB">
        <w:tc>
          <w:tcPr>
            <w:tcW w:w="1279" w:type="pct"/>
            <w:tcBorders>
              <w:top w:val="nil"/>
              <w:left w:val="nil"/>
              <w:bottom w:val="single" w:sz="4" w:space="0" w:color="auto"/>
              <w:right w:val="nil"/>
            </w:tcBorders>
            <w:shd w:val="clear" w:color="auto" w:fill="auto"/>
            <w:vAlign w:val="center"/>
            <w:hideMark/>
          </w:tcPr>
          <w:p w14:paraId="0B36D41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Less than primary</w:t>
            </w:r>
          </w:p>
        </w:tc>
        <w:tc>
          <w:tcPr>
            <w:tcW w:w="520" w:type="pct"/>
            <w:tcBorders>
              <w:top w:val="nil"/>
              <w:left w:val="nil"/>
              <w:bottom w:val="single" w:sz="4" w:space="0" w:color="auto"/>
              <w:right w:val="nil"/>
            </w:tcBorders>
            <w:shd w:val="clear" w:color="auto" w:fill="auto"/>
            <w:vAlign w:val="center"/>
            <w:hideMark/>
          </w:tcPr>
          <w:p w14:paraId="51727913" w14:textId="0BF9013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F9BB322" w14:textId="6AAFAE1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333E20B" w14:textId="70B744E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873666E" w14:textId="41DC59B8"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E2D9121" w14:textId="3D6ABA0A"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525A9FB" w14:textId="426FF57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0F6D9EE" w14:textId="5C27A16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913277A" w14:textId="7768C75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0EDE26A7" w14:textId="09B407EF"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1AEB5FB" w14:textId="77777777" w:rsidTr="004B2ABB">
        <w:tc>
          <w:tcPr>
            <w:tcW w:w="1279" w:type="pct"/>
            <w:tcBorders>
              <w:top w:val="nil"/>
              <w:left w:val="nil"/>
              <w:bottom w:val="single" w:sz="4" w:space="0" w:color="auto"/>
              <w:right w:val="nil"/>
            </w:tcBorders>
            <w:shd w:val="clear" w:color="auto" w:fill="auto"/>
            <w:vAlign w:val="center"/>
            <w:hideMark/>
          </w:tcPr>
          <w:p w14:paraId="1846076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primary</w:t>
            </w:r>
          </w:p>
        </w:tc>
        <w:tc>
          <w:tcPr>
            <w:tcW w:w="520" w:type="pct"/>
            <w:tcBorders>
              <w:top w:val="nil"/>
              <w:left w:val="nil"/>
              <w:bottom w:val="single" w:sz="4" w:space="0" w:color="auto"/>
              <w:right w:val="nil"/>
            </w:tcBorders>
            <w:shd w:val="clear" w:color="auto" w:fill="auto"/>
            <w:vAlign w:val="center"/>
            <w:hideMark/>
          </w:tcPr>
          <w:p w14:paraId="51973B82" w14:textId="5AA11FA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31D2C770" w14:textId="7247727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E39EC06" w14:textId="39FE957F"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F20A84E" w14:textId="76B9FC6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72E57134" w14:textId="58140DDF"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734D2EC" w14:textId="14650EF0"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08C8B76" w14:textId="03FAC86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ACF2500" w14:textId="46E61E1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7CB6A02" w14:textId="051DEF1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6E812C18" w14:textId="77777777" w:rsidTr="004B2ABB">
        <w:tc>
          <w:tcPr>
            <w:tcW w:w="1279" w:type="pct"/>
            <w:tcBorders>
              <w:top w:val="nil"/>
              <w:left w:val="nil"/>
              <w:bottom w:val="single" w:sz="4" w:space="0" w:color="auto"/>
              <w:right w:val="nil"/>
            </w:tcBorders>
            <w:shd w:val="clear" w:color="auto" w:fill="auto"/>
            <w:vAlign w:val="center"/>
            <w:hideMark/>
          </w:tcPr>
          <w:p w14:paraId="16881D3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Completed secondary</w:t>
            </w:r>
          </w:p>
        </w:tc>
        <w:tc>
          <w:tcPr>
            <w:tcW w:w="520" w:type="pct"/>
            <w:tcBorders>
              <w:top w:val="nil"/>
              <w:left w:val="nil"/>
              <w:bottom w:val="single" w:sz="4" w:space="0" w:color="auto"/>
              <w:right w:val="nil"/>
            </w:tcBorders>
            <w:shd w:val="clear" w:color="auto" w:fill="auto"/>
            <w:vAlign w:val="center"/>
            <w:hideMark/>
          </w:tcPr>
          <w:p w14:paraId="7ED4FE26" w14:textId="686A13CE"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C26E2BA" w14:textId="4886A6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AD4DB35" w14:textId="70AE15C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22EA275E" w14:textId="618548C1"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BF513F3" w14:textId="5145046E"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540AF9BD" w14:textId="5FC7D48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41BA4CC" w14:textId="10309CA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738DF77B" w14:textId="33F67E32"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285C0D91" w14:textId="1254219A"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4C22182" w14:textId="77777777" w:rsidTr="004B2ABB">
        <w:tc>
          <w:tcPr>
            <w:tcW w:w="1279" w:type="pct"/>
            <w:tcBorders>
              <w:top w:val="nil"/>
              <w:left w:val="nil"/>
              <w:bottom w:val="single" w:sz="4" w:space="0" w:color="auto"/>
              <w:right w:val="nil"/>
            </w:tcBorders>
            <w:shd w:val="clear" w:color="auto" w:fill="auto"/>
            <w:vAlign w:val="center"/>
            <w:hideMark/>
          </w:tcPr>
          <w:p w14:paraId="6C858C4D"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Higher</w:t>
            </w:r>
          </w:p>
        </w:tc>
        <w:tc>
          <w:tcPr>
            <w:tcW w:w="520" w:type="pct"/>
            <w:tcBorders>
              <w:top w:val="nil"/>
              <w:left w:val="nil"/>
              <w:bottom w:val="single" w:sz="4" w:space="0" w:color="auto"/>
              <w:right w:val="nil"/>
            </w:tcBorders>
            <w:shd w:val="clear" w:color="auto" w:fill="auto"/>
            <w:vAlign w:val="center"/>
            <w:hideMark/>
          </w:tcPr>
          <w:p w14:paraId="5A646247" w14:textId="4099D7D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81B24D1" w14:textId="68F9B36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24605CC4" w14:textId="4E64A35A"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FD381D4" w14:textId="05DB963B"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10286574" w14:textId="541F0370"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8C8D8E5" w14:textId="44D3CDC2"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C35CD84" w14:textId="0C895ECD"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471A1266" w14:textId="0D06915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E40BDE7" w14:textId="5002E9FC"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26F29D60" w14:textId="77777777" w:rsidTr="004B2ABB">
        <w:tc>
          <w:tcPr>
            <w:tcW w:w="1799" w:type="pct"/>
            <w:gridSpan w:val="2"/>
            <w:tcBorders>
              <w:top w:val="single" w:sz="4" w:space="0" w:color="auto"/>
              <w:left w:val="nil"/>
              <w:bottom w:val="single" w:sz="4" w:space="0" w:color="auto"/>
              <w:right w:val="nil"/>
            </w:tcBorders>
            <w:shd w:val="clear" w:color="000000" w:fill="DBE7F3"/>
            <w:vAlign w:val="center"/>
            <w:hideMark/>
          </w:tcPr>
          <w:p w14:paraId="468C42D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Gendered household type</w:t>
            </w:r>
          </w:p>
        </w:tc>
        <w:tc>
          <w:tcPr>
            <w:tcW w:w="527" w:type="pct"/>
            <w:tcBorders>
              <w:top w:val="nil"/>
              <w:left w:val="nil"/>
              <w:bottom w:val="single" w:sz="4" w:space="0" w:color="auto"/>
              <w:right w:val="nil"/>
            </w:tcBorders>
            <w:shd w:val="clear" w:color="000000" w:fill="DBE7F3"/>
            <w:vAlign w:val="center"/>
            <w:hideMark/>
          </w:tcPr>
          <w:p w14:paraId="0DEDA2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7070916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298784C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4EFD5DB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69023C9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15DBE67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3024589D"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7D685786"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5FAAFCD" w14:textId="77777777" w:rsidTr="004B2ABB">
        <w:tc>
          <w:tcPr>
            <w:tcW w:w="1279" w:type="pct"/>
            <w:tcBorders>
              <w:top w:val="nil"/>
              <w:left w:val="nil"/>
              <w:bottom w:val="single" w:sz="4" w:space="0" w:color="auto"/>
              <w:right w:val="nil"/>
            </w:tcBorders>
            <w:shd w:val="clear" w:color="auto" w:fill="auto"/>
            <w:vAlign w:val="center"/>
            <w:hideMark/>
          </w:tcPr>
          <w:p w14:paraId="448C42B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and female adults</w:t>
            </w:r>
          </w:p>
        </w:tc>
        <w:tc>
          <w:tcPr>
            <w:tcW w:w="520" w:type="pct"/>
            <w:tcBorders>
              <w:top w:val="nil"/>
              <w:left w:val="nil"/>
              <w:bottom w:val="single" w:sz="4" w:space="0" w:color="auto"/>
              <w:right w:val="nil"/>
            </w:tcBorders>
            <w:shd w:val="clear" w:color="auto" w:fill="auto"/>
            <w:vAlign w:val="center"/>
            <w:hideMark/>
          </w:tcPr>
          <w:p w14:paraId="53E85453" w14:textId="1AD73C8B"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2F7D8EF" w14:textId="4E3A6BB9"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494A0810" w14:textId="32438022"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8243357" w14:textId="62976FB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5FD26F2A" w14:textId="66A5B7B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26FF80F1" w14:textId="7E86BBF3"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302597F" w14:textId="11E567D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7C301C99" w14:textId="28CE7C9A"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5CC61403" w14:textId="148EE854"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5E8B3064" w14:textId="77777777" w:rsidTr="004B2ABB">
        <w:tc>
          <w:tcPr>
            <w:tcW w:w="1279" w:type="pct"/>
            <w:tcBorders>
              <w:top w:val="nil"/>
              <w:left w:val="nil"/>
              <w:bottom w:val="single" w:sz="4" w:space="0" w:color="auto"/>
              <w:right w:val="nil"/>
            </w:tcBorders>
            <w:shd w:val="clear" w:color="auto" w:fill="auto"/>
            <w:vAlign w:val="center"/>
            <w:hideMark/>
          </w:tcPr>
          <w:p w14:paraId="6D3716D9"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Female adults only</w:t>
            </w:r>
          </w:p>
        </w:tc>
        <w:tc>
          <w:tcPr>
            <w:tcW w:w="520" w:type="pct"/>
            <w:tcBorders>
              <w:top w:val="nil"/>
              <w:left w:val="nil"/>
              <w:bottom w:val="single" w:sz="4" w:space="0" w:color="auto"/>
              <w:right w:val="nil"/>
            </w:tcBorders>
            <w:shd w:val="clear" w:color="auto" w:fill="auto"/>
            <w:vAlign w:val="center"/>
            <w:hideMark/>
          </w:tcPr>
          <w:p w14:paraId="757478B1" w14:textId="4973A3D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104713DE" w14:textId="7460B02A"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1D1DEFA" w14:textId="3C532548"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3B63E08E" w14:textId="5CCA15E5"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1AA8939" w14:textId="4FB6CAC2"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65EF6D3" w14:textId="328D42C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042FA917" w14:textId="70479F03"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337696D0" w14:textId="06AC2450"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67846E5F" w14:textId="14F9CC0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99AB3F7" w14:textId="77777777" w:rsidTr="004B2ABB">
        <w:tc>
          <w:tcPr>
            <w:tcW w:w="1279" w:type="pct"/>
            <w:tcBorders>
              <w:top w:val="nil"/>
              <w:left w:val="nil"/>
              <w:bottom w:val="single" w:sz="4" w:space="0" w:color="auto"/>
              <w:right w:val="nil"/>
            </w:tcBorders>
            <w:shd w:val="clear" w:color="auto" w:fill="auto"/>
            <w:vAlign w:val="center"/>
            <w:hideMark/>
          </w:tcPr>
          <w:p w14:paraId="1CCC4C2A"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Male adults only</w:t>
            </w:r>
          </w:p>
        </w:tc>
        <w:tc>
          <w:tcPr>
            <w:tcW w:w="520" w:type="pct"/>
            <w:tcBorders>
              <w:top w:val="nil"/>
              <w:left w:val="nil"/>
              <w:bottom w:val="single" w:sz="4" w:space="0" w:color="auto"/>
              <w:right w:val="nil"/>
            </w:tcBorders>
            <w:shd w:val="clear" w:color="auto" w:fill="auto"/>
            <w:vAlign w:val="center"/>
            <w:hideMark/>
          </w:tcPr>
          <w:p w14:paraId="6492A6F2" w14:textId="4E1526DF"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691B7AE3" w14:textId="1C811C4B"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5E4642A9" w14:textId="20273693"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8783253" w14:textId="1B656A44"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462F6754" w14:textId="1CAA6369"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39BDECE" w14:textId="4FB4692B"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DBF3DC8" w14:textId="57336F0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CB1FD4C" w14:textId="6B3792F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34F05B4" w14:textId="4E0F1B99"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322116A" w14:textId="77777777" w:rsidTr="004B2ABB">
        <w:tc>
          <w:tcPr>
            <w:tcW w:w="1279" w:type="pct"/>
            <w:tcBorders>
              <w:top w:val="nil"/>
              <w:left w:val="nil"/>
              <w:bottom w:val="single" w:sz="4" w:space="0" w:color="auto"/>
              <w:right w:val="nil"/>
            </w:tcBorders>
            <w:shd w:val="clear" w:color="auto" w:fill="auto"/>
            <w:vAlign w:val="center"/>
            <w:hideMark/>
          </w:tcPr>
          <w:p w14:paraId="7EF6E205"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Children only</w:t>
            </w:r>
          </w:p>
        </w:tc>
        <w:tc>
          <w:tcPr>
            <w:tcW w:w="520" w:type="pct"/>
            <w:tcBorders>
              <w:top w:val="nil"/>
              <w:left w:val="nil"/>
              <w:bottom w:val="single" w:sz="4" w:space="0" w:color="auto"/>
              <w:right w:val="nil"/>
            </w:tcBorders>
            <w:shd w:val="clear" w:color="auto" w:fill="auto"/>
            <w:vAlign w:val="center"/>
            <w:hideMark/>
          </w:tcPr>
          <w:p w14:paraId="6049CB1B" w14:textId="34A2AA34"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0A01BD3A" w14:textId="5F685CC3"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FC51B8E" w14:textId="41BB96CE"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7BF0D59" w14:textId="5495413D"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76FE56E" w14:textId="7CF4AA4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6AC1551F" w14:textId="5135864A"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5EB6DE4" w14:textId="0D6DA1B9"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3E37F53" w14:textId="41E1EBB5"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49984F2B" w14:textId="131C4CC2"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37F362C3" w14:textId="77777777" w:rsidTr="004B2ABB">
        <w:tc>
          <w:tcPr>
            <w:tcW w:w="1279" w:type="pct"/>
            <w:tcBorders>
              <w:top w:val="nil"/>
              <w:left w:val="nil"/>
              <w:bottom w:val="single" w:sz="4" w:space="0" w:color="auto"/>
              <w:right w:val="nil"/>
            </w:tcBorders>
            <w:shd w:val="clear" w:color="000000" w:fill="DBE7F3"/>
            <w:vAlign w:val="center"/>
            <w:hideMark/>
          </w:tcPr>
          <w:p w14:paraId="7D0305D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Poverty status</w:t>
            </w:r>
          </w:p>
        </w:tc>
        <w:tc>
          <w:tcPr>
            <w:tcW w:w="520" w:type="pct"/>
            <w:tcBorders>
              <w:top w:val="nil"/>
              <w:left w:val="nil"/>
              <w:bottom w:val="single" w:sz="4" w:space="0" w:color="auto"/>
              <w:right w:val="nil"/>
            </w:tcBorders>
            <w:shd w:val="clear" w:color="000000" w:fill="DBE7F3"/>
            <w:vAlign w:val="center"/>
            <w:hideMark/>
          </w:tcPr>
          <w:p w14:paraId="78031BE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2A53872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6174A93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538CE98A"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single" w:sz="4" w:space="0" w:color="auto"/>
              <w:right w:val="nil"/>
            </w:tcBorders>
            <w:shd w:val="clear" w:color="000000" w:fill="DBE7F3"/>
            <w:noWrap/>
            <w:vAlign w:val="center"/>
            <w:hideMark/>
          </w:tcPr>
          <w:p w14:paraId="5FE83A4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single" w:sz="4" w:space="0" w:color="auto"/>
              <w:right w:val="nil"/>
            </w:tcBorders>
            <w:shd w:val="clear" w:color="000000" w:fill="DBE7F3"/>
            <w:noWrap/>
            <w:vAlign w:val="center"/>
            <w:hideMark/>
          </w:tcPr>
          <w:p w14:paraId="6B11C71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single" w:sz="4" w:space="0" w:color="auto"/>
              <w:right w:val="nil"/>
            </w:tcBorders>
            <w:shd w:val="clear" w:color="000000" w:fill="DBE7F3"/>
            <w:noWrap/>
            <w:vAlign w:val="center"/>
            <w:hideMark/>
          </w:tcPr>
          <w:p w14:paraId="241051E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single" w:sz="4" w:space="0" w:color="auto"/>
              <w:right w:val="nil"/>
            </w:tcBorders>
            <w:shd w:val="clear" w:color="000000" w:fill="DBE7F3"/>
            <w:noWrap/>
            <w:vAlign w:val="center"/>
            <w:hideMark/>
          </w:tcPr>
          <w:p w14:paraId="212368A2"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BE7F3"/>
            <w:noWrap/>
            <w:vAlign w:val="center"/>
            <w:hideMark/>
          </w:tcPr>
          <w:p w14:paraId="6671D488"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0B8D1EB1" w14:textId="77777777" w:rsidTr="004B2ABB">
        <w:tc>
          <w:tcPr>
            <w:tcW w:w="1279" w:type="pct"/>
            <w:tcBorders>
              <w:top w:val="nil"/>
              <w:left w:val="nil"/>
              <w:bottom w:val="single" w:sz="4" w:space="0" w:color="auto"/>
              <w:right w:val="nil"/>
            </w:tcBorders>
            <w:shd w:val="clear" w:color="auto" w:fill="auto"/>
            <w:vAlign w:val="center"/>
            <w:hideMark/>
          </w:tcPr>
          <w:p w14:paraId="0F20A843"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Poor</w:t>
            </w:r>
          </w:p>
        </w:tc>
        <w:tc>
          <w:tcPr>
            <w:tcW w:w="520" w:type="pct"/>
            <w:tcBorders>
              <w:top w:val="nil"/>
              <w:left w:val="nil"/>
              <w:bottom w:val="single" w:sz="4" w:space="0" w:color="auto"/>
              <w:right w:val="nil"/>
            </w:tcBorders>
            <w:shd w:val="clear" w:color="auto" w:fill="auto"/>
            <w:noWrap/>
            <w:vAlign w:val="center"/>
            <w:hideMark/>
          </w:tcPr>
          <w:p w14:paraId="72E3C883" w14:textId="3FB96553"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7902FF2" w14:textId="4670F97E"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618C0F2F" w14:textId="77203687"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552F67B9" w14:textId="29D8DE7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16AB0265" w14:textId="7FDC4E94"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39879C88" w14:textId="41BF768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228CDDF5" w14:textId="693409EA"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112BBD99" w14:textId="0C6D382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61555E5" w14:textId="55107B26"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7E23AD6D" w14:textId="77777777" w:rsidTr="004B2ABB">
        <w:tc>
          <w:tcPr>
            <w:tcW w:w="1279" w:type="pct"/>
            <w:tcBorders>
              <w:top w:val="nil"/>
              <w:left w:val="nil"/>
              <w:bottom w:val="single" w:sz="4" w:space="0" w:color="auto"/>
              <w:right w:val="nil"/>
            </w:tcBorders>
            <w:shd w:val="clear" w:color="auto" w:fill="auto"/>
            <w:vAlign w:val="center"/>
            <w:hideMark/>
          </w:tcPr>
          <w:p w14:paraId="3FDF2060"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Non-poor</w:t>
            </w:r>
          </w:p>
        </w:tc>
        <w:tc>
          <w:tcPr>
            <w:tcW w:w="520" w:type="pct"/>
            <w:tcBorders>
              <w:top w:val="nil"/>
              <w:left w:val="nil"/>
              <w:bottom w:val="single" w:sz="4" w:space="0" w:color="auto"/>
              <w:right w:val="nil"/>
            </w:tcBorders>
            <w:shd w:val="clear" w:color="auto" w:fill="auto"/>
            <w:noWrap/>
            <w:vAlign w:val="center"/>
            <w:hideMark/>
          </w:tcPr>
          <w:p w14:paraId="6DE9E5ED" w14:textId="74513D1D"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4126BA3F" w14:textId="6BA2795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05C3D430" w14:textId="53160FE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44AFEBFC" w14:textId="106C7F77"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noWrap/>
            <w:vAlign w:val="center"/>
            <w:hideMark/>
          </w:tcPr>
          <w:p w14:paraId="2BFD0561" w14:textId="2D629F5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24C4241F" w14:textId="3B87C5C4"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13AA707D" w14:textId="62BABF07"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0CAA19DF" w14:textId="313F4CAE"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74AF24CC" w14:textId="646D8095"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1B0389F" w14:textId="77777777" w:rsidTr="004B2ABB">
        <w:tc>
          <w:tcPr>
            <w:tcW w:w="1279" w:type="pct"/>
            <w:tcBorders>
              <w:top w:val="nil"/>
              <w:left w:val="nil"/>
              <w:bottom w:val="single" w:sz="4" w:space="0" w:color="auto"/>
              <w:right w:val="nil"/>
            </w:tcBorders>
            <w:shd w:val="clear" w:color="000000" w:fill="DBE7F3"/>
            <w:vAlign w:val="center"/>
            <w:hideMark/>
          </w:tcPr>
          <w:p w14:paraId="39C13099" w14:textId="77777777" w:rsidR="00D06EB0" w:rsidRPr="00074E1A" w:rsidRDefault="00D06EB0" w:rsidP="00074E1A">
            <w:pPr>
              <w:keepNext/>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Household hunger</w:t>
            </w:r>
          </w:p>
        </w:tc>
        <w:tc>
          <w:tcPr>
            <w:tcW w:w="520" w:type="pct"/>
            <w:tcBorders>
              <w:top w:val="nil"/>
              <w:left w:val="nil"/>
              <w:bottom w:val="single" w:sz="4" w:space="0" w:color="auto"/>
              <w:right w:val="nil"/>
            </w:tcBorders>
            <w:shd w:val="clear" w:color="000000" w:fill="DBE7F3"/>
            <w:vAlign w:val="center"/>
            <w:hideMark/>
          </w:tcPr>
          <w:p w14:paraId="43723D1E"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27" w:type="pct"/>
            <w:tcBorders>
              <w:top w:val="nil"/>
              <w:left w:val="nil"/>
              <w:bottom w:val="single" w:sz="4" w:space="0" w:color="auto"/>
              <w:right w:val="nil"/>
            </w:tcBorders>
            <w:shd w:val="clear" w:color="000000" w:fill="DBE7F3"/>
            <w:vAlign w:val="center"/>
            <w:hideMark/>
          </w:tcPr>
          <w:p w14:paraId="109F7215"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55" w:type="pct"/>
            <w:tcBorders>
              <w:top w:val="nil"/>
              <w:left w:val="nil"/>
              <w:bottom w:val="single" w:sz="4" w:space="0" w:color="auto"/>
              <w:right w:val="nil"/>
            </w:tcBorders>
            <w:shd w:val="clear" w:color="000000" w:fill="DBE7F3"/>
            <w:vAlign w:val="center"/>
            <w:hideMark/>
          </w:tcPr>
          <w:p w14:paraId="4FE83C5C"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13" w:type="pct"/>
            <w:tcBorders>
              <w:top w:val="nil"/>
              <w:left w:val="nil"/>
              <w:bottom w:val="single" w:sz="4" w:space="0" w:color="auto"/>
              <w:right w:val="nil"/>
            </w:tcBorders>
            <w:shd w:val="clear" w:color="000000" w:fill="DBE7F3"/>
            <w:vAlign w:val="center"/>
            <w:hideMark/>
          </w:tcPr>
          <w:p w14:paraId="1B60801F"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108" w:type="pct"/>
            <w:tcBorders>
              <w:top w:val="nil"/>
              <w:left w:val="nil"/>
              <w:bottom w:val="nil"/>
              <w:right w:val="nil"/>
            </w:tcBorders>
            <w:shd w:val="clear" w:color="000000" w:fill="DBE7F3"/>
            <w:vAlign w:val="center"/>
            <w:hideMark/>
          </w:tcPr>
          <w:p w14:paraId="601FF1E9"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43" w:type="pct"/>
            <w:tcBorders>
              <w:top w:val="nil"/>
              <w:left w:val="nil"/>
              <w:bottom w:val="nil"/>
              <w:right w:val="nil"/>
            </w:tcBorders>
            <w:shd w:val="clear" w:color="000000" w:fill="DBE7F3"/>
            <w:vAlign w:val="center"/>
            <w:hideMark/>
          </w:tcPr>
          <w:p w14:paraId="449070E1"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504" w:type="pct"/>
            <w:tcBorders>
              <w:top w:val="nil"/>
              <w:left w:val="nil"/>
              <w:bottom w:val="nil"/>
              <w:right w:val="nil"/>
            </w:tcBorders>
            <w:shd w:val="clear" w:color="000000" w:fill="DBE7F3"/>
            <w:vAlign w:val="center"/>
            <w:hideMark/>
          </w:tcPr>
          <w:p w14:paraId="74473D87"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426" w:type="pct"/>
            <w:tcBorders>
              <w:top w:val="nil"/>
              <w:left w:val="nil"/>
              <w:bottom w:val="nil"/>
              <w:right w:val="nil"/>
            </w:tcBorders>
            <w:shd w:val="clear" w:color="000000" w:fill="DBE7F3"/>
            <w:vAlign w:val="center"/>
            <w:hideMark/>
          </w:tcPr>
          <w:p w14:paraId="6C10636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c>
          <w:tcPr>
            <w:tcW w:w="325" w:type="pct"/>
            <w:tcBorders>
              <w:top w:val="nil"/>
              <w:left w:val="nil"/>
              <w:bottom w:val="nil"/>
              <w:right w:val="nil"/>
            </w:tcBorders>
            <w:shd w:val="clear" w:color="000000" w:fill="DBE7F3"/>
            <w:vAlign w:val="center"/>
            <w:hideMark/>
          </w:tcPr>
          <w:p w14:paraId="4BC2F7FB" w14:textId="77777777" w:rsidR="00D06EB0" w:rsidRPr="00074E1A" w:rsidRDefault="00D06EB0" w:rsidP="00074E1A">
            <w:pPr>
              <w:widowControl/>
              <w:spacing w:line="259" w:lineRule="auto"/>
              <w:rPr>
                <w:rFonts w:eastAsia="Times New Roman" w:cs="Times New Roman"/>
                <w:b/>
                <w:bCs/>
                <w:color w:val="auto"/>
                <w:sz w:val="20"/>
                <w:szCs w:val="20"/>
              </w:rPr>
            </w:pPr>
            <w:r w:rsidRPr="00074E1A">
              <w:rPr>
                <w:rFonts w:eastAsia="Times New Roman" w:cs="Times New Roman"/>
                <w:b/>
                <w:bCs/>
                <w:color w:val="auto"/>
                <w:sz w:val="20"/>
                <w:szCs w:val="20"/>
              </w:rPr>
              <w:t> </w:t>
            </w:r>
          </w:p>
        </w:tc>
      </w:tr>
      <w:tr w:rsidR="004B2ABB" w:rsidRPr="00074E1A" w14:paraId="31F2D44B" w14:textId="77777777" w:rsidTr="004B2ABB">
        <w:tc>
          <w:tcPr>
            <w:tcW w:w="1279" w:type="pct"/>
            <w:tcBorders>
              <w:top w:val="nil"/>
              <w:left w:val="nil"/>
              <w:bottom w:val="single" w:sz="4" w:space="0" w:color="auto"/>
              <w:right w:val="nil"/>
            </w:tcBorders>
            <w:shd w:val="clear" w:color="auto" w:fill="auto"/>
            <w:vAlign w:val="center"/>
            <w:hideMark/>
          </w:tcPr>
          <w:p w14:paraId="3078D679" w14:textId="77777777" w:rsidR="00D06EB0" w:rsidRPr="00074E1A" w:rsidRDefault="00D06EB0" w:rsidP="00074E1A">
            <w:pPr>
              <w:keepNext/>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Little to no hunger</w:t>
            </w:r>
          </w:p>
        </w:tc>
        <w:tc>
          <w:tcPr>
            <w:tcW w:w="520" w:type="pct"/>
            <w:tcBorders>
              <w:top w:val="nil"/>
              <w:left w:val="nil"/>
              <w:bottom w:val="single" w:sz="4" w:space="0" w:color="auto"/>
              <w:right w:val="nil"/>
            </w:tcBorders>
            <w:shd w:val="clear" w:color="auto" w:fill="auto"/>
            <w:vAlign w:val="center"/>
            <w:hideMark/>
          </w:tcPr>
          <w:p w14:paraId="26C8A7F7" w14:textId="57EAB802"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7AE0778F" w14:textId="62A2036F"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10579812" w14:textId="7C6AA9F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0B71AC68" w14:textId="23065C9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single" w:sz="4" w:space="0" w:color="auto"/>
              <w:left w:val="nil"/>
              <w:bottom w:val="single" w:sz="4" w:space="0" w:color="auto"/>
              <w:right w:val="nil"/>
            </w:tcBorders>
            <w:shd w:val="clear" w:color="auto" w:fill="auto"/>
            <w:vAlign w:val="center"/>
            <w:hideMark/>
          </w:tcPr>
          <w:p w14:paraId="22EFB84C" w14:textId="461BD9C3"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single" w:sz="4" w:space="0" w:color="auto"/>
              <w:left w:val="nil"/>
              <w:bottom w:val="single" w:sz="4" w:space="0" w:color="auto"/>
              <w:right w:val="nil"/>
            </w:tcBorders>
            <w:shd w:val="clear" w:color="auto" w:fill="auto"/>
            <w:vAlign w:val="center"/>
            <w:hideMark/>
          </w:tcPr>
          <w:p w14:paraId="617DFD05" w14:textId="357DE8CE"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single" w:sz="4" w:space="0" w:color="auto"/>
              <w:left w:val="nil"/>
              <w:bottom w:val="single" w:sz="4" w:space="0" w:color="auto"/>
              <w:right w:val="nil"/>
            </w:tcBorders>
            <w:shd w:val="clear" w:color="auto" w:fill="auto"/>
            <w:vAlign w:val="center"/>
            <w:hideMark/>
          </w:tcPr>
          <w:p w14:paraId="3960989C" w14:textId="3A58EDF2"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single" w:sz="4" w:space="0" w:color="auto"/>
              <w:left w:val="nil"/>
              <w:bottom w:val="single" w:sz="4" w:space="0" w:color="auto"/>
              <w:right w:val="nil"/>
            </w:tcBorders>
            <w:shd w:val="clear" w:color="auto" w:fill="auto"/>
            <w:vAlign w:val="center"/>
            <w:hideMark/>
          </w:tcPr>
          <w:p w14:paraId="49CB72CF" w14:textId="00AD1EDB"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single" w:sz="4" w:space="0" w:color="auto"/>
              <w:left w:val="nil"/>
              <w:bottom w:val="single" w:sz="4" w:space="0" w:color="auto"/>
              <w:right w:val="nil"/>
            </w:tcBorders>
            <w:shd w:val="clear" w:color="auto" w:fill="auto"/>
            <w:vAlign w:val="center"/>
            <w:hideMark/>
          </w:tcPr>
          <w:p w14:paraId="1D005CBF" w14:textId="0C85650B"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12FF5909" w14:textId="77777777" w:rsidTr="004B2ABB">
        <w:tc>
          <w:tcPr>
            <w:tcW w:w="1279" w:type="pct"/>
            <w:tcBorders>
              <w:top w:val="nil"/>
              <w:left w:val="nil"/>
              <w:bottom w:val="single" w:sz="4" w:space="0" w:color="auto"/>
              <w:right w:val="nil"/>
            </w:tcBorders>
            <w:shd w:val="clear" w:color="auto" w:fill="auto"/>
            <w:vAlign w:val="center"/>
            <w:hideMark/>
          </w:tcPr>
          <w:p w14:paraId="4BC710F8"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Moderate hunger</w:t>
            </w:r>
          </w:p>
        </w:tc>
        <w:tc>
          <w:tcPr>
            <w:tcW w:w="520" w:type="pct"/>
            <w:tcBorders>
              <w:top w:val="nil"/>
              <w:left w:val="nil"/>
              <w:bottom w:val="single" w:sz="4" w:space="0" w:color="auto"/>
              <w:right w:val="nil"/>
            </w:tcBorders>
            <w:shd w:val="clear" w:color="auto" w:fill="auto"/>
            <w:vAlign w:val="center"/>
            <w:hideMark/>
          </w:tcPr>
          <w:p w14:paraId="2EE2DE20" w14:textId="74821449"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507037E8" w14:textId="3D513030"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C1DA7A7" w14:textId="6EB286D0"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18B5B2D9" w14:textId="51EAD08C"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0D9AE801" w14:textId="384F75C8"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0AC3388C" w14:textId="5B665B36"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7E5CFF97" w14:textId="00C6137E"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50C62E8D" w14:textId="49E67954"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DF4CA3C" w14:textId="29C959F8" w:rsidR="00D06EB0" w:rsidRPr="00074E1A" w:rsidRDefault="00D06EB0" w:rsidP="00074E1A">
            <w:pPr>
              <w:widowControl/>
              <w:spacing w:line="259" w:lineRule="auto"/>
              <w:jc w:val="center"/>
              <w:rPr>
                <w:rFonts w:eastAsia="Times New Roman" w:cs="Times New Roman"/>
                <w:sz w:val="20"/>
                <w:szCs w:val="20"/>
              </w:rPr>
            </w:pPr>
          </w:p>
        </w:tc>
      </w:tr>
      <w:tr w:rsidR="004B2ABB" w:rsidRPr="00074E1A" w14:paraId="0F0D0320" w14:textId="77777777" w:rsidTr="004B2ABB">
        <w:tc>
          <w:tcPr>
            <w:tcW w:w="1279" w:type="pct"/>
            <w:tcBorders>
              <w:top w:val="nil"/>
              <w:left w:val="nil"/>
              <w:bottom w:val="single" w:sz="4" w:space="0" w:color="auto"/>
              <w:right w:val="nil"/>
            </w:tcBorders>
            <w:shd w:val="clear" w:color="auto" w:fill="auto"/>
            <w:vAlign w:val="center"/>
            <w:hideMark/>
          </w:tcPr>
          <w:p w14:paraId="69075DB2" w14:textId="77777777" w:rsidR="00D06EB0" w:rsidRPr="00074E1A" w:rsidRDefault="00D06EB0" w:rsidP="00074E1A">
            <w:pPr>
              <w:widowControl/>
              <w:spacing w:line="259" w:lineRule="auto"/>
              <w:ind w:firstLineChars="100" w:firstLine="200"/>
              <w:rPr>
                <w:rFonts w:eastAsia="Times New Roman" w:cs="Times New Roman"/>
                <w:sz w:val="20"/>
                <w:szCs w:val="20"/>
              </w:rPr>
            </w:pPr>
            <w:r w:rsidRPr="00074E1A">
              <w:rPr>
                <w:rFonts w:eastAsia="Times New Roman" w:cs="Times New Roman"/>
                <w:sz w:val="20"/>
                <w:szCs w:val="20"/>
              </w:rPr>
              <w:t>Severe hunger</w:t>
            </w:r>
          </w:p>
        </w:tc>
        <w:tc>
          <w:tcPr>
            <w:tcW w:w="520" w:type="pct"/>
            <w:tcBorders>
              <w:top w:val="nil"/>
              <w:left w:val="nil"/>
              <w:bottom w:val="single" w:sz="4" w:space="0" w:color="auto"/>
              <w:right w:val="nil"/>
            </w:tcBorders>
            <w:shd w:val="clear" w:color="auto" w:fill="auto"/>
            <w:vAlign w:val="center"/>
            <w:hideMark/>
          </w:tcPr>
          <w:p w14:paraId="5AA2750A" w14:textId="2C8D44DA" w:rsidR="00D06EB0" w:rsidRPr="00074E1A" w:rsidRDefault="00D06EB0" w:rsidP="00074E1A">
            <w:pPr>
              <w:widowControl/>
              <w:spacing w:line="259" w:lineRule="auto"/>
              <w:jc w:val="center"/>
              <w:rPr>
                <w:rFonts w:eastAsia="Times New Roman" w:cs="Times New Roman"/>
                <w:sz w:val="20"/>
                <w:szCs w:val="20"/>
              </w:rPr>
            </w:pPr>
          </w:p>
        </w:tc>
        <w:tc>
          <w:tcPr>
            <w:tcW w:w="527" w:type="pct"/>
            <w:tcBorders>
              <w:top w:val="nil"/>
              <w:left w:val="nil"/>
              <w:bottom w:val="single" w:sz="4" w:space="0" w:color="auto"/>
              <w:right w:val="nil"/>
            </w:tcBorders>
            <w:shd w:val="clear" w:color="auto" w:fill="auto"/>
            <w:vAlign w:val="center"/>
            <w:hideMark/>
          </w:tcPr>
          <w:p w14:paraId="2570F8BF" w14:textId="42973D28" w:rsidR="00D06EB0" w:rsidRPr="00074E1A" w:rsidRDefault="00D06EB0" w:rsidP="00074E1A">
            <w:pPr>
              <w:widowControl/>
              <w:spacing w:line="259" w:lineRule="auto"/>
              <w:jc w:val="center"/>
              <w:rPr>
                <w:rFonts w:eastAsia="Times New Roman" w:cs="Times New Roman"/>
                <w:sz w:val="20"/>
                <w:szCs w:val="20"/>
              </w:rPr>
            </w:pPr>
          </w:p>
        </w:tc>
        <w:tc>
          <w:tcPr>
            <w:tcW w:w="455" w:type="pct"/>
            <w:tcBorders>
              <w:top w:val="nil"/>
              <w:left w:val="nil"/>
              <w:bottom w:val="single" w:sz="4" w:space="0" w:color="auto"/>
              <w:right w:val="nil"/>
            </w:tcBorders>
            <w:shd w:val="clear" w:color="auto" w:fill="auto"/>
            <w:vAlign w:val="center"/>
            <w:hideMark/>
          </w:tcPr>
          <w:p w14:paraId="7A037161" w14:textId="3F11F8D4" w:rsidR="00D06EB0" w:rsidRPr="00074E1A" w:rsidRDefault="00D06EB0" w:rsidP="00074E1A">
            <w:pPr>
              <w:widowControl/>
              <w:spacing w:line="259" w:lineRule="auto"/>
              <w:jc w:val="center"/>
              <w:rPr>
                <w:rFonts w:eastAsia="Times New Roman" w:cs="Times New Roman"/>
                <w:sz w:val="20"/>
                <w:szCs w:val="20"/>
              </w:rPr>
            </w:pPr>
          </w:p>
        </w:tc>
        <w:tc>
          <w:tcPr>
            <w:tcW w:w="313" w:type="pct"/>
            <w:tcBorders>
              <w:top w:val="nil"/>
              <w:left w:val="nil"/>
              <w:bottom w:val="single" w:sz="4" w:space="0" w:color="auto"/>
              <w:right w:val="nil"/>
            </w:tcBorders>
            <w:shd w:val="clear" w:color="auto" w:fill="auto"/>
            <w:vAlign w:val="center"/>
            <w:hideMark/>
          </w:tcPr>
          <w:p w14:paraId="712186B4" w14:textId="2F83B9EE" w:rsidR="00D06EB0" w:rsidRPr="00074E1A" w:rsidRDefault="00D06EB0" w:rsidP="00074E1A">
            <w:pPr>
              <w:widowControl/>
              <w:spacing w:line="259" w:lineRule="auto"/>
              <w:jc w:val="center"/>
              <w:rPr>
                <w:rFonts w:eastAsia="Times New Roman" w:cs="Times New Roman"/>
                <w:sz w:val="20"/>
                <w:szCs w:val="20"/>
              </w:rPr>
            </w:pPr>
          </w:p>
        </w:tc>
        <w:tc>
          <w:tcPr>
            <w:tcW w:w="108" w:type="pct"/>
            <w:tcBorders>
              <w:top w:val="nil"/>
              <w:left w:val="nil"/>
              <w:bottom w:val="single" w:sz="4" w:space="0" w:color="auto"/>
              <w:right w:val="nil"/>
            </w:tcBorders>
            <w:shd w:val="clear" w:color="auto" w:fill="auto"/>
            <w:vAlign w:val="center"/>
            <w:hideMark/>
          </w:tcPr>
          <w:p w14:paraId="2E3999F5" w14:textId="6B809BED" w:rsidR="00D06EB0" w:rsidRPr="00074E1A" w:rsidRDefault="00D06EB0" w:rsidP="00074E1A">
            <w:pPr>
              <w:widowControl/>
              <w:spacing w:line="259" w:lineRule="auto"/>
              <w:jc w:val="center"/>
              <w:rPr>
                <w:rFonts w:eastAsia="Times New Roman" w:cs="Times New Roman"/>
                <w:sz w:val="20"/>
                <w:szCs w:val="20"/>
              </w:rPr>
            </w:pPr>
          </w:p>
        </w:tc>
        <w:tc>
          <w:tcPr>
            <w:tcW w:w="543" w:type="pct"/>
            <w:tcBorders>
              <w:top w:val="nil"/>
              <w:left w:val="nil"/>
              <w:bottom w:val="single" w:sz="4" w:space="0" w:color="auto"/>
              <w:right w:val="nil"/>
            </w:tcBorders>
            <w:shd w:val="clear" w:color="auto" w:fill="auto"/>
            <w:vAlign w:val="center"/>
            <w:hideMark/>
          </w:tcPr>
          <w:p w14:paraId="72D41B80" w14:textId="3FEAC357" w:rsidR="00D06EB0" w:rsidRPr="00074E1A" w:rsidRDefault="00D06EB0" w:rsidP="00074E1A">
            <w:pPr>
              <w:widowControl/>
              <w:spacing w:line="259" w:lineRule="auto"/>
              <w:jc w:val="center"/>
              <w:rPr>
                <w:rFonts w:eastAsia="Times New Roman" w:cs="Times New Roman"/>
                <w:sz w:val="20"/>
                <w:szCs w:val="20"/>
              </w:rPr>
            </w:pPr>
          </w:p>
        </w:tc>
        <w:tc>
          <w:tcPr>
            <w:tcW w:w="504" w:type="pct"/>
            <w:tcBorders>
              <w:top w:val="nil"/>
              <w:left w:val="nil"/>
              <w:bottom w:val="single" w:sz="4" w:space="0" w:color="auto"/>
              <w:right w:val="nil"/>
            </w:tcBorders>
            <w:shd w:val="clear" w:color="auto" w:fill="auto"/>
            <w:vAlign w:val="center"/>
            <w:hideMark/>
          </w:tcPr>
          <w:p w14:paraId="4E2FF2FD" w14:textId="2C54BE58" w:rsidR="00D06EB0" w:rsidRPr="00074E1A" w:rsidRDefault="00D06EB0" w:rsidP="00074E1A">
            <w:pPr>
              <w:widowControl/>
              <w:spacing w:line="259" w:lineRule="auto"/>
              <w:jc w:val="center"/>
              <w:rPr>
                <w:rFonts w:eastAsia="Times New Roman" w:cs="Times New Roman"/>
                <w:sz w:val="20"/>
                <w:szCs w:val="20"/>
              </w:rPr>
            </w:pPr>
          </w:p>
        </w:tc>
        <w:tc>
          <w:tcPr>
            <w:tcW w:w="426" w:type="pct"/>
            <w:tcBorders>
              <w:top w:val="nil"/>
              <w:left w:val="nil"/>
              <w:bottom w:val="single" w:sz="4" w:space="0" w:color="auto"/>
              <w:right w:val="nil"/>
            </w:tcBorders>
            <w:shd w:val="clear" w:color="auto" w:fill="auto"/>
            <w:vAlign w:val="center"/>
            <w:hideMark/>
          </w:tcPr>
          <w:p w14:paraId="2089A68F" w14:textId="4A16F25C" w:rsidR="00D06EB0" w:rsidRPr="00074E1A" w:rsidRDefault="00D06EB0" w:rsidP="00074E1A">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vAlign w:val="center"/>
            <w:hideMark/>
          </w:tcPr>
          <w:p w14:paraId="5BC77CD6" w14:textId="6D5C9CB2" w:rsidR="00D06EB0" w:rsidRPr="00074E1A" w:rsidRDefault="00D06EB0" w:rsidP="00074E1A">
            <w:pPr>
              <w:widowControl/>
              <w:spacing w:line="259" w:lineRule="auto"/>
              <w:jc w:val="center"/>
              <w:rPr>
                <w:rFonts w:eastAsia="Times New Roman" w:cs="Times New Roman"/>
                <w:sz w:val="20"/>
                <w:szCs w:val="20"/>
              </w:rPr>
            </w:pPr>
          </w:p>
        </w:tc>
      </w:tr>
    </w:tbl>
    <w:p w14:paraId="7A759B4D" w14:textId="77777777" w:rsidR="00D06EB0" w:rsidRPr="00D06EB0" w:rsidRDefault="00D06EB0" w:rsidP="00D06EB0">
      <w:pPr>
        <w:pStyle w:val="BodyText"/>
        <w:spacing w:after="0"/>
        <w:ind w:left="180" w:hanging="180"/>
        <w:rPr>
          <w:sz w:val="16"/>
        </w:rPr>
      </w:pPr>
      <w:commentRangeStart w:id="691"/>
      <w:r w:rsidRPr="00D06EB0">
        <w:rPr>
          <w:sz w:val="16"/>
        </w:rPr>
        <w:t>^ Results not statistically reliable, n&lt;30</w:t>
      </w:r>
      <w:commentRangeEnd w:id="691"/>
      <w:r w:rsidR="00B435DA">
        <w:rPr>
          <w:rStyle w:val="CommentReference"/>
        </w:rPr>
        <w:commentReference w:id="691"/>
      </w:r>
    </w:p>
    <w:p w14:paraId="0CD3C420"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317A983"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2DCECEAC" w14:textId="77777777" w:rsidR="00D06EB0" w:rsidRPr="00D06EB0" w:rsidRDefault="00D06EB0" w:rsidP="00D06EB0">
      <w:pPr>
        <w:pStyle w:val="BodyText"/>
        <w:spacing w:after="0"/>
        <w:ind w:left="180" w:hanging="180"/>
        <w:rPr>
          <w:sz w:val="16"/>
        </w:rPr>
      </w:pPr>
      <w:r w:rsidRPr="00D06EB0">
        <w:rPr>
          <w:sz w:val="16"/>
        </w:rPr>
        <w:t xml:space="preserve">Notes: </w:t>
      </w:r>
    </w:p>
    <w:p w14:paraId="71DB6C48"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2B848B9A"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28A00FA" w14:textId="16EC6F1C" w:rsidR="00F36732" w:rsidRDefault="00324D14" w:rsidP="00324D14">
      <w:pPr>
        <w:pStyle w:val="TF-TblFN"/>
        <w:spacing w:before="0" w:line="276" w:lineRule="auto"/>
        <w:ind w:left="86" w:hanging="86"/>
      </w:pPr>
      <w:r>
        <w:t>Poverty status is calculated using de jure household members.</w:t>
      </w:r>
    </w:p>
    <w:p w14:paraId="6F914DB1" w14:textId="77777777" w:rsidR="00D06EB0" w:rsidRPr="00D06EB0" w:rsidRDefault="00D06EB0" w:rsidP="00074E1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345E680D" w14:textId="0C159007"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A11DD1" w:rsidRPr="00A11DD1">
        <w:rPr>
          <w:sz w:val="16"/>
          <w:szCs w:val="16"/>
          <w:highlight w:val="yellow"/>
        </w:rPr>
        <w:t xml:space="preserve">endline </w:t>
      </w:r>
      <w:r w:rsidRPr="00757754">
        <w:rPr>
          <w:sz w:val="16"/>
          <w:highlight w:val="yellow"/>
        </w:rPr>
        <w:t>survey year(s)</w:t>
      </w:r>
      <w:r w:rsidRPr="00D06EB0">
        <w:rPr>
          <w:sz w:val="16"/>
        </w:rPr>
        <w:t>]</w:t>
      </w:r>
    </w:p>
    <w:p w14:paraId="612C31C3" w14:textId="77777777" w:rsidR="00D06EB0" w:rsidRDefault="00D06EB0" w:rsidP="00D06EB0">
      <w:pPr>
        <w:pStyle w:val="BodyText"/>
        <w:rPr>
          <w:snapToGrid w:val="0"/>
        </w:rPr>
        <w:sectPr w:rsidR="00D06EB0" w:rsidSect="001A3F40">
          <w:footerReference w:type="default" r:id="rId31"/>
          <w:pgSz w:w="15840" w:h="12240" w:orient="landscape" w:code="1"/>
          <w:pgMar w:top="1440" w:right="1440" w:bottom="1440" w:left="1440" w:header="720" w:footer="720" w:gutter="0"/>
          <w:cols w:space="720"/>
          <w:docGrid w:linePitch="326"/>
        </w:sectPr>
      </w:pPr>
    </w:p>
    <w:p w14:paraId="63E168A6" w14:textId="54FA6CF9" w:rsidR="00BC0F95" w:rsidRPr="00DF4DE5" w:rsidRDefault="00CA1677" w:rsidP="00074E1A">
      <w:pPr>
        <w:pStyle w:val="Heading3"/>
        <w:ind w:left="2160" w:hanging="706"/>
      </w:pPr>
      <w:bookmarkStart w:id="692" w:name="_Toc400542632"/>
      <w:bookmarkStart w:id="693" w:name="_Toc414874520"/>
      <w:bookmarkStart w:id="694" w:name="_Toc22897304"/>
      <w:bookmarkStart w:id="695" w:name="_Toc50719334"/>
      <w:r>
        <w:t>7</w:t>
      </w:r>
      <w:r w:rsidR="00BC0F95" w:rsidRPr="00DF4DE5">
        <w:t>.2.3</w:t>
      </w:r>
      <w:r w:rsidR="00373011">
        <w:tab/>
      </w:r>
      <w:r w:rsidR="00BC0F95" w:rsidRPr="00DF4DE5">
        <w:t>Underweight (</w:t>
      </w:r>
      <w:r w:rsidR="002D7285">
        <w:t>low w</w:t>
      </w:r>
      <w:r w:rsidR="002D7285" w:rsidRPr="00DF4DE5">
        <w:t>eight-for-</w:t>
      </w:r>
      <w:r w:rsidR="002D7285">
        <w:t>a</w:t>
      </w:r>
      <w:r w:rsidR="002D7285" w:rsidRPr="00DF4DE5">
        <w:t>ge</w:t>
      </w:r>
      <w:r w:rsidR="00BC0F95" w:rsidRPr="00DF4DE5">
        <w:t>)</w:t>
      </w:r>
      <w:bookmarkEnd w:id="692"/>
      <w:bookmarkEnd w:id="693"/>
      <w:bookmarkEnd w:id="694"/>
      <w:bookmarkEnd w:id="695"/>
    </w:p>
    <w:p w14:paraId="597894BA" w14:textId="5FBEEC3E" w:rsidR="00BC0F95" w:rsidRPr="00DF4DE5" w:rsidRDefault="00BC0F95" w:rsidP="002D7285">
      <w:pPr>
        <w:pStyle w:val="BodyText"/>
      </w:pPr>
      <w:r w:rsidRPr="004F1AAF">
        <w:t xml:space="preserve">Underweight </w:t>
      </w:r>
      <w:r w:rsidRPr="00DF4DE5">
        <w:t xml:space="preserve">is a weight-for-age measurement </w:t>
      </w:r>
      <w:r w:rsidR="004F1AAF">
        <w:t>that reflects</w:t>
      </w:r>
      <w:r w:rsidRPr="00DF4DE5">
        <w:t xml:space="preserve"> acute </w:t>
      </w:r>
      <w:r w:rsidR="004F1AAF">
        <w:t xml:space="preserve">undernutrition, </w:t>
      </w:r>
      <w:r w:rsidRPr="00DF4DE5">
        <w:t>chronic undernutrition</w:t>
      </w:r>
      <w:r w:rsidR="004F1AAF">
        <w:t>, or both</w:t>
      </w:r>
      <w:r w:rsidRPr="00DF4DE5">
        <w:t xml:space="preserve">. This indicator measures </w:t>
      </w:r>
      <w:r w:rsidR="008651A2">
        <w:t>the percentage of children 0</w:t>
      </w:r>
      <w:r w:rsidR="00624E13">
        <w:t>-</w:t>
      </w:r>
      <w:r w:rsidRPr="00DF4DE5">
        <w:t xml:space="preserve">59 months </w:t>
      </w:r>
      <w:r w:rsidR="00F13AE1">
        <w:t xml:space="preserve">of age </w:t>
      </w:r>
      <w:r w:rsidRPr="00DF4DE5">
        <w:t xml:space="preserve">who are underweight, </w:t>
      </w:r>
      <w:r w:rsidR="004F1AAF">
        <w:t>as defined by a weight-for-age z</w:t>
      </w:r>
      <w:r w:rsidRPr="00DF4DE5">
        <w:t xml:space="preserve">-score of more than two </w:t>
      </w:r>
      <w:r w:rsidR="004F1AAF">
        <w:t xml:space="preserve">SDs </w:t>
      </w:r>
      <w:r w:rsidRPr="00DF4DE5">
        <w:t>below the median of the 2006 WHO Child Growth Standard</w:t>
      </w:r>
      <w:r w:rsidR="00E5573E">
        <w:t>s</w:t>
      </w:r>
      <w:r w:rsidRPr="00DF4DE5">
        <w:t xml:space="preserve">. </w:t>
      </w:r>
    </w:p>
    <w:p w14:paraId="01EE770B" w14:textId="5C65A04F" w:rsidR="00BC0F95" w:rsidRPr="00DF4DE5" w:rsidRDefault="007A6EBA" w:rsidP="002D7285">
      <w:pPr>
        <w:pStyle w:val="BodyText"/>
      </w:pPr>
      <w:r>
        <w:rPr>
          <w:b/>
        </w:rPr>
        <w:t xml:space="preserve">Table </w:t>
      </w:r>
      <w:r w:rsidR="00CA1677">
        <w:rPr>
          <w:b/>
        </w:rPr>
        <w:t>7</w:t>
      </w:r>
      <w:r>
        <w:rPr>
          <w:b/>
        </w:rPr>
        <w:t>.</w:t>
      </w:r>
      <w:r w:rsidR="00F657CC">
        <w:rPr>
          <w:b/>
        </w:rPr>
        <w:t>2.</w:t>
      </w:r>
      <w:r w:rsidR="00DA6A75">
        <w:rPr>
          <w:b/>
        </w:rPr>
        <w:t>4</w:t>
      </w:r>
      <w:r w:rsidR="00F657CC" w:rsidRPr="00DF4DE5">
        <w:t xml:space="preserve"> </w:t>
      </w:r>
      <w:r w:rsidR="00BC0F95" w:rsidRPr="00DF4DE5">
        <w:t xml:space="preserve">shows the prevalence of </w:t>
      </w:r>
      <w:r w:rsidR="00E5573E">
        <w:t xml:space="preserve">severe </w:t>
      </w:r>
      <w:r w:rsidR="00BC0F95" w:rsidRPr="00DF4DE5">
        <w:t>underweight</w:t>
      </w:r>
      <w:r w:rsidR="00E5573E">
        <w:t xml:space="preserve"> (&lt;-3 SD)</w:t>
      </w:r>
      <w:r w:rsidR="004F1AAF">
        <w:t>, underweight</w:t>
      </w:r>
      <w:r w:rsidR="00E5573E">
        <w:t xml:space="preserve"> (&lt;-2 SD)</w:t>
      </w:r>
      <w:r w:rsidR="004F1AAF">
        <w:t xml:space="preserve">, and mean </w:t>
      </w:r>
      <w:r w:rsidR="00F63F16">
        <w:t xml:space="preserve">weight-for-age </w:t>
      </w:r>
      <w:r w:rsidR="004F1AAF">
        <w:t>z</w:t>
      </w:r>
      <w:r w:rsidR="00BC0F95" w:rsidRPr="00DF4DE5">
        <w:t xml:space="preserve">-scores for children under </w:t>
      </w:r>
      <w:r w:rsidR="00E5573E">
        <w:t xml:space="preserve">5 </w:t>
      </w:r>
      <w:r w:rsidR="00BC0F95" w:rsidRPr="00DF4DE5">
        <w:t xml:space="preserve">years </w:t>
      </w:r>
      <w:r w:rsidR="00E5573E">
        <w:t xml:space="preserve">of age </w:t>
      </w:r>
      <w:r w:rsidR="00BC0F95" w:rsidRPr="00DF4DE5">
        <w:t xml:space="preserve">in the </w:t>
      </w:r>
      <w:r w:rsidR="00160DC3">
        <w:rPr>
          <w:szCs w:val="22"/>
        </w:rPr>
        <w:t>Phase One</w:t>
      </w:r>
      <w:r w:rsidR="007F25EC">
        <w:rPr>
          <w:szCs w:val="22"/>
        </w:rPr>
        <w:t xml:space="preserve"> ZOI</w:t>
      </w:r>
      <w:r w:rsidR="00BC0F95" w:rsidRPr="00DF4DE5">
        <w:t>.</w:t>
      </w:r>
      <w:r w:rsidR="00E5573E">
        <w:rPr>
          <w:rStyle w:val="FootnoteReference"/>
        </w:rPr>
        <w:footnoteReference w:id="46"/>
      </w:r>
      <w:r w:rsidR="00BC0F95" w:rsidRPr="00DF4DE5">
        <w:t xml:space="preserve"> Estimates are presented for all children and by </w:t>
      </w:r>
      <w:r w:rsidR="00E5573E">
        <w:t>selected characteristics—</w:t>
      </w:r>
      <w:r w:rsidR="00BC0F95" w:rsidRPr="00DF4DE5">
        <w:t>child</w:t>
      </w:r>
      <w:r w:rsidR="00E5573E">
        <w:t xml:space="preserve">’s </w:t>
      </w:r>
      <w:r w:rsidR="00BC0F95" w:rsidRPr="00DF4DE5">
        <w:t xml:space="preserve">sex and </w:t>
      </w:r>
      <w:r w:rsidR="004F1AAF">
        <w:t>age</w:t>
      </w:r>
      <w:r w:rsidR="00E5573E">
        <w:t>, c</w:t>
      </w:r>
      <w:r w:rsidR="004F1AAF">
        <w:t>aregiver</w:t>
      </w:r>
      <w:r w:rsidR="00E5573E">
        <w:t>’s</w:t>
      </w:r>
      <w:r w:rsidR="00BC0F95" w:rsidRPr="00DF4DE5">
        <w:t xml:space="preserve"> educational attainment</w:t>
      </w:r>
      <w:r w:rsidR="00E5573E">
        <w:t xml:space="preserve">, </w:t>
      </w:r>
      <w:r w:rsidR="00BC0F95" w:rsidRPr="00DF4DE5">
        <w:t xml:space="preserve">gendered household type, </w:t>
      </w:r>
      <w:r w:rsidR="00E5573E">
        <w:t>poverty status</w:t>
      </w:r>
      <w:r w:rsidR="00BC0F95" w:rsidRPr="00DF4DE5">
        <w:t xml:space="preserve">, </w:t>
      </w:r>
      <w:r w:rsidR="00BC0F95">
        <w:t xml:space="preserve">and </w:t>
      </w:r>
      <w:r w:rsidR="00BC0F95" w:rsidRPr="00DF4DE5">
        <w:t>household hunger.</w:t>
      </w:r>
    </w:p>
    <w:p w14:paraId="3459A1CF" w14:textId="32BD0AA7" w:rsidR="00BC0F95" w:rsidRPr="00DF4DE5" w:rsidRDefault="00BC0F95" w:rsidP="002D7285">
      <w:pPr>
        <w:pStyle w:val="BodyText"/>
      </w:pPr>
      <w:r w:rsidRPr="00DF4DE5">
        <w:rPr>
          <w:highlight w:val="yellow"/>
        </w:rPr>
        <w:t>[</w:t>
      </w:r>
      <w:r w:rsidR="00E5573E">
        <w:rPr>
          <w:highlight w:val="yellow"/>
        </w:rPr>
        <w:t>D</w:t>
      </w:r>
      <w:r w:rsidRPr="00DF4DE5">
        <w:rPr>
          <w:highlight w:val="yellow"/>
        </w:rPr>
        <w:t>escri</w:t>
      </w:r>
      <w:r w:rsidR="00E5573E">
        <w:rPr>
          <w:highlight w:val="yellow"/>
        </w:rPr>
        <w:t xml:space="preserve">be </w:t>
      </w:r>
      <w:r w:rsidRPr="00DF4DE5">
        <w:rPr>
          <w:highlight w:val="yellow"/>
        </w:rPr>
        <w:t xml:space="preserve">the </w:t>
      </w:r>
      <w:r w:rsidR="00E5573E">
        <w:rPr>
          <w:highlight w:val="yellow"/>
        </w:rPr>
        <w:t xml:space="preserve">results </w:t>
      </w:r>
      <w:r w:rsidRPr="00DF4DE5">
        <w:rPr>
          <w:highlight w:val="yellow"/>
        </w:rPr>
        <w:t xml:space="preserve">presented in </w:t>
      </w:r>
      <w:r w:rsidR="00E5573E">
        <w:rPr>
          <w:highlight w:val="yellow"/>
        </w:rPr>
        <w:t>T</w:t>
      </w:r>
      <w:r w:rsidRPr="00DF4DE5">
        <w:rPr>
          <w:highlight w:val="yellow"/>
        </w:rPr>
        <w:t>able</w:t>
      </w:r>
      <w:r w:rsidR="00E5573E">
        <w:rPr>
          <w:highlight w:val="yellow"/>
        </w:rPr>
        <w:t xml:space="preserve"> 7.2.4</w:t>
      </w:r>
      <w:r w:rsidRPr="00DF4DE5">
        <w:rPr>
          <w:highlight w:val="yellow"/>
        </w:rPr>
        <w:t>.]</w:t>
      </w:r>
    </w:p>
    <w:p w14:paraId="6DA1609C" w14:textId="194E721A" w:rsidR="00BC0F95" w:rsidRDefault="00BC0F95">
      <w:pPr>
        <w:spacing w:line="240" w:lineRule="auto"/>
        <w:rPr>
          <w:b/>
          <w:bCs/>
        </w:rPr>
      </w:pPr>
    </w:p>
    <w:p w14:paraId="1B7DECD7" w14:textId="77777777" w:rsidR="00B510C1" w:rsidRDefault="00B510C1" w:rsidP="00757754">
      <w:pPr>
        <w:pStyle w:val="BodyText"/>
        <w:sectPr w:rsidR="00B510C1" w:rsidSect="001A3F40">
          <w:footerReference w:type="default" r:id="rId32"/>
          <w:pgSz w:w="12240" w:h="15840" w:code="1"/>
          <w:pgMar w:top="1440" w:right="1440" w:bottom="1440" w:left="1440" w:header="720" w:footer="720" w:gutter="0"/>
          <w:cols w:space="720"/>
          <w:docGrid w:linePitch="299"/>
        </w:sectPr>
      </w:pPr>
      <w:bookmarkStart w:id="696" w:name="_Toc415131228"/>
      <w:bookmarkStart w:id="697" w:name="_Toc499553879"/>
      <w:bookmarkStart w:id="698" w:name="_Toc499554317"/>
      <w:bookmarkStart w:id="699" w:name="_Toc499554572"/>
      <w:bookmarkStart w:id="700" w:name="_Toc531870971"/>
    </w:p>
    <w:p w14:paraId="63042C6B" w14:textId="5E495BEF" w:rsidR="00BC0F95" w:rsidRDefault="00D06EB0" w:rsidP="00A26591">
      <w:pPr>
        <w:pStyle w:val="Tabletitle"/>
        <w:keepLines/>
        <w:spacing w:before="240"/>
        <w:contextualSpacing/>
        <w:outlineLvl w:val="3"/>
      </w:pPr>
      <w:bookmarkStart w:id="701" w:name="_Toc50719205"/>
      <w:bookmarkEnd w:id="696"/>
      <w:bookmarkEnd w:id="697"/>
      <w:bookmarkEnd w:id="698"/>
      <w:bookmarkEnd w:id="699"/>
      <w:bookmarkEnd w:id="700"/>
      <w:r w:rsidRPr="00D06EB0">
        <w:t>Table 7.2.4: Comparison of Prevalence of Underweight and Mean Weight-for-Age Z-scores among Children Under 5 Years of Age</w:t>
      </w:r>
      <w:r w:rsidR="009A6DF0" w:rsidRPr="009A6DF0">
        <w:t xml:space="preserve"> </w:t>
      </w:r>
      <w:r w:rsidR="009A6DF0">
        <w:t xml:space="preserve">in the </w:t>
      </w:r>
      <w:r w:rsidR="00160DC3">
        <w:t>Phase One</w:t>
      </w:r>
      <w:r w:rsidR="007F25EC">
        <w:t xml:space="preserve"> ZOI</w:t>
      </w:r>
      <w:r w:rsidRPr="00D06EB0">
        <w:t xml:space="preserve">, in Total and by Selected Child, Caregiver, and Household Characteristics, Feed the Future </w:t>
      </w:r>
      <w:r w:rsidR="00160DC3">
        <w:t>Phase One</w:t>
      </w:r>
      <w:r w:rsidRPr="00D06EB0">
        <w:t xml:space="preserve"> Baseline and Endline ZOI Surveys</w:t>
      </w:r>
      <w:bookmarkEnd w:id="701"/>
    </w:p>
    <w:tbl>
      <w:tblPr>
        <w:tblW w:w="5000" w:type="pct"/>
        <w:tblLook w:val="04A0" w:firstRow="1" w:lastRow="0" w:firstColumn="1" w:lastColumn="0" w:noHBand="0" w:noVBand="1"/>
      </w:tblPr>
      <w:tblGrid>
        <w:gridCol w:w="3265"/>
        <w:gridCol w:w="1491"/>
        <w:gridCol w:w="1477"/>
        <w:gridCol w:w="994"/>
        <w:gridCol w:w="827"/>
        <w:gridCol w:w="291"/>
        <w:gridCol w:w="1491"/>
        <w:gridCol w:w="1542"/>
        <w:gridCol w:w="971"/>
        <w:gridCol w:w="827"/>
      </w:tblGrid>
      <w:tr w:rsidR="00D06EB0" w:rsidRPr="006428EA" w14:paraId="0E7B2490" w14:textId="77777777" w:rsidTr="006428EA">
        <w:trPr>
          <w:tblHeader/>
        </w:trPr>
        <w:tc>
          <w:tcPr>
            <w:tcW w:w="3254" w:type="dxa"/>
            <w:vMerge w:val="restart"/>
            <w:tcBorders>
              <w:top w:val="single" w:sz="4" w:space="0" w:color="auto"/>
              <w:left w:val="nil"/>
              <w:bottom w:val="nil"/>
              <w:right w:val="nil"/>
            </w:tcBorders>
            <w:shd w:val="clear" w:color="000000" w:fill="387990"/>
            <w:vAlign w:val="bottom"/>
            <w:hideMark/>
          </w:tcPr>
          <w:p w14:paraId="2DD42CC8" w14:textId="77777777" w:rsidR="00D06EB0" w:rsidRPr="006428EA" w:rsidRDefault="00D06EB0" w:rsidP="006428EA">
            <w:pPr>
              <w:widowControl/>
              <w:spacing w:line="259" w:lineRule="auto"/>
              <w:rPr>
                <w:rFonts w:eastAsia="Times New Roman" w:cs="Times New Roman"/>
                <w:b/>
                <w:bCs/>
                <w:color w:val="FFFFFF"/>
                <w:sz w:val="20"/>
                <w:szCs w:val="20"/>
              </w:rPr>
            </w:pPr>
            <w:r w:rsidRPr="006428EA">
              <w:rPr>
                <w:rFonts w:eastAsia="Times New Roman" w:cs="Times New Roman"/>
                <w:b/>
                <w:bCs/>
                <w:color w:val="FFFFFF"/>
                <w:sz w:val="20"/>
                <w:szCs w:val="20"/>
              </w:rPr>
              <w:t>Characteristic</w:t>
            </w:r>
          </w:p>
        </w:tc>
        <w:tc>
          <w:tcPr>
            <w:tcW w:w="4770" w:type="dxa"/>
            <w:gridSpan w:val="4"/>
            <w:tcBorders>
              <w:top w:val="single" w:sz="4" w:space="0" w:color="auto"/>
              <w:left w:val="nil"/>
              <w:bottom w:val="single" w:sz="4" w:space="0" w:color="FFFFFF"/>
              <w:right w:val="nil"/>
            </w:tcBorders>
            <w:shd w:val="clear" w:color="000000" w:fill="387990"/>
            <w:vAlign w:val="bottom"/>
            <w:hideMark/>
          </w:tcPr>
          <w:p w14:paraId="397E9D05"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Baseline </w:t>
            </w:r>
          </w:p>
          <w:p w14:paraId="3FC6C5CE" w14:textId="674ABE9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c>
          <w:tcPr>
            <w:tcW w:w="290" w:type="dxa"/>
            <w:vMerge w:val="restart"/>
            <w:tcBorders>
              <w:top w:val="single" w:sz="4" w:space="0" w:color="auto"/>
              <w:left w:val="nil"/>
              <w:bottom w:val="single" w:sz="4" w:space="0" w:color="000000"/>
              <w:right w:val="nil"/>
            </w:tcBorders>
            <w:shd w:val="clear" w:color="000000" w:fill="387990"/>
            <w:vAlign w:val="bottom"/>
            <w:hideMark/>
          </w:tcPr>
          <w:p w14:paraId="479F3EC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4812" w:type="dxa"/>
            <w:gridSpan w:val="4"/>
            <w:tcBorders>
              <w:top w:val="single" w:sz="4" w:space="0" w:color="auto"/>
              <w:left w:val="nil"/>
              <w:bottom w:val="single" w:sz="4" w:space="0" w:color="FFFFFF"/>
              <w:right w:val="nil"/>
            </w:tcBorders>
            <w:shd w:val="clear" w:color="000000" w:fill="387990"/>
            <w:vAlign w:val="bottom"/>
            <w:hideMark/>
          </w:tcPr>
          <w:p w14:paraId="31F15D4E" w14:textId="77777777" w:rsidR="00744AC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Endline </w:t>
            </w:r>
          </w:p>
          <w:p w14:paraId="43397646" w14:textId="5F20FF7F"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([Year(s)])</w:t>
            </w:r>
          </w:p>
        </w:tc>
      </w:tr>
      <w:tr w:rsidR="00D06EB0" w:rsidRPr="006428EA" w14:paraId="1EC405DB" w14:textId="77777777" w:rsidTr="006428EA">
        <w:trPr>
          <w:tblHeader/>
        </w:trPr>
        <w:tc>
          <w:tcPr>
            <w:tcW w:w="3254" w:type="dxa"/>
            <w:vMerge/>
            <w:tcBorders>
              <w:top w:val="single" w:sz="4" w:space="0" w:color="auto"/>
              <w:left w:val="nil"/>
              <w:bottom w:val="nil"/>
              <w:right w:val="nil"/>
            </w:tcBorders>
            <w:vAlign w:val="center"/>
            <w:hideMark/>
          </w:tcPr>
          <w:p w14:paraId="2536669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330A136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471" w:type="dxa"/>
            <w:vMerge w:val="restart"/>
            <w:tcBorders>
              <w:top w:val="nil"/>
              <w:left w:val="nil"/>
              <w:bottom w:val="single" w:sz="4" w:space="0" w:color="000000"/>
              <w:right w:val="nil"/>
            </w:tcBorders>
            <w:shd w:val="clear" w:color="000000" w:fill="387990"/>
            <w:vAlign w:val="bottom"/>
            <w:hideMark/>
          </w:tcPr>
          <w:p w14:paraId="249850BC"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90" w:type="dxa"/>
            <w:tcBorders>
              <w:top w:val="nil"/>
              <w:left w:val="nil"/>
              <w:bottom w:val="nil"/>
              <w:right w:val="nil"/>
            </w:tcBorders>
            <w:shd w:val="clear" w:color="000000" w:fill="387990"/>
            <w:vAlign w:val="bottom"/>
            <w:hideMark/>
          </w:tcPr>
          <w:p w14:paraId="025DF3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695CA9BF"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290" w:type="dxa"/>
            <w:vMerge/>
            <w:tcBorders>
              <w:top w:val="single" w:sz="4" w:space="0" w:color="auto"/>
              <w:left w:val="nil"/>
              <w:bottom w:val="single" w:sz="4" w:space="0" w:color="000000"/>
              <w:right w:val="nil"/>
            </w:tcBorders>
            <w:vAlign w:val="center"/>
            <w:hideMark/>
          </w:tcPr>
          <w:p w14:paraId="22E8E98B"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val="restart"/>
            <w:tcBorders>
              <w:top w:val="nil"/>
              <w:left w:val="nil"/>
              <w:bottom w:val="single" w:sz="4" w:space="0" w:color="000000"/>
              <w:right w:val="nil"/>
            </w:tcBorders>
            <w:shd w:val="clear" w:color="000000" w:fill="387990"/>
            <w:vAlign w:val="bottom"/>
            <w:hideMark/>
          </w:tcPr>
          <w:p w14:paraId="5C544C3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Severely underweight</w:t>
            </w:r>
            <w:r w:rsidRPr="006428EA">
              <w:rPr>
                <w:rFonts w:eastAsia="Times New Roman" w:cs="Times New Roman"/>
                <w:b/>
                <w:bCs/>
                <w:color w:val="FFFFFF"/>
                <w:sz w:val="20"/>
                <w:szCs w:val="20"/>
              </w:rPr>
              <w:br/>
              <w:t>(&lt;-3 SD)</w:t>
            </w:r>
            <w:r w:rsidRPr="006428EA">
              <w:rPr>
                <w:rFonts w:eastAsia="Times New Roman" w:cs="Times New Roman"/>
                <w:b/>
                <w:bCs/>
                <w:color w:val="FFFFFF"/>
                <w:sz w:val="20"/>
                <w:szCs w:val="20"/>
              </w:rPr>
              <w:br/>
              <w:t>(%)</w:t>
            </w:r>
          </w:p>
        </w:tc>
        <w:tc>
          <w:tcPr>
            <w:tcW w:w="1536" w:type="dxa"/>
            <w:vMerge w:val="restart"/>
            <w:tcBorders>
              <w:top w:val="nil"/>
              <w:left w:val="nil"/>
              <w:bottom w:val="single" w:sz="4" w:space="0" w:color="000000"/>
              <w:right w:val="nil"/>
            </w:tcBorders>
            <w:shd w:val="clear" w:color="000000" w:fill="387990"/>
            <w:vAlign w:val="bottom"/>
            <w:hideMark/>
          </w:tcPr>
          <w:p w14:paraId="28FCC834"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Underweight</w:t>
            </w:r>
            <w:r w:rsidRPr="006428EA">
              <w:rPr>
                <w:rFonts w:eastAsia="Times New Roman" w:cs="Times New Roman"/>
                <w:b/>
                <w:bCs/>
                <w:color w:val="FFFFFF"/>
                <w:sz w:val="20"/>
                <w:szCs w:val="20"/>
              </w:rPr>
              <w:br/>
              <w:t>(&lt;-2 SD)</w:t>
            </w:r>
            <w:r w:rsidRPr="006428EA">
              <w:rPr>
                <w:rFonts w:eastAsia="Times New Roman" w:cs="Times New Roman"/>
                <w:b/>
                <w:bCs/>
                <w:color w:val="FFFFFF"/>
                <w:sz w:val="20"/>
                <w:szCs w:val="20"/>
              </w:rPr>
              <w:br/>
              <w:t>(%)</w:t>
            </w:r>
          </w:p>
        </w:tc>
        <w:tc>
          <w:tcPr>
            <w:tcW w:w="967" w:type="dxa"/>
            <w:tcBorders>
              <w:top w:val="nil"/>
              <w:left w:val="nil"/>
              <w:bottom w:val="nil"/>
              <w:right w:val="nil"/>
            </w:tcBorders>
            <w:shd w:val="clear" w:color="000000" w:fill="387990"/>
            <w:vAlign w:val="bottom"/>
            <w:hideMark/>
          </w:tcPr>
          <w:p w14:paraId="04992DCA"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c>
          <w:tcPr>
            <w:tcW w:w="824" w:type="dxa"/>
            <w:tcBorders>
              <w:top w:val="nil"/>
              <w:left w:val="nil"/>
              <w:bottom w:val="nil"/>
              <w:right w:val="nil"/>
            </w:tcBorders>
            <w:shd w:val="clear" w:color="000000" w:fill="387990"/>
            <w:vAlign w:val="bottom"/>
            <w:hideMark/>
          </w:tcPr>
          <w:p w14:paraId="037E4905"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w:t>
            </w:r>
          </w:p>
        </w:tc>
      </w:tr>
      <w:tr w:rsidR="00D06EB0" w:rsidRPr="006428EA" w14:paraId="34EA9886" w14:textId="77777777" w:rsidTr="006428EA">
        <w:trPr>
          <w:tblHeader/>
        </w:trPr>
        <w:tc>
          <w:tcPr>
            <w:tcW w:w="3254" w:type="dxa"/>
            <w:vMerge/>
            <w:tcBorders>
              <w:top w:val="single" w:sz="4" w:space="0" w:color="auto"/>
              <w:left w:val="nil"/>
              <w:bottom w:val="nil"/>
              <w:right w:val="nil"/>
            </w:tcBorders>
            <w:vAlign w:val="center"/>
            <w:hideMark/>
          </w:tcPr>
          <w:p w14:paraId="61216F82"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5ABFBCF8"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71" w:type="dxa"/>
            <w:vMerge/>
            <w:tcBorders>
              <w:top w:val="nil"/>
              <w:left w:val="nil"/>
              <w:bottom w:val="single" w:sz="4" w:space="0" w:color="000000"/>
              <w:right w:val="nil"/>
            </w:tcBorders>
            <w:vAlign w:val="center"/>
            <w:hideMark/>
          </w:tcPr>
          <w:p w14:paraId="08C161C5"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90" w:type="dxa"/>
            <w:tcBorders>
              <w:top w:val="nil"/>
              <w:left w:val="nil"/>
              <w:bottom w:val="nil"/>
              <w:right w:val="nil"/>
            </w:tcBorders>
            <w:shd w:val="clear" w:color="000000" w:fill="387990"/>
            <w:vAlign w:val="bottom"/>
            <w:hideMark/>
          </w:tcPr>
          <w:p w14:paraId="7DD076B7"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1673481"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c>
          <w:tcPr>
            <w:tcW w:w="290" w:type="dxa"/>
            <w:vMerge/>
            <w:tcBorders>
              <w:top w:val="single" w:sz="4" w:space="0" w:color="auto"/>
              <w:left w:val="nil"/>
              <w:bottom w:val="single" w:sz="4" w:space="0" w:color="000000"/>
              <w:right w:val="nil"/>
            </w:tcBorders>
            <w:vAlign w:val="center"/>
            <w:hideMark/>
          </w:tcPr>
          <w:p w14:paraId="2F56139A"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485" w:type="dxa"/>
            <w:vMerge/>
            <w:tcBorders>
              <w:top w:val="nil"/>
              <w:left w:val="nil"/>
              <w:bottom w:val="single" w:sz="4" w:space="0" w:color="000000"/>
              <w:right w:val="nil"/>
            </w:tcBorders>
            <w:vAlign w:val="center"/>
            <w:hideMark/>
          </w:tcPr>
          <w:p w14:paraId="143AD383"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1536" w:type="dxa"/>
            <w:vMerge/>
            <w:tcBorders>
              <w:top w:val="nil"/>
              <w:left w:val="nil"/>
              <w:bottom w:val="single" w:sz="4" w:space="0" w:color="000000"/>
              <w:right w:val="nil"/>
            </w:tcBorders>
            <w:vAlign w:val="center"/>
            <w:hideMark/>
          </w:tcPr>
          <w:p w14:paraId="2FD116E4" w14:textId="77777777" w:rsidR="00D06EB0" w:rsidRPr="006428EA" w:rsidRDefault="00D06EB0" w:rsidP="006428EA">
            <w:pPr>
              <w:widowControl/>
              <w:spacing w:line="259" w:lineRule="auto"/>
              <w:rPr>
                <w:rFonts w:eastAsia="Times New Roman" w:cs="Times New Roman"/>
                <w:b/>
                <w:bCs/>
                <w:color w:val="FFFFFF"/>
                <w:sz w:val="20"/>
                <w:szCs w:val="20"/>
              </w:rPr>
            </w:pPr>
          </w:p>
        </w:tc>
        <w:tc>
          <w:tcPr>
            <w:tcW w:w="967" w:type="dxa"/>
            <w:tcBorders>
              <w:top w:val="nil"/>
              <w:left w:val="nil"/>
              <w:bottom w:val="nil"/>
              <w:right w:val="nil"/>
            </w:tcBorders>
            <w:shd w:val="clear" w:color="000000" w:fill="387990"/>
            <w:vAlign w:val="bottom"/>
            <w:hideMark/>
          </w:tcPr>
          <w:p w14:paraId="0367FB8E" w14:textId="77777777" w:rsidR="00D06EB0" w:rsidRPr="006428EA" w:rsidRDefault="00D06EB0" w:rsidP="006428EA">
            <w:pPr>
              <w:widowControl/>
              <w:spacing w:line="259" w:lineRule="auto"/>
              <w:jc w:val="center"/>
              <w:rPr>
                <w:rFonts w:eastAsia="Times New Roman" w:cs="Times New Roman"/>
                <w:b/>
                <w:bCs/>
                <w:color w:val="FFFFFF"/>
                <w:sz w:val="20"/>
                <w:szCs w:val="20"/>
              </w:rPr>
            </w:pPr>
            <w:r w:rsidRPr="006428EA">
              <w:rPr>
                <w:rFonts w:eastAsia="Times New Roman" w:cs="Times New Roman"/>
                <w:b/>
                <w:bCs/>
                <w:color w:val="FFFFFF"/>
                <w:sz w:val="20"/>
                <w:szCs w:val="20"/>
              </w:rPr>
              <w:t xml:space="preserve">Mean </w:t>
            </w:r>
            <w:r w:rsidRPr="006428EA">
              <w:rPr>
                <w:rFonts w:eastAsia="Times New Roman" w:cs="Times New Roman"/>
                <w:b/>
                <w:bCs/>
                <w:color w:val="FFFFFF"/>
                <w:sz w:val="20"/>
                <w:szCs w:val="20"/>
              </w:rPr>
              <w:br/>
              <w:t>z-score</w:t>
            </w:r>
          </w:p>
        </w:tc>
        <w:tc>
          <w:tcPr>
            <w:tcW w:w="824" w:type="dxa"/>
            <w:tcBorders>
              <w:top w:val="nil"/>
              <w:left w:val="nil"/>
              <w:bottom w:val="nil"/>
              <w:right w:val="nil"/>
            </w:tcBorders>
            <w:shd w:val="clear" w:color="000000" w:fill="387990"/>
            <w:vAlign w:val="bottom"/>
            <w:hideMark/>
          </w:tcPr>
          <w:p w14:paraId="472A1814" w14:textId="77777777" w:rsidR="00D06EB0" w:rsidRPr="006428EA" w:rsidRDefault="00D06EB0" w:rsidP="006428EA">
            <w:pPr>
              <w:widowControl/>
              <w:spacing w:line="259" w:lineRule="auto"/>
              <w:jc w:val="center"/>
              <w:rPr>
                <w:rFonts w:eastAsia="Times New Roman" w:cs="Times New Roman"/>
                <w:b/>
                <w:bCs/>
                <w:color w:val="FFFFFF"/>
                <w:sz w:val="20"/>
                <w:szCs w:val="20"/>
              </w:rPr>
            </w:pPr>
            <w:proofErr w:type="spellStart"/>
            <w:r w:rsidRPr="006428EA">
              <w:rPr>
                <w:rFonts w:eastAsia="Times New Roman" w:cs="Times New Roman"/>
                <w:b/>
                <w:bCs/>
                <w:color w:val="FFFFFF"/>
                <w:sz w:val="20"/>
                <w:szCs w:val="20"/>
              </w:rPr>
              <w:t>n</w:t>
            </w:r>
            <w:r w:rsidRPr="006428EA">
              <w:rPr>
                <w:rFonts w:eastAsia="Times New Roman" w:cs="Times New Roman"/>
                <w:b/>
                <w:bCs/>
                <w:color w:val="FFFFFF"/>
                <w:sz w:val="20"/>
                <w:szCs w:val="20"/>
                <w:vertAlign w:val="superscript"/>
              </w:rPr>
              <w:t>a</w:t>
            </w:r>
            <w:proofErr w:type="spellEnd"/>
          </w:p>
        </w:tc>
      </w:tr>
      <w:tr w:rsidR="00D06EB0" w:rsidRPr="006428EA" w14:paraId="3FACEC4A" w14:textId="77777777" w:rsidTr="006428EA">
        <w:tc>
          <w:tcPr>
            <w:tcW w:w="3254" w:type="dxa"/>
            <w:tcBorders>
              <w:top w:val="single" w:sz="4" w:space="0" w:color="auto"/>
              <w:left w:val="nil"/>
              <w:bottom w:val="single" w:sz="4" w:space="0" w:color="auto"/>
              <w:right w:val="nil"/>
            </w:tcBorders>
            <w:shd w:val="clear" w:color="auto" w:fill="auto"/>
            <w:vAlign w:val="center"/>
            <w:hideMark/>
          </w:tcPr>
          <w:p w14:paraId="26EA1DAE" w14:textId="77777777" w:rsidR="00D06EB0" w:rsidRPr="006428EA" w:rsidRDefault="00D06EB0" w:rsidP="006428EA">
            <w:pPr>
              <w:widowControl/>
              <w:spacing w:line="259" w:lineRule="auto"/>
              <w:rPr>
                <w:rFonts w:eastAsia="Times New Roman" w:cs="Times New Roman"/>
                <w:b/>
                <w:bCs/>
                <w:sz w:val="20"/>
                <w:szCs w:val="20"/>
              </w:rPr>
            </w:pPr>
            <w:r w:rsidRPr="006428EA">
              <w:rPr>
                <w:rFonts w:eastAsia="Times New Roman" w:cs="Times New Roman"/>
                <w:b/>
                <w:bCs/>
                <w:sz w:val="20"/>
                <w:szCs w:val="20"/>
              </w:rPr>
              <w:t>All children under 5 years of age</w:t>
            </w:r>
          </w:p>
        </w:tc>
        <w:tc>
          <w:tcPr>
            <w:tcW w:w="1485" w:type="dxa"/>
            <w:tcBorders>
              <w:top w:val="nil"/>
              <w:left w:val="nil"/>
              <w:bottom w:val="single" w:sz="4" w:space="0" w:color="auto"/>
              <w:right w:val="nil"/>
            </w:tcBorders>
            <w:shd w:val="clear" w:color="auto" w:fill="auto"/>
            <w:vAlign w:val="center"/>
            <w:hideMark/>
          </w:tcPr>
          <w:p w14:paraId="7E815D3F" w14:textId="6EDADE6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3E32D34" w14:textId="5D93B34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single" w:sz="4" w:space="0" w:color="auto"/>
              <w:left w:val="nil"/>
              <w:bottom w:val="single" w:sz="4" w:space="0" w:color="auto"/>
              <w:right w:val="nil"/>
            </w:tcBorders>
            <w:shd w:val="clear" w:color="auto" w:fill="auto"/>
            <w:vAlign w:val="center"/>
            <w:hideMark/>
          </w:tcPr>
          <w:p w14:paraId="7D49EC58" w14:textId="0651366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17FCDE9D" w14:textId="74A1138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AF4DD36" w14:textId="6277743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ED758F3" w14:textId="1BB24F2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67C578B" w14:textId="2293579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single" w:sz="4" w:space="0" w:color="auto"/>
              <w:left w:val="nil"/>
              <w:bottom w:val="single" w:sz="4" w:space="0" w:color="auto"/>
              <w:right w:val="nil"/>
            </w:tcBorders>
            <w:shd w:val="clear" w:color="auto" w:fill="auto"/>
            <w:vAlign w:val="center"/>
            <w:hideMark/>
          </w:tcPr>
          <w:p w14:paraId="0B372D51" w14:textId="0994468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single" w:sz="4" w:space="0" w:color="auto"/>
              <w:left w:val="nil"/>
              <w:bottom w:val="single" w:sz="4" w:space="0" w:color="auto"/>
              <w:right w:val="nil"/>
            </w:tcBorders>
            <w:shd w:val="clear" w:color="auto" w:fill="auto"/>
            <w:vAlign w:val="center"/>
            <w:hideMark/>
          </w:tcPr>
          <w:p w14:paraId="5ED22A48" w14:textId="18634B0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343082C" w14:textId="77777777" w:rsidTr="006428EA">
        <w:tc>
          <w:tcPr>
            <w:tcW w:w="3254" w:type="dxa"/>
            <w:tcBorders>
              <w:top w:val="nil"/>
              <w:left w:val="nil"/>
              <w:bottom w:val="single" w:sz="4" w:space="0" w:color="auto"/>
              <w:right w:val="nil"/>
            </w:tcBorders>
            <w:shd w:val="clear" w:color="000000" w:fill="DBE7F3"/>
            <w:vAlign w:val="center"/>
            <w:hideMark/>
          </w:tcPr>
          <w:p w14:paraId="67F1AE71" w14:textId="5D5BD819"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sex</w:t>
            </w:r>
          </w:p>
        </w:tc>
        <w:tc>
          <w:tcPr>
            <w:tcW w:w="1485" w:type="dxa"/>
            <w:tcBorders>
              <w:top w:val="nil"/>
              <w:left w:val="nil"/>
              <w:bottom w:val="single" w:sz="4" w:space="0" w:color="auto"/>
              <w:right w:val="nil"/>
            </w:tcBorders>
            <w:shd w:val="clear" w:color="000000" w:fill="DBE7F3"/>
            <w:vAlign w:val="center"/>
            <w:hideMark/>
          </w:tcPr>
          <w:p w14:paraId="3DBE23E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274429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012C57E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D341A3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72DEBB1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65BD855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32B2350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79A8104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F852E03"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BA1ABC1" w14:textId="77777777" w:rsidTr="006428EA">
        <w:tc>
          <w:tcPr>
            <w:tcW w:w="3254" w:type="dxa"/>
            <w:tcBorders>
              <w:top w:val="nil"/>
              <w:left w:val="nil"/>
              <w:bottom w:val="single" w:sz="4" w:space="0" w:color="auto"/>
              <w:right w:val="nil"/>
            </w:tcBorders>
            <w:shd w:val="clear" w:color="auto" w:fill="auto"/>
            <w:vAlign w:val="center"/>
            <w:hideMark/>
          </w:tcPr>
          <w:p w14:paraId="6D9D6D1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w:t>
            </w:r>
          </w:p>
        </w:tc>
        <w:tc>
          <w:tcPr>
            <w:tcW w:w="1485" w:type="dxa"/>
            <w:tcBorders>
              <w:top w:val="nil"/>
              <w:left w:val="nil"/>
              <w:bottom w:val="single" w:sz="4" w:space="0" w:color="auto"/>
              <w:right w:val="nil"/>
            </w:tcBorders>
            <w:shd w:val="clear" w:color="auto" w:fill="auto"/>
            <w:vAlign w:val="center"/>
            <w:hideMark/>
          </w:tcPr>
          <w:p w14:paraId="4B6E8416" w14:textId="1AA7C0B1"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9CE2884" w14:textId="3097FD3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F538B4" w14:textId="51DA53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8D28AE" w14:textId="3FAF9C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385E8C81" w14:textId="4F03FDD0"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1E40FCEB" w14:textId="672CFE22"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E3384DC" w14:textId="441E5BE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597CBC52" w14:textId="5BB9A3C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516BCF" w14:textId="7BCD2631"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8FDA4" w14:textId="77777777" w:rsidTr="006428EA">
        <w:tc>
          <w:tcPr>
            <w:tcW w:w="3254" w:type="dxa"/>
            <w:tcBorders>
              <w:top w:val="nil"/>
              <w:left w:val="nil"/>
              <w:bottom w:val="single" w:sz="4" w:space="0" w:color="auto"/>
              <w:right w:val="nil"/>
            </w:tcBorders>
            <w:shd w:val="clear" w:color="auto" w:fill="auto"/>
            <w:vAlign w:val="center"/>
            <w:hideMark/>
          </w:tcPr>
          <w:p w14:paraId="1446F6D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w:t>
            </w:r>
          </w:p>
        </w:tc>
        <w:tc>
          <w:tcPr>
            <w:tcW w:w="1485" w:type="dxa"/>
            <w:tcBorders>
              <w:top w:val="nil"/>
              <w:left w:val="nil"/>
              <w:bottom w:val="single" w:sz="4" w:space="0" w:color="auto"/>
              <w:right w:val="nil"/>
            </w:tcBorders>
            <w:shd w:val="clear" w:color="auto" w:fill="auto"/>
            <w:vAlign w:val="center"/>
            <w:hideMark/>
          </w:tcPr>
          <w:p w14:paraId="01793768" w14:textId="083F0D48"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24F5053" w14:textId="75ED30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7C934D4" w14:textId="2775809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CFC8297" w14:textId="61D3C89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E2ACDA5" w14:textId="14C36CF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B201746" w14:textId="2837782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929943A" w14:textId="730A1E4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B28269A" w14:textId="6638720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5D97E4" w14:textId="1E7AF6C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B7E8FFB" w14:textId="77777777" w:rsidTr="006428EA">
        <w:tc>
          <w:tcPr>
            <w:tcW w:w="3254" w:type="dxa"/>
            <w:tcBorders>
              <w:top w:val="nil"/>
              <w:left w:val="nil"/>
              <w:bottom w:val="single" w:sz="4" w:space="0" w:color="auto"/>
              <w:right w:val="nil"/>
            </w:tcBorders>
            <w:shd w:val="clear" w:color="000000" w:fill="DBE7F3"/>
            <w:vAlign w:val="center"/>
            <w:hideMark/>
          </w:tcPr>
          <w:p w14:paraId="63474123" w14:textId="21A21F4A"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Child’</w:t>
            </w:r>
            <w:r w:rsidR="00D06EB0" w:rsidRPr="006428EA">
              <w:rPr>
                <w:rFonts w:eastAsia="Times New Roman" w:cs="Times New Roman"/>
                <w:b/>
                <w:bCs/>
                <w:color w:val="auto"/>
                <w:sz w:val="20"/>
                <w:szCs w:val="20"/>
              </w:rPr>
              <w:t>s age</w:t>
            </w:r>
          </w:p>
        </w:tc>
        <w:tc>
          <w:tcPr>
            <w:tcW w:w="1485" w:type="dxa"/>
            <w:tcBorders>
              <w:top w:val="nil"/>
              <w:left w:val="nil"/>
              <w:bottom w:val="single" w:sz="4" w:space="0" w:color="auto"/>
              <w:right w:val="nil"/>
            </w:tcBorders>
            <w:shd w:val="clear" w:color="000000" w:fill="DBE7F3"/>
            <w:vAlign w:val="center"/>
            <w:hideMark/>
          </w:tcPr>
          <w:p w14:paraId="3F9ABD46" w14:textId="6E59ABF2" w:rsidR="00D06EB0" w:rsidRPr="006428EA" w:rsidRDefault="00D06EB0" w:rsidP="006428EA">
            <w:pPr>
              <w:widowControl/>
              <w:spacing w:line="259" w:lineRule="auto"/>
              <w:jc w:val="center"/>
              <w:rPr>
                <w:rFonts w:eastAsia="Times New Roman" w:cs="Times New Roman"/>
                <w:b/>
                <w:bCs/>
                <w:color w:val="auto"/>
                <w:sz w:val="20"/>
                <w:szCs w:val="20"/>
              </w:rPr>
            </w:pPr>
          </w:p>
        </w:tc>
        <w:tc>
          <w:tcPr>
            <w:tcW w:w="1471" w:type="dxa"/>
            <w:tcBorders>
              <w:top w:val="nil"/>
              <w:left w:val="nil"/>
              <w:bottom w:val="single" w:sz="4" w:space="0" w:color="auto"/>
              <w:right w:val="nil"/>
            </w:tcBorders>
            <w:shd w:val="clear" w:color="000000" w:fill="DBE7F3"/>
            <w:vAlign w:val="center"/>
            <w:hideMark/>
          </w:tcPr>
          <w:p w14:paraId="2E5BECF0" w14:textId="01264E97" w:rsidR="00D06EB0" w:rsidRPr="006428EA" w:rsidRDefault="00D06EB0" w:rsidP="006428EA">
            <w:pPr>
              <w:widowControl/>
              <w:spacing w:line="259" w:lineRule="auto"/>
              <w:jc w:val="center"/>
              <w:rPr>
                <w:rFonts w:eastAsia="Times New Roman" w:cs="Times New Roman"/>
                <w:b/>
                <w:bCs/>
                <w:color w:val="auto"/>
                <w:sz w:val="20"/>
                <w:szCs w:val="20"/>
              </w:rPr>
            </w:pPr>
          </w:p>
        </w:tc>
        <w:tc>
          <w:tcPr>
            <w:tcW w:w="990" w:type="dxa"/>
            <w:tcBorders>
              <w:top w:val="nil"/>
              <w:left w:val="nil"/>
              <w:bottom w:val="single" w:sz="4" w:space="0" w:color="auto"/>
              <w:right w:val="nil"/>
            </w:tcBorders>
            <w:shd w:val="clear" w:color="000000" w:fill="DBE7F3"/>
            <w:vAlign w:val="center"/>
            <w:hideMark/>
          </w:tcPr>
          <w:p w14:paraId="179D8A1B" w14:textId="35A1AB15"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1C7FC43" w14:textId="162D0F43" w:rsidR="00D06EB0" w:rsidRPr="006428EA" w:rsidRDefault="00D06EB0" w:rsidP="006428EA">
            <w:pPr>
              <w:widowControl/>
              <w:spacing w:line="259" w:lineRule="auto"/>
              <w:jc w:val="center"/>
              <w:rPr>
                <w:rFonts w:eastAsia="Times New Roman" w:cs="Times New Roman"/>
                <w:b/>
                <w:bCs/>
                <w:color w:val="auto"/>
                <w:sz w:val="20"/>
                <w:szCs w:val="20"/>
              </w:rPr>
            </w:pPr>
          </w:p>
        </w:tc>
        <w:tc>
          <w:tcPr>
            <w:tcW w:w="290" w:type="dxa"/>
            <w:tcBorders>
              <w:top w:val="nil"/>
              <w:left w:val="nil"/>
              <w:bottom w:val="single" w:sz="4" w:space="0" w:color="auto"/>
              <w:right w:val="nil"/>
            </w:tcBorders>
            <w:shd w:val="clear" w:color="000000" w:fill="DBE7F3"/>
            <w:vAlign w:val="center"/>
            <w:hideMark/>
          </w:tcPr>
          <w:p w14:paraId="402550A2" w14:textId="59AF38FB" w:rsidR="00D06EB0" w:rsidRPr="006428EA" w:rsidRDefault="00D06EB0" w:rsidP="006428EA">
            <w:pPr>
              <w:widowControl/>
              <w:spacing w:line="259" w:lineRule="auto"/>
              <w:jc w:val="center"/>
              <w:rPr>
                <w:rFonts w:eastAsia="Times New Roman" w:cs="Times New Roman"/>
                <w:b/>
                <w:bCs/>
                <w:color w:val="auto"/>
                <w:sz w:val="20"/>
                <w:szCs w:val="20"/>
              </w:rPr>
            </w:pPr>
          </w:p>
        </w:tc>
        <w:tc>
          <w:tcPr>
            <w:tcW w:w="1485" w:type="dxa"/>
            <w:tcBorders>
              <w:top w:val="nil"/>
              <w:left w:val="nil"/>
              <w:bottom w:val="single" w:sz="4" w:space="0" w:color="auto"/>
              <w:right w:val="nil"/>
            </w:tcBorders>
            <w:shd w:val="clear" w:color="000000" w:fill="DBE7F3"/>
            <w:vAlign w:val="center"/>
            <w:hideMark/>
          </w:tcPr>
          <w:p w14:paraId="72933CD4" w14:textId="3229E581" w:rsidR="00D06EB0" w:rsidRPr="006428EA" w:rsidRDefault="00D06EB0" w:rsidP="006428EA">
            <w:pPr>
              <w:widowControl/>
              <w:spacing w:line="259" w:lineRule="auto"/>
              <w:jc w:val="center"/>
              <w:rPr>
                <w:rFonts w:eastAsia="Times New Roman" w:cs="Times New Roman"/>
                <w:b/>
                <w:bCs/>
                <w:color w:val="auto"/>
                <w:sz w:val="20"/>
                <w:szCs w:val="20"/>
              </w:rPr>
            </w:pPr>
          </w:p>
        </w:tc>
        <w:tc>
          <w:tcPr>
            <w:tcW w:w="1536" w:type="dxa"/>
            <w:tcBorders>
              <w:top w:val="nil"/>
              <w:left w:val="nil"/>
              <w:bottom w:val="single" w:sz="4" w:space="0" w:color="auto"/>
              <w:right w:val="nil"/>
            </w:tcBorders>
            <w:shd w:val="clear" w:color="000000" w:fill="DBE7F3"/>
            <w:vAlign w:val="center"/>
            <w:hideMark/>
          </w:tcPr>
          <w:p w14:paraId="15917306" w14:textId="0C56440F" w:rsidR="00D06EB0" w:rsidRPr="006428EA" w:rsidRDefault="00D06EB0" w:rsidP="006428EA">
            <w:pPr>
              <w:widowControl/>
              <w:spacing w:line="259" w:lineRule="auto"/>
              <w:jc w:val="center"/>
              <w:rPr>
                <w:rFonts w:eastAsia="Times New Roman" w:cs="Times New Roman"/>
                <w:b/>
                <w:bCs/>
                <w:color w:val="auto"/>
                <w:sz w:val="20"/>
                <w:szCs w:val="20"/>
              </w:rPr>
            </w:pPr>
          </w:p>
        </w:tc>
        <w:tc>
          <w:tcPr>
            <w:tcW w:w="967" w:type="dxa"/>
            <w:tcBorders>
              <w:top w:val="nil"/>
              <w:left w:val="nil"/>
              <w:bottom w:val="single" w:sz="4" w:space="0" w:color="auto"/>
              <w:right w:val="nil"/>
            </w:tcBorders>
            <w:shd w:val="clear" w:color="000000" w:fill="DBE7F3"/>
            <w:vAlign w:val="center"/>
            <w:hideMark/>
          </w:tcPr>
          <w:p w14:paraId="07F67723" w14:textId="647D9DC8" w:rsidR="00D06EB0" w:rsidRPr="006428EA" w:rsidRDefault="00D06EB0" w:rsidP="006428EA">
            <w:pPr>
              <w:widowControl/>
              <w:spacing w:line="259" w:lineRule="auto"/>
              <w:jc w:val="center"/>
              <w:rPr>
                <w:rFonts w:eastAsia="Times New Roman" w:cs="Times New Roman"/>
                <w:b/>
                <w:bCs/>
                <w:color w:val="auto"/>
                <w:sz w:val="20"/>
                <w:szCs w:val="20"/>
              </w:rPr>
            </w:pPr>
          </w:p>
        </w:tc>
        <w:tc>
          <w:tcPr>
            <w:tcW w:w="824" w:type="dxa"/>
            <w:tcBorders>
              <w:top w:val="nil"/>
              <w:left w:val="nil"/>
              <w:bottom w:val="single" w:sz="4" w:space="0" w:color="auto"/>
              <w:right w:val="nil"/>
            </w:tcBorders>
            <w:shd w:val="clear" w:color="000000" w:fill="DBE7F3"/>
            <w:vAlign w:val="center"/>
            <w:hideMark/>
          </w:tcPr>
          <w:p w14:paraId="154537E9" w14:textId="421AF38C" w:rsidR="00D06EB0" w:rsidRPr="006428EA" w:rsidRDefault="00D06EB0" w:rsidP="006428EA">
            <w:pPr>
              <w:widowControl/>
              <w:spacing w:line="259" w:lineRule="auto"/>
              <w:jc w:val="center"/>
              <w:rPr>
                <w:rFonts w:eastAsia="Times New Roman" w:cs="Times New Roman"/>
                <w:b/>
                <w:bCs/>
                <w:color w:val="auto"/>
                <w:sz w:val="20"/>
                <w:szCs w:val="20"/>
              </w:rPr>
            </w:pPr>
          </w:p>
        </w:tc>
      </w:tr>
      <w:tr w:rsidR="00D06EB0" w:rsidRPr="006428EA" w14:paraId="72CF7B04" w14:textId="77777777" w:rsidTr="006428EA">
        <w:tc>
          <w:tcPr>
            <w:tcW w:w="3254" w:type="dxa"/>
            <w:tcBorders>
              <w:top w:val="nil"/>
              <w:left w:val="nil"/>
              <w:bottom w:val="single" w:sz="4" w:space="0" w:color="auto"/>
              <w:right w:val="nil"/>
            </w:tcBorders>
            <w:shd w:val="clear" w:color="auto" w:fill="auto"/>
            <w:vAlign w:val="center"/>
            <w:hideMark/>
          </w:tcPr>
          <w:p w14:paraId="61665BB6"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0-11 months</w:t>
            </w:r>
          </w:p>
        </w:tc>
        <w:tc>
          <w:tcPr>
            <w:tcW w:w="1485" w:type="dxa"/>
            <w:tcBorders>
              <w:top w:val="nil"/>
              <w:left w:val="nil"/>
              <w:bottom w:val="single" w:sz="4" w:space="0" w:color="auto"/>
              <w:right w:val="nil"/>
            </w:tcBorders>
            <w:shd w:val="clear" w:color="auto" w:fill="auto"/>
            <w:vAlign w:val="center"/>
            <w:hideMark/>
          </w:tcPr>
          <w:p w14:paraId="2ED9328E" w14:textId="1EFE1F4C"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5D753877" w14:textId="16036D7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50426FC" w14:textId="1C8C4E2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B58981E" w14:textId="4D9FA7D4"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0D0996E" w14:textId="00F6528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D9AE554" w14:textId="04C9993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A5CB595" w14:textId="4508342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AF0EE4" w14:textId="66C527E5"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DAFAAD" w14:textId="34985C7A"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DDCF41A" w14:textId="77777777" w:rsidTr="006428EA">
        <w:tc>
          <w:tcPr>
            <w:tcW w:w="3254" w:type="dxa"/>
            <w:tcBorders>
              <w:top w:val="nil"/>
              <w:left w:val="nil"/>
              <w:bottom w:val="single" w:sz="4" w:space="0" w:color="auto"/>
              <w:right w:val="nil"/>
            </w:tcBorders>
            <w:shd w:val="clear" w:color="auto" w:fill="auto"/>
            <w:vAlign w:val="center"/>
            <w:hideMark/>
          </w:tcPr>
          <w:p w14:paraId="1CAF33D4"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12-23 months</w:t>
            </w:r>
          </w:p>
        </w:tc>
        <w:tc>
          <w:tcPr>
            <w:tcW w:w="1485" w:type="dxa"/>
            <w:tcBorders>
              <w:top w:val="nil"/>
              <w:left w:val="nil"/>
              <w:bottom w:val="single" w:sz="4" w:space="0" w:color="auto"/>
              <w:right w:val="nil"/>
            </w:tcBorders>
            <w:shd w:val="clear" w:color="auto" w:fill="auto"/>
            <w:vAlign w:val="center"/>
            <w:hideMark/>
          </w:tcPr>
          <w:p w14:paraId="08640ABC" w14:textId="5420777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0FC830D" w14:textId="7C9393C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23C3866" w14:textId="44981B3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B4CA77B" w14:textId="1A581D1D"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6C1D375" w14:textId="4161B41B"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4D9E4B4" w14:textId="5C475017"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627A5E1" w14:textId="36D86BD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A13966F" w14:textId="27AE80C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7EF72A" w14:textId="6C904D4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9242737" w14:textId="77777777" w:rsidTr="006428EA">
        <w:tc>
          <w:tcPr>
            <w:tcW w:w="3254" w:type="dxa"/>
            <w:tcBorders>
              <w:top w:val="nil"/>
              <w:left w:val="nil"/>
              <w:bottom w:val="single" w:sz="4" w:space="0" w:color="auto"/>
              <w:right w:val="nil"/>
            </w:tcBorders>
            <w:shd w:val="clear" w:color="auto" w:fill="auto"/>
            <w:vAlign w:val="center"/>
            <w:hideMark/>
          </w:tcPr>
          <w:p w14:paraId="008D6E61"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24-35 months</w:t>
            </w:r>
          </w:p>
        </w:tc>
        <w:tc>
          <w:tcPr>
            <w:tcW w:w="1485" w:type="dxa"/>
            <w:tcBorders>
              <w:top w:val="nil"/>
              <w:left w:val="nil"/>
              <w:bottom w:val="single" w:sz="4" w:space="0" w:color="auto"/>
              <w:right w:val="nil"/>
            </w:tcBorders>
            <w:shd w:val="clear" w:color="auto" w:fill="auto"/>
            <w:vAlign w:val="center"/>
            <w:hideMark/>
          </w:tcPr>
          <w:p w14:paraId="4CD0260D" w14:textId="76F192F4"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8509E02" w14:textId="2C9F85B7"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7CA9D7F" w14:textId="7ED986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3090B1F" w14:textId="7A10D32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CFC7302" w14:textId="72821287"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D51041" w14:textId="030DB34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DD899F" w14:textId="3FA2F2A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8F563EA" w14:textId="6944887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906E8F8" w14:textId="05339E10"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AD88E17" w14:textId="77777777" w:rsidTr="006428EA">
        <w:tc>
          <w:tcPr>
            <w:tcW w:w="3254" w:type="dxa"/>
            <w:tcBorders>
              <w:top w:val="nil"/>
              <w:left w:val="nil"/>
              <w:bottom w:val="single" w:sz="4" w:space="0" w:color="auto"/>
              <w:right w:val="nil"/>
            </w:tcBorders>
            <w:shd w:val="clear" w:color="auto" w:fill="auto"/>
            <w:vAlign w:val="center"/>
            <w:hideMark/>
          </w:tcPr>
          <w:p w14:paraId="2B0160D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36-47 months</w:t>
            </w:r>
          </w:p>
        </w:tc>
        <w:tc>
          <w:tcPr>
            <w:tcW w:w="1485" w:type="dxa"/>
            <w:tcBorders>
              <w:top w:val="nil"/>
              <w:left w:val="nil"/>
              <w:bottom w:val="single" w:sz="4" w:space="0" w:color="auto"/>
              <w:right w:val="nil"/>
            </w:tcBorders>
            <w:shd w:val="clear" w:color="auto" w:fill="auto"/>
            <w:vAlign w:val="center"/>
            <w:hideMark/>
          </w:tcPr>
          <w:p w14:paraId="6EEDF019" w14:textId="2843901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920EBEA" w14:textId="42FAEE9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F073B29" w14:textId="2F9FC77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37574DB" w14:textId="1FB4B578"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C10AAAF" w14:textId="72A272C4"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670CD19" w14:textId="5D19AF8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0790388" w14:textId="3D70B93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D89753C" w14:textId="287E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D637050" w14:textId="1874287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25FBF8D" w14:textId="77777777" w:rsidTr="006428EA">
        <w:tc>
          <w:tcPr>
            <w:tcW w:w="3254" w:type="dxa"/>
            <w:tcBorders>
              <w:top w:val="nil"/>
              <w:left w:val="nil"/>
              <w:bottom w:val="single" w:sz="4" w:space="0" w:color="auto"/>
              <w:right w:val="nil"/>
            </w:tcBorders>
            <w:shd w:val="clear" w:color="auto" w:fill="auto"/>
            <w:vAlign w:val="center"/>
            <w:hideMark/>
          </w:tcPr>
          <w:p w14:paraId="60D0112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48-59 months</w:t>
            </w:r>
          </w:p>
        </w:tc>
        <w:tc>
          <w:tcPr>
            <w:tcW w:w="1485" w:type="dxa"/>
            <w:tcBorders>
              <w:top w:val="nil"/>
              <w:left w:val="nil"/>
              <w:bottom w:val="single" w:sz="4" w:space="0" w:color="auto"/>
              <w:right w:val="nil"/>
            </w:tcBorders>
            <w:shd w:val="clear" w:color="auto" w:fill="auto"/>
            <w:vAlign w:val="center"/>
            <w:hideMark/>
          </w:tcPr>
          <w:p w14:paraId="292FB8E6" w14:textId="3B40F6B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D52952" w14:textId="46454E4D"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A9EF97E" w14:textId="6BD9C3E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FD63449" w14:textId="1C3E40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7A0A25E" w14:textId="1B47D881"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881E5C9" w14:textId="2E4987E8"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A5930C0" w14:textId="55EFAE37"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2AB022B3" w14:textId="66FB532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22FE48D" w14:textId="52B159C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336A158" w14:textId="77777777" w:rsidTr="006428EA">
        <w:tc>
          <w:tcPr>
            <w:tcW w:w="4739" w:type="dxa"/>
            <w:gridSpan w:val="2"/>
            <w:tcBorders>
              <w:top w:val="single" w:sz="4" w:space="0" w:color="auto"/>
              <w:left w:val="nil"/>
              <w:bottom w:val="single" w:sz="4" w:space="0" w:color="auto"/>
              <w:right w:val="nil"/>
            </w:tcBorders>
            <w:shd w:val="clear" w:color="000000" w:fill="DBE7F3"/>
            <w:vAlign w:val="center"/>
            <w:hideMark/>
          </w:tcPr>
          <w:p w14:paraId="6E446541" w14:textId="1A61D4C7" w:rsidR="00D06EB0" w:rsidRPr="006428EA" w:rsidRDefault="006428EA" w:rsidP="006428E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Caregiver’</w:t>
            </w:r>
            <w:r w:rsidR="00D06EB0" w:rsidRPr="006428EA">
              <w:rPr>
                <w:rFonts w:eastAsia="Times New Roman" w:cs="Times New Roman"/>
                <w:b/>
                <w:bCs/>
                <w:color w:val="auto"/>
                <w:sz w:val="20"/>
                <w:szCs w:val="20"/>
              </w:rPr>
              <w:t xml:space="preserve">s </w:t>
            </w:r>
            <w:proofErr w:type="spellStart"/>
            <w:r w:rsidR="00D06EB0" w:rsidRPr="006428EA">
              <w:rPr>
                <w:rFonts w:eastAsia="Times New Roman" w:cs="Times New Roman"/>
                <w:b/>
                <w:bCs/>
                <w:color w:val="auto"/>
                <w:sz w:val="20"/>
                <w:szCs w:val="20"/>
              </w:rPr>
              <w:t>education</w:t>
            </w:r>
            <w:r w:rsidR="00D06EB0" w:rsidRPr="006428EA">
              <w:rPr>
                <w:rFonts w:eastAsia="Times New Roman" w:cs="Times New Roman"/>
                <w:b/>
                <w:bCs/>
                <w:color w:val="auto"/>
                <w:sz w:val="20"/>
                <w:szCs w:val="20"/>
                <w:vertAlign w:val="superscript"/>
              </w:rPr>
              <w:t>b</w:t>
            </w:r>
            <w:proofErr w:type="spellEnd"/>
          </w:p>
        </w:tc>
        <w:tc>
          <w:tcPr>
            <w:tcW w:w="1471" w:type="dxa"/>
            <w:tcBorders>
              <w:top w:val="nil"/>
              <w:left w:val="nil"/>
              <w:bottom w:val="single" w:sz="4" w:space="0" w:color="auto"/>
              <w:right w:val="nil"/>
            </w:tcBorders>
            <w:shd w:val="clear" w:color="000000" w:fill="DBE7F3"/>
            <w:vAlign w:val="center"/>
            <w:hideMark/>
          </w:tcPr>
          <w:p w14:paraId="50ED51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3B4BED1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6AD3651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4ADB20F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538C815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5049D53E"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3B869D0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64369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36A60DB" w14:textId="77777777" w:rsidTr="006428EA">
        <w:tc>
          <w:tcPr>
            <w:tcW w:w="3254" w:type="dxa"/>
            <w:tcBorders>
              <w:top w:val="nil"/>
              <w:left w:val="nil"/>
              <w:bottom w:val="single" w:sz="4" w:space="0" w:color="auto"/>
              <w:right w:val="nil"/>
            </w:tcBorders>
            <w:shd w:val="clear" w:color="auto" w:fill="auto"/>
            <w:vAlign w:val="center"/>
            <w:hideMark/>
          </w:tcPr>
          <w:p w14:paraId="71D87E7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 education</w:t>
            </w:r>
          </w:p>
        </w:tc>
        <w:tc>
          <w:tcPr>
            <w:tcW w:w="1485" w:type="dxa"/>
            <w:tcBorders>
              <w:top w:val="nil"/>
              <w:left w:val="nil"/>
              <w:bottom w:val="single" w:sz="4" w:space="0" w:color="auto"/>
              <w:right w:val="nil"/>
            </w:tcBorders>
            <w:shd w:val="clear" w:color="auto" w:fill="auto"/>
            <w:vAlign w:val="center"/>
            <w:hideMark/>
          </w:tcPr>
          <w:p w14:paraId="1979733B" w14:textId="78CE0EF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3464E9C" w14:textId="14220F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B42AF02" w14:textId="79AA10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40AEA0" w14:textId="0C44A6A6"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478143B" w14:textId="40B9F6C3"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DACE8AF" w14:textId="393C631E"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D6765D4" w14:textId="5CB34C4A"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BA5135" w14:textId="65829D4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0CA13E8" w14:textId="5ED8AA4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F2B706D" w14:textId="77777777" w:rsidTr="006428EA">
        <w:tc>
          <w:tcPr>
            <w:tcW w:w="3254" w:type="dxa"/>
            <w:tcBorders>
              <w:top w:val="nil"/>
              <w:left w:val="nil"/>
              <w:bottom w:val="single" w:sz="4" w:space="0" w:color="auto"/>
              <w:right w:val="nil"/>
            </w:tcBorders>
            <w:shd w:val="clear" w:color="auto" w:fill="auto"/>
            <w:vAlign w:val="center"/>
            <w:hideMark/>
          </w:tcPr>
          <w:p w14:paraId="1312868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Less than primary</w:t>
            </w:r>
          </w:p>
        </w:tc>
        <w:tc>
          <w:tcPr>
            <w:tcW w:w="1485" w:type="dxa"/>
            <w:tcBorders>
              <w:top w:val="nil"/>
              <w:left w:val="nil"/>
              <w:bottom w:val="single" w:sz="4" w:space="0" w:color="auto"/>
              <w:right w:val="nil"/>
            </w:tcBorders>
            <w:shd w:val="clear" w:color="auto" w:fill="auto"/>
            <w:vAlign w:val="center"/>
            <w:hideMark/>
          </w:tcPr>
          <w:p w14:paraId="48BFC222" w14:textId="390A08F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7F876B10" w14:textId="5106C006"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923476B" w14:textId="0B018D49"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9777810" w14:textId="5595DA9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745CD62" w14:textId="70EFF87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BE5250E" w14:textId="411B1796"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20CB7EFA" w14:textId="4764BE2B"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D2FE15" w14:textId="7EE047F1"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E6A4D7C" w14:textId="7D34DDF6"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D29332E" w14:textId="77777777" w:rsidTr="006428EA">
        <w:tc>
          <w:tcPr>
            <w:tcW w:w="3254" w:type="dxa"/>
            <w:tcBorders>
              <w:top w:val="nil"/>
              <w:left w:val="nil"/>
              <w:bottom w:val="single" w:sz="4" w:space="0" w:color="auto"/>
              <w:right w:val="nil"/>
            </w:tcBorders>
            <w:shd w:val="clear" w:color="auto" w:fill="auto"/>
            <w:vAlign w:val="center"/>
            <w:hideMark/>
          </w:tcPr>
          <w:p w14:paraId="4084F278"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primary</w:t>
            </w:r>
          </w:p>
        </w:tc>
        <w:tc>
          <w:tcPr>
            <w:tcW w:w="1485" w:type="dxa"/>
            <w:tcBorders>
              <w:top w:val="nil"/>
              <w:left w:val="nil"/>
              <w:bottom w:val="single" w:sz="4" w:space="0" w:color="auto"/>
              <w:right w:val="nil"/>
            </w:tcBorders>
            <w:shd w:val="clear" w:color="auto" w:fill="auto"/>
            <w:vAlign w:val="center"/>
            <w:hideMark/>
          </w:tcPr>
          <w:p w14:paraId="4756BC96" w14:textId="7034187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658D9BE9" w14:textId="199C191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4A3162F" w14:textId="147BBC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F96C90F" w14:textId="69E8701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AC494C" w14:textId="15211A9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A84C466" w14:textId="3206E75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26F4416" w14:textId="4DE569B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193E153" w14:textId="75166AE6"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138051E" w14:textId="780FE15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760BCEA4" w14:textId="77777777" w:rsidTr="006428EA">
        <w:tc>
          <w:tcPr>
            <w:tcW w:w="3254" w:type="dxa"/>
            <w:tcBorders>
              <w:top w:val="nil"/>
              <w:left w:val="nil"/>
              <w:bottom w:val="single" w:sz="4" w:space="0" w:color="auto"/>
              <w:right w:val="nil"/>
            </w:tcBorders>
            <w:shd w:val="clear" w:color="auto" w:fill="auto"/>
            <w:vAlign w:val="center"/>
            <w:hideMark/>
          </w:tcPr>
          <w:p w14:paraId="709D390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Completed secondary</w:t>
            </w:r>
          </w:p>
        </w:tc>
        <w:tc>
          <w:tcPr>
            <w:tcW w:w="1485" w:type="dxa"/>
            <w:tcBorders>
              <w:top w:val="nil"/>
              <w:left w:val="nil"/>
              <w:bottom w:val="single" w:sz="4" w:space="0" w:color="auto"/>
              <w:right w:val="nil"/>
            </w:tcBorders>
            <w:shd w:val="clear" w:color="auto" w:fill="auto"/>
            <w:vAlign w:val="center"/>
            <w:hideMark/>
          </w:tcPr>
          <w:p w14:paraId="5AA1F97E" w14:textId="14444363"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2ED2DEB" w14:textId="19D9E7C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30074D5D" w14:textId="579DD40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32FBD15" w14:textId="5CDCBBE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79758F5D" w14:textId="1B2099AE"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2E09E097" w14:textId="4CB4741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4BF9D9CC" w14:textId="41D75673"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B2531E3" w14:textId="7D1C526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CF7B5F1" w14:textId="4292A82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767E0E1" w14:textId="77777777" w:rsidTr="006428EA">
        <w:tc>
          <w:tcPr>
            <w:tcW w:w="3254" w:type="dxa"/>
            <w:tcBorders>
              <w:top w:val="nil"/>
              <w:left w:val="nil"/>
              <w:bottom w:val="single" w:sz="4" w:space="0" w:color="auto"/>
              <w:right w:val="nil"/>
            </w:tcBorders>
            <w:shd w:val="clear" w:color="auto" w:fill="auto"/>
            <w:vAlign w:val="center"/>
            <w:hideMark/>
          </w:tcPr>
          <w:p w14:paraId="3E035F97"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Higher</w:t>
            </w:r>
          </w:p>
        </w:tc>
        <w:tc>
          <w:tcPr>
            <w:tcW w:w="1485" w:type="dxa"/>
            <w:tcBorders>
              <w:top w:val="nil"/>
              <w:left w:val="nil"/>
              <w:bottom w:val="single" w:sz="4" w:space="0" w:color="auto"/>
              <w:right w:val="nil"/>
            </w:tcBorders>
            <w:shd w:val="clear" w:color="auto" w:fill="auto"/>
            <w:vAlign w:val="center"/>
            <w:hideMark/>
          </w:tcPr>
          <w:p w14:paraId="227700FE" w14:textId="0F493BD5"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A6DE1A5" w14:textId="07890A30"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4765AD1" w14:textId="2F58829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B8708FF" w14:textId="7195D82E"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6710F42" w14:textId="1C933EF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A630AC1" w14:textId="57E2827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4A0554D" w14:textId="27B4AE35"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5F50D84" w14:textId="598BF4F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1450AD" w14:textId="69411C57"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4C498DF2" w14:textId="77777777" w:rsidTr="006428EA">
        <w:tc>
          <w:tcPr>
            <w:tcW w:w="3254" w:type="dxa"/>
            <w:tcBorders>
              <w:top w:val="nil"/>
              <w:left w:val="nil"/>
              <w:bottom w:val="single" w:sz="4" w:space="0" w:color="auto"/>
              <w:right w:val="nil"/>
            </w:tcBorders>
            <w:shd w:val="clear" w:color="000000" w:fill="DBE7F3"/>
            <w:vAlign w:val="center"/>
            <w:hideMark/>
          </w:tcPr>
          <w:p w14:paraId="572ADE1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Gendered household type</w:t>
            </w:r>
          </w:p>
        </w:tc>
        <w:tc>
          <w:tcPr>
            <w:tcW w:w="1485" w:type="dxa"/>
            <w:tcBorders>
              <w:top w:val="nil"/>
              <w:left w:val="nil"/>
              <w:bottom w:val="single" w:sz="4" w:space="0" w:color="auto"/>
              <w:right w:val="nil"/>
            </w:tcBorders>
            <w:shd w:val="clear" w:color="000000" w:fill="DBE7F3"/>
            <w:vAlign w:val="center"/>
            <w:hideMark/>
          </w:tcPr>
          <w:p w14:paraId="22972E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1CCEF28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4A3A1EC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32BB58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842575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041DB7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03170A8B"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25FC2F12"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56A67E5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7EBD5363" w14:textId="77777777" w:rsidTr="006428EA">
        <w:tc>
          <w:tcPr>
            <w:tcW w:w="3254" w:type="dxa"/>
            <w:tcBorders>
              <w:top w:val="nil"/>
              <w:left w:val="nil"/>
              <w:bottom w:val="single" w:sz="4" w:space="0" w:color="auto"/>
              <w:right w:val="nil"/>
            </w:tcBorders>
            <w:shd w:val="clear" w:color="auto" w:fill="auto"/>
            <w:vAlign w:val="center"/>
            <w:hideMark/>
          </w:tcPr>
          <w:p w14:paraId="3CD75B8D"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and female adults</w:t>
            </w:r>
          </w:p>
        </w:tc>
        <w:tc>
          <w:tcPr>
            <w:tcW w:w="1485" w:type="dxa"/>
            <w:tcBorders>
              <w:top w:val="nil"/>
              <w:left w:val="nil"/>
              <w:bottom w:val="single" w:sz="4" w:space="0" w:color="auto"/>
              <w:right w:val="nil"/>
            </w:tcBorders>
            <w:shd w:val="clear" w:color="auto" w:fill="auto"/>
            <w:vAlign w:val="center"/>
            <w:hideMark/>
          </w:tcPr>
          <w:p w14:paraId="2CDFF382" w14:textId="01E91E6F"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268DA06A" w14:textId="67414038"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24FC259" w14:textId="4D499184"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8DFA0E1" w14:textId="1A60586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662BBBB1" w14:textId="7D2B82DC"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36CC5AFB" w14:textId="09483B4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58CB1551" w14:textId="3316779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1FD9EDE" w14:textId="7FF6DE87"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9C46756" w14:textId="3CC3D8D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17958021" w14:textId="77777777" w:rsidTr="006428EA">
        <w:tc>
          <w:tcPr>
            <w:tcW w:w="3254" w:type="dxa"/>
            <w:tcBorders>
              <w:top w:val="nil"/>
              <w:left w:val="nil"/>
              <w:bottom w:val="single" w:sz="4" w:space="0" w:color="auto"/>
              <w:right w:val="nil"/>
            </w:tcBorders>
            <w:shd w:val="clear" w:color="auto" w:fill="auto"/>
            <w:vAlign w:val="center"/>
            <w:hideMark/>
          </w:tcPr>
          <w:p w14:paraId="40350B8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Female adults only</w:t>
            </w:r>
          </w:p>
        </w:tc>
        <w:tc>
          <w:tcPr>
            <w:tcW w:w="1485" w:type="dxa"/>
            <w:tcBorders>
              <w:top w:val="nil"/>
              <w:left w:val="nil"/>
              <w:bottom w:val="single" w:sz="4" w:space="0" w:color="auto"/>
              <w:right w:val="nil"/>
            </w:tcBorders>
            <w:shd w:val="clear" w:color="auto" w:fill="auto"/>
            <w:vAlign w:val="center"/>
            <w:hideMark/>
          </w:tcPr>
          <w:p w14:paraId="4E091389" w14:textId="40630E1E"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D3F5D83" w14:textId="33217675"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12F35644" w14:textId="25CA2D0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C4122DB" w14:textId="582DA30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E2EF39" w14:textId="69D3522D"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62001201" w14:textId="6B04690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37BFA853" w14:textId="233D315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4EA94A93" w14:textId="7D9AB8A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4F9EBBBF" w14:textId="33AC08DC"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3FCD12AF" w14:textId="77777777" w:rsidTr="006428EA">
        <w:tc>
          <w:tcPr>
            <w:tcW w:w="3254" w:type="dxa"/>
            <w:tcBorders>
              <w:top w:val="nil"/>
              <w:left w:val="nil"/>
              <w:bottom w:val="single" w:sz="4" w:space="0" w:color="auto"/>
              <w:right w:val="nil"/>
            </w:tcBorders>
            <w:shd w:val="clear" w:color="auto" w:fill="auto"/>
            <w:vAlign w:val="center"/>
            <w:hideMark/>
          </w:tcPr>
          <w:p w14:paraId="5D6141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Male adults only</w:t>
            </w:r>
          </w:p>
        </w:tc>
        <w:tc>
          <w:tcPr>
            <w:tcW w:w="1485" w:type="dxa"/>
            <w:tcBorders>
              <w:top w:val="nil"/>
              <w:left w:val="nil"/>
              <w:bottom w:val="single" w:sz="4" w:space="0" w:color="auto"/>
              <w:right w:val="nil"/>
            </w:tcBorders>
            <w:shd w:val="clear" w:color="auto" w:fill="auto"/>
            <w:vAlign w:val="center"/>
            <w:hideMark/>
          </w:tcPr>
          <w:p w14:paraId="771A2788" w14:textId="69DCC05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416B856A" w14:textId="54CC3421"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54EA1AD5" w14:textId="38F8C45C"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41449BA" w14:textId="3A91C641"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95D3113" w14:textId="056F7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57306AD6" w14:textId="1FD0224D"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77F71C6" w14:textId="0EC0A9E2"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F3CB78E" w14:textId="104208A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75AC1E5" w14:textId="50521E45"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0B98AB82" w14:textId="77777777" w:rsidTr="006428EA">
        <w:tc>
          <w:tcPr>
            <w:tcW w:w="3254" w:type="dxa"/>
            <w:tcBorders>
              <w:top w:val="nil"/>
              <w:left w:val="nil"/>
              <w:bottom w:val="single" w:sz="4" w:space="0" w:color="auto"/>
              <w:right w:val="nil"/>
            </w:tcBorders>
            <w:shd w:val="clear" w:color="auto" w:fill="auto"/>
            <w:vAlign w:val="center"/>
            <w:hideMark/>
          </w:tcPr>
          <w:p w14:paraId="395288A9"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Children only</w:t>
            </w:r>
          </w:p>
        </w:tc>
        <w:tc>
          <w:tcPr>
            <w:tcW w:w="1485" w:type="dxa"/>
            <w:tcBorders>
              <w:top w:val="nil"/>
              <w:left w:val="nil"/>
              <w:bottom w:val="single" w:sz="4" w:space="0" w:color="auto"/>
              <w:right w:val="nil"/>
            </w:tcBorders>
            <w:shd w:val="clear" w:color="auto" w:fill="auto"/>
            <w:vAlign w:val="center"/>
            <w:hideMark/>
          </w:tcPr>
          <w:p w14:paraId="2E518101" w14:textId="79601AB9"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7CED364" w14:textId="76EE2D5B"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4905682" w14:textId="2A4EE98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0536F06" w14:textId="3061C86B"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2BD7230E" w14:textId="32528BA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77689CCF" w14:textId="23C5981C"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0354B168" w14:textId="6E693459"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63268E2A" w14:textId="550A33C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928C19E" w14:textId="0371B729"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ADB72BD" w14:textId="77777777" w:rsidTr="006428EA">
        <w:tc>
          <w:tcPr>
            <w:tcW w:w="3254" w:type="dxa"/>
            <w:tcBorders>
              <w:top w:val="nil"/>
              <w:left w:val="nil"/>
              <w:bottom w:val="single" w:sz="4" w:space="0" w:color="auto"/>
              <w:right w:val="nil"/>
            </w:tcBorders>
            <w:shd w:val="clear" w:color="000000" w:fill="DBE7F3"/>
            <w:vAlign w:val="center"/>
            <w:hideMark/>
          </w:tcPr>
          <w:p w14:paraId="7AF85D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Poverty status</w:t>
            </w:r>
          </w:p>
        </w:tc>
        <w:tc>
          <w:tcPr>
            <w:tcW w:w="1485" w:type="dxa"/>
            <w:tcBorders>
              <w:top w:val="nil"/>
              <w:left w:val="nil"/>
              <w:bottom w:val="single" w:sz="4" w:space="0" w:color="auto"/>
              <w:right w:val="nil"/>
            </w:tcBorders>
            <w:shd w:val="clear" w:color="000000" w:fill="DBE7F3"/>
            <w:vAlign w:val="center"/>
            <w:hideMark/>
          </w:tcPr>
          <w:p w14:paraId="251FA92A"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AA97C9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631E4A08"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1C0AFB3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6C531197"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49D6ADB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4BD21F10"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6FE98C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00370C31"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4A002AFF" w14:textId="77777777" w:rsidTr="006428EA">
        <w:tc>
          <w:tcPr>
            <w:tcW w:w="3254" w:type="dxa"/>
            <w:tcBorders>
              <w:top w:val="nil"/>
              <w:left w:val="nil"/>
              <w:bottom w:val="single" w:sz="4" w:space="0" w:color="auto"/>
              <w:right w:val="nil"/>
            </w:tcBorders>
            <w:shd w:val="clear" w:color="auto" w:fill="auto"/>
            <w:vAlign w:val="center"/>
            <w:hideMark/>
          </w:tcPr>
          <w:p w14:paraId="2FCDACAE"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Poor</w:t>
            </w:r>
          </w:p>
        </w:tc>
        <w:tc>
          <w:tcPr>
            <w:tcW w:w="1485" w:type="dxa"/>
            <w:tcBorders>
              <w:top w:val="nil"/>
              <w:left w:val="nil"/>
              <w:bottom w:val="single" w:sz="4" w:space="0" w:color="auto"/>
              <w:right w:val="nil"/>
            </w:tcBorders>
            <w:shd w:val="clear" w:color="auto" w:fill="auto"/>
            <w:noWrap/>
            <w:vAlign w:val="center"/>
            <w:hideMark/>
          </w:tcPr>
          <w:p w14:paraId="00666648" w14:textId="3C8C4D27"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736E8E2D" w14:textId="6D789FE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73515320" w14:textId="479BD08A"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11EEE7BE" w14:textId="3F9C13C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153D13E8" w14:textId="61AF845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63316161" w14:textId="25760A8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871A59E" w14:textId="3C7DB01C"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AEBA75E" w14:textId="3CD9F352"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D809C7C" w14:textId="10585FC4"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2223FC42" w14:textId="77777777" w:rsidTr="006428EA">
        <w:tc>
          <w:tcPr>
            <w:tcW w:w="3254" w:type="dxa"/>
            <w:tcBorders>
              <w:top w:val="nil"/>
              <w:left w:val="nil"/>
              <w:bottom w:val="single" w:sz="4" w:space="0" w:color="auto"/>
              <w:right w:val="nil"/>
            </w:tcBorders>
            <w:shd w:val="clear" w:color="auto" w:fill="auto"/>
            <w:vAlign w:val="center"/>
            <w:hideMark/>
          </w:tcPr>
          <w:p w14:paraId="037E4C7C"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Non-poor</w:t>
            </w:r>
          </w:p>
        </w:tc>
        <w:tc>
          <w:tcPr>
            <w:tcW w:w="1485" w:type="dxa"/>
            <w:tcBorders>
              <w:top w:val="nil"/>
              <w:left w:val="nil"/>
              <w:bottom w:val="single" w:sz="4" w:space="0" w:color="auto"/>
              <w:right w:val="nil"/>
            </w:tcBorders>
            <w:shd w:val="clear" w:color="auto" w:fill="auto"/>
            <w:noWrap/>
            <w:vAlign w:val="center"/>
            <w:hideMark/>
          </w:tcPr>
          <w:p w14:paraId="1F48EE57" w14:textId="295EA6EA"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noWrap/>
            <w:vAlign w:val="center"/>
            <w:hideMark/>
          </w:tcPr>
          <w:p w14:paraId="4BEC4969" w14:textId="2F362824"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42C917C3" w14:textId="4BAEAB5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7A16CC8" w14:textId="06F026A3"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46D6FF6F" w14:textId="4607029F"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noWrap/>
            <w:vAlign w:val="center"/>
            <w:hideMark/>
          </w:tcPr>
          <w:p w14:paraId="411229CE" w14:textId="15FC6B93"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noWrap/>
            <w:vAlign w:val="center"/>
            <w:hideMark/>
          </w:tcPr>
          <w:p w14:paraId="70DA8D90" w14:textId="0FB7A9C4"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B75C354" w14:textId="13F882F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3FD3244A" w14:textId="3FC62C5B"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5B92883C" w14:textId="77777777" w:rsidTr="006428EA">
        <w:tc>
          <w:tcPr>
            <w:tcW w:w="3254" w:type="dxa"/>
            <w:tcBorders>
              <w:top w:val="nil"/>
              <w:left w:val="nil"/>
              <w:bottom w:val="single" w:sz="4" w:space="0" w:color="auto"/>
              <w:right w:val="nil"/>
            </w:tcBorders>
            <w:shd w:val="clear" w:color="000000" w:fill="DBE7F3"/>
            <w:vAlign w:val="center"/>
            <w:hideMark/>
          </w:tcPr>
          <w:p w14:paraId="59912D7E" w14:textId="77777777" w:rsidR="00D06EB0" w:rsidRPr="006428EA" w:rsidRDefault="00D06EB0" w:rsidP="006428EA">
            <w:pPr>
              <w:keepNext/>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Household hunger</w:t>
            </w:r>
          </w:p>
        </w:tc>
        <w:tc>
          <w:tcPr>
            <w:tcW w:w="1485" w:type="dxa"/>
            <w:tcBorders>
              <w:top w:val="nil"/>
              <w:left w:val="nil"/>
              <w:bottom w:val="single" w:sz="4" w:space="0" w:color="auto"/>
              <w:right w:val="nil"/>
            </w:tcBorders>
            <w:shd w:val="clear" w:color="000000" w:fill="DBE7F3"/>
            <w:vAlign w:val="center"/>
            <w:hideMark/>
          </w:tcPr>
          <w:p w14:paraId="318B197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71" w:type="dxa"/>
            <w:tcBorders>
              <w:top w:val="nil"/>
              <w:left w:val="nil"/>
              <w:bottom w:val="single" w:sz="4" w:space="0" w:color="auto"/>
              <w:right w:val="nil"/>
            </w:tcBorders>
            <w:shd w:val="clear" w:color="000000" w:fill="DBE7F3"/>
            <w:vAlign w:val="center"/>
            <w:hideMark/>
          </w:tcPr>
          <w:p w14:paraId="405D744D"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vAlign w:val="center"/>
            <w:hideMark/>
          </w:tcPr>
          <w:p w14:paraId="5C43880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25C6A7D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290" w:type="dxa"/>
            <w:tcBorders>
              <w:top w:val="nil"/>
              <w:left w:val="nil"/>
              <w:bottom w:val="single" w:sz="4" w:space="0" w:color="auto"/>
              <w:right w:val="nil"/>
            </w:tcBorders>
            <w:shd w:val="clear" w:color="000000" w:fill="DBE7F3"/>
            <w:vAlign w:val="center"/>
            <w:hideMark/>
          </w:tcPr>
          <w:p w14:paraId="5121FCDC"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485" w:type="dxa"/>
            <w:tcBorders>
              <w:top w:val="nil"/>
              <w:left w:val="nil"/>
              <w:bottom w:val="single" w:sz="4" w:space="0" w:color="auto"/>
              <w:right w:val="nil"/>
            </w:tcBorders>
            <w:shd w:val="clear" w:color="000000" w:fill="DBE7F3"/>
            <w:vAlign w:val="center"/>
            <w:hideMark/>
          </w:tcPr>
          <w:p w14:paraId="1FEE5346"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1536" w:type="dxa"/>
            <w:tcBorders>
              <w:top w:val="nil"/>
              <w:left w:val="nil"/>
              <w:bottom w:val="single" w:sz="4" w:space="0" w:color="auto"/>
              <w:right w:val="nil"/>
            </w:tcBorders>
            <w:shd w:val="clear" w:color="000000" w:fill="DBE7F3"/>
            <w:vAlign w:val="center"/>
            <w:hideMark/>
          </w:tcPr>
          <w:p w14:paraId="14FD659F"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967" w:type="dxa"/>
            <w:tcBorders>
              <w:top w:val="nil"/>
              <w:left w:val="nil"/>
              <w:bottom w:val="single" w:sz="4" w:space="0" w:color="auto"/>
              <w:right w:val="nil"/>
            </w:tcBorders>
            <w:shd w:val="clear" w:color="000000" w:fill="DBE7F3"/>
            <w:vAlign w:val="center"/>
            <w:hideMark/>
          </w:tcPr>
          <w:p w14:paraId="58303949"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c>
          <w:tcPr>
            <w:tcW w:w="824" w:type="dxa"/>
            <w:tcBorders>
              <w:top w:val="nil"/>
              <w:left w:val="nil"/>
              <w:bottom w:val="single" w:sz="4" w:space="0" w:color="auto"/>
              <w:right w:val="nil"/>
            </w:tcBorders>
            <w:shd w:val="clear" w:color="000000" w:fill="DBE7F3"/>
            <w:vAlign w:val="center"/>
            <w:hideMark/>
          </w:tcPr>
          <w:p w14:paraId="4D128C05" w14:textId="77777777" w:rsidR="00D06EB0" w:rsidRPr="006428EA" w:rsidRDefault="00D06EB0" w:rsidP="006428EA">
            <w:pPr>
              <w:widowControl/>
              <w:spacing w:line="259" w:lineRule="auto"/>
              <w:rPr>
                <w:rFonts w:eastAsia="Times New Roman" w:cs="Times New Roman"/>
                <w:b/>
                <w:bCs/>
                <w:color w:val="auto"/>
                <w:sz w:val="20"/>
                <w:szCs w:val="20"/>
              </w:rPr>
            </w:pPr>
            <w:r w:rsidRPr="006428EA">
              <w:rPr>
                <w:rFonts w:eastAsia="Times New Roman" w:cs="Times New Roman"/>
                <w:b/>
                <w:bCs/>
                <w:color w:val="auto"/>
                <w:sz w:val="20"/>
                <w:szCs w:val="20"/>
              </w:rPr>
              <w:t> </w:t>
            </w:r>
          </w:p>
        </w:tc>
      </w:tr>
      <w:tr w:rsidR="00D06EB0" w:rsidRPr="006428EA" w14:paraId="328EE2FB" w14:textId="77777777" w:rsidTr="006428EA">
        <w:tc>
          <w:tcPr>
            <w:tcW w:w="3254" w:type="dxa"/>
            <w:tcBorders>
              <w:top w:val="nil"/>
              <w:left w:val="nil"/>
              <w:bottom w:val="single" w:sz="4" w:space="0" w:color="auto"/>
              <w:right w:val="nil"/>
            </w:tcBorders>
            <w:shd w:val="clear" w:color="auto" w:fill="auto"/>
            <w:vAlign w:val="center"/>
            <w:hideMark/>
          </w:tcPr>
          <w:p w14:paraId="1F815FA2"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Little to no hunger</w:t>
            </w:r>
          </w:p>
        </w:tc>
        <w:tc>
          <w:tcPr>
            <w:tcW w:w="1485" w:type="dxa"/>
            <w:tcBorders>
              <w:top w:val="nil"/>
              <w:left w:val="nil"/>
              <w:bottom w:val="single" w:sz="4" w:space="0" w:color="auto"/>
              <w:right w:val="nil"/>
            </w:tcBorders>
            <w:shd w:val="clear" w:color="auto" w:fill="auto"/>
            <w:vAlign w:val="center"/>
            <w:hideMark/>
          </w:tcPr>
          <w:p w14:paraId="413E8AAA" w14:textId="30A06FFB"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175A7A2C" w14:textId="15F4D09F"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050D985E" w14:textId="6BF40E78"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759B1255" w14:textId="0CDBFFF7"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91B2BF5" w14:textId="6EF76FA2"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02723132" w14:textId="25828FF1"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D600CF" w14:textId="1CD8CE38"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39EA0781" w14:textId="446C00A0"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22EA578" w14:textId="7E60E27F"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601445" w14:textId="77777777" w:rsidTr="006428EA">
        <w:tc>
          <w:tcPr>
            <w:tcW w:w="3254" w:type="dxa"/>
            <w:tcBorders>
              <w:top w:val="nil"/>
              <w:left w:val="nil"/>
              <w:bottom w:val="single" w:sz="4" w:space="0" w:color="auto"/>
              <w:right w:val="nil"/>
            </w:tcBorders>
            <w:shd w:val="clear" w:color="auto" w:fill="auto"/>
            <w:vAlign w:val="center"/>
            <w:hideMark/>
          </w:tcPr>
          <w:p w14:paraId="2EA690B9" w14:textId="77777777" w:rsidR="00D06EB0" w:rsidRPr="006428EA" w:rsidRDefault="00D06EB0" w:rsidP="006428EA">
            <w:pPr>
              <w:keepNext/>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Moderate hunger</w:t>
            </w:r>
          </w:p>
        </w:tc>
        <w:tc>
          <w:tcPr>
            <w:tcW w:w="1485" w:type="dxa"/>
            <w:tcBorders>
              <w:top w:val="nil"/>
              <w:left w:val="nil"/>
              <w:bottom w:val="single" w:sz="4" w:space="0" w:color="auto"/>
              <w:right w:val="nil"/>
            </w:tcBorders>
            <w:shd w:val="clear" w:color="auto" w:fill="auto"/>
            <w:vAlign w:val="center"/>
            <w:hideMark/>
          </w:tcPr>
          <w:p w14:paraId="470AE55E" w14:textId="65DE2350"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080E3107" w14:textId="15FD9399"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7B7FE9" w14:textId="3C141EC3"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53E6C11F" w14:textId="6AECF1EF"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568B93EF" w14:textId="1F0A488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3B71137" w14:textId="688D0954"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611C3934" w14:textId="05ABD4C1"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12CB7202" w14:textId="2C0D9F8B"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21E182B5" w14:textId="21AE7083" w:rsidR="00D06EB0" w:rsidRPr="006428EA" w:rsidRDefault="00D06EB0" w:rsidP="006428EA">
            <w:pPr>
              <w:widowControl/>
              <w:spacing w:line="259" w:lineRule="auto"/>
              <w:jc w:val="center"/>
              <w:rPr>
                <w:rFonts w:eastAsia="Times New Roman" w:cs="Times New Roman"/>
                <w:sz w:val="20"/>
                <w:szCs w:val="20"/>
              </w:rPr>
            </w:pPr>
          </w:p>
        </w:tc>
      </w:tr>
      <w:tr w:rsidR="00D06EB0" w:rsidRPr="006428EA" w14:paraId="63458F5F" w14:textId="77777777" w:rsidTr="006428EA">
        <w:tc>
          <w:tcPr>
            <w:tcW w:w="3254" w:type="dxa"/>
            <w:tcBorders>
              <w:top w:val="nil"/>
              <w:left w:val="nil"/>
              <w:bottom w:val="single" w:sz="4" w:space="0" w:color="auto"/>
              <w:right w:val="nil"/>
            </w:tcBorders>
            <w:shd w:val="clear" w:color="auto" w:fill="auto"/>
            <w:vAlign w:val="center"/>
            <w:hideMark/>
          </w:tcPr>
          <w:p w14:paraId="77F695F2" w14:textId="77777777" w:rsidR="00D06EB0" w:rsidRPr="006428EA" w:rsidRDefault="00D06EB0" w:rsidP="006428EA">
            <w:pPr>
              <w:widowControl/>
              <w:spacing w:line="259" w:lineRule="auto"/>
              <w:ind w:firstLineChars="100" w:firstLine="200"/>
              <w:rPr>
                <w:rFonts w:eastAsia="Times New Roman" w:cs="Times New Roman"/>
                <w:sz w:val="20"/>
                <w:szCs w:val="20"/>
              </w:rPr>
            </w:pPr>
            <w:r w:rsidRPr="006428EA">
              <w:rPr>
                <w:rFonts w:eastAsia="Times New Roman" w:cs="Times New Roman"/>
                <w:sz w:val="20"/>
                <w:szCs w:val="20"/>
              </w:rPr>
              <w:t>Severe hunger</w:t>
            </w:r>
          </w:p>
        </w:tc>
        <w:tc>
          <w:tcPr>
            <w:tcW w:w="1485" w:type="dxa"/>
            <w:tcBorders>
              <w:top w:val="nil"/>
              <w:left w:val="nil"/>
              <w:bottom w:val="single" w:sz="4" w:space="0" w:color="auto"/>
              <w:right w:val="nil"/>
            </w:tcBorders>
            <w:shd w:val="clear" w:color="auto" w:fill="auto"/>
            <w:vAlign w:val="center"/>
            <w:hideMark/>
          </w:tcPr>
          <w:p w14:paraId="49E360EC" w14:textId="3C1F2356" w:rsidR="00D06EB0" w:rsidRPr="006428EA" w:rsidRDefault="00D06EB0" w:rsidP="006428EA">
            <w:pPr>
              <w:widowControl/>
              <w:spacing w:line="259" w:lineRule="auto"/>
              <w:jc w:val="center"/>
              <w:rPr>
                <w:rFonts w:eastAsia="Times New Roman" w:cs="Times New Roman"/>
                <w:sz w:val="20"/>
                <w:szCs w:val="20"/>
              </w:rPr>
            </w:pPr>
          </w:p>
        </w:tc>
        <w:tc>
          <w:tcPr>
            <w:tcW w:w="1471" w:type="dxa"/>
            <w:tcBorders>
              <w:top w:val="nil"/>
              <w:left w:val="nil"/>
              <w:bottom w:val="single" w:sz="4" w:space="0" w:color="auto"/>
              <w:right w:val="nil"/>
            </w:tcBorders>
            <w:shd w:val="clear" w:color="auto" w:fill="auto"/>
            <w:vAlign w:val="center"/>
            <w:hideMark/>
          </w:tcPr>
          <w:p w14:paraId="330A08E3" w14:textId="119B7A9A" w:rsidR="00D06EB0" w:rsidRPr="006428EA" w:rsidRDefault="00D06EB0" w:rsidP="006428EA">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shd w:val="clear" w:color="auto" w:fill="auto"/>
            <w:vAlign w:val="center"/>
            <w:hideMark/>
          </w:tcPr>
          <w:p w14:paraId="2303CD6D" w14:textId="14BB300D"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63EC83B8" w14:textId="6C2F2ED9" w:rsidR="00D06EB0" w:rsidRPr="006428EA" w:rsidRDefault="00D06EB0" w:rsidP="006428EA">
            <w:pPr>
              <w:widowControl/>
              <w:spacing w:line="259" w:lineRule="auto"/>
              <w:jc w:val="center"/>
              <w:rPr>
                <w:rFonts w:eastAsia="Times New Roman" w:cs="Times New Roman"/>
                <w:sz w:val="20"/>
                <w:szCs w:val="20"/>
              </w:rPr>
            </w:pPr>
          </w:p>
        </w:tc>
        <w:tc>
          <w:tcPr>
            <w:tcW w:w="290" w:type="dxa"/>
            <w:tcBorders>
              <w:top w:val="nil"/>
              <w:left w:val="nil"/>
              <w:bottom w:val="single" w:sz="4" w:space="0" w:color="auto"/>
              <w:right w:val="nil"/>
            </w:tcBorders>
            <w:shd w:val="clear" w:color="auto" w:fill="auto"/>
            <w:vAlign w:val="center"/>
            <w:hideMark/>
          </w:tcPr>
          <w:p w14:paraId="038621BC" w14:textId="692529A6" w:rsidR="00D06EB0" w:rsidRPr="006428EA" w:rsidRDefault="00D06EB0" w:rsidP="006428EA">
            <w:pPr>
              <w:widowControl/>
              <w:spacing w:line="259" w:lineRule="auto"/>
              <w:jc w:val="center"/>
              <w:rPr>
                <w:rFonts w:eastAsia="Times New Roman" w:cs="Times New Roman"/>
                <w:sz w:val="20"/>
                <w:szCs w:val="20"/>
              </w:rPr>
            </w:pPr>
          </w:p>
        </w:tc>
        <w:tc>
          <w:tcPr>
            <w:tcW w:w="1485" w:type="dxa"/>
            <w:tcBorders>
              <w:top w:val="nil"/>
              <w:left w:val="nil"/>
              <w:bottom w:val="single" w:sz="4" w:space="0" w:color="auto"/>
              <w:right w:val="nil"/>
            </w:tcBorders>
            <w:shd w:val="clear" w:color="auto" w:fill="auto"/>
            <w:vAlign w:val="center"/>
            <w:hideMark/>
          </w:tcPr>
          <w:p w14:paraId="4BC8CE63" w14:textId="51BBB805" w:rsidR="00D06EB0" w:rsidRPr="006428EA" w:rsidRDefault="00D06EB0" w:rsidP="006428EA">
            <w:pPr>
              <w:widowControl/>
              <w:spacing w:line="259" w:lineRule="auto"/>
              <w:jc w:val="center"/>
              <w:rPr>
                <w:rFonts w:eastAsia="Times New Roman" w:cs="Times New Roman"/>
                <w:sz w:val="20"/>
                <w:szCs w:val="20"/>
              </w:rPr>
            </w:pPr>
          </w:p>
        </w:tc>
        <w:tc>
          <w:tcPr>
            <w:tcW w:w="1536" w:type="dxa"/>
            <w:tcBorders>
              <w:top w:val="nil"/>
              <w:left w:val="nil"/>
              <w:bottom w:val="single" w:sz="4" w:space="0" w:color="auto"/>
              <w:right w:val="nil"/>
            </w:tcBorders>
            <w:shd w:val="clear" w:color="auto" w:fill="auto"/>
            <w:vAlign w:val="center"/>
            <w:hideMark/>
          </w:tcPr>
          <w:p w14:paraId="71A2826E" w14:textId="298F752E" w:rsidR="00D06EB0" w:rsidRPr="006428EA" w:rsidRDefault="00D06EB0" w:rsidP="006428EA">
            <w:pPr>
              <w:widowControl/>
              <w:spacing w:line="259" w:lineRule="auto"/>
              <w:jc w:val="center"/>
              <w:rPr>
                <w:rFonts w:eastAsia="Times New Roman" w:cs="Times New Roman"/>
                <w:sz w:val="20"/>
                <w:szCs w:val="20"/>
              </w:rPr>
            </w:pPr>
          </w:p>
        </w:tc>
        <w:tc>
          <w:tcPr>
            <w:tcW w:w="967" w:type="dxa"/>
            <w:tcBorders>
              <w:top w:val="nil"/>
              <w:left w:val="nil"/>
              <w:bottom w:val="single" w:sz="4" w:space="0" w:color="auto"/>
              <w:right w:val="nil"/>
            </w:tcBorders>
            <w:shd w:val="clear" w:color="auto" w:fill="auto"/>
            <w:vAlign w:val="center"/>
            <w:hideMark/>
          </w:tcPr>
          <w:p w14:paraId="0272A755" w14:textId="7F8F259F" w:rsidR="00D06EB0" w:rsidRPr="006428EA" w:rsidRDefault="00D06EB0" w:rsidP="006428EA">
            <w:pPr>
              <w:widowControl/>
              <w:spacing w:line="259" w:lineRule="auto"/>
              <w:jc w:val="center"/>
              <w:rPr>
                <w:rFonts w:eastAsia="Times New Roman" w:cs="Times New Roman"/>
                <w:sz w:val="20"/>
                <w:szCs w:val="20"/>
              </w:rPr>
            </w:pPr>
          </w:p>
        </w:tc>
        <w:tc>
          <w:tcPr>
            <w:tcW w:w="824" w:type="dxa"/>
            <w:tcBorders>
              <w:top w:val="nil"/>
              <w:left w:val="nil"/>
              <w:bottom w:val="single" w:sz="4" w:space="0" w:color="auto"/>
              <w:right w:val="nil"/>
            </w:tcBorders>
            <w:shd w:val="clear" w:color="auto" w:fill="auto"/>
            <w:vAlign w:val="center"/>
            <w:hideMark/>
          </w:tcPr>
          <w:p w14:paraId="038A149D" w14:textId="31A342A4" w:rsidR="00D06EB0" w:rsidRPr="006428EA" w:rsidRDefault="00D06EB0" w:rsidP="006428EA">
            <w:pPr>
              <w:widowControl/>
              <w:spacing w:line="259" w:lineRule="auto"/>
              <w:jc w:val="center"/>
              <w:rPr>
                <w:rFonts w:eastAsia="Times New Roman" w:cs="Times New Roman"/>
                <w:sz w:val="20"/>
                <w:szCs w:val="20"/>
              </w:rPr>
            </w:pPr>
          </w:p>
        </w:tc>
      </w:tr>
    </w:tbl>
    <w:p w14:paraId="6ED3949C" w14:textId="77777777" w:rsidR="00D06EB0" w:rsidRPr="00D06EB0" w:rsidRDefault="00D06EB0" w:rsidP="00D06EB0">
      <w:pPr>
        <w:pStyle w:val="BodyText"/>
        <w:spacing w:after="0"/>
        <w:ind w:left="180" w:hanging="180"/>
        <w:rPr>
          <w:sz w:val="16"/>
        </w:rPr>
      </w:pPr>
      <w:commentRangeStart w:id="702"/>
      <w:r w:rsidRPr="00D06EB0">
        <w:rPr>
          <w:sz w:val="16"/>
        </w:rPr>
        <w:t>^ Results not statistically reliable, n&lt;30</w:t>
      </w:r>
      <w:commentRangeEnd w:id="702"/>
      <w:r w:rsidR="00B435DA">
        <w:rPr>
          <w:rStyle w:val="CommentReference"/>
        </w:rPr>
        <w:commentReference w:id="702"/>
      </w:r>
    </w:p>
    <w:p w14:paraId="45F921BA" w14:textId="77777777" w:rsidR="00D06EB0" w:rsidRPr="00D06EB0" w:rsidRDefault="00D06EB0" w:rsidP="00D751B3">
      <w:pPr>
        <w:pStyle w:val="BodyText"/>
        <w:spacing w:after="0"/>
        <w:ind w:left="86" w:hanging="86"/>
        <w:rPr>
          <w:sz w:val="16"/>
        </w:rPr>
      </w:pPr>
      <w:r w:rsidRPr="00D06EB0">
        <w:rPr>
          <w:sz w:val="16"/>
          <w:vertAlign w:val="superscript"/>
        </w:rPr>
        <w:t>a</w:t>
      </w:r>
      <w:r w:rsidRPr="00D06EB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18FBC8F" w14:textId="77777777" w:rsidR="00D06EB0" w:rsidRPr="00D06EB0" w:rsidRDefault="00D06EB0" w:rsidP="00D06EB0">
      <w:pPr>
        <w:pStyle w:val="BodyText"/>
        <w:spacing w:after="0"/>
        <w:ind w:left="180" w:hanging="180"/>
        <w:rPr>
          <w:sz w:val="16"/>
        </w:rPr>
      </w:pPr>
      <w:r w:rsidRPr="00D06EB0">
        <w:rPr>
          <w:sz w:val="16"/>
          <w:vertAlign w:val="superscript"/>
        </w:rPr>
        <w:t>b</w:t>
      </w:r>
      <w:r w:rsidRPr="00D06EB0">
        <w:rPr>
          <w:sz w:val="16"/>
        </w:rPr>
        <w:t xml:space="preserve"> The ZOI Survey identifies the primary caregiver of each age-eligible child. This person is likely, but not necessarily, the child’s biological mother.</w:t>
      </w:r>
    </w:p>
    <w:p w14:paraId="02416137" w14:textId="77777777" w:rsidR="00D06EB0" w:rsidRPr="00D06EB0" w:rsidRDefault="00D06EB0" w:rsidP="00D06EB0">
      <w:pPr>
        <w:pStyle w:val="BodyText"/>
        <w:spacing w:after="0"/>
        <w:ind w:left="180" w:hanging="180"/>
        <w:rPr>
          <w:sz w:val="16"/>
        </w:rPr>
      </w:pPr>
      <w:r w:rsidRPr="00D06EB0">
        <w:rPr>
          <w:sz w:val="16"/>
        </w:rPr>
        <w:t xml:space="preserve">Notes: </w:t>
      </w:r>
    </w:p>
    <w:p w14:paraId="213B355A" w14:textId="77777777" w:rsidR="00D06EB0" w:rsidRPr="00D06EB0" w:rsidRDefault="00D06EB0" w:rsidP="00D06EB0">
      <w:pPr>
        <w:pStyle w:val="BodyText"/>
        <w:spacing w:after="0"/>
        <w:ind w:left="180" w:hanging="180"/>
        <w:rPr>
          <w:sz w:val="16"/>
        </w:rPr>
      </w:pPr>
      <w:r w:rsidRPr="00D06EB0">
        <w:rPr>
          <w:sz w:val="16"/>
        </w:rPr>
        <w:t>Estimates are sample-weighted; numbers of observations are unweighted.</w:t>
      </w:r>
    </w:p>
    <w:p w14:paraId="70A9EE37" w14:textId="77777777" w:rsidR="00324D14" w:rsidRDefault="00324D14" w:rsidP="00324D14">
      <w:pPr>
        <w:pStyle w:val="TF-TblFN"/>
        <w:spacing w:before="0"/>
        <w:ind w:left="90" w:hanging="90"/>
      </w:pPr>
      <w:r>
        <w:t>Indicator estimates and the gendered household type disaggregate categories are based on de facto household members.</w:t>
      </w:r>
    </w:p>
    <w:p w14:paraId="7CE00BC3" w14:textId="4224A845" w:rsidR="00F36732" w:rsidRDefault="00324D14" w:rsidP="00324D14">
      <w:pPr>
        <w:pStyle w:val="TF-TblFN"/>
        <w:spacing w:before="0" w:line="276" w:lineRule="auto"/>
        <w:ind w:left="86" w:hanging="86"/>
      </w:pPr>
      <w:r>
        <w:t>Poverty status is calculated using de jure household members.</w:t>
      </w:r>
    </w:p>
    <w:p w14:paraId="33EA9AD3" w14:textId="77777777" w:rsidR="00D06EB0" w:rsidRPr="00D06EB0" w:rsidRDefault="00D06EB0" w:rsidP="006428EA">
      <w:pPr>
        <w:pStyle w:val="BodyText"/>
        <w:spacing w:after="0"/>
        <w:rPr>
          <w:sz w:val="16"/>
        </w:rPr>
      </w:pPr>
      <w:r w:rsidRPr="00D06EB0">
        <w:rPr>
          <w:sz w:val="16"/>
        </w:rPr>
        <w:t>Significance tests were performed to determine whether a difference exists between the baseline and endline estimates. Differences found to be statistically significant are indicated by level: * p&lt;0.05, ** p&lt;0.01, *** p&lt;0.001.</w:t>
      </w:r>
    </w:p>
    <w:p w14:paraId="4A42647F" w14:textId="0A2D8DAA" w:rsidR="00D06EB0" w:rsidRDefault="00D06EB0" w:rsidP="00D06EB0">
      <w:pPr>
        <w:pStyle w:val="BodyText"/>
        <w:spacing w:after="0"/>
        <w:ind w:left="180" w:hanging="180"/>
      </w:pPr>
      <w:r w:rsidRPr="00D06EB0">
        <w:rPr>
          <w:sz w:val="16"/>
        </w:rPr>
        <w:t>Sources: Feed the Future [</w:t>
      </w:r>
      <w:r w:rsidRPr="00757754">
        <w:rPr>
          <w:sz w:val="16"/>
          <w:highlight w:val="yellow"/>
        </w:rPr>
        <w:t>Country</w:t>
      </w:r>
      <w:r w:rsidRPr="00D06EB0">
        <w:rPr>
          <w:sz w:val="16"/>
        </w:rPr>
        <w:t>] ZOI Survey [</w:t>
      </w:r>
      <w:r w:rsidR="00FE1420">
        <w:rPr>
          <w:sz w:val="16"/>
          <w:highlight w:val="yellow"/>
        </w:rPr>
        <w:t xml:space="preserve">baseline </w:t>
      </w:r>
      <w:r w:rsidRPr="00757754">
        <w:rPr>
          <w:sz w:val="16"/>
          <w:highlight w:val="yellow"/>
        </w:rPr>
        <w:t>survey year(s)</w:t>
      </w:r>
      <w:r w:rsidRPr="00D06EB0">
        <w:rPr>
          <w:sz w:val="16"/>
        </w:rPr>
        <w:t>]; Feed the Future [</w:t>
      </w:r>
      <w:r w:rsidRPr="00757754">
        <w:rPr>
          <w:sz w:val="16"/>
          <w:highlight w:val="yellow"/>
        </w:rPr>
        <w:t>Country</w:t>
      </w:r>
      <w:r w:rsidRPr="00D06EB0">
        <w:rPr>
          <w:sz w:val="16"/>
        </w:rPr>
        <w:t>] ZOI Survey [</w:t>
      </w:r>
      <w:r w:rsidR="002123BA">
        <w:rPr>
          <w:sz w:val="16"/>
          <w:highlight w:val="yellow"/>
        </w:rPr>
        <w:t>endline</w:t>
      </w:r>
      <w:r w:rsidR="002123BA" w:rsidRPr="00D55C65">
        <w:rPr>
          <w:sz w:val="16"/>
          <w:highlight w:val="yellow"/>
        </w:rPr>
        <w:t xml:space="preserve"> </w:t>
      </w:r>
      <w:r w:rsidRPr="00757754">
        <w:rPr>
          <w:sz w:val="16"/>
          <w:highlight w:val="yellow"/>
        </w:rPr>
        <w:t>survey year(s)</w:t>
      </w:r>
      <w:r w:rsidRPr="00D06EB0">
        <w:rPr>
          <w:sz w:val="16"/>
        </w:rPr>
        <w:t>]</w:t>
      </w:r>
    </w:p>
    <w:p w14:paraId="1C92D483" w14:textId="77777777" w:rsidR="00D06EB0" w:rsidRDefault="00D06EB0" w:rsidP="00AB051C">
      <w:pPr>
        <w:pStyle w:val="Tabletitle"/>
        <w:keepLines/>
        <w:spacing w:before="240"/>
        <w:contextualSpacing/>
        <w:outlineLvl w:val="3"/>
        <w:sectPr w:rsidR="00D06EB0" w:rsidSect="001A3F40">
          <w:footerReference w:type="default" r:id="rId33"/>
          <w:pgSz w:w="15840" w:h="12240" w:orient="landscape" w:code="1"/>
          <w:pgMar w:top="1440" w:right="1440" w:bottom="1440" w:left="1440" w:header="720" w:footer="720" w:gutter="0"/>
          <w:cols w:space="720"/>
          <w:docGrid w:linePitch="326"/>
        </w:sectPr>
      </w:pPr>
    </w:p>
    <w:p w14:paraId="2099BA2D" w14:textId="1C035A4A" w:rsidR="006A0A80" w:rsidRDefault="006A0A80" w:rsidP="006A0A80">
      <w:pPr>
        <w:pStyle w:val="Heading1"/>
        <w:numPr>
          <w:ilvl w:val="0"/>
          <w:numId w:val="26"/>
        </w:numPr>
      </w:pPr>
      <w:bookmarkStart w:id="703" w:name="_Toc22134540"/>
      <w:bookmarkStart w:id="704" w:name="_Toc22896845"/>
      <w:bookmarkStart w:id="705" w:name="_Toc22897071"/>
      <w:bookmarkStart w:id="706" w:name="_Toc22897305"/>
      <w:bookmarkStart w:id="707" w:name="_Toc22898743"/>
      <w:bookmarkStart w:id="708" w:name="_Toc22899003"/>
      <w:bookmarkStart w:id="709" w:name="_Toc22906858"/>
      <w:bookmarkStart w:id="710" w:name="_Toc22134541"/>
      <w:bookmarkStart w:id="711" w:name="_Toc22896846"/>
      <w:bookmarkStart w:id="712" w:name="_Toc22897072"/>
      <w:bookmarkStart w:id="713" w:name="_Toc22897306"/>
      <w:bookmarkStart w:id="714" w:name="_Toc22898744"/>
      <w:bookmarkStart w:id="715" w:name="_Toc22899004"/>
      <w:bookmarkStart w:id="716" w:name="_Toc22906859"/>
      <w:bookmarkStart w:id="717" w:name="_Toc22134546"/>
      <w:bookmarkStart w:id="718" w:name="_Toc22896851"/>
      <w:bookmarkStart w:id="719" w:name="_Toc22897077"/>
      <w:bookmarkStart w:id="720" w:name="_Toc22897311"/>
      <w:bookmarkStart w:id="721" w:name="_Toc22898749"/>
      <w:bookmarkStart w:id="722" w:name="_Toc22899009"/>
      <w:bookmarkStart w:id="723" w:name="_Toc22906864"/>
      <w:bookmarkStart w:id="724" w:name="_Toc22897331"/>
      <w:bookmarkStart w:id="725" w:name="_Toc50719335"/>
      <w:bookmarkStart w:id="726" w:name="_Toc400542633"/>
      <w:bookmarkStart w:id="727" w:name="_Toc414874521"/>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t>[Country-specific module(s)]</w:t>
      </w:r>
      <w:bookmarkEnd w:id="724"/>
      <w:bookmarkEnd w:id="725"/>
    </w:p>
    <w:bookmarkEnd w:id="726"/>
    <w:bookmarkEnd w:id="727"/>
    <w:p w14:paraId="733B5A35" w14:textId="4D4B2FA6" w:rsidR="00BC0F95" w:rsidRPr="00DF4DE5" w:rsidRDefault="00BC0F95" w:rsidP="006428EA">
      <w:pPr>
        <w:pStyle w:val="BodyText"/>
      </w:pPr>
      <w:r w:rsidRPr="00DF4DE5">
        <w:rPr>
          <w:highlight w:val="yellow"/>
        </w:rPr>
        <w:t xml:space="preserve">[This </w:t>
      </w:r>
      <w:r w:rsidR="00380358">
        <w:rPr>
          <w:highlight w:val="yellow"/>
        </w:rPr>
        <w:t>chapter</w:t>
      </w:r>
      <w:r w:rsidRPr="00DF4DE5">
        <w:rPr>
          <w:highlight w:val="yellow"/>
        </w:rPr>
        <w:t xml:space="preserve"> is reserved for any country-specific modules, as applicable.]</w:t>
      </w:r>
    </w:p>
    <w:p w14:paraId="0BA99415" w14:textId="77777777" w:rsidR="006A727D" w:rsidRDefault="006A727D">
      <w:pPr>
        <w:widowControl/>
        <w:spacing w:line="240" w:lineRule="auto"/>
        <w:rPr>
          <w:rFonts w:eastAsia="Cabin"/>
          <w:b/>
          <w:caps/>
          <w:color w:val="94A545"/>
          <w:sz w:val="28"/>
          <w:szCs w:val="36"/>
        </w:rPr>
      </w:pPr>
      <w:bookmarkStart w:id="728" w:name="_Toc400542634"/>
      <w:bookmarkStart w:id="729" w:name="_Toc414874522"/>
      <w:r>
        <w:br w:type="page"/>
      </w:r>
    </w:p>
    <w:p w14:paraId="470093A5" w14:textId="5F406D69" w:rsidR="00BC0F95" w:rsidRPr="006A727D" w:rsidRDefault="006428EA" w:rsidP="006428EA">
      <w:pPr>
        <w:pStyle w:val="Heading1"/>
        <w:ind w:left="360"/>
      </w:pPr>
      <w:bookmarkStart w:id="730" w:name="_Toc22897332"/>
      <w:bookmarkStart w:id="731" w:name="_Toc50719336"/>
      <w:r>
        <w:t>9.</w:t>
      </w:r>
      <w:r>
        <w:tab/>
      </w:r>
      <w:r w:rsidR="00BD3197">
        <w:t>Summary and c</w:t>
      </w:r>
      <w:r w:rsidR="00BC0F95" w:rsidRPr="006A727D">
        <w:t>onclusions</w:t>
      </w:r>
      <w:bookmarkEnd w:id="728"/>
      <w:bookmarkEnd w:id="729"/>
      <w:bookmarkEnd w:id="730"/>
      <w:bookmarkEnd w:id="731"/>
    </w:p>
    <w:p w14:paraId="7C2D0C76" w14:textId="17EFE145" w:rsidR="00BC0F95" w:rsidRPr="00DF4DE5" w:rsidRDefault="00BC0F95" w:rsidP="006428EA">
      <w:pPr>
        <w:pStyle w:val="BodyText"/>
      </w:pPr>
      <w:r w:rsidRPr="00DF4DE5">
        <w:rPr>
          <w:highlight w:val="yellow"/>
        </w:rPr>
        <w:t xml:space="preserve">[This </w:t>
      </w:r>
      <w:r w:rsidR="00380358">
        <w:rPr>
          <w:highlight w:val="yellow"/>
        </w:rPr>
        <w:t xml:space="preserve">chapter </w:t>
      </w:r>
      <w:r w:rsidRPr="00DF4DE5">
        <w:rPr>
          <w:highlight w:val="yellow"/>
        </w:rPr>
        <w:t xml:space="preserve">summarizes the key findings and provides some conclusions for the </w:t>
      </w:r>
      <w:r w:rsidR="008F55DC">
        <w:rPr>
          <w:highlight w:val="yellow"/>
        </w:rPr>
        <w:t xml:space="preserve">Feed the Future </w:t>
      </w:r>
      <w:r w:rsidR="00160DC3">
        <w:rPr>
          <w:highlight w:val="yellow"/>
        </w:rPr>
        <w:t>Phase One</w:t>
      </w:r>
      <w:r w:rsidR="008F55DC">
        <w:rPr>
          <w:highlight w:val="yellow"/>
        </w:rPr>
        <w:t xml:space="preserve"> </w:t>
      </w:r>
      <w:r w:rsidR="00752ED5">
        <w:rPr>
          <w:highlight w:val="yellow"/>
        </w:rPr>
        <w:t>ZOI Survey</w:t>
      </w:r>
      <w:r w:rsidRPr="00DF4DE5">
        <w:rPr>
          <w:highlight w:val="yellow"/>
        </w:rPr>
        <w:t xml:space="preserve"> </w:t>
      </w:r>
      <w:r w:rsidR="00F13AE1">
        <w:rPr>
          <w:highlight w:val="yellow"/>
        </w:rPr>
        <w:t>e</w:t>
      </w:r>
      <w:r w:rsidR="008F55DC">
        <w:rPr>
          <w:highlight w:val="yellow"/>
        </w:rPr>
        <w:t xml:space="preserve">ndline </w:t>
      </w:r>
      <w:r w:rsidR="00F13AE1">
        <w:rPr>
          <w:highlight w:val="yellow"/>
        </w:rPr>
        <w:t>a</w:t>
      </w:r>
      <w:r w:rsidR="008F55DC">
        <w:rPr>
          <w:highlight w:val="yellow"/>
        </w:rPr>
        <w:t>ssessment</w:t>
      </w:r>
      <w:r w:rsidR="00B935C4">
        <w:rPr>
          <w:highlight w:val="yellow"/>
        </w:rPr>
        <w:t xml:space="preserve">, including a summary of changes in the Feed the Future indicators </w:t>
      </w:r>
      <w:r w:rsidR="008F55DC">
        <w:rPr>
          <w:highlight w:val="yellow"/>
        </w:rPr>
        <w:t xml:space="preserve">between </w:t>
      </w:r>
      <w:r w:rsidR="00B935C4">
        <w:rPr>
          <w:highlight w:val="yellow"/>
        </w:rPr>
        <w:t>baseline</w:t>
      </w:r>
      <w:r w:rsidR="008F55DC">
        <w:rPr>
          <w:highlight w:val="yellow"/>
        </w:rPr>
        <w:t xml:space="preserve"> and endline</w:t>
      </w:r>
      <w:r w:rsidRPr="00DF4DE5">
        <w:rPr>
          <w:highlight w:val="yellow"/>
        </w:rPr>
        <w:t xml:space="preserve">. It will typically reiterate what is stated in the </w:t>
      </w:r>
      <w:r w:rsidR="008F55DC">
        <w:rPr>
          <w:highlight w:val="yellow"/>
        </w:rPr>
        <w:t>e</w:t>
      </w:r>
      <w:r w:rsidRPr="00DF4DE5">
        <w:rPr>
          <w:highlight w:val="yellow"/>
        </w:rPr>
        <w:t xml:space="preserve">xecutive </w:t>
      </w:r>
      <w:r w:rsidR="008F55DC">
        <w:rPr>
          <w:highlight w:val="yellow"/>
        </w:rPr>
        <w:t>s</w:t>
      </w:r>
      <w:r w:rsidRPr="00DF4DE5">
        <w:rPr>
          <w:highlight w:val="yellow"/>
        </w:rPr>
        <w:t>ummary but should not be identical.]</w:t>
      </w:r>
      <w:r w:rsidR="00505681">
        <w:t xml:space="preserve"> </w:t>
      </w:r>
    </w:p>
    <w:p w14:paraId="6743FDCE" w14:textId="7E1BA38E" w:rsidR="00373011" w:rsidRPr="00DF4DE5" w:rsidRDefault="00BC0F95" w:rsidP="006428EA">
      <w:pPr>
        <w:pStyle w:val="Heading1"/>
        <w:tabs>
          <w:tab w:val="left" w:pos="900"/>
        </w:tabs>
      </w:pPr>
      <w:bookmarkStart w:id="732" w:name="_Toc400542635"/>
      <w:r w:rsidRPr="00DF4DE5">
        <w:br w:type="page"/>
      </w:r>
      <w:bookmarkStart w:id="733" w:name="_Toc22897333"/>
      <w:bookmarkStart w:id="734" w:name="_Toc50719337"/>
      <w:bookmarkStart w:id="735" w:name="_Toc414874523"/>
      <w:r w:rsidR="00373011">
        <w:t>References</w:t>
      </w:r>
      <w:bookmarkEnd w:id="733"/>
      <w:bookmarkEnd w:id="734"/>
    </w:p>
    <w:bookmarkEnd w:id="732"/>
    <w:bookmarkEnd w:id="735"/>
    <w:p w14:paraId="0432111B" w14:textId="1606FFC1" w:rsidR="00BC0F95" w:rsidRPr="00BD1892" w:rsidRDefault="00BC0F95" w:rsidP="006428EA">
      <w:pPr>
        <w:pStyle w:val="BodyText"/>
      </w:pPr>
      <w:proofErr w:type="spellStart"/>
      <w:r w:rsidRPr="00445773">
        <w:t>Alkire</w:t>
      </w:r>
      <w:proofErr w:type="spellEnd"/>
      <w:r w:rsidRPr="00445773">
        <w:t xml:space="preserve">, S., Meinzen-Dick, R., Peterman, A., Quisumbing, A., Seymour, G., </w:t>
      </w:r>
      <w:r w:rsidR="0039542F">
        <w:t>&amp;</w:t>
      </w:r>
      <w:r w:rsidRPr="00445773">
        <w:t xml:space="preserve"> </w:t>
      </w:r>
      <w:proofErr w:type="spellStart"/>
      <w:r w:rsidRPr="00445773">
        <w:t>Vaz</w:t>
      </w:r>
      <w:proofErr w:type="spellEnd"/>
      <w:r w:rsidRPr="00445773">
        <w:t>, A. (2013). The Women</w:t>
      </w:r>
      <w:r w:rsidR="00EA5FC7" w:rsidRPr="00445773">
        <w:t>’</w:t>
      </w:r>
      <w:r w:rsidRPr="00445773">
        <w:t xml:space="preserve">s Empowerment in Agriculture Index. </w:t>
      </w:r>
      <w:r w:rsidRPr="00096C48">
        <w:rPr>
          <w:i/>
        </w:rPr>
        <w:t>World Development</w:t>
      </w:r>
      <w:r w:rsidRPr="00A65542">
        <w:rPr>
          <w:i/>
        </w:rPr>
        <w:t>, 52</w:t>
      </w:r>
      <w:r w:rsidRPr="00445773">
        <w:t>(C), 71-91.</w:t>
      </w:r>
    </w:p>
    <w:p w14:paraId="0FC6E2D9" w14:textId="3FA3D3BA" w:rsidR="00BC0F95" w:rsidRPr="00BD1892" w:rsidRDefault="00BC0F95" w:rsidP="006428EA">
      <w:pPr>
        <w:pStyle w:val="BodyText"/>
      </w:pPr>
      <w:r w:rsidRPr="00BD1892">
        <w:t>Ballard, T</w:t>
      </w:r>
      <w:r w:rsidR="006E62C2" w:rsidRPr="00BD1892">
        <w:t>.</w:t>
      </w:r>
      <w:r w:rsidR="00BD1892">
        <w:t>,</w:t>
      </w:r>
      <w:r w:rsidRPr="00BD1892">
        <w:t xml:space="preserve"> Coates, J</w:t>
      </w:r>
      <w:r w:rsidR="006E62C2" w:rsidRPr="00BD1892">
        <w:t>.</w:t>
      </w:r>
      <w:r w:rsidR="00BD1892">
        <w:t>,</w:t>
      </w:r>
      <w:r w:rsidRPr="00BD1892">
        <w:t xml:space="preserve"> Swindale, A</w:t>
      </w:r>
      <w:r w:rsidR="006E62C2" w:rsidRPr="00BD1892">
        <w:t>.</w:t>
      </w:r>
      <w:r w:rsidR="00BD1892">
        <w:t>,</w:t>
      </w:r>
      <w:r w:rsidRPr="00BD1892">
        <w:t xml:space="preserve"> </w:t>
      </w:r>
      <w:r w:rsidR="0039542F">
        <w:t>&amp;</w:t>
      </w:r>
      <w:r w:rsidRPr="00BD1892">
        <w:t xml:space="preserve"> Deitchler, M. (2011). </w:t>
      </w:r>
      <w:r w:rsidRPr="00BD1892">
        <w:rPr>
          <w:i/>
        </w:rPr>
        <w:t xml:space="preserve">Household Hunger Scale: Indicator </w:t>
      </w:r>
      <w:r w:rsidR="009237A1">
        <w:rPr>
          <w:i/>
        </w:rPr>
        <w:t>d</w:t>
      </w:r>
      <w:r w:rsidRPr="00BD1892">
        <w:rPr>
          <w:i/>
        </w:rPr>
        <w:t xml:space="preserve">efinition and </w:t>
      </w:r>
      <w:r w:rsidR="009237A1">
        <w:rPr>
          <w:i/>
        </w:rPr>
        <w:t>m</w:t>
      </w:r>
      <w:r w:rsidRPr="00BD1892">
        <w:rPr>
          <w:i/>
        </w:rPr>
        <w:t xml:space="preserve">easurement </w:t>
      </w:r>
      <w:r w:rsidR="009237A1">
        <w:rPr>
          <w:i/>
        </w:rPr>
        <w:t>g</w:t>
      </w:r>
      <w:r w:rsidRPr="00BD1892">
        <w:rPr>
          <w:i/>
        </w:rPr>
        <w:t>uide</w:t>
      </w:r>
      <w:r w:rsidRPr="00BD1892">
        <w:t>. Washington, DC: Food and Nutrition Technical Assistance II Project, FHI 360.</w:t>
      </w:r>
    </w:p>
    <w:p w14:paraId="5BF94E7C" w14:textId="2126304C" w:rsidR="00713EDC" w:rsidRPr="00BD1892" w:rsidRDefault="00713EDC" w:rsidP="006428EA">
      <w:pPr>
        <w:pStyle w:val="BodyText"/>
        <w:rPr>
          <w:rFonts w:eastAsia="Calibri" w:cs="Garamond"/>
        </w:rPr>
      </w:pPr>
      <w:r w:rsidRPr="00BD1892">
        <w:rPr>
          <w:rFonts w:eastAsia="Calibri" w:cs="Garamond"/>
          <w:lang w:val="fr-SN"/>
        </w:rPr>
        <w:t>Black, R.E.,</w:t>
      </w:r>
      <w:r w:rsidRPr="00096C48">
        <w:rPr>
          <w:rFonts w:eastAsia="Calibri" w:cs="Garamond"/>
          <w:lang w:val="fr-SN"/>
        </w:rPr>
        <w:t xml:space="preserve"> </w:t>
      </w:r>
      <w:r w:rsidRPr="00A65542">
        <w:rPr>
          <w:rFonts w:eastAsia="Calibri" w:cs="Garamond"/>
          <w:lang w:val="fr-SN"/>
        </w:rPr>
        <w:t>et al</w:t>
      </w:r>
      <w:r w:rsidRPr="00096C48">
        <w:rPr>
          <w:rFonts w:eastAsia="Calibri" w:cs="Garamond"/>
          <w:lang w:val="fr-SN"/>
        </w:rPr>
        <w:t xml:space="preserve">. </w:t>
      </w:r>
      <w:r w:rsidRPr="00BD1892">
        <w:rPr>
          <w:rFonts w:eastAsia="Calibri" w:cs="Garamond"/>
        </w:rPr>
        <w:t>(2008)</w:t>
      </w:r>
      <w:r w:rsidR="00BD1892" w:rsidRPr="00BD1892">
        <w:rPr>
          <w:rFonts w:eastAsia="Calibri" w:cs="Garamond"/>
        </w:rPr>
        <w:t>.</w:t>
      </w:r>
      <w:r w:rsidRPr="00BD1892">
        <w:rPr>
          <w:rFonts w:eastAsia="Calibri" w:cs="Garamond"/>
        </w:rPr>
        <w:t xml:space="preserve"> Maternal and </w:t>
      </w:r>
      <w:r w:rsidR="009237A1">
        <w:rPr>
          <w:rFonts w:eastAsia="Calibri" w:cs="Garamond"/>
        </w:rPr>
        <w:t>c</w:t>
      </w:r>
      <w:r w:rsidRPr="00BD1892">
        <w:rPr>
          <w:rFonts w:eastAsia="Calibri" w:cs="Garamond"/>
        </w:rPr>
        <w:t xml:space="preserve">hild </w:t>
      </w:r>
      <w:r w:rsidR="009237A1">
        <w:rPr>
          <w:rFonts w:eastAsia="Calibri" w:cs="Garamond"/>
        </w:rPr>
        <w:t>u</w:t>
      </w:r>
      <w:r w:rsidRPr="00BD1892">
        <w:rPr>
          <w:rFonts w:eastAsia="Calibri" w:cs="Garamond"/>
        </w:rPr>
        <w:t xml:space="preserve">ndernutrition: Global and </w:t>
      </w:r>
      <w:r w:rsidR="009237A1">
        <w:rPr>
          <w:rFonts w:eastAsia="Calibri" w:cs="Garamond"/>
        </w:rPr>
        <w:t>r</w:t>
      </w:r>
      <w:r w:rsidRPr="00BD1892">
        <w:rPr>
          <w:rFonts w:eastAsia="Calibri" w:cs="Garamond"/>
        </w:rPr>
        <w:t xml:space="preserve">egional </w:t>
      </w:r>
      <w:r w:rsidR="009237A1">
        <w:rPr>
          <w:rFonts w:eastAsia="Calibri" w:cs="Garamond"/>
        </w:rPr>
        <w:t>e</w:t>
      </w:r>
      <w:r w:rsidRPr="00BD1892">
        <w:rPr>
          <w:rFonts w:eastAsia="Calibri" w:cs="Garamond"/>
        </w:rPr>
        <w:t xml:space="preserve">xposures and </w:t>
      </w:r>
      <w:r w:rsidR="009237A1">
        <w:rPr>
          <w:rFonts w:eastAsia="Calibri" w:cs="Garamond"/>
        </w:rPr>
        <w:t>h</w:t>
      </w:r>
      <w:r w:rsidRPr="00BD1892">
        <w:rPr>
          <w:rFonts w:eastAsia="Calibri" w:cs="Garamond"/>
        </w:rPr>
        <w:t xml:space="preserve">ealth </w:t>
      </w:r>
      <w:r w:rsidR="009237A1">
        <w:rPr>
          <w:rFonts w:eastAsia="Calibri" w:cs="Garamond"/>
        </w:rPr>
        <w:t>c</w:t>
      </w:r>
      <w:r w:rsidRPr="00BD1892">
        <w:rPr>
          <w:rFonts w:eastAsia="Calibri" w:cs="Garamond"/>
        </w:rPr>
        <w:t>onsequences</w:t>
      </w:r>
      <w:r w:rsidR="006E62C2" w:rsidRPr="00BD1892">
        <w:rPr>
          <w:rFonts w:eastAsia="Calibri" w:cs="Garamond"/>
        </w:rPr>
        <w:t>.</w:t>
      </w:r>
      <w:r w:rsidRPr="00BD1892">
        <w:rPr>
          <w:rFonts w:eastAsia="Calibri" w:cs="Garamond"/>
        </w:rPr>
        <w:t xml:space="preserve"> </w:t>
      </w:r>
      <w:r w:rsidRPr="00BD1892">
        <w:rPr>
          <w:rFonts w:eastAsia="Calibri" w:cs="Garamond"/>
          <w:i/>
        </w:rPr>
        <w:t>The Lancet</w:t>
      </w:r>
      <w:r w:rsidR="005D1C9B" w:rsidRPr="00A65542">
        <w:rPr>
          <w:rFonts w:eastAsia="Calibri" w:cs="Garamond"/>
          <w:i/>
        </w:rPr>
        <w:t>,</w:t>
      </w:r>
      <w:r w:rsidRPr="00A65542">
        <w:rPr>
          <w:rFonts w:eastAsia="Calibri" w:cs="Garamond"/>
          <w:i/>
        </w:rPr>
        <w:t xml:space="preserve"> 371</w:t>
      </w:r>
      <w:r w:rsidRPr="00BD1892">
        <w:rPr>
          <w:rFonts w:eastAsia="Calibri" w:cs="Garamond"/>
        </w:rPr>
        <w:t>(9608)</w:t>
      </w:r>
      <w:r w:rsidR="005D1C9B">
        <w:rPr>
          <w:rFonts w:eastAsia="Calibri" w:cs="Garamond"/>
        </w:rPr>
        <w:t xml:space="preserve">, </w:t>
      </w:r>
      <w:r w:rsidRPr="00BD1892">
        <w:rPr>
          <w:rFonts w:eastAsia="Calibri" w:cs="Garamond"/>
        </w:rPr>
        <w:t>243-260.</w:t>
      </w:r>
    </w:p>
    <w:p w14:paraId="0644D8F8" w14:textId="590EC963" w:rsidR="005F476E" w:rsidRPr="00BD1892" w:rsidRDefault="005F476E" w:rsidP="006428EA">
      <w:pPr>
        <w:pStyle w:val="BodyText"/>
      </w:pPr>
      <w:r w:rsidRPr="00BD1892">
        <w:t>Darnton-Hill, I.</w:t>
      </w:r>
      <w:r w:rsidRPr="00096C48">
        <w:t xml:space="preserve">, </w:t>
      </w:r>
      <w:r w:rsidRPr="00A65542">
        <w:t>et al</w:t>
      </w:r>
      <w:r w:rsidRPr="00096C48">
        <w:t xml:space="preserve">. </w:t>
      </w:r>
      <w:r w:rsidRPr="00BD1892">
        <w:t>(2005)</w:t>
      </w:r>
      <w:r w:rsidR="00BD1892" w:rsidRPr="00BD1892">
        <w:t>.</w:t>
      </w:r>
      <w:r w:rsidRPr="00BD1892">
        <w:t xml:space="preserve"> Micronutrient deficiencies and gender: </w:t>
      </w:r>
      <w:r w:rsidR="005D1C9B">
        <w:t>S</w:t>
      </w:r>
      <w:r w:rsidRPr="00BD1892">
        <w:t>ocial and economic costs</w:t>
      </w:r>
      <w:r w:rsidR="006E62C2" w:rsidRPr="00BD1892">
        <w:t>.</w:t>
      </w:r>
      <w:r w:rsidRPr="00BD1892">
        <w:t xml:space="preserve"> </w:t>
      </w:r>
      <w:r w:rsidRPr="00BD1892">
        <w:rPr>
          <w:i/>
        </w:rPr>
        <w:t>American Journal of Clinical Nutrition</w:t>
      </w:r>
      <w:r w:rsidRPr="00A65542">
        <w:rPr>
          <w:i/>
        </w:rPr>
        <w:t>, 81</w:t>
      </w:r>
      <w:r w:rsidRPr="00BD1892">
        <w:t>(Supplement)</w:t>
      </w:r>
      <w:r w:rsidR="005D1C9B">
        <w:t>,</w:t>
      </w:r>
      <w:r w:rsidRPr="00BD1892">
        <w:t xml:space="preserve"> 1198S-1205S.</w:t>
      </w:r>
    </w:p>
    <w:p w14:paraId="1A44677B" w14:textId="28367B50" w:rsidR="00BC0F95" w:rsidRPr="00BD1892" w:rsidRDefault="00BC0F95" w:rsidP="006428EA">
      <w:pPr>
        <w:pStyle w:val="BodyText"/>
      </w:pPr>
      <w:r w:rsidRPr="00BD1892">
        <w:t xml:space="preserve">Deaton, A. (2008). </w:t>
      </w:r>
      <w:r w:rsidRPr="00BD1892">
        <w:rPr>
          <w:i/>
        </w:rPr>
        <w:t xml:space="preserve">The </w:t>
      </w:r>
      <w:r w:rsidR="009237A1">
        <w:rPr>
          <w:i/>
        </w:rPr>
        <w:t>a</w:t>
      </w:r>
      <w:r w:rsidRPr="00BD1892">
        <w:rPr>
          <w:i/>
        </w:rPr>
        <w:t xml:space="preserve">nalysis of </w:t>
      </w:r>
      <w:r w:rsidR="009237A1">
        <w:rPr>
          <w:i/>
        </w:rPr>
        <w:t>h</w:t>
      </w:r>
      <w:r w:rsidRPr="00BD1892">
        <w:rPr>
          <w:i/>
        </w:rPr>
        <w:t xml:space="preserve">ousehold </w:t>
      </w:r>
      <w:r w:rsidR="009237A1">
        <w:rPr>
          <w:i/>
        </w:rPr>
        <w:t>s</w:t>
      </w:r>
      <w:r w:rsidRPr="00BD1892">
        <w:rPr>
          <w:i/>
        </w:rPr>
        <w:t xml:space="preserve">urveys: A </w:t>
      </w:r>
      <w:r w:rsidR="009237A1">
        <w:rPr>
          <w:i/>
        </w:rPr>
        <w:t>m</w:t>
      </w:r>
      <w:r w:rsidRPr="00BD1892">
        <w:rPr>
          <w:i/>
        </w:rPr>
        <w:t xml:space="preserve">icroeconomic </w:t>
      </w:r>
      <w:r w:rsidR="009237A1">
        <w:rPr>
          <w:i/>
        </w:rPr>
        <w:t>a</w:t>
      </w:r>
      <w:r w:rsidRPr="00BD1892">
        <w:rPr>
          <w:i/>
        </w:rPr>
        <w:t xml:space="preserve">pproach to </w:t>
      </w:r>
      <w:r w:rsidR="009237A1">
        <w:rPr>
          <w:i/>
        </w:rPr>
        <w:t>d</w:t>
      </w:r>
      <w:r w:rsidRPr="00BD1892">
        <w:rPr>
          <w:i/>
        </w:rPr>
        <w:t xml:space="preserve">evelopment </w:t>
      </w:r>
      <w:r w:rsidR="009237A1">
        <w:rPr>
          <w:i/>
        </w:rPr>
        <w:t>p</w:t>
      </w:r>
      <w:r w:rsidRPr="00BD1892">
        <w:rPr>
          <w:i/>
        </w:rPr>
        <w:t>olicy</w:t>
      </w:r>
      <w:r w:rsidRPr="00BD1892">
        <w:t>. Baltimore</w:t>
      </w:r>
      <w:r w:rsidR="005D1C9B">
        <w:t>, MD</w:t>
      </w:r>
      <w:r w:rsidRPr="00BD1892">
        <w:t>: The Johns Hopkins University Press.</w:t>
      </w:r>
    </w:p>
    <w:p w14:paraId="4D4294CD" w14:textId="30756449" w:rsidR="00BC0F95" w:rsidRPr="00BD1892" w:rsidRDefault="00BC0F95" w:rsidP="006428EA">
      <w:pPr>
        <w:pStyle w:val="BodyText"/>
      </w:pPr>
      <w:r w:rsidRPr="00BD1892">
        <w:t>Deaton, A</w:t>
      </w:r>
      <w:r w:rsidR="006E62C2" w:rsidRPr="00BD1892">
        <w:t>.</w:t>
      </w:r>
      <w:r w:rsidR="005D1C9B">
        <w:t>,</w:t>
      </w:r>
      <w:r w:rsidRPr="00BD1892">
        <w:t xml:space="preserve"> </w:t>
      </w:r>
      <w:r w:rsidR="0039542F">
        <w:t>&amp;</w:t>
      </w:r>
      <w:r w:rsidRPr="00BD1892">
        <w:t xml:space="preserve"> Zaidi</w:t>
      </w:r>
      <w:r w:rsidR="0039542F">
        <w:t>, S</w:t>
      </w:r>
      <w:r w:rsidRPr="00BD1892">
        <w:t>. (2002). Guidelines for constructing consumption aggregates for welfare analysis</w:t>
      </w:r>
      <w:r w:rsidR="005D1C9B">
        <w:t>.</w:t>
      </w:r>
      <w:r w:rsidRPr="00BD1892">
        <w:t xml:space="preserve"> Working Paper No. 135. </w:t>
      </w:r>
      <w:r w:rsidR="00AE588C" w:rsidRPr="00BD1892">
        <w:t>Washington, DC: The World Bank.</w:t>
      </w:r>
      <w:r w:rsidR="000043FA" w:rsidRPr="000043FA">
        <w:rPr>
          <w:szCs w:val="22"/>
        </w:rPr>
        <w:t xml:space="preserve"> </w:t>
      </w:r>
      <w:r w:rsidR="000043FA" w:rsidRPr="00D751B3">
        <w:rPr>
          <w:szCs w:val="22"/>
        </w:rPr>
        <w:t xml:space="preserve">Available at: </w:t>
      </w:r>
      <w:hyperlink r:id="rId34" w:history="1">
        <w:r w:rsidR="000043FA" w:rsidRPr="00D751B3">
          <w:rPr>
            <w:rStyle w:val="Hyperlink"/>
            <w:szCs w:val="22"/>
          </w:rPr>
          <w:t xml:space="preserve">http://siteresources.worldbank.org/INTPA/Resources/429966-1092778639630/deatonZaidi.pdf </w:t>
        </w:r>
      </w:hyperlink>
    </w:p>
    <w:p w14:paraId="0E536261" w14:textId="22D70E8B" w:rsidR="00BC0F95" w:rsidRPr="00BD1892" w:rsidRDefault="00BC0F95" w:rsidP="006428EA">
      <w:pPr>
        <w:pStyle w:val="BodyText"/>
      </w:pPr>
      <w:r w:rsidRPr="00BD1892">
        <w:t xml:space="preserve">Deitchler, M., Ballard, T., Swindale, A., </w:t>
      </w:r>
      <w:r w:rsidR="0039542F">
        <w:t xml:space="preserve">&amp; </w:t>
      </w:r>
      <w:r w:rsidRPr="00BD1892">
        <w:t xml:space="preserve">Coates, J. (2011). </w:t>
      </w:r>
      <w:r w:rsidRPr="00BD1892">
        <w:rPr>
          <w:i/>
        </w:rPr>
        <w:t xml:space="preserve">FANTA </w:t>
      </w:r>
      <w:r w:rsidR="00AC5060">
        <w:rPr>
          <w:i/>
        </w:rPr>
        <w:t>T</w:t>
      </w:r>
      <w:r w:rsidRPr="00BD1892">
        <w:rPr>
          <w:i/>
        </w:rPr>
        <w:t xml:space="preserve">echnical </w:t>
      </w:r>
      <w:r w:rsidR="00AC5060">
        <w:rPr>
          <w:i/>
        </w:rPr>
        <w:t>N</w:t>
      </w:r>
      <w:r w:rsidRPr="00BD1892">
        <w:rPr>
          <w:i/>
        </w:rPr>
        <w:t xml:space="preserve">ote No. 12: Introducing a </w:t>
      </w:r>
      <w:r w:rsidR="00AC5060">
        <w:rPr>
          <w:i/>
        </w:rPr>
        <w:t>s</w:t>
      </w:r>
      <w:r w:rsidRPr="00BD1892">
        <w:rPr>
          <w:i/>
        </w:rPr>
        <w:t xml:space="preserve">imple </w:t>
      </w:r>
      <w:r w:rsidR="00AC5060">
        <w:rPr>
          <w:i/>
        </w:rPr>
        <w:t>m</w:t>
      </w:r>
      <w:r w:rsidRPr="00BD1892">
        <w:rPr>
          <w:i/>
        </w:rPr>
        <w:t xml:space="preserve">easure of </w:t>
      </w:r>
      <w:r w:rsidR="00AC5060">
        <w:rPr>
          <w:i/>
        </w:rPr>
        <w:t>h</w:t>
      </w:r>
      <w:r w:rsidRPr="00BD1892">
        <w:rPr>
          <w:i/>
        </w:rPr>
        <w:t xml:space="preserve">ousehold </w:t>
      </w:r>
      <w:r w:rsidR="00AC5060">
        <w:rPr>
          <w:i/>
        </w:rPr>
        <w:t>h</w:t>
      </w:r>
      <w:r w:rsidRPr="00BD1892">
        <w:rPr>
          <w:i/>
        </w:rPr>
        <w:t xml:space="preserve">unger for </w:t>
      </w:r>
      <w:r w:rsidR="00AC5060">
        <w:rPr>
          <w:i/>
        </w:rPr>
        <w:t>c</w:t>
      </w:r>
      <w:r w:rsidRPr="00BD1892">
        <w:rPr>
          <w:i/>
        </w:rPr>
        <w:t>ross-</w:t>
      </w:r>
      <w:r w:rsidR="00AC5060">
        <w:rPr>
          <w:i/>
        </w:rPr>
        <w:t>c</w:t>
      </w:r>
      <w:r w:rsidRPr="00BD1892">
        <w:rPr>
          <w:i/>
        </w:rPr>
        <w:t xml:space="preserve">ultural </w:t>
      </w:r>
      <w:r w:rsidR="00AC5060">
        <w:rPr>
          <w:i/>
        </w:rPr>
        <w:t>u</w:t>
      </w:r>
      <w:r w:rsidRPr="00BD1892">
        <w:rPr>
          <w:i/>
        </w:rPr>
        <w:t>se.</w:t>
      </w:r>
      <w:r w:rsidRPr="00BD1892">
        <w:t xml:space="preserve"> Washington, DC: </w:t>
      </w:r>
      <w:r w:rsidR="003A19EF">
        <w:t>United States Agency for International Development</w:t>
      </w:r>
      <w:r w:rsidRPr="00BD1892">
        <w:t>.</w:t>
      </w:r>
    </w:p>
    <w:p w14:paraId="302ADBCF" w14:textId="60D8E2F4" w:rsidR="00BC0F95" w:rsidRPr="00BD1892" w:rsidRDefault="00BC0F95" w:rsidP="006428EA">
      <w:pPr>
        <w:pStyle w:val="BodyText"/>
      </w:pPr>
      <w:proofErr w:type="spellStart"/>
      <w:r w:rsidRPr="00BD1892">
        <w:t>Grosh</w:t>
      </w:r>
      <w:proofErr w:type="spellEnd"/>
      <w:r w:rsidRPr="00BD1892">
        <w:t>, M</w:t>
      </w:r>
      <w:r w:rsidR="006E62C2" w:rsidRPr="00BD1892">
        <w:t>.</w:t>
      </w:r>
      <w:r w:rsidR="0039542F">
        <w:t>,</w:t>
      </w:r>
      <w:r w:rsidRPr="00BD1892">
        <w:t xml:space="preserve"> </w:t>
      </w:r>
      <w:r w:rsidR="0039542F">
        <w:t xml:space="preserve">&amp; </w:t>
      </w:r>
      <w:proofErr w:type="spellStart"/>
      <w:r w:rsidRPr="00BD1892">
        <w:t>Glewwe</w:t>
      </w:r>
      <w:proofErr w:type="spellEnd"/>
      <w:r w:rsidR="006E62C2" w:rsidRPr="00BD1892">
        <w:t>, P</w:t>
      </w:r>
      <w:r w:rsidRPr="00BD1892">
        <w:t xml:space="preserve">. (1995). A </w:t>
      </w:r>
      <w:r w:rsidR="005D1C9B" w:rsidRPr="00BD1892">
        <w:t>guide to living standards measurement study surveys and their data sets</w:t>
      </w:r>
      <w:r w:rsidRPr="00BD1892">
        <w:t xml:space="preserve">. </w:t>
      </w:r>
      <w:r w:rsidRPr="00A65542">
        <w:t xml:space="preserve">Living Standards Measurement Study Group Working </w:t>
      </w:r>
      <w:r w:rsidR="006E62C2" w:rsidRPr="00A65542">
        <w:t>P</w:t>
      </w:r>
      <w:r w:rsidRPr="00A65542">
        <w:t>aper</w:t>
      </w:r>
      <w:r w:rsidR="00373011" w:rsidRPr="00A65542">
        <w:t xml:space="preserve"> </w:t>
      </w:r>
      <w:r w:rsidRPr="00A65542">
        <w:t>No. 120</w:t>
      </w:r>
      <w:r w:rsidRPr="00096C48">
        <w:t xml:space="preserve">. </w:t>
      </w:r>
      <w:r w:rsidR="00AE588C" w:rsidRPr="00BD1892">
        <w:t>Washington, DC: The World Bank.</w:t>
      </w:r>
    </w:p>
    <w:p w14:paraId="4F3C0A5A" w14:textId="3C435840" w:rsidR="008F2E20" w:rsidRDefault="008F2E20" w:rsidP="006428EA">
      <w:pPr>
        <w:pStyle w:val="BodyText"/>
        <w:rPr>
          <w:rFonts w:eastAsia="Cabin" w:cs="Cabin"/>
          <w:szCs w:val="20"/>
        </w:rPr>
      </w:pPr>
      <w:r w:rsidRPr="008F2E20">
        <w:rPr>
          <w:rFonts w:eastAsia="Cabin" w:cs="Cabin"/>
          <w:szCs w:val="20"/>
        </w:rPr>
        <w:t xml:space="preserve">Johnson, K.B., Zalisk, K., </w:t>
      </w:r>
      <w:r w:rsidR="0039542F">
        <w:rPr>
          <w:rFonts w:eastAsia="Cabin" w:cs="Cabin"/>
          <w:szCs w:val="20"/>
        </w:rPr>
        <w:t xml:space="preserve">&amp; </w:t>
      </w:r>
      <w:r w:rsidRPr="008F2E20">
        <w:rPr>
          <w:rFonts w:eastAsia="Cabin" w:cs="Cabin"/>
          <w:szCs w:val="20"/>
        </w:rPr>
        <w:t xml:space="preserve">Kaur, J. (2018). </w:t>
      </w:r>
      <w:r w:rsidRPr="008F2E20">
        <w:rPr>
          <w:rFonts w:eastAsia="Cabin" w:cs="Cabin"/>
          <w:i/>
          <w:szCs w:val="20"/>
        </w:rPr>
        <w:t xml:space="preserve">Feed the Future Zone of Influence Surveys: Guide to Feed the Future </w:t>
      </w:r>
      <w:r w:rsidR="00AC5060">
        <w:rPr>
          <w:rFonts w:eastAsia="Cabin" w:cs="Cabin"/>
          <w:i/>
          <w:szCs w:val="20"/>
        </w:rPr>
        <w:t>s</w:t>
      </w:r>
      <w:r w:rsidRPr="008F2E20">
        <w:rPr>
          <w:rFonts w:eastAsia="Cabin" w:cs="Cabin"/>
          <w:i/>
          <w:szCs w:val="20"/>
        </w:rPr>
        <w:t xml:space="preserve">tatistics. </w:t>
      </w:r>
      <w:r w:rsidRPr="008F2E20">
        <w:rPr>
          <w:rFonts w:eastAsia="Cabin" w:cs="Cabin"/>
          <w:szCs w:val="20"/>
        </w:rPr>
        <w:t xml:space="preserve">Washington, DC: Bureau for Food Security, </w:t>
      </w:r>
      <w:r w:rsidR="003A19EF">
        <w:rPr>
          <w:rFonts w:eastAsia="Cabin" w:cs="Cabin"/>
          <w:szCs w:val="20"/>
        </w:rPr>
        <w:t>United States Agency for International Development</w:t>
      </w:r>
      <w:r w:rsidR="005D1C9B">
        <w:rPr>
          <w:rFonts w:eastAsia="Cabin" w:cs="Cabin"/>
          <w:szCs w:val="20"/>
        </w:rPr>
        <w:t>.</w:t>
      </w:r>
    </w:p>
    <w:p w14:paraId="5EC08324" w14:textId="46F51001" w:rsidR="000D392D" w:rsidRDefault="000D392D" w:rsidP="006428EA">
      <w:pPr>
        <w:pStyle w:val="BodyText"/>
        <w:rPr>
          <w:rFonts w:eastAsia="Cabin" w:cs="Cabin"/>
          <w:szCs w:val="20"/>
        </w:rPr>
      </w:pPr>
      <w:r>
        <w:rPr>
          <w:rFonts w:eastAsia="Cabin" w:cs="Cabin"/>
          <w:szCs w:val="20"/>
        </w:rPr>
        <w:t xml:space="preserve">Leroy, </w:t>
      </w:r>
      <w:r w:rsidR="006E3C29">
        <w:rPr>
          <w:rFonts w:eastAsia="Cabin" w:cs="Cabin"/>
          <w:szCs w:val="20"/>
        </w:rPr>
        <w:t xml:space="preserve">J.L., </w:t>
      </w:r>
      <w:r w:rsidR="00F21AE1">
        <w:rPr>
          <w:rFonts w:eastAsia="Cabin" w:cs="Cabin"/>
          <w:szCs w:val="20"/>
        </w:rPr>
        <w:t xml:space="preserve">&amp; </w:t>
      </w:r>
      <w:proofErr w:type="spellStart"/>
      <w:r w:rsidR="006E3C29">
        <w:rPr>
          <w:rFonts w:eastAsia="Cabin" w:cs="Cabin"/>
          <w:szCs w:val="20"/>
        </w:rPr>
        <w:t>Frongillo</w:t>
      </w:r>
      <w:proofErr w:type="spellEnd"/>
      <w:r w:rsidR="006E3C29">
        <w:rPr>
          <w:rFonts w:eastAsia="Cabin" w:cs="Cabin"/>
          <w:szCs w:val="20"/>
        </w:rPr>
        <w:t xml:space="preserve">, E.A. (2019). </w:t>
      </w:r>
      <w:r w:rsidR="006E3C29" w:rsidRPr="006E119A">
        <w:rPr>
          <w:rFonts w:eastAsia="Cabin" w:cs="Cabin"/>
          <w:szCs w:val="20"/>
        </w:rPr>
        <w:t xml:space="preserve">Perspective: What does </w:t>
      </w:r>
      <w:r w:rsidR="006E3C29" w:rsidRPr="007324A1">
        <w:rPr>
          <w:rFonts w:eastAsia="Cabin" w:cs="Cabin"/>
          <w:szCs w:val="20"/>
        </w:rPr>
        <w:t>stunting really mean? A critical review of the evidence</w:t>
      </w:r>
      <w:r w:rsidR="006E3C29">
        <w:rPr>
          <w:rFonts w:eastAsia="Cabin" w:cs="Cabin"/>
          <w:szCs w:val="20"/>
        </w:rPr>
        <w:t xml:space="preserve">. </w:t>
      </w:r>
      <w:r w:rsidR="00F13D2C" w:rsidRPr="00A65542">
        <w:rPr>
          <w:rFonts w:eastAsia="Cabin" w:cs="Cabin"/>
          <w:i/>
          <w:iCs/>
          <w:szCs w:val="20"/>
        </w:rPr>
        <w:t>Adv</w:t>
      </w:r>
      <w:r w:rsidR="007324A1" w:rsidRPr="00A65542">
        <w:rPr>
          <w:rFonts w:eastAsia="Cabin" w:cs="Cabin"/>
          <w:i/>
          <w:iCs/>
          <w:szCs w:val="20"/>
        </w:rPr>
        <w:t xml:space="preserve">ances in </w:t>
      </w:r>
      <w:r w:rsidR="00F13D2C" w:rsidRPr="00A65542">
        <w:rPr>
          <w:rFonts w:eastAsia="Cabin" w:cs="Cabin"/>
          <w:i/>
          <w:iCs/>
          <w:szCs w:val="20"/>
        </w:rPr>
        <w:t>Nutr</w:t>
      </w:r>
      <w:r w:rsidR="007324A1" w:rsidRPr="00A65542">
        <w:rPr>
          <w:rFonts w:eastAsia="Cabin" w:cs="Cabin"/>
          <w:i/>
          <w:iCs/>
          <w:szCs w:val="20"/>
        </w:rPr>
        <w:t>ition</w:t>
      </w:r>
      <w:r w:rsidR="00C21802">
        <w:rPr>
          <w:rFonts w:eastAsia="Cabin" w:cs="Cabin"/>
          <w:szCs w:val="20"/>
        </w:rPr>
        <w:t>, 10, 196-204.</w:t>
      </w:r>
    </w:p>
    <w:p w14:paraId="5382064D" w14:textId="44F303B3" w:rsidR="008F2E20" w:rsidRDefault="008F2E20" w:rsidP="006428EA">
      <w:pPr>
        <w:pStyle w:val="BodyText"/>
        <w:rPr>
          <w:highlight w:val="yellow"/>
        </w:rPr>
      </w:pPr>
      <w:r w:rsidRPr="008F2E20">
        <w:t>Malapit, H</w:t>
      </w:r>
      <w:r>
        <w:t>.</w:t>
      </w:r>
      <w:r w:rsidRPr="008F2E20">
        <w:t>J</w:t>
      </w:r>
      <w:r>
        <w:t>.,</w:t>
      </w:r>
      <w:r w:rsidRPr="008F2E20">
        <w:t xml:space="preserve"> </w:t>
      </w:r>
      <w:proofErr w:type="spellStart"/>
      <w:r w:rsidRPr="008F2E20">
        <w:t>Kovarik</w:t>
      </w:r>
      <w:proofErr w:type="spellEnd"/>
      <w:r w:rsidRPr="008F2E20">
        <w:t>, C</w:t>
      </w:r>
      <w:r>
        <w:t>.,</w:t>
      </w:r>
      <w:r w:rsidRPr="008F2E20">
        <w:t xml:space="preserve"> Sproule, K</w:t>
      </w:r>
      <w:r>
        <w:t>.,</w:t>
      </w:r>
      <w:r w:rsidRPr="008F2E20">
        <w:t xml:space="preserve"> Meinzen-Dick, R</w:t>
      </w:r>
      <w:r>
        <w:t>.S.,</w:t>
      </w:r>
      <w:r w:rsidRPr="008F2E20">
        <w:t xml:space="preserve"> </w:t>
      </w:r>
      <w:r w:rsidR="0039542F">
        <w:t xml:space="preserve">&amp; </w:t>
      </w:r>
      <w:r w:rsidRPr="008F2E20">
        <w:t>Quisumbing, A</w:t>
      </w:r>
      <w:r>
        <w:t>.</w:t>
      </w:r>
      <w:r w:rsidRPr="008F2E20">
        <w:t xml:space="preserve">R. </w:t>
      </w:r>
      <w:r>
        <w:t>(</w:t>
      </w:r>
      <w:r w:rsidRPr="008F2E20">
        <w:t>2015</w:t>
      </w:r>
      <w:r>
        <w:t>)</w:t>
      </w:r>
      <w:r w:rsidRPr="008F2E20">
        <w:t xml:space="preserve">. </w:t>
      </w:r>
      <w:r w:rsidRPr="00A65542">
        <w:rPr>
          <w:i/>
        </w:rPr>
        <w:t xml:space="preserve">Instructional </w:t>
      </w:r>
      <w:r w:rsidR="00AC5060" w:rsidRPr="00096C48">
        <w:rPr>
          <w:i/>
        </w:rPr>
        <w:t>g</w:t>
      </w:r>
      <w:r w:rsidRPr="00A65542">
        <w:rPr>
          <w:i/>
        </w:rPr>
        <w:t xml:space="preserve">uide on the </w:t>
      </w:r>
      <w:r w:rsidR="005D1C9B" w:rsidRPr="00A65542">
        <w:rPr>
          <w:i/>
        </w:rPr>
        <w:t>A</w:t>
      </w:r>
      <w:r w:rsidRPr="00A65542">
        <w:rPr>
          <w:i/>
        </w:rPr>
        <w:t xml:space="preserve">bbreviated Women’s Empowerment in Agriculture Index (A-WEAI). </w:t>
      </w:r>
      <w:r w:rsidRPr="008F2E20">
        <w:t xml:space="preserve">Washington, DC: International Food Policy Research Institute. </w:t>
      </w:r>
      <w:r>
        <w:t xml:space="preserve">Available at: </w:t>
      </w:r>
      <w:hyperlink r:id="rId35" w:history="1">
        <w:r w:rsidRPr="00BB303A">
          <w:rPr>
            <w:rStyle w:val="Hyperlink"/>
            <w:szCs w:val="22"/>
          </w:rPr>
          <w:t>http://ebrary.ifpri.org/cdm/ref/collection/p15738coll2/id/129719</w:t>
        </w:r>
      </w:hyperlink>
      <w:r>
        <w:t xml:space="preserve"> </w:t>
      </w:r>
    </w:p>
    <w:p w14:paraId="1D43ABD6" w14:textId="7160AE1B" w:rsidR="008F2E20" w:rsidRDefault="008F2E20" w:rsidP="006428EA">
      <w:pPr>
        <w:pStyle w:val="BodyText"/>
      </w:pPr>
      <w:r w:rsidRPr="008F2E20">
        <w:t>Malapit, H</w:t>
      </w:r>
      <w:r>
        <w:t>.</w:t>
      </w:r>
      <w:r w:rsidRPr="008F2E20">
        <w:t>J.</w:t>
      </w:r>
      <w:r w:rsidR="005D1C9B">
        <w:t>,</w:t>
      </w:r>
      <w:r>
        <w:t xml:space="preserve"> </w:t>
      </w:r>
      <w:r w:rsidRPr="00A65542">
        <w:t>et al</w:t>
      </w:r>
      <w:r w:rsidRPr="00096C48">
        <w:t xml:space="preserve">. </w:t>
      </w:r>
      <w:r>
        <w:t>(</w:t>
      </w:r>
      <w:r w:rsidRPr="008F2E20">
        <w:t>2014</w:t>
      </w:r>
      <w:r>
        <w:t>)</w:t>
      </w:r>
      <w:r w:rsidRPr="008F2E20">
        <w:t xml:space="preserve">. </w:t>
      </w:r>
      <w:r w:rsidRPr="00A65542">
        <w:rPr>
          <w:i/>
        </w:rPr>
        <w:t>Measuring progress toward empowerment: Women</w:t>
      </w:r>
      <w:r w:rsidR="00AC5060">
        <w:rPr>
          <w:i/>
        </w:rPr>
        <w:t>’</w:t>
      </w:r>
      <w:r w:rsidRPr="00A65542">
        <w:rPr>
          <w:i/>
        </w:rPr>
        <w:t xml:space="preserve">s empowerment in agriculture index: Baseline report. </w:t>
      </w:r>
      <w:r w:rsidRPr="008F2E20">
        <w:t xml:space="preserve">Washington, DC: International Food Policy Research Institute. </w:t>
      </w:r>
      <w:r>
        <w:t xml:space="preserve">Available at: </w:t>
      </w:r>
      <w:hyperlink r:id="rId36" w:history="1">
        <w:r w:rsidRPr="00BB303A">
          <w:rPr>
            <w:rStyle w:val="Hyperlink"/>
            <w:szCs w:val="22"/>
          </w:rPr>
          <w:t>http://ebrary.ifpri.org/cdm/ref/collection/p15738coll2/id/128190</w:t>
        </w:r>
      </w:hyperlink>
    </w:p>
    <w:p w14:paraId="3AAEBFCA" w14:textId="311CEBA6" w:rsidR="00551679" w:rsidRDefault="00551679" w:rsidP="006428EA">
      <w:pPr>
        <w:pStyle w:val="BodyText"/>
      </w:pPr>
      <w:proofErr w:type="spellStart"/>
      <w:r w:rsidRPr="008F2E20">
        <w:t>Stukel</w:t>
      </w:r>
      <w:proofErr w:type="spellEnd"/>
      <w:r w:rsidRPr="008F2E20">
        <w:t xml:space="preserve">, D.M. (2018). </w:t>
      </w:r>
      <w:r w:rsidRPr="008F2E20">
        <w:rPr>
          <w:i/>
        </w:rPr>
        <w:t xml:space="preserve">Feed the Future population-based survey sampling guide. </w:t>
      </w:r>
      <w:r w:rsidRPr="008F2E20">
        <w:t xml:space="preserve">Washington, DC: Food and Nutrition Technical Assistance Project, FHI 360. </w:t>
      </w:r>
    </w:p>
    <w:p w14:paraId="0DCAFFEA" w14:textId="5BCCC0C1" w:rsidR="00CB686C" w:rsidRDefault="00CB686C" w:rsidP="00CB686C">
      <w:pPr>
        <w:pStyle w:val="BodyText"/>
        <w:rPr>
          <w:rFonts w:ascii="Calibri" w:eastAsiaTheme="minorHAnsi" w:hAnsi="Calibri" w:cs="Times New Roman"/>
          <w:szCs w:val="22"/>
        </w:rPr>
      </w:pPr>
      <w:r>
        <w:t xml:space="preserve">UNICEF &amp; World Health Organization (WHO). (2012). </w:t>
      </w:r>
      <w:r w:rsidRPr="00A65542">
        <w:rPr>
          <w:i/>
        </w:rPr>
        <w:t xml:space="preserve">Progress on drinking water and sanitation: Joint Monitoring </w:t>
      </w:r>
      <w:proofErr w:type="spellStart"/>
      <w:r w:rsidRPr="00A65542">
        <w:rPr>
          <w:i/>
        </w:rPr>
        <w:t>Programme</w:t>
      </w:r>
      <w:proofErr w:type="spellEnd"/>
      <w:r w:rsidRPr="00A65542">
        <w:rPr>
          <w:i/>
        </w:rPr>
        <w:t xml:space="preserve"> update 2012. </w:t>
      </w:r>
      <w:r>
        <w:t xml:space="preserve">New York, NY: UNICEF and WHO. </w:t>
      </w:r>
      <w:r w:rsidR="00096C48">
        <w:t>Available at</w:t>
      </w:r>
      <w:r>
        <w:t xml:space="preserve">: </w:t>
      </w:r>
      <w:hyperlink r:id="rId37" w:history="1">
        <w:r>
          <w:rPr>
            <w:rStyle w:val="Hyperlink"/>
          </w:rPr>
          <w:t>https://www.who.int/water_sanitation_health/publications/jmp_report-2012/en/</w:t>
        </w:r>
      </w:hyperlink>
    </w:p>
    <w:p w14:paraId="73F446A9" w14:textId="77777777" w:rsidR="00551679" w:rsidRPr="008F2E20" w:rsidRDefault="00551679" w:rsidP="006428EA">
      <w:pPr>
        <w:pStyle w:val="BodyText"/>
      </w:pPr>
      <w:r w:rsidRPr="008F2E20">
        <w:t xml:space="preserve">UNICEF &amp; World Health Organization (WHO). (2018). </w:t>
      </w:r>
      <w:r w:rsidRPr="00A65542">
        <w:rPr>
          <w:i/>
        </w:rPr>
        <w:t xml:space="preserve">Core questions on water, </w:t>
      </w:r>
      <w:proofErr w:type="gramStart"/>
      <w:r w:rsidRPr="00A65542">
        <w:rPr>
          <w:i/>
        </w:rPr>
        <w:t>sanitation</w:t>
      </w:r>
      <w:proofErr w:type="gramEnd"/>
      <w:r w:rsidRPr="00A65542">
        <w:rPr>
          <w:i/>
        </w:rPr>
        <w:t xml:space="preserve"> and hygiene for household surveys: 2018 update. </w:t>
      </w:r>
      <w:r w:rsidRPr="008F2E20">
        <w:t>New York, NY: UNICEF and WHO.</w:t>
      </w:r>
    </w:p>
    <w:p w14:paraId="35FAB8D1" w14:textId="1531717E" w:rsidR="00BC0F95" w:rsidRDefault="00BC0F95" w:rsidP="006428EA">
      <w:pPr>
        <w:pStyle w:val="BodyText"/>
      </w:pPr>
      <w:r w:rsidRPr="00BD1892">
        <w:t xml:space="preserve">United Nations Development Group. (2003). </w:t>
      </w:r>
      <w:r w:rsidRPr="00BD1892">
        <w:rPr>
          <w:i/>
          <w:iCs/>
        </w:rPr>
        <w:t xml:space="preserve">Indicators for monitoring the Millennium Development Goals: </w:t>
      </w:r>
      <w:r w:rsidR="00096C48">
        <w:rPr>
          <w:i/>
          <w:iCs/>
        </w:rPr>
        <w:t>D</w:t>
      </w:r>
      <w:r w:rsidRPr="00BD1892">
        <w:rPr>
          <w:i/>
          <w:iCs/>
        </w:rPr>
        <w:t xml:space="preserve">efinitions, rationale, </w:t>
      </w:r>
      <w:proofErr w:type="gramStart"/>
      <w:r w:rsidRPr="00BD1892">
        <w:rPr>
          <w:i/>
          <w:iCs/>
        </w:rPr>
        <w:t>concepts</w:t>
      </w:r>
      <w:proofErr w:type="gramEnd"/>
      <w:r w:rsidRPr="00BD1892">
        <w:rPr>
          <w:i/>
          <w:iCs/>
        </w:rPr>
        <w:t xml:space="preserve"> and sources</w:t>
      </w:r>
      <w:r w:rsidRPr="00BD1892">
        <w:t>. New York: United Nations.</w:t>
      </w:r>
    </w:p>
    <w:p w14:paraId="625CA3EE" w14:textId="4E465A24" w:rsidR="00FE030D" w:rsidRPr="008F2E20" w:rsidRDefault="00FE030D" w:rsidP="006428EA">
      <w:pPr>
        <w:pStyle w:val="BodyText"/>
        <w:rPr>
          <w:rFonts w:cs="Garamond"/>
        </w:rPr>
      </w:pPr>
      <w:r w:rsidRPr="008F2E20">
        <w:rPr>
          <w:rFonts w:cs="Garamond"/>
        </w:rPr>
        <w:t>United States Agency for International Development (USAID). (2018</w:t>
      </w:r>
      <w:r w:rsidR="00096C48">
        <w:rPr>
          <w:rFonts w:cs="Garamond"/>
        </w:rPr>
        <w:t>a</w:t>
      </w:r>
      <w:r w:rsidRPr="008F2E20">
        <w:rPr>
          <w:rFonts w:cs="Garamond"/>
        </w:rPr>
        <w:t xml:space="preserve">). </w:t>
      </w:r>
      <w:r w:rsidRPr="008F2E20">
        <w:rPr>
          <w:rFonts w:cs="Garamond"/>
          <w:i/>
        </w:rPr>
        <w:t>Feed the Future Indicator Handbook</w:t>
      </w:r>
      <w:r w:rsidRPr="008F2E20">
        <w:rPr>
          <w:rFonts w:cs="Garamond"/>
        </w:rPr>
        <w:t>. Washington, DC: USAID.</w:t>
      </w:r>
    </w:p>
    <w:p w14:paraId="3F3186F0" w14:textId="1BB11E46" w:rsidR="00FE030D" w:rsidRPr="008F2E20" w:rsidRDefault="00FE030D" w:rsidP="006428EA">
      <w:pPr>
        <w:pStyle w:val="BodyText"/>
        <w:rPr>
          <w:color w:val="333333"/>
          <w:shd w:val="clear" w:color="auto" w:fill="FFFFFF"/>
        </w:rPr>
      </w:pPr>
      <w:r w:rsidRPr="008F2E20">
        <w:rPr>
          <w:shd w:val="clear" w:color="auto" w:fill="FFFFFF"/>
        </w:rPr>
        <w:t>United States Agency for International Development (USAID). (2018</w:t>
      </w:r>
      <w:r w:rsidR="00096C48">
        <w:rPr>
          <w:shd w:val="clear" w:color="auto" w:fill="FFFFFF"/>
        </w:rPr>
        <w:t>b</w:t>
      </w:r>
      <w:r w:rsidRPr="008F2E20">
        <w:rPr>
          <w:shd w:val="clear" w:color="auto" w:fill="FFFFFF"/>
        </w:rPr>
        <w:t xml:space="preserve">). </w:t>
      </w:r>
      <w:r w:rsidRPr="008F2E20">
        <w:rPr>
          <w:i/>
          <w:shd w:val="clear" w:color="auto" w:fill="FFFFFF"/>
        </w:rPr>
        <w:t xml:space="preserve">Feed the Future ZOI </w:t>
      </w:r>
      <w:r w:rsidR="00484CFA">
        <w:rPr>
          <w:i/>
          <w:shd w:val="clear" w:color="auto" w:fill="FFFFFF"/>
        </w:rPr>
        <w:t>S</w:t>
      </w:r>
      <w:r w:rsidRPr="008F2E20">
        <w:rPr>
          <w:i/>
          <w:shd w:val="clear" w:color="auto" w:fill="FFFFFF"/>
        </w:rPr>
        <w:t xml:space="preserve">urvey methods toolkit. </w:t>
      </w:r>
      <w:r w:rsidRPr="008F2E20">
        <w:rPr>
          <w:shd w:val="clear" w:color="auto" w:fill="FFFFFF"/>
        </w:rPr>
        <w:t xml:space="preserve">Washington, DC: USAID. </w:t>
      </w:r>
      <w:r w:rsidR="00096C48">
        <w:rPr>
          <w:shd w:val="clear" w:color="auto" w:fill="FFFFFF"/>
        </w:rPr>
        <w:t>Available at</w:t>
      </w:r>
      <w:r w:rsidRPr="008F2E20">
        <w:rPr>
          <w:shd w:val="clear" w:color="auto" w:fill="FFFFFF"/>
        </w:rPr>
        <w:t xml:space="preserve">: </w:t>
      </w:r>
      <w:hyperlink r:id="rId38" w:history="1">
        <w:r w:rsidRPr="008F2E20">
          <w:rPr>
            <w:rStyle w:val="Hyperlink"/>
            <w:szCs w:val="22"/>
            <w:shd w:val="clear" w:color="auto" w:fill="FFFFFF"/>
          </w:rPr>
          <w:t>https://www.agrilinks.org/post/feed-future-zoi-survey-methods</w:t>
        </w:r>
      </w:hyperlink>
      <w:r w:rsidRPr="008F2E20">
        <w:rPr>
          <w:color w:val="333333"/>
          <w:shd w:val="clear" w:color="auto" w:fill="FFFFFF"/>
        </w:rPr>
        <w:t xml:space="preserve">. </w:t>
      </w:r>
    </w:p>
    <w:p w14:paraId="5D5ED75F" w14:textId="77777777" w:rsidR="003A19EF" w:rsidRPr="00BD1892" w:rsidRDefault="003A19EF" w:rsidP="003A19EF">
      <w:pPr>
        <w:pStyle w:val="BodyText"/>
      </w:pPr>
      <w:r>
        <w:t xml:space="preserve">UNSTATS. (n.d.). SDG Indicators—Meta repository. Available at: </w:t>
      </w:r>
      <w:hyperlink r:id="rId39" w:history="1">
        <w:r w:rsidRPr="00914182">
          <w:rPr>
            <w:rStyle w:val="Hyperlink"/>
          </w:rPr>
          <w:t>https://unstats.un.org/sdgs/metadata/</w:t>
        </w:r>
      </w:hyperlink>
      <w:r>
        <w:t xml:space="preserve"> </w:t>
      </w:r>
    </w:p>
    <w:p w14:paraId="69A23BA9" w14:textId="3E91770A" w:rsidR="00713EDC" w:rsidRPr="00BD1892" w:rsidRDefault="006E62C2" w:rsidP="006428EA">
      <w:pPr>
        <w:pStyle w:val="BodyText"/>
        <w:rPr>
          <w:rFonts w:eastAsia="Calibri" w:cs="Garamond"/>
        </w:rPr>
      </w:pPr>
      <w:proofErr w:type="spellStart"/>
      <w:r w:rsidRPr="00BD1892">
        <w:rPr>
          <w:rFonts w:eastAsia="Calibri" w:cs="Garamond"/>
          <w:lang w:val="fr-SN"/>
        </w:rPr>
        <w:t>Victora</w:t>
      </w:r>
      <w:proofErr w:type="spellEnd"/>
      <w:r w:rsidRPr="00BD1892">
        <w:rPr>
          <w:rFonts w:eastAsia="Calibri" w:cs="Garamond"/>
          <w:lang w:val="fr-SN"/>
        </w:rPr>
        <w:t xml:space="preserve">, C.G., et al. </w:t>
      </w:r>
      <w:r w:rsidRPr="00BD1892">
        <w:rPr>
          <w:rFonts w:eastAsia="Calibri" w:cs="Garamond"/>
        </w:rPr>
        <w:t>(2008)</w:t>
      </w:r>
      <w:r w:rsidR="008643BA" w:rsidRPr="00BD1892">
        <w:rPr>
          <w:rFonts w:eastAsia="Calibri" w:cs="Garamond"/>
        </w:rPr>
        <w:t>.</w:t>
      </w:r>
      <w:r w:rsidRPr="00BD1892">
        <w:rPr>
          <w:rFonts w:eastAsia="Calibri" w:cs="Garamond"/>
        </w:rPr>
        <w:t xml:space="preserve"> </w:t>
      </w:r>
      <w:r w:rsidR="00713EDC" w:rsidRPr="00BD1892">
        <w:rPr>
          <w:rFonts w:eastAsia="Calibri" w:cs="Garamond"/>
        </w:rPr>
        <w:t xml:space="preserve">Maternal and </w:t>
      </w:r>
      <w:r w:rsidR="00096C48">
        <w:rPr>
          <w:rFonts w:eastAsia="Calibri" w:cs="Garamond"/>
        </w:rPr>
        <w:t>c</w:t>
      </w:r>
      <w:r w:rsidR="00713EDC" w:rsidRPr="00BD1892">
        <w:rPr>
          <w:rFonts w:eastAsia="Calibri" w:cs="Garamond"/>
        </w:rPr>
        <w:t xml:space="preserve">hild </w:t>
      </w:r>
      <w:r w:rsidR="00096C48">
        <w:rPr>
          <w:rFonts w:eastAsia="Calibri" w:cs="Garamond"/>
        </w:rPr>
        <w:t>u</w:t>
      </w:r>
      <w:r w:rsidR="00713EDC" w:rsidRPr="00BD1892">
        <w:rPr>
          <w:rFonts w:eastAsia="Calibri" w:cs="Garamond"/>
        </w:rPr>
        <w:t xml:space="preserve">ndernutrition: Consequences for </w:t>
      </w:r>
      <w:r w:rsidR="00096C48">
        <w:rPr>
          <w:rFonts w:eastAsia="Calibri" w:cs="Garamond"/>
        </w:rPr>
        <w:t>a</w:t>
      </w:r>
      <w:r w:rsidRPr="00BD1892">
        <w:rPr>
          <w:rFonts w:eastAsia="Calibri" w:cs="Garamond"/>
        </w:rPr>
        <w:t xml:space="preserve">dult </w:t>
      </w:r>
      <w:r w:rsidR="00096C48">
        <w:rPr>
          <w:rFonts w:eastAsia="Calibri" w:cs="Garamond"/>
        </w:rPr>
        <w:t>h</w:t>
      </w:r>
      <w:r w:rsidRPr="00BD1892">
        <w:rPr>
          <w:rFonts w:eastAsia="Calibri" w:cs="Garamond"/>
        </w:rPr>
        <w:t xml:space="preserve">ealth and </w:t>
      </w:r>
      <w:r w:rsidR="00096C48">
        <w:rPr>
          <w:rFonts w:eastAsia="Calibri" w:cs="Garamond"/>
        </w:rPr>
        <w:t>h</w:t>
      </w:r>
      <w:r w:rsidRPr="00BD1892">
        <w:rPr>
          <w:rFonts w:eastAsia="Calibri" w:cs="Garamond"/>
        </w:rPr>
        <w:t xml:space="preserve">uman </w:t>
      </w:r>
      <w:r w:rsidR="00096C48">
        <w:rPr>
          <w:rFonts w:eastAsia="Calibri" w:cs="Garamond"/>
        </w:rPr>
        <w:t>c</w:t>
      </w:r>
      <w:r w:rsidRPr="00BD1892">
        <w:rPr>
          <w:rFonts w:eastAsia="Calibri" w:cs="Garamond"/>
        </w:rPr>
        <w:t>apital.</w:t>
      </w:r>
      <w:r w:rsidR="00713EDC" w:rsidRPr="00BD1892">
        <w:rPr>
          <w:rFonts w:eastAsia="Calibri" w:cs="Garamond"/>
        </w:rPr>
        <w:t xml:space="preserve"> </w:t>
      </w:r>
      <w:r w:rsidR="00713EDC" w:rsidRPr="00BD1892">
        <w:rPr>
          <w:rFonts w:eastAsia="Calibri" w:cs="Garamond"/>
          <w:i/>
        </w:rPr>
        <w:t>The Lancet</w:t>
      </w:r>
      <w:r w:rsidR="00096C48">
        <w:rPr>
          <w:rFonts w:eastAsia="Calibri" w:cs="Garamond"/>
        </w:rPr>
        <w:t>,</w:t>
      </w:r>
      <w:r w:rsidR="00096C48" w:rsidRPr="00BD1892">
        <w:rPr>
          <w:rFonts w:eastAsia="Calibri" w:cs="Garamond"/>
        </w:rPr>
        <w:t xml:space="preserve"> </w:t>
      </w:r>
      <w:r w:rsidR="00713EDC" w:rsidRPr="00A65542">
        <w:rPr>
          <w:rFonts w:eastAsia="Calibri" w:cs="Garamond"/>
          <w:i/>
        </w:rPr>
        <w:t>371</w:t>
      </w:r>
      <w:r w:rsidR="00713EDC" w:rsidRPr="00BD1892">
        <w:rPr>
          <w:rFonts w:eastAsia="Calibri" w:cs="Garamond"/>
        </w:rPr>
        <w:t>(9608)</w:t>
      </w:r>
      <w:r w:rsidR="00096C48">
        <w:rPr>
          <w:rFonts w:eastAsia="Calibri" w:cs="Garamond"/>
        </w:rPr>
        <w:t xml:space="preserve">, </w:t>
      </w:r>
      <w:r w:rsidR="00713EDC" w:rsidRPr="00BD1892">
        <w:rPr>
          <w:rFonts w:eastAsia="Calibri" w:cs="Garamond"/>
        </w:rPr>
        <w:t>340-357.</w:t>
      </w:r>
    </w:p>
    <w:p w14:paraId="587485D7" w14:textId="77777777" w:rsidR="00096C48" w:rsidRPr="008F2E20" w:rsidRDefault="00096C48" w:rsidP="00096C48">
      <w:pPr>
        <w:pStyle w:val="BodyText"/>
      </w:pPr>
      <w:r w:rsidRPr="008F2E20">
        <w:t xml:space="preserve">World Bank. (2015). Poverty &amp; </w:t>
      </w:r>
      <w:r>
        <w:t>e</w:t>
      </w:r>
      <w:r w:rsidRPr="008F2E20">
        <w:t xml:space="preserve">quality </w:t>
      </w:r>
      <w:r>
        <w:t>d</w:t>
      </w:r>
      <w:r w:rsidRPr="008F2E20">
        <w:t xml:space="preserve">ata FAQs. </w:t>
      </w:r>
      <w:r>
        <w:t>Available at</w:t>
      </w:r>
      <w:r w:rsidRPr="008F2E20">
        <w:t xml:space="preserve">: </w:t>
      </w:r>
      <w:hyperlink r:id="rId40" w:history="1">
        <w:r w:rsidRPr="008F2E20">
          <w:rPr>
            <w:rStyle w:val="Hyperlink"/>
            <w:szCs w:val="22"/>
          </w:rPr>
          <w:t>http://go.worldbank.org/PYLADRLUN0</w:t>
        </w:r>
      </w:hyperlink>
      <w:r w:rsidRPr="008F2E20">
        <w:t>.</w:t>
      </w:r>
    </w:p>
    <w:p w14:paraId="61B34BE0" w14:textId="4A82FC07" w:rsidR="00BC0F95" w:rsidRPr="00BD1892" w:rsidRDefault="00096C48" w:rsidP="006428EA">
      <w:pPr>
        <w:pStyle w:val="BodyText"/>
      </w:pPr>
      <w:r>
        <w:t>World Health Organization (WHO)</w:t>
      </w:r>
      <w:r w:rsidR="00BC0F95" w:rsidRPr="00BD1892">
        <w:t xml:space="preserve"> </w:t>
      </w:r>
      <w:r>
        <w:t>&amp;</w:t>
      </w:r>
      <w:r w:rsidRPr="00BD1892">
        <w:t xml:space="preserve"> </w:t>
      </w:r>
      <w:r w:rsidR="00BC0F95" w:rsidRPr="00BD1892">
        <w:t xml:space="preserve">UNICEF. (2006). </w:t>
      </w:r>
      <w:r w:rsidR="00BC0F95" w:rsidRPr="00BD1892">
        <w:rPr>
          <w:i/>
        </w:rPr>
        <w:t xml:space="preserve">WHO </w:t>
      </w:r>
      <w:r>
        <w:rPr>
          <w:i/>
        </w:rPr>
        <w:t>c</w:t>
      </w:r>
      <w:r w:rsidR="00BC0F95" w:rsidRPr="00BD1892">
        <w:rPr>
          <w:i/>
        </w:rPr>
        <w:t xml:space="preserve">hild </w:t>
      </w:r>
      <w:r>
        <w:rPr>
          <w:i/>
        </w:rPr>
        <w:t>g</w:t>
      </w:r>
      <w:r w:rsidR="00BC0F95" w:rsidRPr="00BD1892">
        <w:rPr>
          <w:i/>
        </w:rPr>
        <w:t xml:space="preserve">rowth </w:t>
      </w:r>
      <w:r>
        <w:rPr>
          <w:i/>
        </w:rPr>
        <w:t>s</w:t>
      </w:r>
      <w:r w:rsidR="00BC0F95" w:rsidRPr="00BD1892">
        <w:rPr>
          <w:i/>
        </w:rPr>
        <w:t xml:space="preserve">tandards and the </w:t>
      </w:r>
      <w:r>
        <w:rPr>
          <w:i/>
        </w:rPr>
        <w:t>i</w:t>
      </w:r>
      <w:r w:rsidR="00BC0F95" w:rsidRPr="00BD1892">
        <w:rPr>
          <w:i/>
        </w:rPr>
        <w:t xml:space="preserve">dentification of </w:t>
      </w:r>
      <w:r>
        <w:rPr>
          <w:i/>
        </w:rPr>
        <w:t>s</w:t>
      </w:r>
      <w:r w:rsidR="00BC0F95" w:rsidRPr="00BD1892">
        <w:rPr>
          <w:i/>
        </w:rPr>
        <w:t xml:space="preserve">evere </w:t>
      </w:r>
      <w:r>
        <w:rPr>
          <w:i/>
        </w:rPr>
        <w:t>a</w:t>
      </w:r>
      <w:r w:rsidR="00BC0F95" w:rsidRPr="00BD1892">
        <w:rPr>
          <w:i/>
        </w:rPr>
        <w:t xml:space="preserve">cute </w:t>
      </w:r>
      <w:r>
        <w:rPr>
          <w:i/>
        </w:rPr>
        <w:t>m</w:t>
      </w:r>
      <w:r w:rsidR="00BC0F95" w:rsidRPr="00BD1892">
        <w:rPr>
          <w:i/>
        </w:rPr>
        <w:t xml:space="preserve">alnutrition in </w:t>
      </w:r>
      <w:r>
        <w:rPr>
          <w:i/>
        </w:rPr>
        <w:t>i</w:t>
      </w:r>
      <w:r w:rsidR="00BC0F95" w:rsidRPr="00BD1892">
        <w:rPr>
          <w:i/>
        </w:rPr>
        <w:t xml:space="preserve">nfants and </w:t>
      </w:r>
      <w:r>
        <w:rPr>
          <w:i/>
        </w:rPr>
        <w:t>c</w:t>
      </w:r>
      <w:r w:rsidR="00BC0F95" w:rsidRPr="00BD1892">
        <w:rPr>
          <w:i/>
        </w:rPr>
        <w:t>hildren</w:t>
      </w:r>
      <w:r w:rsidR="00BC0F95" w:rsidRPr="00BD1892">
        <w:t xml:space="preserve">. </w:t>
      </w:r>
      <w:r>
        <w:t>Geneva, Switzerland: WHO; New York, NY: UNICEF</w:t>
      </w:r>
      <w:r w:rsidR="00BC0F95" w:rsidRPr="00BD1892">
        <w:t>.</w:t>
      </w:r>
    </w:p>
    <w:p w14:paraId="48CF397F" w14:textId="6E3C0B32" w:rsidR="00BD1892" w:rsidRPr="008F2E20" w:rsidRDefault="00BD1892" w:rsidP="006428EA">
      <w:pPr>
        <w:pStyle w:val="BodyText"/>
        <w:rPr>
          <w:color w:val="333333"/>
          <w:shd w:val="clear" w:color="auto" w:fill="FEF1D2"/>
        </w:rPr>
      </w:pPr>
      <w:r w:rsidRPr="008F2E20">
        <w:t>World Health Organization. (2018</w:t>
      </w:r>
      <w:r w:rsidR="00610BA8">
        <w:t>a</w:t>
      </w:r>
      <w:r w:rsidRPr="008F2E20">
        <w:t xml:space="preserve">). </w:t>
      </w:r>
      <w:r w:rsidRPr="00A65542">
        <w:t>Infant and young child feeding</w:t>
      </w:r>
      <w:r w:rsidRPr="00096C48">
        <w:t xml:space="preserve">. </w:t>
      </w:r>
      <w:r w:rsidR="00096C48">
        <w:t>Available at</w:t>
      </w:r>
      <w:r w:rsidRPr="008F2E20">
        <w:t xml:space="preserve">: </w:t>
      </w:r>
      <w:hyperlink r:id="rId41" w:history="1">
        <w:r w:rsidRPr="008F2E20">
          <w:rPr>
            <w:rStyle w:val="Hyperlink"/>
            <w:szCs w:val="22"/>
          </w:rPr>
          <w:t>https://www.who.int/news-room/fact-sheets/detail/infant-and-young-child-feeding</w:t>
        </w:r>
      </w:hyperlink>
      <w:r w:rsidRPr="008F2E20">
        <w:rPr>
          <w:rStyle w:val="Hyperlink"/>
          <w:szCs w:val="22"/>
        </w:rPr>
        <w:t>.</w:t>
      </w:r>
    </w:p>
    <w:p w14:paraId="50DD885D" w14:textId="6975B48D" w:rsidR="00BD1892" w:rsidRDefault="00BD1892" w:rsidP="006428EA">
      <w:pPr>
        <w:pStyle w:val="BodyText"/>
      </w:pPr>
      <w:r w:rsidRPr="008F2E20">
        <w:t>World Health Organization. (2018</w:t>
      </w:r>
      <w:r w:rsidR="00610BA8">
        <w:t>b</w:t>
      </w:r>
      <w:r w:rsidRPr="008F2E20">
        <w:t xml:space="preserve">). Indicators for assessing infant and young child feeding practices. Part 1 Definitions. Conclusions of a consensus meeting held 6-8 November 2017, Washington, DC.  </w:t>
      </w:r>
    </w:p>
    <w:p w14:paraId="461E7897" w14:textId="63A835BE" w:rsidR="0039542F" w:rsidRDefault="0039542F" w:rsidP="006428EA">
      <w:pPr>
        <w:pStyle w:val="BodyText"/>
      </w:pPr>
      <w:r>
        <w:t>World Health Organization</w:t>
      </w:r>
      <w:r w:rsidR="00096C48">
        <w:t xml:space="preserve"> (WHO)</w:t>
      </w:r>
      <w:r>
        <w:t xml:space="preserve"> &amp; </w:t>
      </w:r>
      <w:r w:rsidRPr="00AB39F7">
        <w:t xml:space="preserve">UNICEF. </w:t>
      </w:r>
      <w:r>
        <w:t xml:space="preserve">(2018). </w:t>
      </w:r>
      <w:r w:rsidRPr="00CC5C6D">
        <w:rPr>
          <w:i/>
        </w:rPr>
        <w:t xml:space="preserve">JMP methodology. 2017 </w:t>
      </w:r>
      <w:r w:rsidR="00096C48">
        <w:rPr>
          <w:i/>
        </w:rPr>
        <w:t>u</w:t>
      </w:r>
      <w:r w:rsidRPr="00CC5C6D">
        <w:rPr>
          <w:i/>
        </w:rPr>
        <w:t xml:space="preserve">pdate &amp; SDG </w:t>
      </w:r>
      <w:r w:rsidR="00096C48">
        <w:rPr>
          <w:i/>
        </w:rPr>
        <w:t>b</w:t>
      </w:r>
      <w:r w:rsidRPr="00CC5C6D">
        <w:rPr>
          <w:i/>
        </w:rPr>
        <w:t xml:space="preserve">aselines. </w:t>
      </w:r>
      <w:r w:rsidR="00096C48">
        <w:t>Geneva, Switzerland: WHO; New York, NY: UNICEF. Available at</w:t>
      </w:r>
      <w:r>
        <w:t>:</w:t>
      </w:r>
      <w:r w:rsidRPr="00AB39F7">
        <w:t xml:space="preserve"> </w:t>
      </w:r>
      <w:hyperlink r:id="rId42" w:history="1">
        <w:r w:rsidRPr="00BC5225">
          <w:rPr>
            <w:rStyle w:val="Hyperlink"/>
          </w:rPr>
          <w:t>https://washdata.org/sites/default/files/JMP%20methodology-Apr-2018-5.pdf</w:t>
        </w:r>
      </w:hyperlink>
      <w:r>
        <w:t>.</w:t>
      </w:r>
    </w:p>
    <w:p w14:paraId="6EC4C4F2" w14:textId="1355DFDC" w:rsidR="00B2671D" w:rsidRPr="00B2671D" w:rsidRDefault="00B2671D" w:rsidP="00B2671D">
      <w:pPr>
        <w:pStyle w:val="BodyText1"/>
        <w:spacing w:after="0"/>
        <w:rPr>
          <w:sz w:val="22"/>
          <w:szCs w:val="22"/>
        </w:rPr>
      </w:pPr>
      <w:r w:rsidRPr="00B2671D">
        <w:rPr>
          <w:sz w:val="22"/>
          <w:szCs w:val="22"/>
        </w:rPr>
        <w:t xml:space="preserve">Zalisk, K., Dupuis, G., Gauthier, M., Kaur, J., Khan, N., Swindale, A. and Johnson, K.B. </w:t>
      </w:r>
      <w:r>
        <w:rPr>
          <w:sz w:val="22"/>
          <w:szCs w:val="22"/>
        </w:rPr>
        <w:t>(</w:t>
      </w:r>
      <w:r w:rsidRPr="00B2671D">
        <w:rPr>
          <w:sz w:val="22"/>
          <w:szCs w:val="22"/>
        </w:rPr>
        <w:t>2019</w:t>
      </w:r>
      <w:r>
        <w:rPr>
          <w:sz w:val="22"/>
          <w:szCs w:val="22"/>
        </w:rPr>
        <w:t>)</w:t>
      </w:r>
      <w:r w:rsidRPr="00B2671D">
        <w:rPr>
          <w:sz w:val="22"/>
          <w:szCs w:val="22"/>
        </w:rPr>
        <w:t xml:space="preserve">. </w:t>
      </w:r>
      <w:r w:rsidRPr="00B2671D">
        <w:rPr>
          <w:i/>
          <w:iCs/>
          <w:sz w:val="22"/>
          <w:szCs w:val="22"/>
        </w:rPr>
        <w:t>Feed the Future Zone of Influence Surveys: Guide to Feed the Future Statistics</w:t>
      </w:r>
      <w:r w:rsidRPr="00B2671D">
        <w:rPr>
          <w:sz w:val="22"/>
          <w:szCs w:val="22"/>
        </w:rPr>
        <w:t>. Washington, DC: Bureau for Food Security, United States Agency for International Development. Retrieved from:</w:t>
      </w:r>
    </w:p>
    <w:p w14:paraId="47229BBB" w14:textId="0DC457C0" w:rsidR="00B2671D" w:rsidRPr="00B2671D" w:rsidRDefault="00000000" w:rsidP="00B2671D">
      <w:pPr>
        <w:pStyle w:val="BodyText"/>
        <w:rPr>
          <w:szCs w:val="22"/>
        </w:rPr>
      </w:pPr>
      <w:hyperlink r:id="rId43" w:history="1">
        <w:r w:rsidR="00B2671D" w:rsidRPr="00B2671D">
          <w:rPr>
            <w:rStyle w:val="Hyperlink"/>
            <w:szCs w:val="22"/>
          </w:rPr>
          <w:t>https://drive.google.com/drive/folders/1pgXHkUPJtf0og95ue_vq7cpI0z_GqVDx?usp=sharing</w:t>
        </w:r>
      </w:hyperlink>
      <w:r w:rsidR="00B2671D" w:rsidRPr="00B2671D">
        <w:rPr>
          <w:szCs w:val="22"/>
        </w:rPr>
        <w:t>.</w:t>
      </w:r>
    </w:p>
    <w:p w14:paraId="1BEC977A" w14:textId="31E5EE94" w:rsidR="00FA6536" w:rsidRPr="00DF4DE5" w:rsidRDefault="00BC0F95" w:rsidP="006A727D">
      <w:pPr>
        <w:pStyle w:val="Heading1"/>
      </w:pPr>
      <w:r w:rsidRPr="00DF4DE5">
        <w:rPr>
          <w:szCs w:val="24"/>
        </w:rPr>
        <w:br w:type="page"/>
      </w:r>
      <w:bookmarkStart w:id="736" w:name="_Toc50719338"/>
      <w:bookmarkStart w:id="737" w:name="_Toc22897334"/>
      <w:bookmarkStart w:id="738" w:name="_Toc400542636"/>
      <w:bookmarkStart w:id="739" w:name="_Toc414874524"/>
      <w:r w:rsidR="00BD3197">
        <w:t>Appendix 1. Supplementary data</w:t>
      </w:r>
      <w:bookmarkEnd w:id="736"/>
      <w:r w:rsidR="00BD3197">
        <w:t xml:space="preserve"> </w:t>
      </w:r>
      <w:bookmarkEnd w:id="737"/>
    </w:p>
    <w:p w14:paraId="5E7BD61F" w14:textId="3851D903" w:rsidR="00BC0F95" w:rsidRPr="005F2634" w:rsidRDefault="00BC0F95" w:rsidP="00CA7085">
      <w:pPr>
        <w:pStyle w:val="Heading2"/>
      </w:pPr>
      <w:bookmarkStart w:id="740" w:name="_Toc22897335"/>
      <w:bookmarkStart w:id="741" w:name="_Toc50719339"/>
      <w:bookmarkEnd w:id="738"/>
      <w:bookmarkEnd w:id="739"/>
      <w:r w:rsidRPr="005F2634">
        <w:t>A1.1</w:t>
      </w:r>
      <w:r w:rsidR="005F2634">
        <w:t>.</w:t>
      </w:r>
      <w:r w:rsidR="005F2634">
        <w:tab/>
      </w:r>
      <w:r w:rsidR="00752ED5">
        <w:t>ZOI Survey</w:t>
      </w:r>
      <w:r w:rsidR="00B935C4">
        <w:t xml:space="preserve"> </w:t>
      </w:r>
      <w:r w:rsidR="00A51202">
        <w:t>[</w:t>
      </w:r>
      <w:r w:rsidR="00A11DD1">
        <w:rPr>
          <w:highlight w:val="yellow"/>
        </w:rPr>
        <w:t xml:space="preserve">endline </w:t>
      </w:r>
      <w:r w:rsidR="00534D77" w:rsidRPr="00A65542">
        <w:rPr>
          <w:highlight w:val="yellow"/>
        </w:rPr>
        <w:t>survey year</w:t>
      </w:r>
      <w:r w:rsidR="00A51202" w:rsidRPr="001E293D">
        <w:rPr>
          <w:highlight w:val="yellow"/>
        </w:rPr>
        <w:t>(</w:t>
      </w:r>
      <w:r w:rsidR="00534D77" w:rsidRPr="001E293D">
        <w:rPr>
          <w:highlight w:val="yellow"/>
        </w:rPr>
        <w:t>s</w:t>
      </w:r>
      <w:r w:rsidR="00A51202" w:rsidRPr="00F60389">
        <w:rPr>
          <w:highlight w:val="yellow"/>
        </w:rPr>
        <w:t>)</w:t>
      </w:r>
      <w:r w:rsidR="00A51202">
        <w:t>]</w:t>
      </w:r>
      <w:r w:rsidR="00B935C4">
        <w:t xml:space="preserve"> </w:t>
      </w:r>
      <w:r w:rsidR="006A727D">
        <w:t>Feed the Future indicator e</w:t>
      </w:r>
      <w:r w:rsidRPr="005F2634">
        <w:t>stimates</w:t>
      </w:r>
      <w:bookmarkEnd w:id="740"/>
      <w:bookmarkEnd w:id="741"/>
    </w:p>
    <w:p w14:paraId="6E5C2253" w14:textId="1688C3B1" w:rsidR="000F30B7" w:rsidRPr="000F30B7" w:rsidRDefault="003019C5" w:rsidP="000F30B7">
      <w:pPr>
        <w:pStyle w:val="BodyText"/>
        <w:sectPr w:rsidR="000F30B7" w:rsidRPr="000F30B7" w:rsidSect="001A3F40">
          <w:footerReference w:type="default" r:id="rId44"/>
          <w:pgSz w:w="12240" w:h="15840" w:code="1"/>
          <w:pgMar w:top="1440" w:right="1440" w:bottom="1440" w:left="1440" w:header="720" w:footer="720" w:gutter="0"/>
          <w:cols w:space="720"/>
          <w:docGrid w:linePitch="299"/>
        </w:sectPr>
      </w:pPr>
      <w:r>
        <w:rPr>
          <w:b/>
        </w:rPr>
        <w:t>Table A1</w:t>
      </w:r>
      <w:r w:rsidR="00661687">
        <w:rPr>
          <w:b/>
        </w:rPr>
        <w:t>.1</w:t>
      </w:r>
      <w:r w:rsidR="000F30B7">
        <w:t xml:space="preserve"> presents Feed the Future </w:t>
      </w:r>
      <w:r w:rsidR="00160DC3">
        <w:t>Phase One</w:t>
      </w:r>
      <w:r w:rsidR="0042159D">
        <w:t xml:space="preserve"> Zone of Influence</w:t>
      </w:r>
      <w:r w:rsidR="000F30B7">
        <w:t xml:space="preserve"> indicators at endline—in total and by key disaggregates. The table also presents for each indicator and key </w:t>
      </w:r>
      <w:proofErr w:type="gramStart"/>
      <w:r w:rsidR="000F30B7">
        <w:t>disaggregate:</w:t>
      </w:r>
      <w:proofErr w:type="gramEnd"/>
      <w:r w:rsidR="000F30B7">
        <w:t xml:space="preserve"> </w:t>
      </w:r>
      <w:r w:rsidR="001E293D">
        <w:t>standard deviation (</w:t>
      </w:r>
      <w:r w:rsidR="000F30B7">
        <w:t>SD</w:t>
      </w:r>
      <w:r w:rsidR="001E293D">
        <w:t>)</w:t>
      </w:r>
      <w:r w:rsidR="000F30B7">
        <w:t xml:space="preserve">, 95% </w:t>
      </w:r>
      <w:r w:rsidR="001E293D">
        <w:t>confidence interval (</w:t>
      </w:r>
      <w:r w:rsidR="000F30B7">
        <w:t>CI</w:t>
      </w:r>
      <w:r w:rsidR="001E293D">
        <w:t>)</w:t>
      </w:r>
      <w:r w:rsidR="000F30B7">
        <w:t>, design effect, inter-cluster correlation coefficient, non-response rate, weighted number of observations, unweighted number of observations, and the p-value for the statistical test performed to assess differences among disaggregate categories.</w:t>
      </w:r>
    </w:p>
    <w:p w14:paraId="5AC6018F" w14:textId="1701FA12" w:rsidR="00EE5CE4" w:rsidRPr="00757754" w:rsidRDefault="00EE5CE4" w:rsidP="003019C5">
      <w:pPr>
        <w:pStyle w:val="Tabletitle"/>
        <w:keepLines/>
        <w:spacing w:before="240"/>
        <w:contextualSpacing/>
        <w:outlineLvl w:val="3"/>
      </w:pPr>
      <w:bookmarkStart w:id="742" w:name="_Toc50719206"/>
      <w:r w:rsidRPr="00757754">
        <w:t>Table A</w:t>
      </w:r>
      <w:r w:rsidR="00565328">
        <w:t>1.</w:t>
      </w:r>
      <w:r w:rsidRPr="00757754">
        <w:t xml:space="preserve">1: Feed the Future </w:t>
      </w:r>
      <w:r w:rsidR="00160DC3">
        <w:t>Phase One</w:t>
      </w:r>
      <w:r w:rsidRPr="00757754">
        <w:t xml:space="preserve"> ZOI Indicator Estimates, by Key Disaggregates: [</w:t>
      </w:r>
      <w:r w:rsidRPr="003019C5">
        <w:t>Country</w:t>
      </w:r>
      <w:r w:rsidRPr="00757754">
        <w:t>] [</w:t>
      </w:r>
      <w:r w:rsidRPr="003019C5">
        <w:t>Baseline Year(s)</w:t>
      </w:r>
      <w:r w:rsidRPr="00757754">
        <w:t>]</w:t>
      </w:r>
      <w:proofErr w:type="gramStart"/>
      <w:r w:rsidRPr="00757754">
        <w:t>-[</w:t>
      </w:r>
      <w:proofErr w:type="gramEnd"/>
      <w:r w:rsidRPr="003019C5">
        <w:t>Endline Year(s)</w:t>
      </w:r>
      <w:r w:rsidRPr="00757754">
        <w:t>]</w:t>
      </w:r>
      <w:bookmarkEnd w:id="742"/>
    </w:p>
    <w:tbl>
      <w:tblPr>
        <w:tblW w:w="12936" w:type="dxa"/>
        <w:tblCellMar>
          <w:left w:w="0" w:type="dxa"/>
          <w:right w:w="0" w:type="dxa"/>
        </w:tblCellMar>
        <w:tblLook w:val="04A0" w:firstRow="1" w:lastRow="0" w:firstColumn="1" w:lastColumn="0" w:noHBand="0" w:noVBand="1"/>
      </w:tblPr>
      <w:tblGrid>
        <w:gridCol w:w="3944"/>
        <w:gridCol w:w="1218"/>
        <w:gridCol w:w="957"/>
        <w:gridCol w:w="1436"/>
        <w:gridCol w:w="1440"/>
        <w:gridCol w:w="1424"/>
        <w:gridCol w:w="1334"/>
        <w:gridCol w:w="1199"/>
      </w:tblGrid>
      <w:tr w:rsidR="00786FE0" w14:paraId="2617EC81" w14:textId="77777777" w:rsidTr="00786FE0">
        <w:trPr>
          <w:trHeight w:val="259"/>
          <w:tblHeader/>
        </w:trPr>
        <w:tc>
          <w:tcPr>
            <w:tcW w:w="3928" w:type="dxa"/>
            <w:tcBorders>
              <w:top w:val="single" w:sz="4" w:space="0" w:color="auto"/>
              <w:left w:val="nil"/>
              <w:bottom w:val="single" w:sz="4" w:space="0" w:color="auto"/>
              <w:right w:val="nil"/>
            </w:tcBorders>
            <w:shd w:val="clear" w:color="000000" w:fill="387990"/>
            <w:noWrap/>
            <w:vAlign w:val="bottom"/>
            <w:hideMark/>
          </w:tcPr>
          <w:p w14:paraId="62ED5D40" w14:textId="77777777" w:rsidR="006A4E68" w:rsidRDefault="006A4E68">
            <w:pPr>
              <w:widowControl/>
              <w:spacing w:line="240" w:lineRule="auto"/>
              <w:rPr>
                <w:rFonts w:eastAsia="Times New Roman" w:cs="Calibri"/>
                <w:b/>
                <w:bCs/>
                <w:color w:val="FFFFFF"/>
                <w:sz w:val="20"/>
                <w:szCs w:val="20"/>
              </w:rPr>
            </w:pPr>
            <w:r>
              <w:rPr>
                <w:rFonts w:cs="Calibri"/>
                <w:b/>
                <w:bCs/>
                <w:color w:val="FFFFFF"/>
                <w:sz w:val="20"/>
                <w:szCs w:val="20"/>
              </w:rPr>
              <w:t>Indicator</w:t>
            </w:r>
          </w:p>
        </w:tc>
        <w:tc>
          <w:tcPr>
            <w:tcW w:w="1202" w:type="dxa"/>
            <w:tcBorders>
              <w:top w:val="single" w:sz="4" w:space="0" w:color="auto"/>
              <w:left w:val="nil"/>
              <w:bottom w:val="nil"/>
              <w:right w:val="nil"/>
            </w:tcBorders>
            <w:shd w:val="clear" w:color="000000" w:fill="387990"/>
            <w:vAlign w:val="bottom"/>
            <w:hideMark/>
          </w:tcPr>
          <w:p w14:paraId="471F4F12" w14:textId="77777777" w:rsidR="006A4E68" w:rsidRDefault="006A4E68">
            <w:pPr>
              <w:jc w:val="center"/>
              <w:rPr>
                <w:rFonts w:cs="Calibri"/>
                <w:b/>
                <w:bCs/>
                <w:color w:val="FFFFFF"/>
                <w:sz w:val="20"/>
                <w:szCs w:val="20"/>
              </w:rPr>
            </w:pPr>
            <w:r>
              <w:rPr>
                <w:rFonts w:cs="Calibri"/>
                <w:b/>
                <w:bCs/>
                <w:color w:val="FFFFFF"/>
                <w:sz w:val="20"/>
                <w:szCs w:val="20"/>
              </w:rPr>
              <w:t>Est.</w:t>
            </w:r>
          </w:p>
        </w:tc>
        <w:tc>
          <w:tcPr>
            <w:tcW w:w="957" w:type="dxa"/>
            <w:tcBorders>
              <w:top w:val="single" w:sz="4" w:space="0" w:color="auto"/>
              <w:left w:val="nil"/>
              <w:bottom w:val="single" w:sz="4" w:space="0" w:color="auto"/>
              <w:right w:val="nil"/>
            </w:tcBorders>
            <w:shd w:val="clear" w:color="000000" w:fill="387990"/>
            <w:vAlign w:val="bottom"/>
            <w:hideMark/>
          </w:tcPr>
          <w:p w14:paraId="172931D2" w14:textId="77777777" w:rsidR="006A4E68" w:rsidRDefault="006A4E68">
            <w:pPr>
              <w:jc w:val="center"/>
              <w:rPr>
                <w:rFonts w:cs="Calibri"/>
                <w:b/>
                <w:bCs/>
                <w:color w:val="FFFFFF"/>
                <w:sz w:val="20"/>
                <w:szCs w:val="20"/>
              </w:rPr>
            </w:pPr>
            <w:r>
              <w:rPr>
                <w:rFonts w:cs="Calibri"/>
                <w:b/>
                <w:bCs/>
                <w:color w:val="FFFFFF"/>
                <w:sz w:val="20"/>
                <w:szCs w:val="20"/>
              </w:rPr>
              <w:t>SD</w:t>
            </w:r>
          </w:p>
        </w:tc>
        <w:tc>
          <w:tcPr>
            <w:tcW w:w="1420" w:type="dxa"/>
            <w:tcBorders>
              <w:top w:val="single" w:sz="4" w:space="0" w:color="auto"/>
              <w:left w:val="nil"/>
              <w:bottom w:val="single" w:sz="4" w:space="0" w:color="auto"/>
              <w:right w:val="nil"/>
            </w:tcBorders>
            <w:shd w:val="clear" w:color="000000" w:fill="387990"/>
            <w:vAlign w:val="bottom"/>
            <w:hideMark/>
          </w:tcPr>
          <w:p w14:paraId="2268F552" w14:textId="77777777" w:rsidR="006A4E68" w:rsidRDefault="006A4E68">
            <w:pPr>
              <w:jc w:val="center"/>
              <w:rPr>
                <w:rFonts w:cs="Calibri"/>
                <w:b/>
                <w:bCs/>
                <w:color w:val="FFFFFF"/>
                <w:sz w:val="20"/>
                <w:szCs w:val="20"/>
              </w:rPr>
            </w:pPr>
            <w:r>
              <w:rPr>
                <w:rFonts w:cs="Calibri"/>
                <w:b/>
                <w:bCs/>
                <w:color w:val="FFFFFF"/>
                <w:sz w:val="20"/>
                <w:szCs w:val="20"/>
              </w:rPr>
              <w:t>95% CI</w:t>
            </w:r>
          </w:p>
        </w:tc>
        <w:tc>
          <w:tcPr>
            <w:tcW w:w="1424" w:type="dxa"/>
            <w:tcBorders>
              <w:top w:val="single" w:sz="4" w:space="0" w:color="auto"/>
              <w:left w:val="nil"/>
              <w:bottom w:val="single" w:sz="4" w:space="0" w:color="auto"/>
              <w:right w:val="nil"/>
            </w:tcBorders>
            <w:shd w:val="clear" w:color="000000" w:fill="387990"/>
            <w:vAlign w:val="bottom"/>
            <w:hideMark/>
          </w:tcPr>
          <w:p w14:paraId="2F980ED3" w14:textId="77777777" w:rsidR="006A4E68" w:rsidRDefault="006A4E68">
            <w:pPr>
              <w:jc w:val="center"/>
              <w:rPr>
                <w:rFonts w:cs="Calibri"/>
                <w:b/>
                <w:bCs/>
                <w:color w:val="FFFFFF"/>
                <w:sz w:val="20"/>
                <w:szCs w:val="20"/>
              </w:rPr>
            </w:pPr>
            <w:r>
              <w:rPr>
                <w:rFonts w:cs="Calibri"/>
                <w:b/>
                <w:bCs/>
                <w:color w:val="FFFFFF"/>
                <w:sz w:val="20"/>
                <w:szCs w:val="20"/>
              </w:rPr>
              <w:t>DEFF</w:t>
            </w:r>
          </w:p>
        </w:tc>
        <w:tc>
          <w:tcPr>
            <w:tcW w:w="1420" w:type="dxa"/>
            <w:tcBorders>
              <w:top w:val="single" w:sz="4" w:space="0" w:color="auto"/>
              <w:left w:val="nil"/>
              <w:bottom w:val="single" w:sz="4" w:space="0" w:color="auto"/>
              <w:right w:val="nil"/>
            </w:tcBorders>
            <w:shd w:val="clear" w:color="000000" w:fill="387990"/>
            <w:vAlign w:val="bottom"/>
            <w:hideMark/>
          </w:tcPr>
          <w:p w14:paraId="777D8BCA" w14:textId="77777777" w:rsidR="006A4E68" w:rsidRDefault="006A4E68">
            <w:pPr>
              <w:jc w:val="center"/>
              <w:rPr>
                <w:rFonts w:cs="Calibri"/>
                <w:b/>
                <w:bCs/>
                <w:color w:val="FFFFFF"/>
                <w:sz w:val="20"/>
                <w:szCs w:val="20"/>
              </w:rPr>
            </w:pPr>
            <w:r>
              <w:rPr>
                <w:rFonts w:cs="Calibri"/>
                <w:b/>
                <w:bCs/>
                <w:color w:val="FFFFFF"/>
                <w:sz w:val="20"/>
                <w:szCs w:val="20"/>
              </w:rPr>
              <w:t xml:space="preserve">Non-response </w:t>
            </w:r>
            <w:proofErr w:type="spellStart"/>
            <w:r>
              <w:rPr>
                <w:rFonts w:cs="Calibri"/>
                <w:b/>
                <w:bCs/>
                <w:color w:val="FFFFFF"/>
                <w:sz w:val="20"/>
                <w:szCs w:val="20"/>
              </w:rPr>
              <w:t>rate</w:t>
            </w:r>
            <w:r>
              <w:rPr>
                <w:rFonts w:cs="Calibri"/>
                <w:b/>
                <w:bCs/>
                <w:color w:val="FFFFFF"/>
                <w:sz w:val="20"/>
                <w:szCs w:val="20"/>
                <w:vertAlign w:val="superscript"/>
              </w:rPr>
              <w:t>a</w:t>
            </w:r>
            <w:proofErr w:type="spellEnd"/>
          </w:p>
        </w:tc>
        <w:tc>
          <w:tcPr>
            <w:tcW w:w="1382" w:type="dxa"/>
            <w:tcBorders>
              <w:top w:val="single" w:sz="4" w:space="0" w:color="auto"/>
              <w:left w:val="nil"/>
              <w:bottom w:val="single" w:sz="4" w:space="0" w:color="auto"/>
              <w:right w:val="nil"/>
            </w:tcBorders>
            <w:shd w:val="clear" w:color="000000" w:fill="387990"/>
            <w:vAlign w:val="bottom"/>
            <w:hideMark/>
          </w:tcPr>
          <w:p w14:paraId="2668CE1A" w14:textId="77777777" w:rsidR="006A4E68" w:rsidRDefault="006A4E68">
            <w:pPr>
              <w:jc w:val="center"/>
              <w:rPr>
                <w:rFonts w:cs="Calibri"/>
                <w:b/>
                <w:bCs/>
                <w:color w:val="FFFFFF"/>
                <w:sz w:val="20"/>
                <w:szCs w:val="20"/>
              </w:rPr>
            </w:pPr>
            <w:r>
              <w:rPr>
                <w:rFonts w:cs="Calibri"/>
                <w:b/>
                <w:bCs/>
                <w:color w:val="FFFFFF"/>
                <w:sz w:val="20"/>
                <w:szCs w:val="20"/>
              </w:rPr>
              <w:t>Weighted number</w:t>
            </w:r>
          </w:p>
        </w:tc>
        <w:tc>
          <w:tcPr>
            <w:tcW w:w="1199" w:type="dxa"/>
            <w:tcBorders>
              <w:top w:val="single" w:sz="4" w:space="0" w:color="auto"/>
              <w:left w:val="nil"/>
              <w:bottom w:val="single" w:sz="4" w:space="0" w:color="auto"/>
              <w:right w:val="nil"/>
            </w:tcBorders>
            <w:shd w:val="clear" w:color="000000" w:fill="387990"/>
            <w:vAlign w:val="bottom"/>
            <w:hideMark/>
          </w:tcPr>
          <w:p w14:paraId="1DB78FE4" w14:textId="77777777" w:rsidR="006A4E68" w:rsidRDefault="006A4E68">
            <w:pPr>
              <w:jc w:val="center"/>
              <w:rPr>
                <w:rFonts w:cs="Calibri"/>
                <w:b/>
                <w:bCs/>
                <w:color w:val="FFFFFF"/>
                <w:sz w:val="20"/>
                <w:szCs w:val="20"/>
              </w:rPr>
            </w:pPr>
            <w:r>
              <w:rPr>
                <w:rFonts w:cs="Calibri"/>
                <w:b/>
                <w:bCs/>
                <w:color w:val="FFFFFF"/>
                <w:sz w:val="20"/>
                <w:szCs w:val="20"/>
              </w:rPr>
              <w:t xml:space="preserve">Unweighted </w:t>
            </w:r>
            <w:proofErr w:type="spellStart"/>
            <w:r>
              <w:rPr>
                <w:rFonts w:cs="Calibri"/>
                <w:b/>
                <w:bCs/>
                <w:color w:val="FFFFFF"/>
                <w:sz w:val="20"/>
                <w:szCs w:val="20"/>
              </w:rPr>
              <w:t>number</w:t>
            </w:r>
            <w:r>
              <w:rPr>
                <w:rFonts w:cs="Calibri"/>
                <w:b/>
                <w:bCs/>
                <w:color w:val="FFFFFF"/>
                <w:sz w:val="20"/>
                <w:szCs w:val="20"/>
                <w:vertAlign w:val="superscript"/>
              </w:rPr>
              <w:t>b</w:t>
            </w:r>
            <w:proofErr w:type="spellEnd"/>
          </w:p>
        </w:tc>
      </w:tr>
      <w:tr w:rsidR="006A4E68" w14:paraId="55CDF452"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ED8E00F" w14:textId="77777777" w:rsidR="006A4E68" w:rsidRDefault="006A4E68">
            <w:pPr>
              <w:rPr>
                <w:rFonts w:cs="Calibri"/>
                <w:b/>
                <w:bCs/>
                <w:color w:val="auto"/>
                <w:sz w:val="20"/>
                <w:szCs w:val="20"/>
              </w:rPr>
            </w:pPr>
            <w:r>
              <w:rPr>
                <w:rFonts w:cs="Calibri"/>
                <w:b/>
                <w:bCs/>
                <w:sz w:val="20"/>
                <w:szCs w:val="20"/>
              </w:rPr>
              <w:t xml:space="preserve">Mean daily per capita consumption expenditures in constant 2010 USD (2005 PPP) </w:t>
            </w:r>
          </w:p>
        </w:tc>
        <w:tc>
          <w:tcPr>
            <w:tcW w:w="1382" w:type="dxa"/>
            <w:tcBorders>
              <w:top w:val="nil"/>
              <w:left w:val="nil"/>
              <w:bottom w:val="single" w:sz="4" w:space="0" w:color="auto"/>
              <w:right w:val="nil"/>
            </w:tcBorders>
            <w:shd w:val="clear" w:color="000000" w:fill="DBE7F3"/>
            <w:vAlign w:val="center"/>
            <w:hideMark/>
          </w:tcPr>
          <w:p w14:paraId="61189F6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08A8FBBB" w14:textId="77777777" w:rsidR="006A4E68" w:rsidRDefault="006A4E68">
            <w:pPr>
              <w:rPr>
                <w:rFonts w:cs="Calibri"/>
                <w:b/>
                <w:bCs/>
                <w:sz w:val="20"/>
                <w:szCs w:val="20"/>
              </w:rPr>
            </w:pPr>
            <w:r>
              <w:rPr>
                <w:rFonts w:cs="Calibri"/>
                <w:b/>
                <w:bCs/>
                <w:sz w:val="20"/>
                <w:szCs w:val="20"/>
              </w:rPr>
              <w:t> </w:t>
            </w:r>
          </w:p>
        </w:tc>
      </w:tr>
      <w:tr w:rsidR="006A4E68" w14:paraId="476E2789"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922E141"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2A2850EF"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7B59D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770F1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B8AC85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34630F"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2C90B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5D64050" w14:textId="77777777" w:rsidR="006A4E68" w:rsidRDefault="006A4E68">
            <w:pPr>
              <w:rPr>
                <w:sz w:val="20"/>
                <w:szCs w:val="20"/>
              </w:rPr>
            </w:pPr>
            <w:r>
              <w:rPr>
                <w:sz w:val="20"/>
                <w:szCs w:val="20"/>
              </w:rPr>
              <w:t> </w:t>
            </w:r>
          </w:p>
        </w:tc>
      </w:tr>
      <w:tr w:rsidR="006A4E68" w14:paraId="34A6233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EF90E1"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6C95E6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DCAB32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446B65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7CE91D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ABD6B0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3FBFAC6E"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746DD57" w14:textId="77777777" w:rsidR="006A4E68" w:rsidRDefault="006A4E68">
            <w:pPr>
              <w:rPr>
                <w:sz w:val="20"/>
                <w:szCs w:val="20"/>
              </w:rPr>
            </w:pPr>
            <w:r>
              <w:rPr>
                <w:sz w:val="20"/>
                <w:szCs w:val="20"/>
              </w:rPr>
              <w:t> </w:t>
            </w:r>
          </w:p>
        </w:tc>
      </w:tr>
      <w:tr w:rsidR="006A4E68" w14:paraId="76E2F22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64A252FE"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4256BBD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1470A0E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FD8FB6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230AD0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06BAC62"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DC0EB3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4D0C95FD" w14:textId="77777777" w:rsidR="006A4E68" w:rsidRDefault="006A4E68">
            <w:pPr>
              <w:rPr>
                <w:sz w:val="20"/>
                <w:szCs w:val="20"/>
              </w:rPr>
            </w:pPr>
            <w:r>
              <w:rPr>
                <w:sz w:val="20"/>
                <w:szCs w:val="20"/>
              </w:rPr>
              <w:t> </w:t>
            </w:r>
          </w:p>
        </w:tc>
      </w:tr>
      <w:tr w:rsidR="006A4E68" w14:paraId="2E3F690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B70F445"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757F22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3F0A79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25A3043"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8FA3D1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306E23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A214BA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A60CA58" w14:textId="77777777" w:rsidR="006A4E68" w:rsidRDefault="006A4E68">
            <w:pPr>
              <w:rPr>
                <w:sz w:val="20"/>
                <w:szCs w:val="20"/>
              </w:rPr>
            </w:pPr>
            <w:r>
              <w:rPr>
                <w:sz w:val="20"/>
                <w:szCs w:val="20"/>
              </w:rPr>
              <w:t> </w:t>
            </w:r>
          </w:p>
        </w:tc>
      </w:tr>
      <w:tr w:rsidR="006A4E68" w14:paraId="435B997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1AD5AA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027BB773"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F3977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A9C7B0B"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9331C"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79A720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B15E4A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1F23157" w14:textId="77777777" w:rsidR="006A4E68" w:rsidRDefault="006A4E68">
            <w:pPr>
              <w:rPr>
                <w:sz w:val="20"/>
                <w:szCs w:val="20"/>
              </w:rPr>
            </w:pPr>
            <w:r>
              <w:rPr>
                <w:sz w:val="20"/>
                <w:szCs w:val="20"/>
              </w:rPr>
              <w:t> </w:t>
            </w:r>
          </w:p>
        </w:tc>
      </w:tr>
      <w:tr w:rsidR="006A4E68" w14:paraId="524355DB"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C1A5ECB"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0AB35AF4"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1DB507E0"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4FBEFEC"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02FF88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1B5DBA3F"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75BEB1A4"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2FB1C79B" w14:textId="77777777" w:rsidR="006A4E68" w:rsidRDefault="006A4E68">
            <w:pPr>
              <w:jc w:val="center"/>
              <w:rPr>
                <w:rFonts w:cs="Calibri"/>
                <w:sz w:val="20"/>
                <w:szCs w:val="20"/>
              </w:rPr>
            </w:pPr>
            <w:r>
              <w:rPr>
                <w:rFonts w:cs="Calibri"/>
                <w:sz w:val="20"/>
                <w:szCs w:val="20"/>
              </w:rPr>
              <w:t> </w:t>
            </w:r>
          </w:p>
        </w:tc>
      </w:tr>
      <w:tr w:rsidR="006A4E68" w14:paraId="3677D4EA"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7C419682" w14:textId="77777777" w:rsidR="006A4E68" w:rsidRDefault="006A4E68">
            <w:pPr>
              <w:rPr>
                <w:rFonts w:cs="Calibri"/>
                <w:b/>
                <w:bCs/>
                <w:color w:val="auto"/>
                <w:sz w:val="20"/>
                <w:szCs w:val="20"/>
              </w:rPr>
            </w:pPr>
            <w:r>
              <w:rPr>
                <w:rFonts w:cs="Calibri"/>
                <w:b/>
                <w:bCs/>
                <w:sz w:val="20"/>
                <w:szCs w:val="20"/>
              </w:rPr>
              <w:t>Prevalence of poverty: Percentage of people living on less than $1.25/day (2005 PPP)</w:t>
            </w:r>
          </w:p>
        </w:tc>
        <w:tc>
          <w:tcPr>
            <w:tcW w:w="1382" w:type="dxa"/>
            <w:tcBorders>
              <w:top w:val="nil"/>
              <w:left w:val="nil"/>
              <w:bottom w:val="single" w:sz="4" w:space="0" w:color="auto"/>
              <w:right w:val="nil"/>
            </w:tcBorders>
            <w:shd w:val="clear" w:color="000000" w:fill="DBE7F3"/>
            <w:vAlign w:val="center"/>
            <w:hideMark/>
          </w:tcPr>
          <w:p w14:paraId="7B38054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2F2EEE47" w14:textId="77777777" w:rsidR="006A4E68" w:rsidRDefault="006A4E68">
            <w:pPr>
              <w:rPr>
                <w:rFonts w:cs="Calibri"/>
                <w:b/>
                <w:bCs/>
                <w:sz w:val="20"/>
                <w:szCs w:val="20"/>
              </w:rPr>
            </w:pPr>
            <w:r>
              <w:rPr>
                <w:rFonts w:cs="Calibri"/>
                <w:b/>
                <w:bCs/>
                <w:sz w:val="20"/>
                <w:szCs w:val="20"/>
              </w:rPr>
              <w:t> </w:t>
            </w:r>
          </w:p>
        </w:tc>
      </w:tr>
      <w:tr w:rsidR="006A4E68" w14:paraId="659585A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E2FD48C"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7BF9D9E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3B291AA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2EF76D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7AE121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BF8878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73D5A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3ED752F0" w14:textId="77777777" w:rsidR="006A4E68" w:rsidRDefault="006A4E68">
            <w:pPr>
              <w:rPr>
                <w:sz w:val="20"/>
                <w:szCs w:val="20"/>
              </w:rPr>
            </w:pPr>
            <w:r>
              <w:rPr>
                <w:sz w:val="20"/>
                <w:szCs w:val="20"/>
              </w:rPr>
              <w:t> </w:t>
            </w:r>
          </w:p>
        </w:tc>
      </w:tr>
      <w:tr w:rsidR="006A4E68" w14:paraId="315DDBE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3435F213"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14948D89"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20670F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C27EC3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29F222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DEDEF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C1C6AC4"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938C157" w14:textId="77777777" w:rsidR="006A4E68" w:rsidRDefault="006A4E68">
            <w:pPr>
              <w:rPr>
                <w:sz w:val="20"/>
                <w:szCs w:val="20"/>
              </w:rPr>
            </w:pPr>
            <w:r>
              <w:rPr>
                <w:sz w:val="20"/>
                <w:szCs w:val="20"/>
              </w:rPr>
              <w:t> </w:t>
            </w:r>
          </w:p>
        </w:tc>
      </w:tr>
      <w:tr w:rsidR="006A4E68" w14:paraId="75C5347E"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78C92632"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57CB35B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9D96AF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4E8DD92"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488F61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555B835"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48899A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77B71B0" w14:textId="77777777" w:rsidR="006A4E68" w:rsidRDefault="006A4E68">
            <w:pPr>
              <w:rPr>
                <w:sz w:val="20"/>
                <w:szCs w:val="20"/>
              </w:rPr>
            </w:pPr>
            <w:r>
              <w:rPr>
                <w:sz w:val="20"/>
                <w:szCs w:val="20"/>
              </w:rPr>
              <w:t> </w:t>
            </w:r>
          </w:p>
        </w:tc>
      </w:tr>
      <w:tr w:rsidR="006A4E68" w14:paraId="172BEB95"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297BB186"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09561CF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7A163C1"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57CB5E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C5B7A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C762AB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521962"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64A48916" w14:textId="77777777" w:rsidR="006A4E68" w:rsidRDefault="006A4E68">
            <w:pPr>
              <w:rPr>
                <w:sz w:val="20"/>
                <w:szCs w:val="20"/>
              </w:rPr>
            </w:pPr>
            <w:r>
              <w:rPr>
                <w:sz w:val="20"/>
                <w:szCs w:val="20"/>
              </w:rPr>
              <w:t> </w:t>
            </w:r>
          </w:p>
        </w:tc>
      </w:tr>
      <w:tr w:rsidR="006A4E68" w14:paraId="1C7B737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F97DC3"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05A5205"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4095B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6132349"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173D6543"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628898"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441EED1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717B265B" w14:textId="77777777" w:rsidR="006A4E68" w:rsidRDefault="006A4E68">
            <w:pPr>
              <w:rPr>
                <w:sz w:val="20"/>
                <w:szCs w:val="20"/>
              </w:rPr>
            </w:pPr>
            <w:r>
              <w:rPr>
                <w:sz w:val="20"/>
                <w:szCs w:val="20"/>
              </w:rPr>
              <w:t> </w:t>
            </w:r>
          </w:p>
        </w:tc>
      </w:tr>
      <w:tr w:rsidR="006A4E68" w14:paraId="2CAE740D"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7084543"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2355F050" w14:textId="77777777" w:rsidR="006A4E68" w:rsidRDefault="006A4E68">
            <w:pPr>
              <w:jc w:val="center"/>
              <w:rPr>
                <w:rFonts w:cs="Calibri"/>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2F0DFCA"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5DC62119" w14:textId="77777777" w:rsidR="006A4E68" w:rsidRDefault="006A4E68">
            <w:pPr>
              <w:jc w:val="center"/>
              <w:rPr>
                <w:rFonts w:cs="Calibri"/>
                <w:sz w:val="20"/>
                <w:szCs w:val="20"/>
              </w:rPr>
            </w:pPr>
            <w:r>
              <w:rPr>
                <w:rFonts w:cs="Calibri"/>
                <w:sz w:val="20"/>
                <w:szCs w:val="20"/>
              </w:rPr>
              <w:t> </w:t>
            </w:r>
          </w:p>
        </w:tc>
        <w:tc>
          <w:tcPr>
            <w:tcW w:w="1424" w:type="dxa"/>
            <w:tcBorders>
              <w:top w:val="nil"/>
              <w:left w:val="nil"/>
              <w:bottom w:val="single" w:sz="4" w:space="0" w:color="auto"/>
              <w:right w:val="nil"/>
            </w:tcBorders>
            <w:shd w:val="clear" w:color="auto" w:fill="auto"/>
            <w:vAlign w:val="center"/>
            <w:hideMark/>
          </w:tcPr>
          <w:p w14:paraId="14F09852"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6D104C44" w14:textId="77777777" w:rsidR="006A4E68" w:rsidRDefault="006A4E68">
            <w:pPr>
              <w:jc w:val="center"/>
              <w:rPr>
                <w:rFonts w:cs="Calibri"/>
                <w:sz w:val="20"/>
                <w:szCs w:val="20"/>
              </w:rPr>
            </w:pPr>
            <w:r>
              <w:rPr>
                <w:rFonts w:cs="Calibri"/>
                <w:sz w:val="20"/>
                <w:szCs w:val="20"/>
              </w:rPr>
              <w:t> </w:t>
            </w:r>
          </w:p>
        </w:tc>
        <w:tc>
          <w:tcPr>
            <w:tcW w:w="1382" w:type="dxa"/>
            <w:tcBorders>
              <w:top w:val="nil"/>
              <w:left w:val="nil"/>
              <w:bottom w:val="single" w:sz="4" w:space="0" w:color="auto"/>
              <w:right w:val="nil"/>
            </w:tcBorders>
            <w:shd w:val="clear" w:color="auto" w:fill="auto"/>
            <w:vAlign w:val="center"/>
            <w:hideMark/>
          </w:tcPr>
          <w:p w14:paraId="254ABBAD" w14:textId="77777777" w:rsidR="006A4E68" w:rsidRDefault="006A4E68">
            <w:pPr>
              <w:jc w:val="center"/>
              <w:rPr>
                <w:rFonts w:cs="Calibri"/>
                <w:sz w:val="20"/>
                <w:szCs w:val="20"/>
              </w:rPr>
            </w:pPr>
            <w:r>
              <w:rPr>
                <w:rFonts w:cs="Calibri"/>
                <w:sz w:val="20"/>
                <w:szCs w:val="20"/>
              </w:rPr>
              <w:t> </w:t>
            </w:r>
          </w:p>
        </w:tc>
        <w:tc>
          <w:tcPr>
            <w:tcW w:w="1199" w:type="dxa"/>
            <w:tcBorders>
              <w:top w:val="nil"/>
              <w:left w:val="nil"/>
              <w:bottom w:val="single" w:sz="4" w:space="0" w:color="auto"/>
              <w:right w:val="nil"/>
            </w:tcBorders>
            <w:shd w:val="clear" w:color="auto" w:fill="auto"/>
            <w:vAlign w:val="center"/>
            <w:hideMark/>
          </w:tcPr>
          <w:p w14:paraId="3F0E8FC6" w14:textId="77777777" w:rsidR="006A4E68" w:rsidRDefault="006A4E68">
            <w:pPr>
              <w:jc w:val="center"/>
              <w:rPr>
                <w:rFonts w:cs="Calibri"/>
                <w:sz w:val="20"/>
                <w:szCs w:val="20"/>
              </w:rPr>
            </w:pPr>
            <w:r>
              <w:rPr>
                <w:rFonts w:cs="Calibri"/>
                <w:sz w:val="20"/>
                <w:szCs w:val="20"/>
              </w:rPr>
              <w:t> </w:t>
            </w:r>
          </w:p>
        </w:tc>
      </w:tr>
      <w:tr w:rsidR="006A4E68" w14:paraId="1EE72A49" w14:textId="77777777" w:rsidTr="00786FE0">
        <w:trPr>
          <w:trHeight w:val="259"/>
        </w:trPr>
        <w:tc>
          <w:tcPr>
            <w:tcW w:w="10355" w:type="dxa"/>
            <w:gridSpan w:val="6"/>
            <w:tcBorders>
              <w:top w:val="single" w:sz="4" w:space="0" w:color="auto"/>
              <w:left w:val="nil"/>
              <w:bottom w:val="single" w:sz="4" w:space="0" w:color="auto"/>
              <w:right w:val="nil"/>
            </w:tcBorders>
            <w:shd w:val="clear" w:color="000000" w:fill="DBE7F3"/>
            <w:noWrap/>
            <w:vAlign w:val="center"/>
            <w:hideMark/>
          </w:tcPr>
          <w:p w14:paraId="3BA6D763" w14:textId="77777777" w:rsidR="006A4E68" w:rsidRDefault="006A4E68">
            <w:pPr>
              <w:rPr>
                <w:rFonts w:cs="Calibri"/>
                <w:b/>
                <w:bCs/>
                <w:color w:val="auto"/>
                <w:sz w:val="20"/>
                <w:szCs w:val="20"/>
              </w:rPr>
            </w:pPr>
            <w:r>
              <w:rPr>
                <w:rFonts w:cs="Calibri"/>
                <w:b/>
                <w:bCs/>
                <w:sz w:val="20"/>
                <w:szCs w:val="20"/>
              </w:rPr>
              <w:t>Depth of poverty: Mean percentage shortfall relative to $1.25/day poverty line (2005 PPP)</w:t>
            </w:r>
          </w:p>
        </w:tc>
        <w:tc>
          <w:tcPr>
            <w:tcW w:w="1382" w:type="dxa"/>
            <w:tcBorders>
              <w:top w:val="nil"/>
              <w:left w:val="nil"/>
              <w:bottom w:val="single" w:sz="4" w:space="0" w:color="auto"/>
              <w:right w:val="nil"/>
            </w:tcBorders>
            <w:shd w:val="clear" w:color="000000" w:fill="DBE7F3"/>
            <w:vAlign w:val="center"/>
            <w:hideMark/>
          </w:tcPr>
          <w:p w14:paraId="0AA1C17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7A86C2AC" w14:textId="77777777" w:rsidR="006A4E68" w:rsidRDefault="006A4E68">
            <w:pPr>
              <w:rPr>
                <w:rFonts w:cs="Calibri"/>
                <w:b/>
                <w:bCs/>
                <w:sz w:val="20"/>
                <w:szCs w:val="20"/>
              </w:rPr>
            </w:pPr>
            <w:r>
              <w:rPr>
                <w:rFonts w:cs="Calibri"/>
                <w:b/>
                <w:bCs/>
                <w:sz w:val="20"/>
                <w:szCs w:val="20"/>
              </w:rPr>
              <w:t> </w:t>
            </w:r>
          </w:p>
        </w:tc>
      </w:tr>
      <w:tr w:rsidR="006A4E68" w14:paraId="2D499878"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54DF848"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3B3A99C1"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229526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64B630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523F2E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F2AEB40"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1C8FD3D7"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4BE8D8F" w14:textId="77777777" w:rsidR="006A4E68" w:rsidRDefault="006A4E68">
            <w:pPr>
              <w:rPr>
                <w:sz w:val="20"/>
                <w:szCs w:val="20"/>
              </w:rPr>
            </w:pPr>
            <w:r>
              <w:rPr>
                <w:sz w:val="20"/>
                <w:szCs w:val="20"/>
              </w:rPr>
              <w:t> </w:t>
            </w:r>
          </w:p>
        </w:tc>
      </w:tr>
      <w:tr w:rsidR="006A4E68" w14:paraId="480D4DB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B6AEE2F"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504082ED"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5EB8FB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8F47216"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4C98856"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2803CFC"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2CB05F0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53B1E7D" w14:textId="77777777" w:rsidR="006A4E68" w:rsidRDefault="006A4E68">
            <w:pPr>
              <w:rPr>
                <w:sz w:val="20"/>
                <w:szCs w:val="20"/>
              </w:rPr>
            </w:pPr>
            <w:r>
              <w:rPr>
                <w:sz w:val="20"/>
                <w:szCs w:val="20"/>
              </w:rPr>
              <w:t> </w:t>
            </w:r>
          </w:p>
        </w:tc>
      </w:tr>
      <w:tr w:rsidR="006A4E68" w14:paraId="2F9BE1E1"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16A668D"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nil"/>
              <w:left w:val="nil"/>
              <w:bottom w:val="single" w:sz="4" w:space="0" w:color="auto"/>
              <w:right w:val="nil"/>
            </w:tcBorders>
            <w:shd w:val="clear" w:color="auto" w:fill="auto"/>
            <w:vAlign w:val="center"/>
            <w:hideMark/>
          </w:tcPr>
          <w:p w14:paraId="29ED149A"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073C2892"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9ED2D9A"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AFB2824"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3FB39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06D9586A"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5B218298" w14:textId="77777777" w:rsidR="006A4E68" w:rsidRDefault="006A4E68">
            <w:pPr>
              <w:rPr>
                <w:sz w:val="20"/>
                <w:szCs w:val="20"/>
              </w:rPr>
            </w:pPr>
            <w:r>
              <w:rPr>
                <w:sz w:val="20"/>
                <w:szCs w:val="20"/>
              </w:rPr>
              <w:t> </w:t>
            </w:r>
          </w:p>
        </w:tc>
      </w:tr>
      <w:tr w:rsidR="006A4E68" w14:paraId="4F9470DF"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A35345B"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362642B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74D9BD5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041BD8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55108E8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7738AA8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3F2126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8B980F2" w14:textId="77777777" w:rsidR="006A4E68" w:rsidRDefault="006A4E68">
            <w:pPr>
              <w:rPr>
                <w:sz w:val="20"/>
                <w:szCs w:val="20"/>
              </w:rPr>
            </w:pPr>
            <w:r>
              <w:rPr>
                <w:sz w:val="20"/>
                <w:szCs w:val="20"/>
              </w:rPr>
              <w:t> </w:t>
            </w:r>
          </w:p>
        </w:tc>
      </w:tr>
      <w:tr w:rsidR="006A4E68" w14:paraId="3B379243"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0CBAF441"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7B3921E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59D66EE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1269D25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00B60F99"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3810D76"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68EE6080"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BF904BD" w14:textId="77777777" w:rsidR="006A4E68" w:rsidRDefault="006A4E68">
            <w:pPr>
              <w:rPr>
                <w:sz w:val="20"/>
                <w:szCs w:val="20"/>
              </w:rPr>
            </w:pPr>
            <w:r>
              <w:rPr>
                <w:sz w:val="20"/>
                <w:szCs w:val="20"/>
              </w:rPr>
              <w:t> </w:t>
            </w:r>
          </w:p>
        </w:tc>
      </w:tr>
      <w:tr w:rsidR="006A4E68" w14:paraId="47F1F0D9"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DF2F8BE"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4D3D7A26" w14:textId="77777777" w:rsidR="006A4E68" w:rsidRDefault="006A4E68">
            <w:pPr>
              <w:jc w:val="center"/>
              <w:rPr>
                <w:rFonts w:cs="Calibri"/>
                <w:b/>
                <w:bCs/>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3D793"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EF1FF17" w14:textId="77777777" w:rsidR="006A4E68" w:rsidRDefault="006A4E68">
            <w:pPr>
              <w:jc w:val="cente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4D3E347" w14:textId="77777777" w:rsidR="006A4E68" w:rsidRDefault="006A4E68">
            <w:pPr>
              <w:jc w:val="cente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C31766" w14:textId="77777777" w:rsidR="006A4E68" w:rsidRDefault="006A4E68">
            <w:pPr>
              <w:jc w:val="cente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A658084" w14:textId="77777777" w:rsidR="006A4E68" w:rsidRDefault="006A4E68">
            <w:pPr>
              <w:jc w:val="cente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002756" w14:textId="77777777" w:rsidR="006A4E68" w:rsidRDefault="006A4E68">
            <w:pPr>
              <w:jc w:val="center"/>
              <w:rPr>
                <w:rFonts w:cs="Calibri"/>
                <w:b/>
                <w:bCs/>
                <w:sz w:val="20"/>
                <w:szCs w:val="20"/>
              </w:rPr>
            </w:pPr>
            <w:r>
              <w:rPr>
                <w:rFonts w:cs="Calibri"/>
                <w:b/>
                <w:bCs/>
                <w:sz w:val="20"/>
                <w:szCs w:val="20"/>
              </w:rPr>
              <w:t> </w:t>
            </w:r>
          </w:p>
        </w:tc>
      </w:tr>
      <w:tr w:rsidR="006A4E68" w14:paraId="61F4AB9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vAlign w:val="center"/>
            <w:hideMark/>
          </w:tcPr>
          <w:p w14:paraId="27B1902C" w14:textId="77777777" w:rsidR="006A4E68" w:rsidRDefault="006A4E68">
            <w:pPr>
              <w:rPr>
                <w:rFonts w:cs="Calibri"/>
                <w:b/>
                <w:bCs/>
                <w:color w:val="auto"/>
                <w:sz w:val="20"/>
                <w:szCs w:val="20"/>
              </w:rPr>
            </w:pPr>
            <w:r>
              <w:rPr>
                <w:rFonts w:cs="Calibri"/>
                <w:b/>
                <w:bCs/>
                <w:sz w:val="20"/>
                <w:szCs w:val="20"/>
              </w:rPr>
              <w:t xml:space="preserve">Abbreviated Women’s Empowerment in Agriculture </w:t>
            </w:r>
            <w:proofErr w:type="spellStart"/>
            <w:r>
              <w:rPr>
                <w:rFonts w:cs="Calibri"/>
                <w:b/>
                <w:bCs/>
                <w:sz w:val="20"/>
                <w:szCs w:val="20"/>
              </w:rPr>
              <w:t>Index</w:t>
            </w:r>
            <w:r>
              <w:rPr>
                <w:rFonts w:cs="Calibri"/>
                <w:b/>
                <w:bCs/>
                <w:sz w:val="20"/>
                <w:szCs w:val="20"/>
                <w:vertAlign w:val="superscript"/>
              </w:rPr>
              <w:t>c</w:t>
            </w:r>
            <w:proofErr w:type="spellEnd"/>
          </w:p>
        </w:tc>
      </w:tr>
      <w:tr w:rsidR="006A4E68" w14:paraId="3BA943D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0266D3BD" w14:textId="77777777" w:rsidR="006A4E68" w:rsidRDefault="006A4E68">
            <w:pPr>
              <w:rPr>
                <w:rFonts w:cs="Calibri"/>
                <w:b/>
                <w:bCs/>
                <w:sz w:val="20"/>
                <w:szCs w:val="20"/>
              </w:rPr>
            </w:pPr>
            <w:r>
              <w:rPr>
                <w:rFonts w:cs="Calibri"/>
                <w:b/>
                <w:bCs/>
                <w:sz w:val="20"/>
                <w:szCs w:val="20"/>
              </w:rPr>
              <w:t xml:space="preserve">All women  </w:t>
            </w:r>
          </w:p>
        </w:tc>
        <w:tc>
          <w:tcPr>
            <w:tcW w:w="1202" w:type="dxa"/>
            <w:tcBorders>
              <w:top w:val="nil"/>
              <w:left w:val="nil"/>
              <w:bottom w:val="single" w:sz="4" w:space="0" w:color="auto"/>
              <w:right w:val="nil"/>
            </w:tcBorders>
            <w:shd w:val="clear" w:color="auto" w:fill="auto"/>
            <w:vAlign w:val="center"/>
            <w:hideMark/>
          </w:tcPr>
          <w:p w14:paraId="3DD5A904"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8C1D0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E68AB5F"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83326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64327469"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EA8C0CC"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AF95E74" w14:textId="77777777" w:rsidR="006A4E68" w:rsidRDefault="006A4E68">
            <w:pPr>
              <w:rPr>
                <w:sz w:val="20"/>
                <w:szCs w:val="20"/>
              </w:rPr>
            </w:pPr>
            <w:r>
              <w:rPr>
                <w:sz w:val="20"/>
                <w:szCs w:val="20"/>
              </w:rPr>
              <w:t> </w:t>
            </w:r>
          </w:p>
        </w:tc>
      </w:tr>
      <w:tr w:rsidR="006A4E68" w14:paraId="27E21D1F"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79D1FD8" w14:textId="77777777" w:rsidR="006A4E68" w:rsidRDefault="006A4E68">
            <w:pPr>
              <w:rPr>
                <w:rFonts w:cs="Calibri"/>
                <w:b/>
                <w:bCs/>
                <w:sz w:val="20"/>
                <w:szCs w:val="20"/>
              </w:rPr>
            </w:pPr>
            <w:r>
              <w:rPr>
                <w:rFonts w:cs="Calibri"/>
                <w:b/>
                <w:bCs/>
                <w:sz w:val="20"/>
                <w:szCs w:val="20"/>
              </w:rPr>
              <w:t>Woman's age</w:t>
            </w:r>
          </w:p>
        </w:tc>
        <w:tc>
          <w:tcPr>
            <w:tcW w:w="1202" w:type="dxa"/>
            <w:tcBorders>
              <w:top w:val="nil"/>
              <w:left w:val="nil"/>
              <w:bottom w:val="single" w:sz="4" w:space="0" w:color="auto"/>
              <w:right w:val="nil"/>
            </w:tcBorders>
            <w:shd w:val="clear" w:color="auto" w:fill="auto"/>
            <w:vAlign w:val="center"/>
            <w:hideMark/>
          </w:tcPr>
          <w:p w14:paraId="11DB81E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2D134BF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8571747"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2024EDFD"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43CACBAA"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5F420E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119F508E" w14:textId="77777777" w:rsidR="006A4E68" w:rsidRDefault="006A4E68">
            <w:pPr>
              <w:rPr>
                <w:sz w:val="20"/>
                <w:szCs w:val="20"/>
              </w:rPr>
            </w:pPr>
            <w:r>
              <w:rPr>
                <w:sz w:val="20"/>
                <w:szCs w:val="20"/>
              </w:rPr>
              <w:t> </w:t>
            </w:r>
          </w:p>
        </w:tc>
      </w:tr>
      <w:tr w:rsidR="006A4E68" w14:paraId="75AABA0F"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2883F752" w14:textId="77777777" w:rsidR="006A4E68" w:rsidRDefault="006A4E68">
            <w:pPr>
              <w:ind w:firstLineChars="100" w:firstLine="200"/>
              <w:rPr>
                <w:rFonts w:cs="Calibri"/>
                <w:sz w:val="20"/>
                <w:szCs w:val="20"/>
              </w:rPr>
            </w:pPr>
            <w:r>
              <w:rPr>
                <w:rFonts w:cs="Calibri"/>
                <w:sz w:val="20"/>
                <w:szCs w:val="20"/>
              </w:rPr>
              <w:t>18-29 years</w:t>
            </w:r>
          </w:p>
        </w:tc>
        <w:tc>
          <w:tcPr>
            <w:tcW w:w="1202" w:type="dxa"/>
            <w:tcBorders>
              <w:top w:val="nil"/>
              <w:left w:val="nil"/>
              <w:bottom w:val="single" w:sz="4" w:space="0" w:color="auto"/>
              <w:right w:val="nil"/>
            </w:tcBorders>
            <w:shd w:val="clear" w:color="auto" w:fill="auto"/>
            <w:noWrap/>
            <w:vAlign w:val="center"/>
            <w:hideMark/>
          </w:tcPr>
          <w:p w14:paraId="69B3BC15"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F4373C8"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49BD86B0"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06E4EF4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7BC0209"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2A6D030"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48D8EC3" w14:textId="77777777" w:rsidR="006A4E68" w:rsidRDefault="006A4E68">
            <w:pPr>
              <w:rPr>
                <w:sz w:val="20"/>
                <w:szCs w:val="20"/>
              </w:rPr>
            </w:pPr>
            <w:r>
              <w:rPr>
                <w:sz w:val="20"/>
                <w:szCs w:val="20"/>
              </w:rPr>
              <w:t> </w:t>
            </w:r>
          </w:p>
        </w:tc>
      </w:tr>
      <w:tr w:rsidR="006A4E68" w14:paraId="5937A265" w14:textId="77777777" w:rsidTr="00786FE0">
        <w:trPr>
          <w:trHeight w:val="259"/>
        </w:trPr>
        <w:tc>
          <w:tcPr>
            <w:tcW w:w="3928" w:type="dxa"/>
            <w:tcBorders>
              <w:top w:val="nil"/>
              <w:left w:val="nil"/>
              <w:bottom w:val="single" w:sz="4" w:space="0" w:color="auto"/>
              <w:right w:val="nil"/>
            </w:tcBorders>
            <w:shd w:val="clear" w:color="auto" w:fill="auto"/>
            <w:tcMar>
              <w:top w:w="0" w:type="dxa"/>
              <w:left w:w="135" w:type="dxa"/>
              <w:bottom w:w="0" w:type="dxa"/>
              <w:right w:w="0" w:type="dxa"/>
            </w:tcMar>
            <w:vAlign w:val="center"/>
            <w:hideMark/>
          </w:tcPr>
          <w:p w14:paraId="31B0CEF5" w14:textId="77777777" w:rsidR="006A4E68" w:rsidRDefault="006A4E68">
            <w:pPr>
              <w:ind w:firstLineChars="100" w:firstLine="200"/>
              <w:rPr>
                <w:rFonts w:cs="Calibri"/>
                <w:sz w:val="20"/>
                <w:szCs w:val="20"/>
              </w:rPr>
            </w:pPr>
            <w:r>
              <w:rPr>
                <w:rFonts w:cs="Calibri"/>
                <w:sz w:val="20"/>
                <w:szCs w:val="20"/>
              </w:rPr>
              <w:t>30 years or older</w:t>
            </w:r>
          </w:p>
        </w:tc>
        <w:tc>
          <w:tcPr>
            <w:tcW w:w="1202" w:type="dxa"/>
            <w:tcBorders>
              <w:top w:val="nil"/>
              <w:left w:val="nil"/>
              <w:bottom w:val="single" w:sz="4" w:space="0" w:color="auto"/>
              <w:right w:val="nil"/>
            </w:tcBorders>
            <w:shd w:val="clear" w:color="auto" w:fill="auto"/>
            <w:noWrap/>
            <w:vAlign w:val="center"/>
            <w:hideMark/>
          </w:tcPr>
          <w:p w14:paraId="67004A12"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1266FCE"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0A9BEE75"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1B17AF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6C61F58"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29AD6EE7"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D84582D" w14:textId="77777777" w:rsidR="006A4E68" w:rsidRDefault="006A4E68">
            <w:pPr>
              <w:rPr>
                <w:sz w:val="20"/>
                <w:szCs w:val="20"/>
              </w:rPr>
            </w:pPr>
            <w:r>
              <w:rPr>
                <w:sz w:val="20"/>
                <w:szCs w:val="20"/>
              </w:rPr>
              <w:t> </w:t>
            </w:r>
          </w:p>
        </w:tc>
      </w:tr>
      <w:tr w:rsidR="00786FE0" w14:paraId="12A26D55" w14:textId="77777777" w:rsidTr="00786FE0">
        <w:trPr>
          <w:trHeight w:val="259"/>
        </w:trPr>
        <w:tc>
          <w:tcPr>
            <w:tcW w:w="5130" w:type="dxa"/>
            <w:gridSpan w:val="2"/>
            <w:tcBorders>
              <w:top w:val="single" w:sz="4" w:space="0" w:color="auto"/>
              <w:left w:val="nil"/>
              <w:bottom w:val="single" w:sz="4" w:space="0" w:color="auto"/>
              <w:right w:val="nil"/>
            </w:tcBorders>
            <w:shd w:val="clear" w:color="000000" w:fill="DBE7F3"/>
            <w:noWrap/>
            <w:vAlign w:val="center"/>
            <w:hideMark/>
          </w:tcPr>
          <w:p w14:paraId="465DD3D5" w14:textId="77777777" w:rsidR="006A4E68" w:rsidRDefault="006A4E68">
            <w:pPr>
              <w:rPr>
                <w:rFonts w:cs="Calibri"/>
                <w:b/>
                <w:bCs/>
                <w:color w:val="auto"/>
                <w:sz w:val="20"/>
                <w:szCs w:val="20"/>
              </w:rPr>
            </w:pPr>
            <w:r>
              <w:rPr>
                <w:rFonts w:cs="Calibri"/>
                <w:b/>
                <w:bCs/>
                <w:sz w:val="20"/>
                <w:szCs w:val="20"/>
              </w:rPr>
              <w:t xml:space="preserve">Prevalence of moderate and severe hunger </w:t>
            </w:r>
          </w:p>
        </w:tc>
        <w:tc>
          <w:tcPr>
            <w:tcW w:w="957" w:type="dxa"/>
            <w:tcBorders>
              <w:top w:val="nil"/>
              <w:left w:val="nil"/>
              <w:bottom w:val="single" w:sz="4" w:space="0" w:color="auto"/>
              <w:right w:val="nil"/>
            </w:tcBorders>
            <w:shd w:val="clear" w:color="000000" w:fill="DBE7F3"/>
            <w:vAlign w:val="center"/>
            <w:hideMark/>
          </w:tcPr>
          <w:p w14:paraId="189475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1275819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000000" w:fill="DBE7F3"/>
            <w:vAlign w:val="center"/>
            <w:hideMark/>
          </w:tcPr>
          <w:p w14:paraId="40F964F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000000" w:fill="DBE7F3"/>
            <w:vAlign w:val="center"/>
            <w:hideMark/>
          </w:tcPr>
          <w:p w14:paraId="3AA2E27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000000" w:fill="DBE7F3"/>
            <w:vAlign w:val="center"/>
            <w:hideMark/>
          </w:tcPr>
          <w:p w14:paraId="15D608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000000" w:fill="DBE7F3"/>
            <w:vAlign w:val="center"/>
            <w:hideMark/>
          </w:tcPr>
          <w:p w14:paraId="4F0875F7" w14:textId="77777777" w:rsidR="006A4E68" w:rsidRDefault="006A4E68">
            <w:pPr>
              <w:rPr>
                <w:rFonts w:cs="Calibri"/>
                <w:b/>
                <w:bCs/>
                <w:sz w:val="20"/>
                <w:szCs w:val="20"/>
              </w:rPr>
            </w:pPr>
            <w:r>
              <w:rPr>
                <w:rFonts w:cs="Calibri"/>
                <w:b/>
                <w:bCs/>
                <w:sz w:val="20"/>
                <w:szCs w:val="20"/>
              </w:rPr>
              <w:t> </w:t>
            </w:r>
          </w:p>
        </w:tc>
      </w:tr>
      <w:tr w:rsidR="006A4E68" w14:paraId="3DA10C14"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7C491F3B" w14:textId="77777777" w:rsidR="006A4E68" w:rsidRDefault="006A4E68">
            <w:pPr>
              <w:rPr>
                <w:rFonts w:cs="Calibri"/>
                <w:b/>
                <w:bCs/>
                <w:sz w:val="20"/>
                <w:szCs w:val="20"/>
              </w:rPr>
            </w:pPr>
            <w:r>
              <w:rPr>
                <w:rFonts w:cs="Calibri"/>
                <w:b/>
                <w:bCs/>
                <w:sz w:val="20"/>
                <w:szCs w:val="20"/>
              </w:rPr>
              <w:t>All households</w:t>
            </w:r>
          </w:p>
        </w:tc>
        <w:tc>
          <w:tcPr>
            <w:tcW w:w="1202" w:type="dxa"/>
            <w:tcBorders>
              <w:top w:val="nil"/>
              <w:left w:val="nil"/>
              <w:bottom w:val="single" w:sz="4" w:space="0" w:color="auto"/>
              <w:right w:val="nil"/>
            </w:tcBorders>
            <w:shd w:val="clear" w:color="auto" w:fill="auto"/>
            <w:vAlign w:val="center"/>
            <w:hideMark/>
          </w:tcPr>
          <w:p w14:paraId="1C4013F8"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614ADC8B"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0FFBBD5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479B0A85"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21EF6357"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77C2BDF8"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04FECA3C" w14:textId="77777777" w:rsidR="006A4E68" w:rsidRDefault="006A4E68">
            <w:pPr>
              <w:rPr>
                <w:sz w:val="20"/>
                <w:szCs w:val="20"/>
              </w:rPr>
            </w:pPr>
            <w:r>
              <w:rPr>
                <w:sz w:val="20"/>
                <w:szCs w:val="20"/>
              </w:rPr>
              <w:t> </w:t>
            </w:r>
          </w:p>
        </w:tc>
      </w:tr>
      <w:tr w:rsidR="006A4E68" w14:paraId="43920A1B"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66594284" w14:textId="77777777" w:rsidR="006A4E68" w:rsidRDefault="006A4E68">
            <w:pPr>
              <w:rPr>
                <w:rFonts w:cs="Calibri"/>
                <w:b/>
                <w:bCs/>
                <w:sz w:val="20"/>
                <w:szCs w:val="20"/>
              </w:rPr>
            </w:pPr>
            <w:r>
              <w:rPr>
                <w:rFonts w:cs="Calibri"/>
                <w:b/>
                <w:bCs/>
                <w:sz w:val="20"/>
                <w:szCs w:val="20"/>
              </w:rPr>
              <w:t>Gendered household type</w:t>
            </w:r>
          </w:p>
        </w:tc>
        <w:tc>
          <w:tcPr>
            <w:tcW w:w="1202" w:type="dxa"/>
            <w:tcBorders>
              <w:top w:val="nil"/>
              <w:left w:val="nil"/>
              <w:bottom w:val="single" w:sz="4" w:space="0" w:color="auto"/>
              <w:right w:val="nil"/>
            </w:tcBorders>
            <w:shd w:val="clear" w:color="auto" w:fill="auto"/>
            <w:vAlign w:val="center"/>
            <w:hideMark/>
          </w:tcPr>
          <w:p w14:paraId="0959A756" w14:textId="77777777" w:rsidR="006A4E68" w:rsidRDefault="006A4E68">
            <w:pPr>
              <w:rPr>
                <w:rFonts w:ascii="Times New Roman" w:hAnsi="Times New Roman" w:cs="Times New Roman"/>
                <w:sz w:val="20"/>
                <w:szCs w:val="20"/>
              </w:rPr>
            </w:pPr>
            <w:r>
              <w:rPr>
                <w:sz w:val="20"/>
                <w:szCs w:val="20"/>
              </w:rPr>
              <w:t> </w:t>
            </w:r>
          </w:p>
        </w:tc>
        <w:tc>
          <w:tcPr>
            <w:tcW w:w="957" w:type="dxa"/>
            <w:tcBorders>
              <w:top w:val="nil"/>
              <w:left w:val="nil"/>
              <w:bottom w:val="single" w:sz="4" w:space="0" w:color="auto"/>
              <w:right w:val="nil"/>
            </w:tcBorders>
            <w:shd w:val="clear" w:color="auto" w:fill="auto"/>
            <w:vAlign w:val="center"/>
            <w:hideMark/>
          </w:tcPr>
          <w:p w14:paraId="4F753880"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5F05716C"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vAlign w:val="center"/>
            <w:hideMark/>
          </w:tcPr>
          <w:p w14:paraId="6EDD1DCA"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vAlign w:val="center"/>
            <w:hideMark/>
          </w:tcPr>
          <w:p w14:paraId="33CCBB41" w14:textId="77777777" w:rsidR="006A4E68" w:rsidRDefault="006A4E68">
            <w:pPr>
              <w:rPr>
                <w:sz w:val="20"/>
                <w:szCs w:val="20"/>
              </w:rPr>
            </w:pPr>
            <w:r>
              <w:rPr>
                <w:sz w:val="20"/>
                <w:szCs w:val="20"/>
              </w:rPr>
              <w:t> </w:t>
            </w:r>
          </w:p>
        </w:tc>
        <w:tc>
          <w:tcPr>
            <w:tcW w:w="1382" w:type="dxa"/>
            <w:tcBorders>
              <w:top w:val="nil"/>
              <w:left w:val="nil"/>
              <w:bottom w:val="single" w:sz="4" w:space="0" w:color="auto"/>
              <w:right w:val="nil"/>
            </w:tcBorders>
            <w:shd w:val="clear" w:color="auto" w:fill="auto"/>
            <w:vAlign w:val="center"/>
            <w:hideMark/>
          </w:tcPr>
          <w:p w14:paraId="5038839B" w14:textId="77777777" w:rsidR="006A4E68" w:rsidRDefault="006A4E68">
            <w:pPr>
              <w:rPr>
                <w:sz w:val="20"/>
                <w:szCs w:val="20"/>
              </w:rPr>
            </w:pPr>
            <w:r>
              <w:rPr>
                <w:sz w:val="20"/>
                <w:szCs w:val="20"/>
              </w:rPr>
              <w:t> </w:t>
            </w:r>
          </w:p>
        </w:tc>
        <w:tc>
          <w:tcPr>
            <w:tcW w:w="1199" w:type="dxa"/>
            <w:tcBorders>
              <w:top w:val="nil"/>
              <w:left w:val="nil"/>
              <w:bottom w:val="single" w:sz="4" w:space="0" w:color="auto"/>
              <w:right w:val="nil"/>
            </w:tcBorders>
            <w:shd w:val="clear" w:color="auto" w:fill="auto"/>
            <w:vAlign w:val="center"/>
            <w:hideMark/>
          </w:tcPr>
          <w:p w14:paraId="231DA6BB" w14:textId="77777777" w:rsidR="006A4E68" w:rsidRDefault="006A4E68">
            <w:pPr>
              <w:rPr>
                <w:sz w:val="20"/>
                <w:szCs w:val="20"/>
              </w:rPr>
            </w:pPr>
            <w:r>
              <w:rPr>
                <w:sz w:val="20"/>
                <w:szCs w:val="20"/>
              </w:rPr>
              <w:t> </w:t>
            </w:r>
          </w:p>
        </w:tc>
      </w:tr>
      <w:tr w:rsidR="006A4E68" w14:paraId="3396AC77"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49A9429" w14:textId="77777777" w:rsidR="006A4E68" w:rsidRDefault="006A4E68">
            <w:pPr>
              <w:ind w:firstLineChars="100" w:firstLine="200"/>
              <w:rPr>
                <w:rFonts w:cs="Calibri"/>
                <w:sz w:val="20"/>
                <w:szCs w:val="20"/>
              </w:rPr>
            </w:pPr>
            <w:r>
              <w:rPr>
                <w:rFonts w:cs="Calibri"/>
                <w:sz w:val="20"/>
                <w:szCs w:val="20"/>
              </w:rPr>
              <w:t>Male and female adults</w:t>
            </w:r>
          </w:p>
        </w:tc>
        <w:tc>
          <w:tcPr>
            <w:tcW w:w="1202" w:type="dxa"/>
            <w:tcBorders>
              <w:top w:val="single" w:sz="4" w:space="0" w:color="auto"/>
              <w:left w:val="nil"/>
              <w:bottom w:val="single" w:sz="4" w:space="0" w:color="auto"/>
              <w:right w:val="nil"/>
            </w:tcBorders>
            <w:shd w:val="clear" w:color="auto" w:fill="auto"/>
            <w:vAlign w:val="center"/>
            <w:hideMark/>
          </w:tcPr>
          <w:p w14:paraId="4932C761"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3C17AFF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C5E3B4"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BD55D9"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3F93173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8EE40F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74029F7" w14:textId="77777777" w:rsidR="006A4E68" w:rsidRDefault="006A4E68">
            <w:pPr>
              <w:rPr>
                <w:rFonts w:cs="Calibri"/>
                <w:b/>
                <w:bCs/>
                <w:sz w:val="20"/>
                <w:szCs w:val="20"/>
              </w:rPr>
            </w:pPr>
            <w:r>
              <w:rPr>
                <w:rFonts w:cs="Calibri"/>
                <w:b/>
                <w:bCs/>
                <w:sz w:val="20"/>
                <w:szCs w:val="20"/>
              </w:rPr>
              <w:t> </w:t>
            </w:r>
          </w:p>
        </w:tc>
      </w:tr>
      <w:tr w:rsidR="006A4E68" w14:paraId="5BBF65B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366332DD" w14:textId="77777777" w:rsidR="006A4E68" w:rsidRDefault="006A4E68">
            <w:pPr>
              <w:ind w:firstLineChars="100" w:firstLine="200"/>
              <w:rPr>
                <w:rFonts w:cs="Calibri"/>
                <w:sz w:val="20"/>
                <w:szCs w:val="20"/>
              </w:rPr>
            </w:pPr>
            <w:r>
              <w:rPr>
                <w:rFonts w:cs="Calibri"/>
                <w:sz w:val="20"/>
                <w:szCs w:val="20"/>
              </w:rPr>
              <w:t>Female adults only</w:t>
            </w:r>
          </w:p>
        </w:tc>
        <w:tc>
          <w:tcPr>
            <w:tcW w:w="1202" w:type="dxa"/>
            <w:tcBorders>
              <w:top w:val="nil"/>
              <w:left w:val="nil"/>
              <w:bottom w:val="single" w:sz="4" w:space="0" w:color="auto"/>
              <w:right w:val="nil"/>
            </w:tcBorders>
            <w:shd w:val="clear" w:color="auto" w:fill="auto"/>
            <w:vAlign w:val="center"/>
            <w:hideMark/>
          </w:tcPr>
          <w:p w14:paraId="16A315C4"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0986ACA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E99B80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A3634C5"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C933AF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748ED1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3BB83E2" w14:textId="77777777" w:rsidR="006A4E68" w:rsidRDefault="006A4E68">
            <w:pPr>
              <w:rPr>
                <w:rFonts w:cs="Calibri"/>
                <w:b/>
                <w:bCs/>
                <w:sz w:val="20"/>
                <w:szCs w:val="20"/>
              </w:rPr>
            </w:pPr>
            <w:r>
              <w:rPr>
                <w:rFonts w:cs="Calibri"/>
                <w:b/>
                <w:bCs/>
                <w:sz w:val="20"/>
                <w:szCs w:val="20"/>
              </w:rPr>
              <w:t> </w:t>
            </w:r>
          </w:p>
        </w:tc>
      </w:tr>
      <w:tr w:rsidR="006A4E68" w14:paraId="6884C8E0"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58AE1DE8" w14:textId="77777777" w:rsidR="006A4E68" w:rsidRDefault="006A4E68">
            <w:pPr>
              <w:ind w:firstLineChars="100" w:firstLine="200"/>
              <w:rPr>
                <w:rFonts w:cs="Calibri"/>
                <w:sz w:val="20"/>
                <w:szCs w:val="20"/>
              </w:rPr>
            </w:pPr>
            <w:r>
              <w:rPr>
                <w:rFonts w:cs="Calibri"/>
                <w:sz w:val="20"/>
                <w:szCs w:val="20"/>
              </w:rPr>
              <w:t>Male adults only</w:t>
            </w:r>
          </w:p>
        </w:tc>
        <w:tc>
          <w:tcPr>
            <w:tcW w:w="1202" w:type="dxa"/>
            <w:tcBorders>
              <w:top w:val="nil"/>
              <w:left w:val="nil"/>
              <w:bottom w:val="single" w:sz="4" w:space="0" w:color="auto"/>
              <w:right w:val="nil"/>
            </w:tcBorders>
            <w:shd w:val="clear" w:color="auto" w:fill="auto"/>
            <w:vAlign w:val="center"/>
            <w:hideMark/>
          </w:tcPr>
          <w:p w14:paraId="2ABE33DC"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5DD84B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DE678A0"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E79AE"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97EBCBC"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E1B5ECD"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B10A488" w14:textId="77777777" w:rsidR="006A4E68" w:rsidRDefault="006A4E68">
            <w:pPr>
              <w:rPr>
                <w:rFonts w:cs="Calibri"/>
                <w:b/>
                <w:bCs/>
                <w:sz w:val="20"/>
                <w:szCs w:val="20"/>
              </w:rPr>
            </w:pPr>
            <w:r>
              <w:rPr>
                <w:rFonts w:cs="Calibri"/>
                <w:b/>
                <w:bCs/>
                <w:sz w:val="20"/>
                <w:szCs w:val="20"/>
              </w:rPr>
              <w:t> </w:t>
            </w:r>
          </w:p>
        </w:tc>
      </w:tr>
      <w:tr w:rsidR="006A4E68" w14:paraId="07FF0A08" w14:textId="77777777" w:rsidTr="00786FE0">
        <w:trPr>
          <w:trHeight w:val="259"/>
        </w:trPr>
        <w:tc>
          <w:tcPr>
            <w:tcW w:w="0" w:type="auto"/>
            <w:tcBorders>
              <w:top w:val="nil"/>
              <w:left w:val="nil"/>
              <w:bottom w:val="single" w:sz="4" w:space="0" w:color="auto"/>
              <w:right w:val="nil"/>
            </w:tcBorders>
            <w:shd w:val="clear" w:color="auto" w:fill="auto"/>
            <w:noWrap/>
            <w:tcMar>
              <w:top w:w="0" w:type="dxa"/>
              <w:left w:w="135" w:type="dxa"/>
              <w:bottom w:w="0" w:type="dxa"/>
              <w:right w:w="0" w:type="dxa"/>
            </w:tcMar>
            <w:vAlign w:val="center"/>
            <w:hideMark/>
          </w:tcPr>
          <w:p w14:paraId="491B208D" w14:textId="77777777" w:rsidR="006A4E68" w:rsidRDefault="006A4E68">
            <w:pPr>
              <w:ind w:firstLineChars="100" w:firstLine="200"/>
              <w:rPr>
                <w:rFonts w:cs="Calibri"/>
                <w:sz w:val="20"/>
                <w:szCs w:val="20"/>
              </w:rPr>
            </w:pPr>
            <w:r>
              <w:rPr>
                <w:rFonts w:cs="Calibri"/>
                <w:sz w:val="20"/>
                <w:szCs w:val="20"/>
              </w:rPr>
              <w:t>Children only</w:t>
            </w:r>
          </w:p>
        </w:tc>
        <w:tc>
          <w:tcPr>
            <w:tcW w:w="1202" w:type="dxa"/>
            <w:tcBorders>
              <w:top w:val="nil"/>
              <w:left w:val="nil"/>
              <w:bottom w:val="single" w:sz="4" w:space="0" w:color="auto"/>
              <w:right w:val="nil"/>
            </w:tcBorders>
            <w:shd w:val="clear" w:color="auto" w:fill="auto"/>
            <w:vAlign w:val="center"/>
            <w:hideMark/>
          </w:tcPr>
          <w:p w14:paraId="30BC9FA2" w14:textId="77777777" w:rsidR="006A4E68" w:rsidRDefault="006A4E68">
            <w:pPr>
              <w:jc w:val="center"/>
              <w:rPr>
                <w:rFonts w:cs="Calibri"/>
                <w:color w:val="auto"/>
                <w:sz w:val="20"/>
                <w:szCs w:val="20"/>
              </w:rPr>
            </w:pPr>
            <w:r>
              <w:rPr>
                <w:rFonts w:cs="Calibri"/>
                <w:sz w:val="20"/>
                <w:szCs w:val="20"/>
              </w:rPr>
              <w:t> </w:t>
            </w:r>
          </w:p>
        </w:tc>
        <w:tc>
          <w:tcPr>
            <w:tcW w:w="957" w:type="dxa"/>
            <w:tcBorders>
              <w:top w:val="nil"/>
              <w:left w:val="nil"/>
              <w:bottom w:val="single" w:sz="4" w:space="0" w:color="auto"/>
              <w:right w:val="nil"/>
            </w:tcBorders>
            <w:shd w:val="clear" w:color="auto" w:fill="auto"/>
            <w:vAlign w:val="center"/>
            <w:hideMark/>
          </w:tcPr>
          <w:p w14:paraId="4F44DE9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1C57C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7A5FDF47" w14:textId="77777777" w:rsidR="006A4E68" w:rsidRDefault="006A4E68">
            <w:pPr>
              <w:jc w:val="center"/>
              <w:rPr>
                <w:rFonts w:cs="Calibri"/>
                <w:sz w:val="20"/>
                <w:szCs w:val="20"/>
              </w:rPr>
            </w:pPr>
            <w:r>
              <w:rPr>
                <w:rFonts w:cs="Calibri"/>
                <w:sz w:val="20"/>
                <w:szCs w:val="20"/>
              </w:rPr>
              <w:t> </w:t>
            </w:r>
          </w:p>
        </w:tc>
        <w:tc>
          <w:tcPr>
            <w:tcW w:w="1420" w:type="dxa"/>
            <w:tcBorders>
              <w:top w:val="nil"/>
              <w:left w:val="nil"/>
              <w:bottom w:val="single" w:sz="4" w:space="0" w:color="auto"/>
              <w:right w:val="nil"/>
            </w:tcBorders>
            <w:shd w:val="clear" w:color="auto" w:fill="auto"/>
            <w:vAlign w:val="center"/>
            <w:hideMark/>
          </w:tcPr>
          <w:p w14:paraId="4B05A84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3153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4F7CF63B" w14:textId="77777777" w:rsidR="006A4E68" w:rsidRDefault="006A4E68">
            <w:pPr>
              <w:rPr>
                <w:rFonts w:cs="Calibri"/>
                <w:b/>
                <w:bCs/>
                <w:sz w:val="20"/>
                <w:szCs w:val="20"/>
              </w:rPr>
            </w:pPr>
            <w:r>
              <w:rPr>
                <w:rFonts w:cs="Calibri"/>
                <w:b/>
                <w:bCs/>
                <w:sz w:val="20"/>
                <w:szCs w:val="20"/>
              </w:rPr>
              <w:t> </w:t>
            </w:r>
          </w:p>
        </w:tc>
      </w:tr>
      <w:tr w:rsidR="006A4E68" w14:paraId="0757447E"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5E308B27" w14:textId="77777777" w:rsidR="006A4E68" w:rsidRDefault="006A4E68">
            <w:pPr>
              <w:rPr>
                <w:rFonts w:cs="Calibri"/>
                <w:b/>
                <w:bCs/>
                <w:sz w:val="20"/>
                <w:szCs w:val="20"/>
              </w:rPr>
            </w:pPr>
            <w:r>
              <w:rPr>
                <w:rFonts w:cs="Calibri"/>
                <w:b/>
                <w:bCs/>
                <w:sz w:val="20"/>
                <w:szCs w:val="20"/>
              </w:rPr>
              <w:t>Women's dietary diversity: Mean number of food groups consumed by women of reproductive age</w:t>
            </w:r>
            <w:r>
              <w:rPr>
                <w:rFonts w:cs="Calibri"/>
                <w:b/>
                <w:bCs/>
                <w:sz w:val="20"/>
                <w:szCs w:val="20"/>
                <w:vertAlign w:val="superscript"/>
              </w:rPr>
              <w:t>d</w:t>
            </w:r>
          </w:p>
        </w:tc>
      </w:tr>
      <w:tr w:rsidR="006A4E68" w14:paraId="493CF5A1"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9EB49C6" w14:textId="77777777" w:rsidR="006A4E68" w:rsidRDefault="006A4E68">
            <w:pPr>
              <w:rPr>
                <w:rFonts w:cs="Calibri"/>
                <w:sz w:val="20"/>
                <w:szCs w:val="20"/>
              </w:rPr>
            </w:pPr>
            <w:r>
              <w:rPr>
                <w:rFonts w:cs="Calibri"/>
                <w:sz w:val="20"/>
                <w:szCs w:val="20"/>
              </w:rPr>
              <w:t>All women 15-49 years of age</w:t>
            </w:r>
          </w:p>
        </w:tc>
        <w:tc>
          <w:tcPr>
            <w:tcW w:w="1202" w:type="dxa"/>
            <w:tcBorders>
              <w:top w:val="nil"/>
              <w:left w:val="nil"/>
              <w:bottom w:val="single" w:sz="4" w:space="0" w:color="auto"/>
              <w:right w:val="nil"/>
            </w:tcBorders>
            <w:shd w:val="clear" w:color="auto" w:fill="auto"/>
            <w:vAlign w:val="center"/>
            <w:hideMark/>
          </w:tcPr>
          <w:p w14:paraId="127A0D0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52355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D5DB4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49BF9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A4879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968DA7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691FA52" w14:textId="77777777" w:rsidR="006A4E68" w:rsidRDefault="006A4E68">
            <w:pPr>
              <w:rPr>
                <w:rFonts w:cs="Calibri"/>
                <w:b/>
                <w:bCs/>
                <w:sz w:val="20"/>
                <w:szCs w:val="20"/>
              </w:rPr>
            </w:pPr>
            <w:r>
              <w:rPr>
                <w:rFonts w:cs="Calibri"/>
                <w:b/>
                <w:bCs/>
                <w:sz w:val="20"/>
                <w:szCs w:val="20"/>
              </w:rPr>
              <w:t> </w:t>
            </w:r>
          </w:p>
        </w:tc>
      </w:tr>
      <w:tr w:rsidR="006A4E68" w14:paraId="40284549"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2A7F329" w14:textId="77777777" w:rsidR="006A4E68" w:rsidRDefault="006A4E68">
            <w:pPr>
              <w:rPr>
                <w:rFonts w:cs="Calibri"/>
                <w:b/>
                <w:bCs/>
                <w:sz w:val="20"/>
                <w:szCs w:val="20"/>
              </w:rPr>
            </w:pPr>
            <w:r>
              <w:rPr>
                <w:rFonts w:cs="Calibri"/>
                <w:b/>
                <w:bCs/>
                <w:sz w:val="20"/>
                <w:szCs w:val="20"/>
              </w:rPr>
              <w:t>Prevalence of exclusive breastfeeding among children under 6 months of age</w:t>
            </w:r>
            <w:r>
              <w:rPr>
                <w:rFonts w:cs="Calibri"/>
                <w:b/>
                <w:bCs/>
                <w:sz w:val="20"/>
                <w:szCs w:val="20"/>
                <w:vertAlign w:val="superscript"/>
              </w:rPr>
              <w:t>d</w:t>
            </w:r>
          </w:p>
        </w:tc>
      </w:tr>
      <w:tr w:rsidR="006A4E68" w14:paraId="3C1D369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63F6CFB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0E8C9E2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39B970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2FED4F8"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53D029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09A16A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4264DC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263DCDF" w14:textId="77777777" w:rsidR="006A4E68" w:rsidRDefault="006A4E68">
            <w:pPr>
              <w:rPr>
                <w:rFonts w:cs="Calibri"/>
                <w:b/>
                <w:bCs/>
                <w:sz w:val="20"/>
                <w:szCs w:val="20"/>
              </w:rPr>
            </w:pPr>
            <w:r>
              <w:rPr>
                <w:rFonts w:cs="Calibri"/>
                <w:b/>
                <w:bCs/>
                <w:sz w:val="20"/>
                <w:szCs w:val="20"/>
              </w:rPr>
              <w:t> </w:t>
            </w:r>
          </w:p>
        </w:tc>
      </w:tr>
      <w:tr w:rsidR="006A4E68" w14:paraId="35C162A3"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47C542E9"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A4B39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8B9F7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971AE29"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933467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F24235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86BC89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9FA6355" w14:textId="77777777" w:rsidR="006A4E68" w:rsidRDefault="006A4E68">
            <w:pPr>
              <w:rPr>
                <w:rFonts w:cs="Calibri"/>
                <w:b/>
                <w:bCs/>
                <w:sz w:val="20"/>
                <w:szCs w:val="20"/>
              </w:rPr>
            </w:pPr>
            <w:r>
              <w:rPr>
                <w:rFonts w:cs="Calibri"/>
                <w:b/>
                <w:bCs/>
                <w:sz w:val="20"/>
                <w:szCs w:val="20"/>
              </w:rPr>
              <w:t> </w:t>
            </w:r>
          </w:p>
        </w:tc>
      </w:tr>
      <w:tr w:rsidR="006A4E68" w14:paraId="2800620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6F1C7E0"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48DD33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FEC9B9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31A4CB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2FF0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BDBC66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9572EB7"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A7FF77" w14:textId="77777777" w:rsidR="006A4E68" w:rsidRDefault="006A4E68">
            <w:pPr>
              <w:rPr>
                <w:rFonts w:cs="Calibri"/>
                <w:b/>
                <w:bCs/>
                <w:sz w:val="20"/>
                <w:szCs w:val="20"/>
              </w:rPr>
            </w:pPr>
            <w:r>
              <w:rPr>
                <w:rFonts w:cs="Calibri"/>
                <w:b/>
                <w:bCs/>
                <w:sz w:val="20"/>
                <w:szCs w:val="20"/>
              </w:rPr>
              <w:t> </w:t>
            </w:r>
          </w:p>
        </w:tc>
      </w:tr>
      <w:tr w:rsidR="006A4E68" w14:paraId="532838BA"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1BD92A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50B061B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9A1A12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8AFBEF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393ED2B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278CE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55578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70AC4AE" w14:textId="77777777" w:rsidR="006A4E68" w:rsidRDefault="006A4E68">
            <w:pPr>
              <w:rPr>
                <w:rFonts w:cs="Calibri"/>
                <w:b/>
                <w:bCs/>
                <w:sz w:val="20"/>
                <w:szCs w:val="20"/>
              </w:rPr>
            </w:pPr>
            <w:r>
              <w:rPr>
                <w:rFonts w:cs="Calibri"/>
                <w:b/>
                <w:bCs/>
                <w:sz w:val="20"/>
                <w:szCs w:val="20"/>
              </w:rPr>
              <w:t> </w:t>
            </w:r>
          </w:p>
        </w:tc>
      </w:tr>
      <w:tr w:rsidR="006A4E68" w14:paraId="495ACE88"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49151887" w14:textId="77777777" w:rsidR="006A4E68" w:rsidRDefault="006A4E68">
            <w:pPr>
              <w:rPr>
                <w:rFonts w:cs="Calibri"/>
                <w:b/>
                <w:bCs/>
                <w:sz w:val="20"/>
                <w:szCs w:val="20"/>
              </w:rPr>
            </w:pPr>
            <w:r>
              <w:rPr>
                <w:rFonts w:cs="Calibri"/>
                <w:b/>
                <w:bCs/>
                <w:sz w:val="20"/>
                <w:szCs w:val="20"/>
              </w:rPr>
              <w:t xml:space="preserve">Prevalence of children 6-23 months of age receiving a minimum acceptable </w:t>
            </w:r>
            <w:proofErr w:type="spellStart"/>
            <w:r>
              <w:rPr>
                <w:rFonts w:cs="Calibri"/>
                <w:b/>
                <w:bCs/>
                <w:sz w:val="20"/>
                <w:szCs w:val="20"/>
              </w:rPr>
              <w:t>diet</w:t>
            </w:r>
            <w:r>
              <w:rPr>
                <w:rFonts w:cs="Calibri"/>
                <w:b/>
                <w:bCs/>
                <w:sz w:val="20"/>
                <w:szCs w:val="20"/>
                <w:vertAlign w:val="superscript"/>
              </w:rPr>
              <w:t>d</w:t>
            </w:r>
            <w:proofErr w:type="spellEnd"/>
          </w:p>
        </w:tc>
      </w:tr>
      <w:tr w:rsidR="006A4E68" w14:paraId="4DD4F8DB"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3BB208EE"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80D5DE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3D8B07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AF7035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1475A3F"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95E0D96"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83C002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0DE5E4F" w14:textId="77777777" w:rsidR="006A4E68" w:rsidRDefault="006A4E68">
            <w:pPr>
              <w:rPr>
                <w:rFonts w:cs="Calibri"/>
                <w:b/>
                <w:bCs/>
                <w:sz w:val="20"/>
                <w:szCs w:val="20"/>
              </w:rPr>
            </w:pPr>
            <w:r>
              <w:rPr>
                <w:rFonts w:cs="Calibri"/>
                <w:b/>
                <w:bCs/>
                <w:sz w:val="20"/>
                <w:szCs w:val="20"/>
              </w:rPr>
              <w:t> </w:t>
            </w:r>
          </w:p>
        </w:tc>
      </w:tr>
      <w:tr w:rsidR="006A4E68" w14:paraId="0A2B97F4"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7E5BC292"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21445327"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36B93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F6D2A3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9FA07C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80A32A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A4692E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7D8387" w14:textId="77777777" w:rsidR="006A4E68" w:rsidRDefault="006A4E68">
            <w:pPr>
              <w:rPr>
                <w:rFonts w:cs="Calibri"/>
                <w:b/>
                <w:bCs/>
                <w:sz w:val="20"/>
                <w:szCs w:val="20"/>
              </w:rPr>
            </w:pPr>
            <w:r>
              <w:rPr>
                <w:rFonts w:cs="Calibri"/>
                <w:b/>
                <w:bCs/>
                <w:sz w:val="20"/>
                <w:szCs w:val="20"/>
              </w:rPr>
              <w:t> </w:t>
            </w:r>
          </w:p>
        </w:tc>
      </w:tr>
      <w:tr w:rsidR="006A4E68" w14:paraId="75F3D2EF"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571312D"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22785468"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D4AD11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A43C80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555E8831"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69BA81A"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C8CC14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EE01789" w14:textId="77777777" w:rsidR="006A4E68" w:rsidRDefault="006A4E68">
            <w:pPr>
              <w:rPr>
                <w:rFonts w:cs="Calibri"/>
                <w:b/>
                <w:bCs/>
                <w:sz w:val="20"/>
                <w:szCs w:val="20"/>
              </w:rPr>
            </w:pPr>
            <w:r>
              <w:rPr>
                <w:rFonts w:cs="Calibri"/>
                <w:b/>
                <w:bCs/>
                <w:sz w:val="20"/>
                <w:szCs w:val="20"/>
              </w:rPr>
              <w:t> </w:t>
            </w:r>
          </w:p>
        </w:tc>
      </w:tr>
      <w:tr w:rsidR="006A4E68" w14:paraId="6B1AA53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F017E2"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06D0F2BA"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8FC70D6"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817C1D"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D832B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C19FBC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BDD18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BFBEF5D" w14:textId="77777777" w:rsidR="006A4E68" w:rsidRDefault="006A4E68">
            <w:pPr>
              <w:rPr>
                <w:rFonts w:cs="Calibri"/>
                <w:b/>
                <w:bCs/>
                <w:sz w:val="20"/>
                <w:szCs w:val="20"/>
              </w:rPr>
            </w:pPr>
            <w:r>
              <w:rPr>
                <w:rFonts w:cs="Calibri"/>
                <w:b/>
                <w:bCs/>
                <w:sz w:val="20"/>
                <w:szCs w:val="20"/>
              </w:rPr>
              <w:t> </w:t>
            </w:r>
          </w:p>
        </w:tc>
      </w:tr>
      <w:tr w:rsidR="006A4E68" w14:paraId="185D3801"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784208EC" w14:textId="77777777" w:rsidR="006A4E68" w:rsidRDefault="006A4E68">
            <w:pPr>
              <w:rPr>
                <w:rFonts w:cs="Calibri"/>
                <w:b/>
                <w:bCs/>
                <w:sz w:val="20"/>
                <w:szCs w:val="20"/>
              </w:rPr>
            </w:pPr>
            <w:r>
              <w:rPr>
                <w:rFonts w:cs="Calibri"/>
                <w:b/>
                <w:bCs/>
                <w:sz w:val="20"/>
                <w:szCs w:val="20"/>
              </w:rPr>
              <w:t>Prevalence of underweight women of reproductive age</w:t>
            </w:r>
            <w:r>
              <w:rPr>
                <w:rFonts w:cs="Calibri"/>
                <w:b/>
                <w:bCs/>
                <w:sz w:val="20"/>
                <w:szCs w:val="20"/>
                <w:vertAlign w:val="superscript"/>
              </w:rPr>
              <w:t>d</w:t>
            </w:r>
          </w:p>
        </w:tc>
      </w:tr>
      <w:tr w:rsidR="006A4E68" w14:paraId="6876A083"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4B3A31FD" w14:textId="77777777" w:rsidR="006A4E68" w:rsidRDefault="006A4E68">
            <w:pPr>
              <w:rPr>
                <w:rFonts w:cs="Calibri"/>
                <w:sz w:val="20"/>
                <w:szCs w:val="20"/>
              </w:rPr>
            </w:pPr>
            <w:r>
              <w:rPr>
                <w:rFonts w:cs="Calibri"/>
                <w:sz w:val="20"/>
                <w:szCs w:val="20"/>
              </w:rPr>
              <w:t>All non-pregnant women 15-49 years of age</w:t>
            </w:r>
          </w:p>
        </w:tc>
        <w:tc>
          <w:tcPr>
            <w:tcW w:w="1202" w:type="dxa"/>
            <w:tcBorders>
              <w:top w:val="nil"/>
              <w:left w:val="nil"/>
              <w:bottom w:val="single" w:sz="4" w:space="0" w:color="auto"/>
              <w:right w:val="nil"/>
            </w:tcBorders>
            <w:shd w:val="clear" w:color="auto" w:fill="auto"/>
            <w:noWrap/>
            <w:vAlign w:val="center"/>
            <w:hideMark/>
          </w:tcPr>
          <w:p w14:paraId="129C9686" w14:textId="77777777" w:rsidR="006A4E68" w:rsidRDefault="006A4E68">
            <w:pPr>
              <w:rPr>
                <w:rFonts w:ascii="Times New Roman" w:hAnsi="Times New Roman" w:cs="Times New Roman"/>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1C473D77" w14:textId="77777777" w:rsidR="006A4E68" w:rsidRDefault="006A4E68">
            <w:pPr>
              <w:rPr>
                <w:sz w:val="20"/>
                <w:szCs w:val="20"/>
              </w:rPr>
            </w:pPr>
            <w:r>
              <w:rPr>
                <w:sz w:val="20"/>
                <w:szCs w:val="20"/>
              </w:rPr>
              <w:t> </w:t>
            </w:r>
          </w:p>
        </w:tc>
        <w:tc>
          <w:tcPr>
            <w:tcW w:w="1420" w:type="dxa"/>
            <w:tcBorders>
              <w:top w:val="nil"/>
              <w:left w:val="nil"/>
              <w:bottom w:val="single" w:sz="4" w:space="0" w:color="auto"/>
              <w:right w:val="nil"/>
            </w:tcBorders>
            <w:shd w:val="clear" w:color="auto" w:fill="auto"/>
            <w:noWrap/>
            <w:vAlign w:val="center"/>
            <w:hideMark/>
          </w:tcPr>
          <w:p w14:paraId="740DCD34" w14:textId="77777777" w:rsidR="006A4E68" w:rsidRDefault="006A4E68">
            <w:pPr>
              <w:rPr>
                <w:sz w:val="20"/>
                <w:szCs w:val="20"/>
              </w:rPr>
            </w:pPr>
            <w:r>
              <w:rPr>
                <w:sz w:val="20"/>
                <w:szCs w:val="20"/>
              </w:rPr>
              <w:t> </w:t>
            </w:r>
          </w:p>
        </w:tc>
        <w:tc>
          <w:tcPr>
            <w:tcW w:w="1424" w:type="dxa"/>
            <w:tcBorders>
              <w:top w:val="nil"/>
              <w:left w:val="nil"/>
              <w:bottom w:val="single" w:sz="4" w:space="0" w:color="auto"/>
              <w:right w:val="nil"/>
            </w:tcBorders>
            <w:shd w:val="clear" w:color="auto" w:fill="auto"/>
            <w:noWrap/>
            <w:vAlign w:val="center"/>
            <w:hideMark/>
          </w:tcPr>
          <w:p w14:paraId="50862EF6"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46C482EF"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7BDFF66B" w14:textId="77777777" w:rsidR="006A4E68" w:rsidRDefault="006A4E68">
            <w:pPr>
              <w:rPr>
                <w:sz w:val="20"/>
                <w:szCs w:val="20"/>
              </w:rPr>
            </w:pPr>
            <w:r>
              <w:rPr>
                <w:sz w:val="20"/>
                <w:szCs w:val="20"/>
              </w:rPr>
              <w:t> </w:t>
            </w:r>
          </w:p>
        </w:tc>
        <w:tc>
          <w:tcPr>
            <w:tcW w:w="0" w:type="auto"/>
            <w:tcBorders>
              <w:top w:val="nil"/>
              <w:left w:val="nil"/>
              <w:bottom w:val="single" w:sz="4" w:space="0" w:color="auto"/>
              <w:right w:val="nil"/>
            </w:tcBorders>
            <w:shd w:val="clear" w:color="auto" w:fill="auto"/>
            <w:noWrap/>
            <w:vAlign w:val="center"/>
            <w:hideMark/>
          </w:tcPr>
          <w:p w14:paraId="59FD60C7" w14:textId="77777777" w:rsidR="006A4E68" w:rsidRDefault="006A4E68">
            <w:pPr>
              <w:rPr>
                <w:sz w:val="20"/>
                <w:szCs w:val="20"/>
              </w:rPr>
            </w:pPr>
            <w:r>
              <w:rPr>
                <w:sz w:val="20"/>
                <w:szCs w:val="20"/>
              </w:rPr>
              <w:t> </w:t>
            </w:r>
          </w:p>
        </w:tc>
      </w:tr>
      <w:tr w:rsidR="006A4E68" w14:paraId="428C2FD4"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29F8A2D9" w14:textId="77777777" w:rsidR="006A4E68" w:rsidRDefault="006A4E68">
            <w:pPr>
              <w:rPr>
                <w:rFonts w:cs="Calibri"/>
                <w:b/>
                <w:bCs/>
                <w:color w:val="auto"/>
                <w:sz w:val="20"/>
                <w:szCs w:val="20"/>
              </w:rPr>
            </w:pPr>
            <w:r>
              <w:rPr>
                <w:rFonts w:cs="Calibri"/>
                <w:b/>
                <w:bCs/>
                <w:sz w:val="20"/>
                <w:szCs w:val="20"/>
              </w:rPr>
              <w:t>Prevalence of stunted children under 5 years of age</w:t>
            </w:r>
            <w:r>
              <w:rPr>
                <w:rFonts w:cs="Calibri"/>
                <w:b/>
                <w:bCs/>
                <w:sz w:val="20"/>
                <w:szCs w:val="20"/>
                <w:vertAlign w:val="superscript"/>
              </w:rPr>
              <w:t>d</w:t>
            </w:r>
          </w:p>
        </w:tc>
      </w:tr>
      <w:tr w:rsidR="006A4E68" w14:paraId="3ABD3DBF"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1713BF6B"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BA338D2"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C7BF0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CF881B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495A51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BEB727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2933CE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5939B64" w14:textId="77777777" w:rsidR="006A4E68" w:rsidRDefault="006A4E68">
            <w:pPr>
              <w:rPr>
                <w:rFonts w:cs="Calibri"/>
                <w:b/>
                <w:bCs/>
                <w:sz w:val="20"/>
                <w:szCs w:val="20"/>
              </w:rPr>
            </w:pPr>
            <w:r>
              <w:rPr>
                <w:rFonts w:cs="Calibri"/>
                <w:b/>
                <w:bCs/>
                <w:sz w:val="20"/>
                <w:szCs w:val="20"/>
              </w:rPr>
              <w:t> </w:t>
            </w:r>
          </w:p>
        </w:tc>
      </w:tr>
      <w:tr w:rsidR="006A4E68" w14:paraId="09052751"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8F689F4"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751706A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F66B9D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2F4351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DA6625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131878E8"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2CE31E12"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0055E73" w14:textId="77777777" w:rsidR="006A4E68" w:rsidRDefault="006A4E68">
            <w:pPr>
              <w:rPr>
                <w:rFonts w:cs="Calibri"/>
                <w:b/>
                <w:bCs/>
                <w:sz w:val="20"/>
                <w:szCs w:val="20"/>
              </w:rPr>
            </w:pPr>
            <w:r>
              <w:rPr>
                <w:rFonts w:cs="Calibri"/>
                <w:b/>
                <w:bCs/>
                <w:sz w:val="20"/>
                <w:szCs w:val="20"/>
              </w:rPr>
              <w:t> </w:t>
            </w:r>
          </w:p>
        </w:tc>
      </w:tr>
      <w:tr w:rsidR="006A4E68" w14:paraId="2FAECBF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25C1F11F"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1C4BE9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274BEEBD"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7128FB2"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E1F5AA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3E4D0D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BC534"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6394F95" w14:textId="77777777" w:rsidR="006A4E68" w:rsidRDefault="006A4E68">
            <w:pPr>
              <w:rPr>
                <w:rFonts w:cs="Calibri"/>
                <w:b/>
                <w:bCs/>
                <w:sz w:val="20"/>
                <w:szCs w:val="20"/>
              </w:rPr>
            </w:pPr>
            <w:r>
              <w:rPr>
                <w:rFonts w:cs="Calibri"/>
                <w:b/>
                <w:bCs/>
                <w:sz w:val="20"/>
                <w:szCs w:val="20"/>
              </w:rPr>
              <w:t> </w:t>
            </w:r>
          </w:p>
        </w:tc>
      </w:tr>
      <w:tr w:rsidR="006A4E68" w14:paraId="3055C8A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5FD47FFA"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63E7634"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5549A7A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5B231DA"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02F2CCC"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CD6553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5900748"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11742901" w14:textId="77777777" w:rsidR="006A4E68" w:rsidRDefault="006A4E68">
            <w:pPr>
              <w:rPr>
                <w:rFonts w:cs="Calibri"/>
                <w:b/>
                <w:bCs/>
                <w:sz w:val="20"/>
                <w:szCs w:val="20"/>
              </w:rPr>
            </w:pPr>
            <w:r>
              <w:rPr>
                <w:rFonts w:cs="Calibri"/>
                <w:b/>
                <w:bCs/>
                <w:sz w:val="20"/>
                <w:szCs w:val="20"/>
              </w:rPr>
              <w:t> </w:t>
            </w:r>
          </w:p>
        </w:tc>
      </w:tr>
      <w:tr w:rsidR="006A4E68" w14:paraId="1A7D4E5D"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65FF9ED5" w14:textId="77777777" w:rsidR="006A4E68" w:rsidRDefault="006A4E68">
            <w:pPr>
              <w:rPr>
                <w:rFonts w:cs="Calibri"/>
                <w:b/>
                <w:bCs/>
                <w:sz w:val="20"/>
                <w:szCs w:val="20"/>
              </w:rPr>
            </w:pPr>
            <w:r>
              <w:rPr>
                <w:rFonts w:cs="Calibri"/>
                <w:b/>
                <w:bCs/>
                <w:sz w:val="20"/>
                <w:szCs w:val="20"/>
              </w:rPr>
              <w:t>Prevalence of wasted children under 5 years of age</w:t>
            </w:r>
            <w:r>
              <w:rPr>
                <w:rFonts w:cs="Calibri"/>
                <w:b/>
                <w:bCs/>
                <w:sz w:val="20"/>
                <w:szCs w:val="20"/>
                <w:vertAlign w:val="superscript"/>
              </w:rPr>
              <w:t>d</w:t>
            </w:r>
          </w:p>
        </w:tc>
      </w:tr>
      <w:tr w:rsidR="006A4E68" w14:paraId="5DFB49FC"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5433F85C"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68CBD29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E59C2CA"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492AF7B"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A62AAF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645C929"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E42CDE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3E331D4" w14:textId="77777777" w:rsidR="006A4E68" w:rsidRDefault="006A4E68">
            <w:pPr>
              <w:rPr>
                <w:rFonts w:cs="Calibri"/>
                <w:b/>
                <w:bCs/>
                <w:sz w:val="20"/>
                <w:szCs w:val="20"/>
              </w:rPr>
            </w:pPr>
            <w:r>
              <w:rPr>
                <w:rFonts w:cs="Calibri"/>
                <w:b/>
                <w:bCs/>
                <w:sz w:val="20"/>
                <w:szCs w:val="20"/>
              </w:rPr>
              <w:t> </w:t>
            </w:r>
          </w:p>
        </w:tc>
      </w:tr>
      <w:tr w:rsidR="006A4E68" w14:paraId="5A20D717"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0C523CB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49EEF43E"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6F1CD33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FE036B5"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79F811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D291AB0"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0CF1B406"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F93F4BE" w14:textId="77777777" w:rsidR="006A4E68" w:rsidRDefault="006A4E68">
            <w:pPr>
              <w:rPr>
                <w:rFonts w:cs="Calibri"/>
                <w:b/>
                <w:bCs/>
                <w:sz w:val="20"/>
                <w:szCs w:val="20"/>
              </w:rPr>
            </w:pPr>
            <w:r>
              <w:rPr>
                <w:rFonts w:cs="Calibri"/>
                <w:b/>
                <w:bCs/>
                <w:sz w:val="20"/>
                <w:szCs w:val="20"/>
              </w:rPr>
              <w:t> </w:t>
            </w:r>
          </w:p>
        </w:tc>
      </w:tr>
      <w:tr w:rsidR="006A4E68" w14:paraId="76D9B265"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8E884CB"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nil"/>
              <w:left w:val="nil"/>
              <w:bottom w:val="single" w:sz="4" w:space="0" w:color="auto"/>
              <w:right w:val="nil"/>
            </w:tcBorders>
            <w:shd w:val="clear" w:color="auto" w:fill="auto"/>
            <w:vAlign w:val="center"/>
            <w:hideMark/>
          </w:tcPr>
          <w:p w14:paraId="4B3B27C0"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3770DFF2"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04C0FAC"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0101FB47"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4117257"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6C5C4783"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2B304BD3" w14:textId="77777777" w:rsidR="006A4E68" w:rsidRDefault="006A4E68">
            <w:pPr>
              <w:rPr>
                <w:rFonts w:cs="Calibri"/>
                <w:b/>
                <w:bCs/>
                <w:sz w:val="20"/>
                <w:szCs w:val="20"/>
              </w:rPr>
            </w:pPr>
            <w:r>
              <w:rPr>
                <w:rFonts w:cs="Calibri"/>
                <w:b/>
                <w:bCs/>
                <w:sz w:val="20"/>
                <w:szCs w:val="20"/>
              </w:rPr>
              <w:t> </w:t>
            </w:r>
          </w:p>
        </w:tc>
      </w:tr>
      <w:tr w:rsidR="006A4E68" w14:paraId="2AD34C88"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189DB73E"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758B8463"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0462B305"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97A6D6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8C3F72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0EDCB92"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DA75430"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7559F75" w14:textId="77777777" w:rsidR="006A4E68" w:rsidRDefault="006A4E68">
            <w:pPr>
              <w:rPr>
                <w:rFonts w:cs="Calibri"/>
                <w:b/>
                <w:bCs/>
                <w:sz w:val="20"/>
                <w:szCs w:val="20"/>
              </w:rPr>
            </w:pPr>
            <w:r>
              <w:rPr>
                <w:rFonts w:cs="Calibri"/>
                <w:b/>
                <w:bCs/>
                <w:sz w:val="20"/>
                <w:szCs w:val="20"/>
              </w:rPr>
              <w:t> </w:t>
            </w:r>
          </w:p>
        </w:tc>
      </w:tr>
      <w:tr w:rsidR="006A4E68" w14:paraId="36B6EB87" w14:textId="77777777" w:rsidTr="00786FE0">
        <w:trPr>
          <w:trHeight w:val="259"/>
        </w:trPr>
        <w:tc>
          <w:tcPr>
            <w:tcW w:w="12936" w:type="dxa"/>
            <w:gridSpan w:val="8"/>
            <w:tcBorders>
              <w:top w:val="single" w:sz="4" w:space="0" w:color="auto"/>
              <w:left w:val="nil"/>
              <w:bottom w:val="single" w:sz="4" w:space="0" w:color="auto"/>
              <w:right w:val="nil"/>
            </w:tcBorders>
            <w:shd w:val="clear" w:color="000000" w:fill="DBE7F3"/>
            <w:noWrap/>
            <w:vAlign w:val="center"/>
            <w:hideMark/>
          </w:tcPr>
          <w:p w14:paraId="072BCF28" w14:textId="77777777" w:rsidR="006A4E68" w:rsidRDefault="006A4E68">
            <w:pPr>
              <w:rPr>
                <w:rFonts w:cs="Calibri"/>
                <w:b/>
                <w:bCs/>
                <w:sz w:val="20"/>
                <w:szCs w:val="20"/>
              </w:rPr>
            </w:pPr>
            <w:r>
              <w:rPr>
                <w:rFonts w:cs="Calibri"/>
                <w:b/>
                <w:bCs/>
                <w:sz w:val="20"/>
                <w:szCs w:val="20"/>
              </w:rPr>
              <w:t>Prevalence of underweight children under 5 years of age</w:t>
            </w:r>
            <w:r>
              <w:rPr>
                <w:rFonts w:cs="Calibri"/>
                <w:b/>
                <w:bCs/>
                <w:sz w:val="20"/>
                <w:szCs w:val="20"/>
                <w:vertAlign w:val="superscript"/>
              </w:rPr>
              <w:t>d</w:t>
            </w:r>
          </w:p>
        </w:tc>
      </w:tr>
      <w:tr w:rsidR="006A4E68" w14:paraId="3AFA2437" w14:textId="77777777" w:rsidTr="00786FE0">
        <w:trPr>
          <w:trHeight w:val="259"/>
        </w:trPr>
        <w:tc>
          <w:tcPr>
            <w:tcW w:w="0" w:type="auto"/>
            <w:tcBorders>
              <w:top w:val="nil"/>
              <w:left w:val="nil"/>
              <w:bottom w:val="single" w:sz="4" w:space="0" w:color="auto"/>
              <w:right w:val="nil"/>
            </w:tcBorders>
            <w:shd w:val="clear" w:color="auto" w:fill="auto"/>
            <w:noWrap/>
            <w:vAlign w:val="center"/>
            <w:hideMark/>
          </w:tcPr>
          <w:p w14:paraId="22766426" w14:textId="77777777" w:rsidR="006A4E68" w:rsidRDefault="006A4E68">
            <w:pPr>
              <w:rPr>
                <w:rFonts w:cs="Calibri"/>
                <w:b/>
                <w:bCs/>
                <w:sz w:val="20"/>
                <w:szCs w:val="20"/>
              </w:rPr>
            </w:pPr>
            <w:r>
              <w:rPr>
                <w:rFonts w:cs="Calibri"/>
                <w:b/>
                <w:bCs/>
                <w:sz w:val="20"/>
                <w:szCs w:val="20"/>
              </w:rPr>
              <w:t>All children</w:t>
            </w:r>
          </w:p>
        </w:tc>
        <w:tc>
          <w:tcPr>
            <w:tcW w:w="1202" w:type="dxa"/>
            <w:tcBorders>
              <w:top w:val="nil"/>
              <w:left w:val="nil"/>
              <w:bottom w:val="single" w:sz="4" w:space="0" w:color="auto"/>
              <w:right w:val="nil"/>
            </w:tcBorders>
            <w:shd w:val="clear" w:color="auto" w:fill="auto"/>
            <w:vAlign w:val="center"/>
            <w:hideMark/>
          </w:tcPr>
          <w:p w14:paraId="32ECD1EF"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23E864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3B2446E"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18F82CB8"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03D852F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1CF338C1"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39D4FCFC" w14:textId="77777777" w:rsidR="006A4E68" w:rsidRDefault="006A4E68">
            <w:pPr>
              <w:rPr>
                <w:rFonts w:cs="Calibri"/>
                <w:b/>
                <w:bCs/>
                <w:sz w:val="20"/>
                <w:szCs w:val="20"/>
              </w:rPr>
            </w:pPr>
            <w:r>
              <w:rPr>
                <w:rFonts w:cs="Calibri"/>
                <w:b/>
                <w:bCs/>
                <w:sz w:val="20"/>
                <w:szCs w:val="20"/>
              </w:rPr>
              <w:t> </w:t>
            </w:r>
          </w:p>
        </w:tc>
      </w:tr>
      <w:tr w:rsidR="006A4E68" w14:paraId="6BC6E202" w14:textId="77777777" w:rsidTr="00786FE0">
        <w:trPr>
          <w:trHeight w:val="259"/>
        </w:trPr>
        <w:tc>
          <w:tcPr>
            <w:tcW w:w="3928" w:type="dxa"/>
            <w:tcBorders>
              <w:top w:val="nil"/>
              <w:left w:val="nil"/>
              <w:bottom w:val="single" w:sz="4" w:space="0" w:color="auto"/>
              <w:right w:val="nil"/>
            </w:tcBorders>
            <w:shd w:val="clear" w:color="auto" w:fill="auto"/>
            <w:vAlign w:val="center"/>
            <w:hideMark/>
          </w:tcPr>
          <w:p w14:paraId="294C3590" w14:textId="77777777" w:rsidR="006A4E68" w:rsidRDefault="006A4E68">
            <w:pPr>
              <w:rPr>
                <w:rFonts w:cs="Calibri"/>
                <w:b/>
                <w:bCs/>
                <w:sz w:val="20"/>
                <w:szCs w:val="20"/>
              </w:rPr>
            </w:pPr>
            <w:r>
              <w:rPr>
                <w:rFonts w:cs="Calibri"/>
                <w:b/>
                <w:bCs/>
                <w:sz w:val="20"/>
                <w:szCs w:val="20"/>
              </w:rPr>
              <w:t>Child's sex</w:t>
            </w:r>
          </w:p>
        </w:tc>
        <w:tc>
          <w:tcPr>
            <w:tcW w:w="1202" w:type="dxa"/>
            <w:tcBorders>
              <w:top w:val="nil"/>
              <w:left w:val="nil"/>
              <w:bottom w:val="single" w:sz="4" w:space="0" w:color="auto"/>
              <w:right w:val="nil"/>
            </w:tcBorders>
            <w:shd w:val="clear" w:color="auto" w:fill="auto"/>
            <w:vAlign w:val="center"/>
            <w:hideMark/>
          </w:tcPr>
          <w:p w14:paraId="6BAF9825"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4A6CC48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49BCE123"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6E15D0FB"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55FF2225"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37CDD41C"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6E4F1ADF" w14:textId="77777777" w:rsidR="006A4E68" w:rsidRDefault="006A4E68">
            <w:pPr>
              <w:rPr>
                <w:rFonts w:cs="Calibri"/>
                <w:b/>
                <w:bCs/>
                <w:sz w:val="20"/>
                <w:szCs w:val="20"/>
              </w:rPr>
            </w:pPr>
            <w:r>
              <w:rPr>
                <w:rFonts w:cs="Calibri"/>
                <w:b/>
                <w:bCs/>
                <w:sz w:val="20"/>
                <w:szCs w:val="20"/>
              </w:rPr>
              <w:t> </w:t>
            </w:r>
          </w:p>
        </w:tc>
      </w:tr>
      <w:tr w:rsidR="006A4E68" w14:paraId="7CFDEECD"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47D95073" w14:textId="77777777" w:rsidR="006A4E68" w:rsidRDefault="006A4E68">
            <w:pPr>
              <w:ind w:firstLineChars="200" w:firstLine="400"/>
              <w:rPr>
                <w:rFonts w:cs="Calibri"/>
                <w:sz w:val="20"/>
                <w:szCs w:val="20"/>
              </w:rPr>
            </w:pPr>
            <w:r>
              <w:rPr>
                <w:rFonts w:cs="Calibri"/>
                <w:sz w:val="20"/>
                <w:szCs w:val="20"/>
              </w:rPr>
              <w:t>Male</w:t>
            </w:r>
          </w:p>
        </w:tc>
        <w:tc>
          <w:tcPr>
            <w:tcW w:w="1202" w:type="dxa"/>
            <w:tcBorders>
              <w:top w:val="single" w:sz="4" w:space="0" w:color="auto"/>
              <w:left w:val="nil"/>
              <w:bottom w:val="single" w:sz="4" w:space="0" w:color="auto"/>
              <w:right w:val="nil"/>
            </w:tcBorders>
            <w:shd w:val="clear" w:color="auto" w:fill="auto"/>
            <w:vAlign w:val="center"/>
            <w:hideMark/>
          </w:tcPr>
          <w:p w14:paraId="76F0310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7794DC69"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24D89B76"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24D0C653"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78552A6D"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7649945A"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7FCD2B2A" w14:textId="77777777" w:rsidR="006A4E68" w:rsidRDefault="006A4E68">
            <w:pPr>
              <w:rPr>
                <w:rFonts w:cs="Calibri"/>
                <w:b/>
                <w:bCs/>
                <w:sz w:val="20"/>
                <w:szCs w:val="20"/>
              </w:rPr>
            </w:pPr>
            <w:r>
              <w:rPr>
                <w:rFonts w:cs="Calibri"/>
                <w:b/>
                <w:bCs/>
                <w:sz w:val="20"/>
                <w:szCs w:val="20"/>
              </w:rPr>
              <w:t> </w:t>
            </w:r>
          </w:p>
        </w:tc>
      </w:tr>
      <w:tr w:rsidR="006A4E68" w14:paraId="2E1AC697" w14:textId="77777777" w:rsidTr="00786FE0">
        <w:trPr>
          <w:trHeight w:val="259"/>
        </w:trPr>
        <w:tc>
          <w:tcPr>
            <w:tcW w:w="3928" w:type="dxa"/>
            <w:tcBorders>
              <w:top w:val="nil"/>
              <w:left w:val="nil"/>
              <w:bottom w:val="single" w:sz="4" w:space="0" w:color="auto"/>
              <w:right w:val="nil"/>
            </w:tcBorders>
            <w:shd w:val="clear" w:color="auto" w:fill="auto"/>
            <w:tcMar>
              <w:top w:w="0" w:type="dxa"/>
              <w:left w:w="270" w:type="dxa"/>
              <w:bottom w:w="0" w:type="dxa"/>
              <w:right w:w="0" w:type="dxa"/>
            </w:tcMar>
            <w:vAlign w:val="center"/>
            <w:hideMark/>
          </w:tcPr>
          <w:p w14:paraId="34BF3B1D" w14:textId="77777777" w:rsidR="006A4E68" w:rsidRDefault="006A4E68">
            <w:pPr>
              <w:ind w:firstLineChars="200" w:firstLine="400"/>
              <w:rPr>
                <w:rFonts w:cs="Calibri"/>
                <w:sz w:val="20"/>
                <w:szCs w:val="20"/>
              </w:rPr>
            </w:pPr>
            <w:r>
              <w:rPr>
                <w:rFonts w:cs="Calibri"/>
                <w:sz w:val="20"/>
                <w:szCs w:val="20"/>
              </w:rPr>
              <w:t>Female</w:t>
            </w:r>
          </w:p>
        </w:tc>
        <w:tc>
          <w:tcPr>
            <w:tcW w:w="1202" w:type="dxa"/>
            <w:tcBorders>
              <w:top w:val="nil"/>
              <w:left w:val="nil"/>
              <w:bottom w:val="single" w:sz="4" w:space="0" w:color="auto"/>
              <w:right w:val="nil"/>
            </w:tcBorders>
            <w:shd w:val="clear" w:color="auto" w:fill="auto"/>
            <w:vAlign w:val="center"/>
            <w:hideMark/>
          </w:tcPr>
          <w:p w14:paraId="274B9F21" w14:textId="77777777" w:rsidR="006A4E68" w:rsidRDefault="006A4E68">
            <w:pPr>
              <w:rPr>
                <w:rFonts w:cs="Calibri"/>
                <w:b/>
                <w:bCs/>
                <w:color w:val="auto"/>
                <w:sz w:val="20"/>
                <w:szCs w:val="20"/>
              </w:rPr>
            </w:pPr>
            <w:r>
              <w:rPr>
                <w:rFonts w:cs="Calibri"/>
                <w:b/>
                <w:bCs/>
                <w:sz w:val="20"/>
                <w:szCs w:val="20"/>
              </w:rPr>
              <w:t> </w:t>
            </w:r>
          </w:p>
        </w:tc>
        <w:tc>
          <w:tcPr>
            <w:tcW w:w="957" w:type="dxa"/>
            <w:tcBorders>
              <w:top w:val="nil"/>
              <w:left w:val="nil"/>
              <w:bottom w:val="single" w:sz="4" w:space="0" w:color="auto"/>
              <w:right w:val="nil"/>
            </w:tcBorders>
            <w:shd w:val="clear" w:color="auto" w:fill="auto"/>
            <w:vAlign w:val="center"/>
            <w:hideMark/>
          </w:tcPr>
          <w:p w14:paraId="1B24756E"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60B9B887" w14:textId="77777777" w:rsidR="006A4E68" w:rsidRDefault="006A4E68">
            <w:pPr>
              <w:rPr>
                <w:rFonts w:cs="Calibri"/>
                <w:b/>
                <w:bCs/>
                <w:sz w:val="20"/>
                <w:szCs w:val="20"/>
              </w:rPr>
            </w:pPr>
            <w:r>
              <w:rPr>
                <w:rFonts w:cs="Calibri"/>
                <w:b/>
                <w:bCs/>
                <w:sz w:val="20"/>
                <w:szCs w:val="20"/>
              </w:rPr>
              <w:t> </w:t>
            </w:r>
          </w:p>
        </w:tc>
        <w:tc>
          <w:tcPr>
            <w:tcW w:w="1424" w:type="dxa"/>
            <w:tcBorders>
              <w:top w:val="nil"/>
              <w:left w:val="nil"/>
              <w:bottom w:val="single" w:sz="4" w:space="0" w:color="auto"/>
              <w:right w:val="nil"/>
            </w:tcBorders>
            <w:shd w:val="clear" w:color="auto" w:fill="auto"/>
            <w:vAlign w:val="center"/>
            <w:hideMark/>
          </w:tcPr>
          <w:p w14:paraId="4FE8FC64" w14:textId="77777777" w:rsidR="006A4E68" w:rsidRDefault="006A4E68">
            <w:pPr>
              <w:rPr>
                <w:rFonts w:cs="Calibri"/>
                <w:b/>
                <w:bCs/>
                <w:sz w:val="20"/>
                <w:szCs w:val="20"/>
              </w:rPr>
            </w:pPr>
            <w:r>
              <w:rPr>
                <w:rFonts w:cs="Calibri"/>
                <w:b/>
                <w:bCs/>
                <w:sz w:val="20"/>
                <w:szCs w:val="20"/>
              </w:rPr>
              <w:t> </w:t>
            </w:r>
          </w:p>
        </w:tc>
        <w:tc>
          <w:tcPr>
            <w:tcW w:w="1420" w:type="dxa"/>
            <w:tcBorders>
              <w:top w:val="nil"/>
              <w:left w:val="nil"/>
              <w:bottom w:val="single" w:sz="4" w:space="0" w:color="auto"/>
              <w:right w:val="nil"/>
            </w:tcBorders>
            <w:shd w:val="clear" w:color="auto" w:fill="auto"/>
            <w:vAlign w:val="center"/>
            <w:hideMark/>
          </w:tcPr>
          <w:p w14:paraId="38277101" w14:textId="77777777" w:rsidR="006A4E68" w:rsidRDefault="006A4E68">
            <w:pPr>
              <w:rPr>
                <w:rFonts w:cs="Calibri"/>
                <w:b/>
                <w:bCs/>
                <w:sz w:val="20"/>
                <w:szCs w:val="20"/>
              </w:rPr>
            </w:pPr>
            <w:r>
              <w:rPr>
                <w:rFonts w:cs="Calibri"/>
                <w:b/>
                <w:bCs/>
                <w:sz w:val="20"/>
                <w:szCs w:val="20"/>
              </w:rPr>
              <w:t> </w:t>
            </w:r>
          </w:p>
        </w:tc>
        <w:tc>
          <w:tcPr>
            <w:tcW w:w="1382" w:type="dxa"/>
            <w:tcBorders>
              <w:top w:val="nil"/>
              <w:left w:val="nil"/>
              <w:bottom w:val="single" w:sz="4" w:space="0" w:color="auto"/>
              <w:right w:val="nil"/>
            </w:tcBorders>
            <w:shd w:val="clear" w:color="auto" w:fill="auto"/>
            <w:vAlign w:val="center"/>
            <w:hideMark/>
          </w:tcPr>
          <w:p w14:paraId="5C2703AF" w14:textId="77777777" w:rsidR="006A4E68" w:rsidRDefault="006A4E68">
            <w:pPr>
              <w:rPr>
                <w:rFonts w:cs="Calibri"/>
                <w:b/>
                <w:bCs/>
                <w:sz w:val="20"/>
                <w:szCs w:val="20"/>
              </w:rPr>
            </w:pPr>
            <w:r>
              <w:rPr>
                <w:rFonts w:cs="Calibri"/>
                <w:b/>
                <w:bCs/>
                <w:sz w:val="20"/>
                <w:szCs w:val="20"/>
              </w:rPr>
              <w:t> </w:t>
            </w:r>
          </w:p>
        </w:tc>
        <w:tc>
          <w:tcPr>
            <w:tcW w:w="1199" w:type="dxa"/>
            <w:tcBorders>
              <w:top w:val="nil"/>
              <w:left w:val="nil"/>
              <w:bottom w:val="single" w:sz="4" w:space="0" w:color="auto"/>
              <w:right w:val="nil"/>
            </w:tcBorders>
            <w:shd w:val="clear" w:color="auto" w:fill="auto"/>
            <w:vAlign w:val="center"/>
            <w:hideMark/>
          </w:tcPr>
          <w:p w14:paraId="5FC545FC" w14:textId="77777777" w:rsidR="006A4E68" w:rsidRDefault="006A4E68">
            <w:pPr>
              <w:rPr>
                <w:rFonts w:cs="Calibri"/>
                <w:b/>
                <w:bCs/>
                <w:sz w:val="20"/>
                <w:szCs w:val="20"/>
              </w:rPr>
            </w:pPr>
            <w:r>
              <w:rPr>
                <w:rFonts w:cs="Calibri"/>
                <w:b/>
                <w:bCs/>
                <w:sz w:val="20"/>
                <w:szCs w:val="20"/>
              </w:rPr>
              <w:t> </w:t>
            </w:r>
          </w:p>
        </w:tc>
      </w:tr>
    </w:tbl>
    <w:p w14:paraId="3B459AC9" w14:textId="544153DD" w:rsidR="00382D87" w:rsidRPr="00EE5CE4" w:rsidRDefault="006A4E68" w:rsidP="00D751B3">
      <w:pPr>
        <w:pStyle w:val="BodyText"/>
        <w:keepNext/>
        <w:spacing w:after="0"/>
        <w:ind w:left="90" w:hanging="90"/>
        <w:rPr>
          <w:sz w:val="16"/>
        </w:rPr>
      </w:pPr>
      <w:r w:rsidRPr="00EE5CE4">
        <w:rPr>
          <w:sz w:val="16"/>
        </w:rPr>
        <w:t xml:space="preserve"> </w:t>
      </w:r>
      <w:r w:rsidR="00382D87" w:rsidRPr="00EE5CE4">
        <w:rPr>
          <w:sz w:val="16"/>
        </w:rPr>
        <w:t>n/a=not available, PPP=purchasing power parity, DEFF=design effect</w:t>
      </w:r>
    </w:p>
    <w:p w14:paraId="784FF7AB" w14:textId="77777777" w:rsidR="00382D87" w:rsidRPr="00EE5CE4" w:rsidRDefault="00382D87" w:rsidP="00D751B3">
      <w:pPr>
        <w:pStyle w:val="BodyText"/>
        <w:keepNext/>
        <w:spacing w:after="0"/>
        <w:ind w:left="90" w:hanging="90"/>
        <w:rPr>
          <w:sz w:val="16"/>
        </w:rPr>
      </w:pPr>
      <w:commentRangeStart w:id="743"/>
      <w:r w:rsidRPr="00EE5CE4">
        <w:rPr>
          <w:sz w:val="16"/>
        </w:rPr>
        <w:t>^ Results not statistically reliable, n&lt;30</w:t>
      </w:r>
      <w:commentRangeEnd w:id="743"/>
      <w:r w:rsidR="00B435DA">
        <w:rPr>
          <w:rStyle w:val="CommentReference"/>
        </w:rPr>
        <w:commentReference w:id="743"/>
      </w:r>
    </w:p>
    <w:p w14:paraId="23F394B4" w14:textId="77777777" w:rsidR="00464FF9" w:rsidRDefault="009576E8" w:rsidP="00382D87">
      <w:pPr>
        <w:pStyle w:val="BodyText"/>
        <w:spacing w:after="0"/>
        <w:ind w:left="90" w:hanging="90"/>
        <w:rPr>
          <w:sz w:val="16"/>
        </w:rPr>
      </w:pPr>
      <w:r>
        <w:rPr>
          <w:sz w:val="16"/>
          <w:vertAlign w:val="superscript"/>
        </w:rPr>
        <w:t>a</w:t>
      </w:r>
      <w:r w:rsidR="007B181E">
        <w:rPr>
          <w:sz w:val="16"/>
        </w:rPr>
        <w:t xml:space="preserve"> </w:t>
      </w:r>
      <w:proofErr w:type="gramStart"/>
      <w:r w:rsidR="00464FF9" w:rsidRPr="00464FF9">
        <w:rPr>
          <w:sz w:val="16"/>
        </w:rPr>
        <w:t>Non-response</w:t>
      </w:r>
      <w:proofErr w:type="gramEnd"/>
      <w:r w:rsidR="00464FF9" w:rsidRPr="00464FF9">
        <w:rPr>
          <w:sz w:val="16"/>
        </w:rPr>
        <w:t xml:space="preserve"> rate is defined as: (Number of eligible individuals or households – Number of individuals or households included in the reported indicator)/Number of eligible individuals or households.</w:t>
      </w:r>
    </w:p>
    <w:p w14:paraId="2EDD557B" w14:textId="651CFBC5" w:rsidR="00382D87" w:rsidRPr="00EE5CE4" w:rsidRDefault="009576E8" w:rsidP="00382D87">
      <w:pPr>
        <w:pStyle w:val="BodyText"/>
        <w:spacing w:after="0"/>
        <w:ind w:left="90" w:hanging="90"/>
        <w:rPr>
          <w:sz w:val="16"/>
        </w:rPr>
      </w:pPr>
      <w:r>
        <w:rPr>
          <w:sz w:val="16"/>
          <w:vertAlign w:val="superscript"/>
        </w:rPr>
        <w:t>b</w:t>
      </w:r>
      <w:r w:rsidR="00382D87" w:rsidRPr="00EE5CE4">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7C251AFC" w14:textId="1314D73C" w:rsidR="00382D87" w:rsidRDefault="009576E8" w:rsidP="00382D87">
      <w:pPr>
        <w:pStyle w:val="BodyText"/>
        <w:spacing w:after="0"/>
        <w:ind w:left="90" w:hanging="90"/>
        <w:rPr>
          <w:sz w:val="16"/>
        </w:rPr>
      </w:pPr>
      <w:r>
        <w:rPr>
          <w:sz w:val="16"/>
          <w:vertAlign w:val="superscript"/>
        </w:rPr>
        <w:t>c</w:t>
      </w:r>
      <w:r w:rsidR="00382D87" w:rsidRPr="00EE5CE4">
        <w:rPr>
          <w:sz w:val="16"/>
        </w:rPr>
        <w:t xml:space="preserve"> The </w:t>
      </w:r>
      <w:r w:rsidR="001E07BF">
        <w:rPr>
          <w:sz w:val="16"/>
        </w:rPr>
        <w:t xml:space="preserve">Women’s Empowerment in Agriculture Index </w:t>
      </w:r>
      <w:r w:rsidR="00382D87" w:rsidRPr="00EE5CE4">
        <w:rPr>
          <w:sz w:val="16"/>
        </w:rPr>
        <w:t xml:space="preserve">was calculated at baseline, but only data for the </w:t>
      </w:r>
      <w:r w:rsidR="001E07BF">
        <w:rPr>
          <w:sz w:val="16"/>
        </w:rPr>
        <w:t>Abbreviated Women’s Empowerment in Agriculture Index (</w:t>
      </w:r>
      <w:r w:rsidR="00382D87" w:rsidRPr="00EE5CE4">
        <w:rPr>
          <w:sz w:val="16"/>
        </w:rPr>
        <w:t>A-WEAI</w:t>
      </w:r>
      <w:r w:rsidR="001E07BF">
        <w:rPr>
          <w:sz w:val="16"/>
        </w:rPr>
        <w:t>)</w:t>
      </w:r>
      <w:r w:rsidR="00382D87" w:rsidRPr="00EE5CE4">
        <w:rPr>
          <w:sz w:val="16"/>
        </w:rPr>
        <w:t xml:space="preserve"> were collected at endline. Therefore, a baseline value for the A-WEAI was calculated so that endline-baseline comparisons could be made.</w:t>
      </w:r>
    </w:p>
    <w:p w14:paraId="468D3CC9" w14:textId="77777777" w:rsidR="00753FF2" w:rsidRDefault="009576E8" w:rsidP="00382D87">
      <w:pPr>
        <w:pStyle w:val="BodyText"/>
        <w:spacing w:after="0"/>
        <w:ind w:left="90" w:hanging="90"/>
        <w:rPr>
          <w:sz w:val="16"/>
        </w:rPr>
      </w:pPr>
      <w:r>
        <w:rPr>
          <w:sz w:val="16"/>
          <w:vertAlign w:val="superscript"/>
        </w:rPr>
        <w:t>d</w:t>
      </w:r>
      <w:r w:rsidR="00382D87" w:rsidRPr="007F5805">
        <w:rPr>
          <w:sz w:val="16"/>
        </w:rPr>
        <w:t xml:space="preserve"> </w:t>
      </w:r>
      <w:r w:rsidR="00753FF2" w:rsidRPr="00753FF2">
        <w:rPr>
          <w:sz w:val="16"/>
        </w:rPr>
        <w:t>Estimates and the gendered household type disaggregate categories are based on de facto household members.</w:t>
      </w:r>
    </w:p>
    <w:p w14:paraId="4647D64C" w14:textId="66B19AD1" w:rsidR="00382D87" w:rsidRPr="006E749C" w:rsidRDefault="00382D87" w:rsidP="00382D87">
      <w:pPr>
        <w:pStyle w:val="BodyText"/>
        <w:spacing w:after="0"/>
        <w:ind w:left="90" w:hanging="90"/>
        <w:rPr>
          <w:sz w:val="16"/>
        </w:rPr>
      </w:pPr>
      <w:r w:rsidRPr="006E749C">
        <w:rPr>
          <w:sz w:val="16"/>
        </w:rPr>
        <w:t xml:space="preserve">Notes: </w:t>
      </w:r>
    </w:p>
    <w:p w14:paraId="4CF4F3E1" w14:textId="77777777" w:rsidR="00382D87" w:rsidRPr="006E749C" w:rsidRDefault="00382D87" w:rsidP="00382D87">
      <w:pPr>
        <w:pStyle w:val="BodyText"/>
        <w:spacing w:after="0"/>
        <w:ind w:left="90" w:hanging="90"/>
        <w:rPr>
          <w:sz w:val="16"/>
        </w:rPr>
      </w:pPr>
      <w:r w:rsidRPr="006E749C">
        <w:rPr>
          <w:sz w:val="16"/>
        </w:rPr>
        <w:t>Estimates are sample-weighted.</w:t>
      </w:r>
    </w:p>
    <w:p w14:paraId="6CFDDF8A" w14:textId="77777777" w:rsidR="002B455F" w:rsidRDefault="002B455F" w:rsidP="00382D87">
      <w:pPr>
        <w:pStyle w:val="BodyText"/>
        <w:spacing w:after="0"/>
        <w:ind w:left="90" w:hanging="90"/>
        <w:rPr>
          <w:sz w:val="16"/>
        </w:rPr>
      </w:pPr>
      <w:r w:rsidRPr="002B455F">
        <w:rPr>
          <w:sz w:val="16"/>
        </w:rPr>
        <w:t xml:space="preserve">Estimates and the gendered household type disaggregate categories are based on de jure household members, except where noted. </w:t>
      </w:r>
    </w:p>
    <w:p w14:paraId="21505017" w14:textId="127D53A0" w:rsidR="00382D87" w:rsidRDefault="00382D87" w:rsidP="00382D87">
      <w:pPr>
        <w:pStyle w:val="BodyText"/>
        <w:spacing w:after="0"/>
        <w:ind w:left="90" w:hanging="90"/>
        <w:rPr>
          <w:sz w:val="16"/>
        </w:rPr>
      </w:pPr>
      <w:r w:rsidRPr="00EE5CE4">
        <w:rPr>
          <w:sz w:val="16"/>
        </w:rPr>
        <w:t>Sources: Feed the Future [</w:t>
      </w:r>
      <w:r w:rsidRPr="006A2DA5">
        <w:rPr>
          <w:sz w:val="16"/>
          <w:highlight w:val="yellow"/>
        </w:rPr>
        <w:t>Country</w:t>
      </w:r>
      <w:r w:rsidRPr="00EE5CE4">
        <w:rPr>
          <w:sz w:val="16"/>
        </w:rPr>
        <w:t>] ZOI Survey [</w:t>
      </w:r>
      <w:r w:rsidR="00A11DD1" w:rsidRPr="00A11DD1">
        <w:rPr>
          <w:sz w:val="16"/>
          <w:szCs w:val="16"/>
          <w:highlight w:val="yellow"/>
        </w:rPr>
        <w:t xml:space="preserve">endline </w:t>
      </w:r>
      <w:r w:rsidRPr="006A2DA5">
        <w:rPr>
          <w:sz w:val="16"/>
          <w:highlight w:val="yellow"/>
        </w:rPr>
        <w:t>survey year(s)</w:t>
      </w:r>
      <w:r w:rsidRPr="00EE5CE4">
        <w:rPr>
          <w:sz w:val="16"/>
        </w:rPr>
        <w:t>]</w:t>
      </w:r>
    </w:p>
    <w:p w14:paraId="61F8FAA5" w14:textId="77777777" w:rsidR="002932D9" w:rsidRDefault="002932D9" w:rsidP="002932D9">
      <w:pPr>
        <w:pStyle w:val="BodyText"/>
        <w:sectPr w:rsidR="002932D9" w:rsidSect="001A3F40">
          <w:footerReference w:type="default" r:id="rId45"/>
          <w:pgSz w:w="15840" w:h="12240" w:orient="landscape" w:code="1"/>
          <w:pgMar w:top="1440" w:right="1440" w:bottom="1440" w:left="1440" w:header="720" w:footer="720" w:gutter="0"/>
          <w:cols w:space="720"/>
          <w:docGrid w:linePitch="326"/>
        </w:sectPr>
      </w:pPr>
    </w:p>
    <w:p w14:paraId="5FE10249" w14:textId="00A29CAB" w:rsidR="00B510C1" w:rsidRDefault="00B510C1" w:rsidP="00B510C1">
      <w:pPr>
        <w:pStyle w:val="Heading2"/>
      </w:pPr>
      <w:bookmarkStart w:id="744" w:name="_Toc22897338"/>
      <w:bookmarkStart w:id="745" w:name="_Toc50719340"/>
      <w:bookmarkStart w:id="746" w:name="_Toc400542637"/>
      <w:bookmarkStart w:id="747" w:name="_Toc414874525"/>
      <w:r w:rsidRPr="005F2634">
        <w:t>A1.</w:t>
      </w:r>
      <w:r>
        <w:t>2.</w:t>
      </w:r>
      <w:r>
        <w:tab/>
        <w:t>Supplementary results tables</w:t>
      </w:r>
      <w:bookmarkEnd w:id="744"/>
      <w:bookmarkEnd w:id="745"/>
    </w:p>
    <w:p w14:paraId="7960ED29" w14:textId="766B485A" w:rsidR="00CF3BED" w:rsidRPr="006402BE" w:rsidRDefault="00CF3BED" w:rsidP="00CF3BED">
      <w:pPr>
        <w:rPr>
          <w:sz w:val="22"/>
          <w:szCs w:val="22"/>
        </w:rPr>
      </w:pPr>
      <w:r w:rsidRPr="006402BE">
        <w:rPr>
          <w:sz w:val="22"/>
          <w:szCs w:val="22"/>
        </w:rPr>
        <w:t xml:space="preserve">Appendix </w:t>
      </w:r>
      <w:r w:rsidR="006402BE" w:rsidRPr="006402BE">
        <w:rPr>
          <w:sz w:val="22"/>
          <w:szCs w:val="22"/>
        </w:rPr>
        <w:t>1.2</w:t>
      </w:r>
      <w:r w:rsidR="006402BE">
        <w:rPr>
          <w:sz w:val="22"/>
          <w:szCs w:val="22"/>
        </w:rPr>
        <w:t xml:space="preserve"> presents </w:t>
      </w:r>
      <w:r w:rsidR="00E45CC9">
        <w:rPr>
          <w:sz w:val="22"/>
          <w:szCs w:val="22"/>
        </w:rPr>
        <w:t xml:space="preserve">supplementary results tables </w:t>
      </w:r>
      <w:r w:rsidR="006402BE">
        <w:rPr>
          <w:sz w:val="22"/>
          <w:szCs w:val="22"/>
        </w:rPr>
        <w:t>by report chapter</w:t>
      </w:r>
      <w:r w:rsidR="00E45CC9">
        <w:rPr>
          <w:sz w:val="22"/>
          <w:szCs w:val="22"/>
        </w:rPr>
        <w:t>.</w:t>
      </w:r>
    </w:p>
    <w:p w14:paraId="447E98CB" w14:textId="584E3B2E" w:rsidR="009C68F2" w:rsidRDefault="009C68F2" w:rsidP="00F36C92">
      <w:pPr>
        <w:pStyle w:val="Heading3"/>
      </w:pPr>
      <w:bookmarkStart w:id="748" w:name="_Toc50719341"/>
      <w:bookmarkStart w:id="749" w:name="_Toc22897339"/>
      <w:r>
        <w:t>Chapter 2: Methodologies</w:t>
      </w:r>
      <w:bookmarkEnd w:id="748"/>
    </w:p>
    <w:p w14:paraId="6D188966" w14:textId="7C310E7C" w:rsidR="009C68F2" w:rsidRDefault="009C68F2" w:rsidP="009C68F2">
      <w:pPr>
        <w:pStyle w:val="Tabletitle"/>
        <w:keepLines/>
        <w:spacing w:before="240"/>
        <w:contextualSpacing/>
        <w:outlineLvl w:val="3"/>
      </w:pPr>
      <w:bookmarkStart w:id="750" w:name="_Toc50719207"/>
      <w:r w:rsidRPr="00757754">
        <w:t>Table A</w:t>
      </w:r>
      <w:r w:rsidR="00EF56D1">
        <w:t>1.</w:t>
      </w:r>
      <w:r>
        <w:t>2</w:t>
      </w:r>
      <w:r w:rsidR="00CF3BED">
        <w:t>.1</w:t>
      </w:r>
      <w:r w:rsidRPr="00757754">
        <w:t xml:space="preserve">: </w:t>
      </w:r>
      <w:r w:rsidRPr="00D07C95">
        <w:t xml:space="preserve">Comparison of Response Rates in the </w:t>
      </w:r>
      <w:r w:rsidR="00160DC3">
        <w:t>Phase One</w:t>
      </w:r>
      <w:r w:rsidR="007F25EC">
        <w:t xml:space="preserve"> ZOI</w:t>
      </w:r>
      <w:r w:rsidRPr="00D07C95">
        <w:t xml:space="preserve">, by Module, Feed the Future </w:t>
      </w:r>
      <w:r w:rsidR="00160DC3">
        <w:t>Phase One</w:t>
      </w:r>
      <w:r w:rsidRPr="00D07C95">
        <w:t xml:space="preserve"> Baseline and Endline ZOI Surveys</w:t>
      </w:r>
      <w:bookmarkEnd w:id="750"/>
    </w:p>
    <w:tbl>
      <w:tblPr>
        <w:tblW w:w="9190" w:type="dxa"/>
        <w:tblLook w:val="04A0" w:firstRow="1" w:lastRow="0" w:firstColumn="1" w:lastColumn="0" w:noHBand="0" w:noVBand="1"/>
      </w:tblPr>
      <w:tblGrid>
        <w:gridCol w:w="5310"/>
        <w:gridCol w:w="1980"/>
        <w:gridCol w:w="1900"/>
      </w:tblGrid>
      <w:tr w:rsidR="009C68F2" w:rsidRPr="00683386" w14:paraId="14373BA2" w14:textId="77777777" w:rsidTr="007E657A">
        <w:trPr>
          <w:trHeight w:val="548"/>
          <w:tblHeader/>
        </w:trPr>
        <w:tc>
          <w:tcPr>
            <w:tcW w:w="5310" w:type="dxa"/>
            <w:tcBorders>
              <w:top w:val="single" w:sz="4" w:space="0" w:color="auto"/>
              <w:left w:val="nil"/>
              <w:bottom w:val="single" w:sz="4" w:space="0" w:color="auto"/>
              <w:right w:val="nil"/>
            </w:tcBorders>
            <w:shd w:val="clear" w:color="000000" w:fill="387990"/>
            <w:vAlign w:val="bottom"/>
            <w:hideMark/>
          </w:tcPr>
          <w:p w14:paraId="615BEC9D" w14:textId="77777777" w:rsidR="009C68F2" w:rsidRPr="00683386" w:rsidRDefault="009C68F2" w:rsidP="007E657A">
            <w:pPr>
              <w:widowControl/>
              <w:spacing w:line="240" w:lineRule="auto"/>
              <w:rPr>
                <w:rFonts w:eastAsia="Times New Roman" w:cs="Calibri"/>
                <w:b/>
                <w:bCs/>
                <w:color w:val="FFFFFF"/>
                <w:sz w:val="20"/>
                <w:szCs w:val="20"/>
              </w:rPr>
            </w:pPr>
            <w:r w:rsidRPr="00683386">
              <w:rPr>
                <w:rFonts w:eastAsia="Times New Roman" w:cs="Calibri"/>
                <w:b/>
                <w:bCs/>
                <w:color w:val="FFFFFF"/>
                <w:sz w:val="20"/>
                <w:szCs w:val="20"/>
              </w:rPr>
              <w:t xml:space="preserve">Response </w:t>
            </w:r>
            <w:proofErr w:type="spellStart"/>
            <w:r w:rsidRPr="00683386">
              <w:rPr>
                <w:rFonts w:eastAsia="Times New Roman" w:cs="Calibri"/>
                <w:b/>
                <w:bCs/>
                <w:color w:val="FFFFFF"/>
                <w:sz w:val="20"/>
                <w:szCs w:val="20"/>
              </w:rPr>
              <w:t>rate</w:t>
            </w:r>
            <w:r w:rsidRPr="00683386">
              <w:rPr>
                <w:rFonts w:eastAsia="Times New Roman" w:cs="Calibri"/>
                <w:b/>
                <w:bCs/>
                <w:color w:val="FFFFFF"/>
                <w:sz w:val="20"/>
                <w:szCs w:val="20"/>
                <w:vertAlign w:val="superscript"/>
              </w:rPr>
              <w:t>a</w:t>
            </w:r>
            <w:proofErr w:type="spellEnd"/>
          </w:p>
        </w:tc>
        <w:tc>
          <w:tcPr>
            <w:tcW w:w="1980" w:type="dxa"/>
            <w:tcBorders>
              <w:top w:val="single" w:sz="4" w:space="0" w:color="auto"/>
              <w:left w:val="nil"/>
              <w:bottom w:val="single" w:sz="4" w:space="0" w:color="auto"/>
              <w:right w:val="nil"/>
            </w:tcBorders>
            <w:shd w:val="clear" w:color="000000" w:fill="387990"/>
            <w:vAlign w:val="center"/>
            <w:hideMark/>
          </w:tcPr>
          <w:p w14:paraId="1E9125DE"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Baseline </w:t>
            </w:r>
            <w:r w:rsidRPr="00683386">
              <w:rPr>
                <w:rFonts w:eastAsia="Times New Roman" w:cs="Calibri"/>
                <w:b/>
                <w:bCs/>
                <w:color w:val="FFFFFF"/>
                <w:sz w:val="20"/>
                <w:szCs w:val="20"/>
              </w:rPr>
              <w:br/>
              <w:t>([Year(s)])</w:t>
            </w:r>
          </w:p>
        </w:tc>
        <w:tc>
          <w:tcPr>
            <w:tcW w:w="1900" w:type="dxa"/>
            <w:tcBorders>
              <w:top w:val="single" w:sz="4" w:space="0" w:color="auto"/>
              <w:left w:val="nil"/>
              <w:bottom w:val="single" w:sz="4" w:space="0" w:color="auto"/>
              <w:right w:val="nil"/>
            </w:tcBorders>
            <w:shd w:val="clear" w:color="000000" w:fill="387990"/>
            <w:vAlign w:val="center"/>
            <w:hideMark/>
          </w:tcPr>
          <w:p w14:paraId="41667F87" w14:textId="77777777" w:rsidR="009C68F2" w:rsidRPr="00683386" w:rsidRDefault="009C68F2" w:rsidP="007E657A">
            <w:pPr>
              <w:widowControl/>
              <w:spacing w:line="240" w:lineRule="auto"/>
              <w:jc w:val="center"/>
              <w:rPr>
                <w:rFonts w:eastAsia="Times New Roman" w:cs="Calibri"/>
                <w:b/>
                <w:bCs/>
                <w:color w:val="FFFFFF"/>
                <w:sz w:val="20"/>
                <w:szCs w:val="20"/>
              </w:rPr>
            </w:pPr>
            <w:r w:rsidRPr="00683386">
              <w:rPr>
                <w:rFonts w:eastAsia="Times New Roman" w:cs="Calibri"/>
                <w:b/>
                <w:bCs/>
                <w:color w:val="FFFFFF"/>
                <w:sz w:val="20"/>
                <w:szCs w:val="20"/>
              </w:rPr>
              <w:t xml:space="preserve">Endline </w:t>
            </w:r>
            <w:r w:rsidRPr="00683386">
              <w:rPr>
                <w:rFonts w:eastAsia="Times New Roman" w:cs="Calibri"/>
                <w:b/>
                <w:bCs/>
                <w:color w:val="FFFFFF"/>
                <w:sz w:val="20"/>
                <w:szCs w:val="20"/>
              </w:rPr>
              <w:br/>
              <w:t>([Year(s)])</w:t>
            </w:r>
          </w:p>
        </w:tc>
      </w:tr>
      <w:tr w:rsidR="009C68F2" w:rsidRPr="00683386" w14:paraId="2B178D27" w14:textId="77777777" w:rsidTr="007E657A">
        <w:trPr>
          <w:trHeight w:val="300"/>
        </w:trPr>
        <w:tc>
          <w:tcPr>
            <w:tcW w:w="7290" w:type="dxa"/>
            <w:gridSpan w:val="2"/>
            <w:tcBorders>
              <w:top w:val="nil"/>
              <w:left w:val="nil"/>
              <w:bottom w:val="single" w:sz="4" w:space="0" w:color="auto"/>
              <w:right w:val="nil"/>
            </w:tcBorders>
            <w:shd w:val="clear" w:color="000000" w:fill="DBE7F3"/>
            <w:vAlign w:val="center"/>
            <w:hideMark/>
          </w:tcPr>
          <w:p w14:paraId="25F7644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1: Household roster</w:t>
            </w:r>
          </w:p>
        </w:tc>
        <w:tc>
          <w:tcPr>
            <w:tcW w:w="1900" w:type="dxa"/>
            <w:tcBorders>
              <w:top w:val="nil"/>
              <w:left w:val="nil"/>
              <w:bottom w:val="nil"/>
              <w:right w:val="nil"/>
            </w:tcBorders>
            <w:shd w:val="clear" w:color="000000" w:fill="DBE7F3"/>
            <w:vAlign w:val="center"/>
            <w:hideMark/>
          </w:tcPr>
          <w:p w14:paraId="1ECFF5D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8C6471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18EECA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selected </w:t>
            </w:r>
          </w:p>
        </w:tc>
        <w:tc>
          <w:tcPr>
            <w:tcW w:w="1980" w:type="dxa"/>
            <w:tcBorders>
              <w:top w:val="nil"/>
              <w:left w:val="nil"/>
              <w:bottom w:val="single" w:sz="4" w:space="0" w:color="auto"/>
              <w:right w:val="nil"/>
            </w:tcBorders>
            <w:shd w:val="clear" w:color="auto" w:fill="auto"/>
            <w:vAlign w:val="center"/>
            <w:hideMark/>
          </w:tcPr>
          <w:p w14:paraId="2319BA8E" w14:textId="16117019"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16A50A" w14:textId="3606319F" w:rsidR="009C68F2" w:rsidRPr="00683386" w:rsidRDefault="009C68F2" w:rsidP="005F6803">
            <w:pPr>
              <w:widowControl/>
              <w:spacing w:line="240" w:lineRule="auto"/>
              <w:jc w:val="center"/>
              <w:rPr>
                <w:rFonts w:eastAsia="Times New Roman" w:cs="Calibri"/>
                <w:sz w:val="20"/>
                <w:szCs w:val="20"/>
              </w:rPr>
            </w:pPr>
          </w:p>
        </w:tc>
      </w:tr>
      <w:tr w:rsidR="009C68F2" w:rsidRPr="00683386" w14:paraId="1B87EEF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9A27B7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occupied </w:t>
            </w:r>
          </w:p>
        </w:tc>
        <w:tc>
          <w:tcPr>
            <w:tcW w:w="1980" w:type="dxa"/>
            <w:tcBorders>
              <w:top w:val="nil"/>
              <w:left w:val="nil"/>
              <w:bottom w:val="single" w:sz="4" w:space="0" w:color="auto"/>
              <w:right w:val="nil"/>
            </w:tcBorders>
            <w:shd w:val="clear" w:color="auto" w:fill="auto"/>
            <w:vAlign w:val="center"/>
            <w:hideMark/>
          </w:tcPr>
          <w:p w14:paraId="7966BDCB" w14:textId="26AA5FA1"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58C1ED6" w14:textId="7123662C" w:rsidR="009C68F2" w:rsidRPr="00683386" w:rsidRDefault="009C68F2" w:rsidP="005F6803">
            <w:pPr>
              <w:widowControl/>
              <w:spacing w:line="240" w:lineRule="auto"/>
              <w:jc w:val="center"/>
              <w:rPr>
                <w:rFonts w:eastAsia="Times New Roman" w:cs="Calibri"/>
                <w:sz w:val="20"/>
                <w:szCs w:val="20"/>
              </w:rPr>
            </w:pPr>
          </w:p>
        </w:tc>
      </w:tr>
      <w:tr w:rsidR="009C68F2" w:rsidRPr="00683386" w14:paraId="5E3F753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8E6E02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households interviewed </w:t>
            </w:r>
          </w:p>
        </w:tc>
        <w:tc>
          <w:tcPr>
            <w:tcW w:w="1980" w:type="dxa"/>
            <w:tcBorders>
              <w:top w:val="nil"/>
              <w:left w:val="nil"/>
              <w:bottom w:val="single" w:sz="4" w:space="0" w:color="auto"/>
              <w:right w:val="nil"/>
            </w:tcBorders>
            <w:shd w:val="clear" w:color="auto" w:fill="auto"/>
            <w:vAlign w:val="center"/>
            <w:hideMark/>
          </w:tcPr>
          <w:p w14:paraId="5C3320DF" w14:textId="7613992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80F4E3" w14:textId="68E727AF" w:rsidR="009C68F2" w:rsidRPr="00683386" w:rsidRDefault="009C68F2" w:rsidP="005F6803">
            <w:pPr>
              <w:widowControl/>
              <w:spacing w:line="240" w:lineRule="auto"/>
              <w:jc w:val="center"/>
              <w:rPr>
                <w:rFonts w:eastAsia="Times New Roman" w:cs="Calibri"/>
                <w:sz w:val="20"/>
                <w:szCs w:val="20"/>
              </w:rPr>
            </w:pPr>
          </w:p>
        </w:tc>
      </w:tr>
      <w:tr w:rsidR="009C68F2" w:rsidRPr="00683386" w14:paraId="5867D8C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37FB2A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Household response rate (%)</w:t>
            </w:r>
          </w:p>
        </w:tc>
        <w:tc>
          <w:tcPr>
            <w:tcW w:w="1980" w:type="dxa"/>
            <w:tcBorders>
              <w:top w:val="nil"/>
              <w:left w:val="nil"/>
              <w:bottom w:val="single" w:sz="4" w:space="0" w:color="auto"/>
              <w:right w:val="nil"/>
            </w:tcBorders>
            <w:shd w:val="clear" w:color="auto" w:fill="auto"/>
            <w:vAlign w:val="center"/>
            <w:hideMark/>
          </w:tcPr>
          <w:p w14:paraId="14F50F41" w14:textId="06EA5F8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856E3A4" w14:textId="685FC104" w:rsidR="009C68F2" w:rsidRPr="00683386" w:rsidRDefault="009C68F2" w:rsidP="005F6803">
            <w:pPr>
              <w:widowControl/>
              <w:spacing w:line="240" w:lineRule="auto"/>
              <w:jc w:val="center"/>
              <w:rPr>
                <w:rFonts w:eastAsia="Times New Roman" w:cs="Calibri"/>
                <w:sz w:val="20"/>
                <w:szCs w:val="20"/>
              </w:rPr>
            </w:pPr>
          </w:p>
        </w:tc>
      </w:tr>
      <w:tr w:rsidR="009C68F2" w:rsidRPr="00683386" w14:paraId="03A4BA4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2F5229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2: Dwelling characteristics</w:t>
            </w:r>
          </w:p>
        </w:tc>
        <w:tc>
          <w:tcPr>
            <w:tcW w:w="1900" w:type="dxa"/>
            <w:tcBorders>
              <w:top w:val="nil"/>
              <w:left w:val="nil"/>
              <w:bottom w:val="nil"/>
              <w:right w:val="nil"/>
            </w:tcBorders>
            <w:shd w:val="clear" w:color="000000" w:fill="DBE7F3"/>
            <w:vAlign w:val="center"/>
            <w:hideMark/>
          </w:tcPr>
          <w:p w14:paraId="313CC6D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0FF53C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18A70D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7187D91" w14:textId="3C7CA3C6"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195EEC2" w14:textId="14A3BD4C" w:rsidR="009C68F2" w:rsidRPr="00683386" w:rsidRDefault="009C68F2" w:rsidP="005F6803">
            <w:pPr>
              <w:widowControl/>
              <w:spacing w:line="240" w:lineRule="auto"/>
              <w:jc w:val="center"/>
              <w:rPr>
                <w:rFonts w:eastAsia="Times New Roman" w:cs="Calibri"/>
                <w:sz w:val="20"/>
                <w:szCs w:val="20"/>
              </w:rPr>
            </w:pPr>
          </w:p>
        </w:tc>
      </w:tr>
      <w:tr w:rsidR="009C68F2" w:rsidRPr="00683386" w14:paraId="386B1BA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E0F910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463C973C" w14:textId="68A1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82A7C6" w14:textId="20A919C9" w:rsidR="009C68F2" w:rsidRPr="00683386" w:rsidRDefault="009C68F2" w:rsidP="005F6803">
            <w:pPr>
              <w:widowControl/>
              <w:spacing w:line="240" w:lineRule="auto"/>
              <w:jc w:val="center"/>
              <w:rPr>
                <w:rFonts w:eastAsia="Times New Roman" w:cs="Calibri"/>
                <w:sz w:val="20"/>
                <w:szCs w:val="20"/>
              </w:rPr>
            </w:pPr>
          </w:p>
        </w:tc>
      </w:tr>
      <w:tr w:rsidR="009C68F2" w:rsidRPr="00683386" w14:paraId="76693220"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0102BB6"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2 response rate (%)</w:t>
            </w:r>
          </w:p>
        </w:tc>
        <w:tc>
          <w:tcPr>
            <w:tcW w:w="1980" w:type="dxa"/>
            <w:tcBorders>
              <w:top w:val="nil"/>
              <w:left w:val="nil"/>
              <w:bottom w:val="single" w:sz="4" w:space="0" w:color="auto"/>
              <w:right w:val="nil"/>
            </w:tcBorders>
            <w:shd w:val="clear" w:color="auto" w:fill="auto"/>
            <w:vAlign w:val="center"/>
            <w:hideMark/>
          </w:tcPr>
          <w:p w14:paraId="0769A363" w14:textId="124F04D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AADBE44" w14:textId="7C7A921C" w:rsidR="009C68F2" w:rsidRPr="00683386" w:rsidRDefault="009C68F2" w:rsidP="005F6803">
            <w:pPr>
              <w:widowControl/>
              <w:spacing w:line="240" w:lineRule="auto"/>
              <w:jc w:val="center"/>
              <w:rPr>
                <w:rFonts w:eastAsia="Times New Roman" w:cs="Calibri"/>
                <w:sz w:val="20"/>
                <w:szCs w:val="20"/>
              </w:rPr>
            </w:pPr>
          </w:p>
        </w:tc>
      </w:tr>
      <w:tr w:rsidR="009C68F2" w:rsidRPr="00683386" w14:paraId="0915AE63"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3CB4F454"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3: Resilience and food security</w:t>
            </w:r>
          </w:p>
        </w:tc>
        <w:tc>
          <w:tcPr>
            <w:tcW w:w="1900" w:type="dxa"/>
            <w:tcBorders>
              <w:top w:val="nil"/>
              <w:left w:val="nil"/>
              <w:bottom w:val="nil"/>
              <w:right w:val="nil"/>
            </w:tcBorders>
            <w:shd w:val="clear" w:color="000000" w:fill="DBE7F3"/>
            <w:vAlign w:val="center"/>
            <w:hideMark/>
          </w:tcPr>
          <w:p w14:paraId="050E1A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32689C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FCFCE94"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0234C99A" w14:textId="054437BC"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3E26D783" w14:textId="251AC8A4" w:rsidR="009C68F2" w:rsidRPr="00683386" w:rsidRDefault="009C68F2" w:rsidP="005F6803">
            <w:pPr>
              <w:widowControl/>
              <w:spacing w:line="240" w:lineRule="auto"/>
              <w:jc w:val="center"/>
              <w:rPr>
                <w:rFonts w:eastAsia="Times New Roman" w:cs="Calibri"/>
                <w:sz w:val="20"/>
                <w:szCs w:val="20"/>
              </w:rPr>
            </w:pPr>
          </w:p>
        </w:tc>
      </w:tr>
      <w:tr w:rsidR="009C68F2" w:rsidRPr="00683386" w14:paraId="1271616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880187E"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55387004" w14:textId="0F900EE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2E25E9" w14:textId="249866CC" w:rsidR="009C68F2" w:rsidRPr="00683386" w:rsidRDefault="009C68F2" w:rsidP="005F6803">
            <w:pPr>
              <w:widowControl/>
              <w:spacing w:line="240" w:lineRule="auto"/>
              <w:jc w:val="center"/>
              <w:rPr>
                <w:rFonts w:eastAsia="Times New Roman" w:cs="Calibri"/>
                <w:sz w:val="20"/>
                <w:szCs w:val="20"/>
              </w:rPr>
            </w:pPr>
          </w:p>
        </w:tc>
      </w:tr>
      <w:tr w:rsidR="009C68F2" w:rsidRPr="00683386" w14:paraId="783F2B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2B21C0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3 response rate (%)</w:t>
            </w:r>
          </w:p>
        </w:tc>
        <w:tc>
          <w:tcPr>
            <w:tcW w:w="1980" w:type="dxa"/>
            <w:tcBorders>
              <w:top w:val="nil"/>
              <w:left w:val="nil"/>
              <w:bottom w:val="single" w:sz="4" w:space="0" w:color="auto"/>
              <w:right w:val="nil"/>
            </w:tcBorders>
            <w:shd w:val="clear" w:color="auto" w:fill="auto"/>
            <w:vAlign w:val="center"/>
            <w:hideMark/>
          </w:tcPr>
          <w:p w14:paraId="25E95B09" w14:textId="05AC606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045627BD" w14:textId="40FAFD0D" w:rsidR="009C68F2" w:rsidRPr="00683386" w:rsidRDefault="009C68F2" w:rsidP="005F6803">
            <w:pPr>
              <w:widowControl/>
              <w:spacing w:line="240" w:lineRule="auto"/>
              <w:jc w:val="center"/>
              <w:rPr>
                <w:rFonts w:eastAsia="Times New Roman" w:cs="Calibri"/>
                <w:sz w:val="20"/>
                <w:szCs w:val="20"/>
              </w:rPr>
            </w:pPr>
          </w:p>
        </w:tc>
      </w:tr>
      <w:tr w:rsidR="009C68F2" w:rsidRPr="00683386" w14:paraId="33B4498B"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A6F875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 Women's nutrition</w:t>
            </w:r>
          </w:p>
        </w:tc>
        <w:tc>
          <w:tcPr>
            <w:tcW w:w="1900" w:type="dxa"/>
            <w:tcBorders>
              <w:top w:val="nil"/>
              <w:left w:val="nil"/>
              <w:bottom w:val="nil"/>
              <w:right w:val="nil"/>
            </w:tcBorders>
            <w:shd w:val="clear" w:color="000000" w:fill="DBE7F3"/>
            <w:vAlign w:val="center"/>
            <w:hideMark/>
          </w:tcPr>
          <w:p w14:paraId="13A81ED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1878421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67623C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r>
              <w:rPr>
                <w:rFonts w:eastAsia="Times New Roman" w:cs="Calibri"/>
                <w:sz w:val="20"/>
                <w:szCs w:val="20"/>
              </w:rPr>
              <w:t>(15-49 years of age)</w:t>
            </w:r>
          </w:p>
        </w:tc>
        <w:tc>
          <w:tcPr>
            <w:tcW w:w="1980" w:type="dxa"/>
            <w:tcBorders>
              <w:top w:val="nil"/>
              <w:left w:val="nil"/>
              <w:bottom w:val="single" w:sz="4" w:space="0" w:color="auto"/>
              <w:right w:val="nil"/>
            </w:tcBorders>
            <w:shd w:val="clear" w:color="auto" w:fill="auto"/>
            <w:vAlign w:val="center"/>
            <w:hideMark/>
          </w:tcPr>
          <w:p w14:paraId="1D4656D1" w14:textId="77CAA6F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E7D5024" w14:textId="3473A034" w:rsidR="009C68F2" w:rsidRPr="00683386" w:rsidRDefault="009C68F2" w:rsidP="005F6803">
            <w:pPr>
              <w:widowControl/>
              <w:spacing w:line="240" w:lineRule="auto"/>
              <w:jc w:val="center"/>
              <w:rPr>
                <w:rFonts w:eastAsia="Times New Roman" w:cs="Calibri"/>
                <w:sz w:val="20"/>
                <w:szCs w:val="20"/>
              </w:rPr>
            </w:pPr>
          </w:p>
        </w:tc>
      </w:tr>
      <w:tr w:rsidR="009C68F2" w:rsidRPr="00683386" w14:paraId="6FBD6D74"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88CD52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2DDA4715" w14:textId="52D5C255"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9E5CB85" w14:textId="6D8D0FBE" w:rsidR="009C68F2" w:rsidRPr="00683386" w:rsidRDefault="009C68F2" w:rsidP="005F6803">
            <w:pPr>
              <w:widowControl/>
              <w:spacing w:line="240" w:lineRule="auto"/>
              <w:jc w:val="center"/>
              <w:rPr>
                <w:rFonts w:eastAsia="Times New Roman" w:cs="Calibri"/>
                <w:sz w:val="20"/>
                <w:szCs w:val="20"/>
              </w:rPr>
            </w:pPr>
          </w:p>
        </w:tc>
      </w:tr>
      <w:tr w:rsidR="009C68F2" w:rsidRPr="00683386" w14:paraId="613698A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511CE790"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 response rate (%)</w:t>
            </w:r>
          </w:p>
        </w:tc>
        <w:tc>
          <w:tcPr>
            <w:tcW w:w="1980" w:type="dxa"/>
            <w:tcBorders>
              <w:top w:val="nil"/>
              <w:left w:val="nil"/>
              <w:bottom w:val="single" w:sz="4" w:space="0" w:color="auto"/>
              <w:right w:val="nil"/>
            </w:tcBorders>
            <w:shd w:val="clear" w:color="auto" w:fill="auto"/>
            <w:vAlign w:val="center"/>
            <w:hideMark/>
          </w:tcPr>
          <w:p w14:paraId="5CEC52DB" w14:textId="57A1D632"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13389B3" w14:textId="76A324D6" w:rsidR="009C68F2" w:rsidRPr="00683386" w:rsidRDefault="009C68F2" w:rsidP="005F6803">
            <w:pPr>
              <w:widowControl/>
              <w:spacing w:line="240" w:lineRule="auto"/>
              <w:jc w:val="center"/>
              <w:rPr>
                <w:rFonts w:eastAsia="Times New Roman" w:cs="Calibri"/>
                <w:sz w:val="20"/>
                <w:szCs w:val="20"/>
              </w:rPr>
            </w:pPr>
          </w:p>
        </w:tc>
      </w:tr>
      <w:tr w:rsidR="009C68F2" w:rsidRPr="00683386" w14:paraId="21DD97DD"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68C2069"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4A: Women's anthropometry</w:t>
            </w:r>
          </w:p>
        </w:tc>
        <w:tc>
          <w:tcPr>
            <w:tcW w:w="1900" w:type="dxa"/>
            <w:tcBorders>
              <w:top w:val="nil"/>
              <w:left w:val="nil"/>
              <w:bottom w:val="nil"/>
              <w:right w:val="nil"/>
            </w:tcBorders>
            <w:shd w:val="clear" w:color="000000" w:fill="DBE7F3"/>
            <w:vAlign w:val="center"/>
            <w:hideMark/>
          </w:tcPr>
          <w:p w14:paraId="48C3FD6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7A57ACEF"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D17B048"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w:t>
            </w:r>
            <w:r>
              <w:rPr>
                <w:rFonts w:eastAsia="Times New Roman" w:cs="Calibri"/>
                <w:sz w:val="20"/>
                <w:szCs w:val="20"/>
              </w:rPr>
              <w:t>women (15-49 years of age, non-pregnant</w:t>
            </w:r>
          </w:p>
        </w:tc>
        <w:tc>
          <w:tcPr>
            <w:tcW w:w="1980" w:type="dxa"/>
            <w:tcBorders>
              <w:top w:val="nil"/>
              <w:left w:val="nil"/>
              <w:bottom w:val="single" w:sz="4" w:space="0" w:color="auto"/>
              <w:right w:val="nil"/>
            </w:tcBorders>
            <w:shd w:val="clear" w:color="auto" w:fill="auto"/>
            <w:vAlign w:val="center"/>
            <w:hideMark/>
          </w:tcPr>
          <w:p w14:paraId="20D2A070" w14:textId="6BC91C6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B6199D7" w14:textId="1D547703" w:rsidR="009C68F2" w:rsidRPr="00683386" w:rsidRDefault="009C68F2" w:rsidP="005F6803">
            <w:pPr>
              <w:widowControl/>
              <w:spacing w:line="240" w:lineRule="auto"/>
              <w:jc w:val="center"/>
              <w:rPr>
                <w:rFonts w:eastAsia="Times New Roman" w:cs="Calibri"/>
                <w:sz w:val="20"/>
                <w:szCs w:val="20"/>
              </w:rPr>
            </w:pPr>
          </w:p>
        </w:tc>
      </w:tr>
      <w:tr w:rsidR="009C68F2" w:rsidRPr="00683386" w14:paraId="3C1F199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92593E" w14:textId="77777777"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interviewed </w:t>
            </w:r>
          </w:p>
        </w:tc>
        <w:tc>
          <w:tcPr>
            <w:tcW w:w="1980" w:type="dxa"/>
            <w:tcBorders>
              <w:top w:val="nil"/>
              <w:left w:val="nil"/>
              <w:bottom w:val="single" w:sz="4" w:space="0" w:color="auto"/>
              <w:right w:val="nil"/>
            </w:tcBorders>
            <w:shd w:val="clear" w:color="auto" w:fill="auto"/>
            <w:vAlign w:val="center"/>
            <w:hideMark/>
          </w:tcPr>
          <w:p w14:paraId="59766249" w14:textId="4C6679D8"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DA55E4A" w14:textId="125D1F73" w:rsidR="009C68F2" w:rsidRPr="00683386" w:rsidRDefault="009C68F2" w:rsidP="005F6803">
            <w:pPr>
              <w:widowControl/>
              <w:spacing w:line="240" w:lineRule="auto"/>
              <w:jc w:val="center"/>
              <w:rPr>
                <w:rFonts w:eastAsia="Times New Roman" w:cs="Calibri"/>
                <w:sz w:val="20"/>
                <w:szCs w:val="20"/>
              </w:rPr>
            </w:pPr>
          </w:p>
        </w:tc>
      </w:tr>
      <w:tr w:rsidR="009C68F2" w:rsidRPr="00683386" w14:paraId="3F5A42E8"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24C3F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4A response rate (%)</w:t>
            </w:r>
          </w:p>
        </w:tc>
        <w:tc>
          <w:tcPr>
            <w:tcW w:w="1980" w:type="dxa"/>
            <w:tcBorders>
              <w:top w:val="nil"/>
              <w:left w:val="nil"/>
              <w:bottom w:val="single" w:sz="4" w:space="0" w:color="auto"/>
              <w:right w:val="nil"/>
            </w:tcBorders>
            <w:shd w:val="clear" w:color="auto" w:fill="auto"/>
            <w:vAlign w:val="center"/>
            <w:hideMark/>
          </w:tcPr>
          <w:p w14:paraId="6D7EB0F8" w14:textId="198C394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0581CEB" w14:textId="337EED21" w:rsidR="009C68F2" w:rsidRPr="00683386" w:rsidRDefault="009C68F2" w:rsidP="005F6803">
            <w:pPr>
              <w:widowControl/>
              <w:spacing w:line="240" w:lineRule="auto"/>
              <w:jc w:val="center"/>
              <w:rPr>
                <w:rFonts w:eastAsia="Times New Roman" w:cs="Calibri"/>
                <w:sz w:val="20"/>
                <w:szCs w:val="20"/>
              </w:rPr>
            </w:pPr>
          </w:p>
        </w:tc>
      </w:tr>
      <w:tr w:rsidR="009C68F2" w:rsidRPr="00683386" w14:paraId="08EC6D1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04C5887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 Children's nutrition</w:t>
            </w:r>
          </w:p>
        </w:tc>
        <w:tc>
          <w:tcPr>
            <w:tcW w:w="1900" w:type="dxa"/>
            <w:tcBorders>
              <w:top w:val="nil"/>
              <w:left w:val="nil"/>
              <w:bottom w:val="nil"/>
              <w:right w:val="nil"/>
            </w:tcBorders>
            <w:shd w:val="clear" w:color="000000" w:fill="DBE7F3"/>
            <w:vAlign w:val="center"/>
            <w:hideMark/>
          </w:tcPr>
          <w:p w14:paraId="2910E9F7"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E7F2B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120F1D3"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children </w:t>
            </w:r>
            <w:r>
              <w:rPr>
                <w:rFonts w:eastAsia="Times New Roman" w:cs="Calibri"/>
                <w:sz w:val="20"/>
                <w:szCs w:val="20"/>
              </w:rPr>
              <w:t>(0-23 months of age)</w:t>
            </w:r>
          </w:p>
        </w:tc>
        <w:tc>
          <w:tcPr>
            <w:tcW w:w="1980" w:type="dxa"/>
            <w:tcBorders>
              <w:top w:val="nil"/>
              <w:left w:val="nil"/>
              <w:bottom w:val="single" w:sz="4" w:space="0" w:color="auto"/>
              <w:right w:val="nil"/>
            </w:tcBorders>
            <w:shd w:val="clear" w:color="auto" w:fill="auto"/>
            <w:vAlign w:val="center"/>
            <w:hideMark/>
          </w:tcPr>
          <w:p w14:paraId="17EA24E4" w14:textId="275BE0A2"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0C95EE69" w14:textId="0AC571EF" w:rsidR="009C68F2" w:rsidRPr="00683386" w:rsidRDefault="009C68F2" w:rsidP="005F6803">
            <w:pPr>
              <w:widowControl/>
              <w:spacing w:line="240" w:lineRule="auto"/>
              <w:jc w:val="center"/>
              <w:rPr>
                <w:rFonts w:eastAsia="Times New Roman" w:cs="Calibri"/>
                <w:sz w:val="20"/>
                <w:szCs w:val="20"/>
              </w:rPr>
            </w:pPr>
          </w:p>
        </w:tc>
      </w:tr>
      <w:tr w:rsidR="009C68F2" w:rsidRPr="00683386" w14:paraId="5AA361F8"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5357DFCD" w14:textId="78095219" w:rsidR="009C68F2" w:rsidRPr="00683386" w:rsidRDefault="009E2432" w:rsidP="007E657A">
            <w:pPr>
              <w:widowControl/>
              <w:spacing w:line="240" w:lineRule="auto"/>
              <w:ind w:left="202"/>
              <w:rPr>
                <w:rFonts w:eastAsia="Times New Roman" w:cs="Calibri"/>
                <w:sz w:val="20"/>
                <w:szCs w:val="20"/>
              </w:rPr>
            </w:pPr>
            <w:r w:rsidRPr="009E2432">
              <w:rPr>
                <w:rFonts w:eastAsia="Times New Roman" w:cs="Calibri"/>
                <w:sz w:val="20"/>
                <w:szCs w:val="20"/>
              </w:rPr>
              <w:t>Number of eligible children whose caregiver was interviewed</w:t>
            </w:r>
          </w:p>
        </w:tc>
        <w:tc>
          <w:tcPr>
            <w:tcW w:w="1980" w:type="dxa"/>
            <w:tcBorders>
              <w:top w:val="nil"/>
              <w:left w:val="nil"/>
              <w:bottom w:val="single" w:sz="4" w:space="0" w:color="auto"/>
              <w:right w:val="nil"/>
            </w:tcBorders>
            <w:shd w:val="clear" w:color="auto" w:fill="auto"/>
            <w:vAlign w:val="center"/>
            <w:hideMark/>
          </w:tcPr>
          <w:p w14:paraId="6D319CA7" w14:textId="53B091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2353A310" w14:textId="37C8C863" w:rsidR="009C68F2" w:rsidRPr="00683386" w:rsidRDefault="009C68F2" w:rsidP="005F6803">
            <w:pPr>
              <w:widowControl/>
              <w:spacing w:line="240" w:lineRule="auto"/>
              <w:jc w:val="center"/>
              <w:rPr>
                <w:rFonts w:eastAsia="Times New Roman" w:cs="Calibri"/>
                <w:sz w:val="20"/>
                <w:szCs w:val="20"/>
              </w:rPr>
            </w:pPr>
          </w:p>
        </w:tc>
      </w:tr>
      <w:tr w:rsidR="009C68F2" w:rsidRPr="00683386" w14:paraId="0F7D2C33" w14:textId="77777777" w:rsidTr="007E657A">
        <w:trPr>
          <w:trHeight w:val="330"/>
        </w:trPr>
        <w:tc>
          <w:tcPr>
            <w:tcW w:w="5310" w:type="dxa"/>
            <w:tcBorders>
              <w:top w:val="nil"/>
              <w:left w:val="nil"/>
              <w:bottom w:val="single" w:sz="4" w:space="0" w:color="auto"/>
              <w:right w:val="nil"/>
            </w:tcBorders>
            <w:shd w:val="clear" w:color="auto" w:fill="auto"/>
            <w:vAlign w:val="center"/>
            <w:hideMark/>
          </w:tcPr>
          <w:p w14:paraId="48F25A0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 response rate (</w:t>
            </w:r>
            <w:proofErr w:type="gramStart"/>
            <w:r w:rsidRPr="00683386">
              <w:rPr>
                <w:rFonts w:eastAsia="Times New Roman" w:cs="Calibri"/>
                <w:sz w:val="20"/>
                <w:szCs w:val="20"/>
              </w:rPr>
              <w:t>%)</w:t>
            </w:r>
            <w:r w:rsidRPr="00683386">
              <w:rPr>
                <w:rFonts w:eastAsia="Times New Roman" w:cs="Calibri"/>
                <w:sz w:val="20"/>
                <w:szCs w:val="20"/>
                <w:vertAlign w:val="superscript"/>
              </w:rPr>
              <w:t>b</w:t>
            </w:r>
            <w:proofErr w:type="gramEnd"/>
          </w:p>
        </w:tc>
        <w:tc>
          <w:tcPr>
            <w:tcW w:w="1980" w:type="dxa"/>
            <w:tcBorders>
              <w:top w:val="nil"/>
              <w:left w:val="nil"/>
              <w:bottom w:val="single" w:sz="4" w:space="0" w:color="auto"/>
              <w:right w:val="nil"/>
            </w:tcBorders>
            <w:shd w:val="clear" w:color="auto" w:fill="auto"/>
            <w:vAlign w:val="center"/>
            <w:hideMark/>
          </w:tcPr>
          <w:p w14:paraId="1474D72D" w14:textId="2CBC4F1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16F8CE6" w14:textId="4F33DA82" w:rsidR="009C68F2" w:rsidRPr="00683386" w:rsidRDefault="009C68F2" w:rsidP="005F6803">
            <w:pPr>
              <w:widowControl/>
              <w:spacing w:line="240" w:lineRule="auto"/>
              <w:jc w:val="center"/>
              <w:rPr>
                <w:rFonts w:eastAsia="Times New Roman" w:cs="Calibri"/>
                <w:sz w:val="20"/>
                <w:szCs w:val="20"/>
              </w:rPr>
            </w:pPr>
          </w:p>
        </w:tc>
      </w:tr>
      <w:tr w:rsidR="009C68F2" w:rsidRPr="00683386" w14:paraId="60900354"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0154F6F"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5A: Children's anthropometry</w:t>
            </w:r>
          </w:p>
        </w:tc>
        <w:tc>
          <w:tcPr>
            <w:tcW w:w="1900" w:type="dxa"/>
            <w:tcBorders>
              <w:top w:val="nil"/>
              <w:left w:val="nil"/>
              <w:bottom w:val="nil"/>
              <w:right w:val="nil"/>
            </w:tcBorders>
            <w:shd w:val="clear" w:color="000000" w:fill="DBE7F3"/>
            <w:vAlign w:val="center"/>
            <w:hideMark/>
          </w:tcPr>
          <w:p w14:paraId="5C9523EC"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EBC42EB"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FDC8B4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children</w:t>
            </w:r>
            <w:r>
              <w:rPr>
                <w:rFonts w:eastAsia="Times New Roman" w:cs="Calibri"/>
                <w:sz w:val="20"/>
                <w:szCs w:val="20"/>
              </w:rPr>
              <w:t xml:space="preserve"> (0-59 months of age)</w:t>
            </w:r>
          </w:p>
        </w:tc>
        <w:tc>
          <w:tcPr>
            <w:tcW w:w="1980" w:type="dxa"/>
            <w:tcBorders>
              <w:top w:val="nil"/>
              <w:left w:val="nil"/>
              <w:bottom w:val="single" w:sz="4" w:space="0" w:color="auto"/>
              <w:right w:val="nil"/>
            </w:tcBorders>
            <w:shd w:val="clear" w:color="auto" w:fill="auto"/>
            <w:vAlign w:val="center"/>
            <w:hideMark/>
          </w:tcPr>
          <w:p w14:paraId="1AD6F902" w14:textId="1352984D"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441B84A3" w14:textId="62A98B1A" w:rsidR="009C68F2" w:rsidRPr="00683386" w:rsidRDefault="009C68F2" w:rsidP="005F6803">
            <w:pPr>
              <w:widowControl/>
              <w:spacing w:line="240" w:lineRule="auto"/>
              <w:jc w:val="center"/>
              <w:rPr>
                <w:rFonts w:eastAsia="Times New Roman" w:cs="Calibri"/>
                <w:sz w:val="20"/>
                <w:szCs w:val="20"/>
              </w:rPr>
            </w:pPr>
          </w:p>
        </w:tc>
      </w:tr>
      <w:tr w:rsidR="009C68F2" w:rsidRPr="00683386" w14:paraId="22C1E6C4" w14:textId="77777777" w:rsidTr="007E657A">
        <w:trPr>
          <w:trHeight w:val="338"/>
        </w:trPr>
        <w:tc>
          <w:tcPr>
            <w:tcW w:w="5310" w:type="dxa"/>
            <w:tcBorders>
              <w:top w:val="nil"/>
              <w:left w:val="nil"/>
              <w:bottom w:val="single" w:sz="4" w:space="0" w:color="auto"/>
              <w:right w:val="nil"/>
            </w:tcBorders>
            <w:shd w:val="clear" w:color="auto" w:fill="auto"/>
            <w:vAlign w:val="center"/>
            <w:hideMark/>
          </w:tcPr>
          <w:p w14:paraId="47602C2E" w14:textId="75962689" w:rsidR="009C68F2" w:rsidRPr="00683386" w:rsidRDefault="009C68F2" w:rsidP="007E657A">
            <w:pPr>
              <w:widowControl/>
              <w:spacing w:line="240" w:lineRule="auto"/>
              <w:ind w:left="202"/>
              <w:rPr>
                <w:rFonts w:eastAsia="Times New Roman" w:cs="Calibri"/>
                <w:sz w:val="20"/>
                <w:szCs w:val="20"/>
              </w:rPr>
            </w:pPr>
            <w:r w:rsidRPr="00683386">
              <w:rPr>
                <w:rFonts w:eastAsia="Times New Roman" w:cs="Calibri"/>
                <w:sz w:val="20"/>
                <w:szCs w:val="20"/>
              </w:rPr>
              <w:t xml:space="preserve">Number of eligible children </w:t>
            </w:r>
            <w:r w:rsidR="009E2432">
              <w:rPr>
                <w:rFonts w:eastAsia="Times New Roman" w:cs="Calibri"/>
                <w:sz w:val="20"/>
                <w:szCs w:val="20"/>
              </w:rPr>
              <w:t>measured</w:t>
            </w:r>
          </w:p>
        </w:tc>
        <w:tc>
          <w:tcPr>
            <w:tcW w:w="1980" w:type="dxa"/>
            <w:tcBorders>
              <w:top w:val="nil"/>
              <w:left w:val="nil"/>
              <w:bottom w:val="single" w:sz="4" w:space="0" w:color="auto"/>
              <w:right w:val="nil"/>
            </w:tcBorders>
            <w:shd w:val="clear" w:color="auto" w:fill="auto"/>
            <w:vAlign w:val="center"/>
            <w:hideMark/>
          </w:tcPr>
          <w:p w14:paraId="4F8BAF76" w14:textId="1D4A4914"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3CD71809" w14:textId="45E23592" w:rsidR="009C68F2" w:rsidRPr="00683386" w:rsidRDefault="009C68F2" w:rsidP="005F6803">
            <w:pPr>
              <w:widowControl/>
              <w:spacing w:line="240" w:lineRule="auto"/>
              <w:jc w:val="center"/>
              <w:rPr>
                <w:rFonts w:eastAsia="Times New Roman" w:cs="Calibri"/>
                <w:sz w:val="20"/>
                <w:szCs w:val="20"/>
              </w:rPr>
            </w:pPr>
          </w:p>
        </w:tc>
      </w:tr>
      <w:tr w:rsidR="009C68F2" w:rsidRPr="00683386" w14:paraId="174CB929"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3BEAA59"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5A response rate (%)</w:t>
            </w:r>
          </w:p>
        </w:tc>
        <w:tc>
          <w:tcPr>
            <w:tcW w:w="1980" w:type="dxa"/>
            <w:tcBorders>
              <w:top w:val="nil"/>
              <w:left w:val="nil"/>
              <w:bottom w:val="single" w:sz="4" w:space="0" w:color="auto"/>
              <w:right w:val="nil"/>
            </w:tcBorders>
            <w:shd w:val="clear" w:color="auto" w:fill="auto"/>
            <w:vAlign w:val="center"/>
            <w:hideMark/>
          </w:tcPr>
          <w:p w14:paraId="4499D433" w14:textId="122DE973"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5C6E8763" w14:textId="0661983A" w:rsidR="009C68F2" w:rsidRPr="00683386" w:rsidRDefault="009C68F2" w:rsidP="005F6803">
            <w:pPr>
              <w:widowControl/>
              <w:spacing w:line="240" w:lineRule="auto"/>
              <w:jc w:val="center"/>
              <w:rPr>
                <w:rFonts w:eastAsia="Times New Roman" w:cs="Calibri"/>
                <w:sz w:val="20"/>
                <w:szCs w:val="20"/>
              </w:rPr>
            </w:pPr>
          </w:p>
        </w:tc>
      </w:tr>
      <w:tr w:rsidR="009C68F2" w:rsidRPr="00683386" w14:paraId="13D8ED3E"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7568055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6A: A-WEAI, women</w:t>
            </w:r>
          </w:p>
        </w:tc>
        <w:tc>
          <w:tcPr>
            <w:tcW w:w="1900" w:type="dxa"/>
            <w:tcBorders>
              <w:top w:val="nil"/>
              <w:left w:val="nil"/>
              <w:bottom w:val="nil"/>
              <w:right w:val="nil"/>
            </w:tcBorders>
            <w:shd w:val="clear" w:color="000000" w:fill="DBE7F3"/>
            <w:vAlign w:val="center"/>
            <w:hideMark/>
          </w:tcPr>
          <w:p w14:paraId="32A23506"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69290D5D"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41210A2"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w:t>
            </w:r>
          </w:p>
        </w:tc>
        <w:tc>
          <w:tcPr>
            <w:tcW w:w="1980" w:type="dxa"/>
            <w:tcBorders>
              <w:top w:val="nil"/>
              <w:left w:val="nil"/>
              <w:bottom w:val="single" w:sz="4" w:space="0" w:color="auto"/>
              <w:right w:val="nil"/>
            </w:tcBorders>
            <w:shd w:val="clear" w:color="auto" w:fill="auto"/>
            <w:vAlign w:val="center"/>
            <w:hideMark/>
          </w:tcPr>
          <w:p w14:paraId="4414D7AA" w14:textId="6919AC6E"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6EA2732A" w14:textId="18F8DD1E" w:rsidR="009C68F2" w:rsidRPr="00683386" w:rsidRDefault="009C68F2" w:rsidP="005F6803">
            <w:pPr>
              <w:widowControl/>
              <w:spacing w:line="240" w:lineRule="auto"/>
              <w:jc w:val="center"/>
              <w:rPr>
                <w:rFonts w:eastAsia="Times New Roman" w:cs="Calibri"/>
                <w:sz w:val="20"/>
                <w:szCs w:val="20"/>
              </w:rPr>
            </w:pPr>
          </w:p>
        </w:tc>
      </w:tr>
      <w:tr w:rsidR="009C68F2" w:rsidRPr="00683386" w14:paraId="5B9CF625"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6F29368"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women interviewed </w:t>
            </w:r>
          </w:p>
        </w:tc>
        <w:tc>
          <w:tcPr>
            <w:tcW w:w="1980" w:type="dxa"/>
            <w:tcBorders>
              <w:top w:val="nil"/>
              <w:left w:val="nil"/>
              <w:bottom w:val="single" w:sz="4" w:space="0" w:color="auto"/>
              <w:right w:val="nil"/>
            </w:tcBorders>
            <w:shd w:val="clear" w:color="auto" w:fill="auto"/>
            <w:vAlign w:val="center"/>
            <w:hideMark/>
          </w:tcPr>
          <w:p w14:paraId="030DE8D5" w14:textId="1E47839E"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47A9E402" w14:textId="38911552" w:rsidR="009C68F2" w:rsidRPr="00683386" w:rsidRDefault="009C68F2" w:rsidP="005F6803">
            <w:pPr>
              <w:widowControl/>
              <w:spacing w:line="240" w:lineRule="auto"/>
              <w:jc w:val="center"/>
              <w:rPr>
                <w:rFonts w:eastAsia="Times New Roman" w:cs="Calibri"/>
                <w:sz w:val="20"/>
                <w:szCs w:val="20"/>
              </w:rPr>
            </w:pPr>
          </w:p>
        </w:tc>
      </w:tr>
      <w:tr w:rsidR="009C68F2" w:rsidRPr="00683386" w14:paraId="345FC18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2F9BDCFB"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6A response rate (%)</w:t>
            </w:r>
          </w:p>
        </w:tc>
        <w:tc>
          <w:tcPr>
            <w:tcW w:w="1980" w:type="dxa"/>
            <w:tcBorders>
              <w:top w:val="nil"/>
              <w:left w:val="nil"/>
              <w:bottom w:val="single" w:sz="4" w:space="0" w:color="auto"/>
              <w:right w:val="nil"/>
            </w:tcBorders>
            <w:shd w:val="clear" w:color="auto" w:fill="auto"/>
            <w:vAlign w:val="center"/>
            <w:hideMark/>
          </w:tcPr>
          <w:p w14:paraId="09796679" w14:textId="30EBCB39"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15CE8E8" w14:textId="60E01AC7" w:rsidR="009C68F2" w:rsidRPr="00683386" w:rsidRDefault="009C68F2" w:rsidP="005F6803">
            <w:pPr>
              <w:widowControl/>
              <w:spacing w:line="240" w:lineRule="auto"/>
              <w:jc w:val="center"/>
              <w:rPr>
                <w:rFonts w:eastAsia="Times New Roman" w:cs="Calibri"/>
                <w:sz w:val="20"/>
                <w:szCs w:val="20"/>
              </w:rPr>
            </w:pPr>
          </w:p>
        </w:tc>
      </w:tr>
      <w:tr w:rsidR="009C68F2" w:rsidRPr="00683386" w14:paraId="1DE90F42"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5891440B"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6B: A-WEAI, men</w:t>
            </w:r>
          </w:p>
        </w:tc>
        <w:tc>
          <w:tcPr>
            <w:tcW w:w="1900" w:type="dxa"/>
            <w:tcBorders>
              <w:top w:val="nil"/>
              <w:left w:val="nil"/>
              <w:bottom w:val="nil"/>
              <w:right w:val="nil"/>
            </w:tcBorders>
            <w:shd w:val="clear" w:color="000000" w:fill="DBE7F3"/>
            <w:vAlign w:val="center"/>
            <w:hideMark/>
          </w:tcPr>
          <w:p w14:paraId="57EC439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2E6FFC7A"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0FB1AF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w:t>
            </w:r>
          </w:p>
        </w:tc>
        <w:tc>
          <w:tcPr>
            <w:tcW w:w="1980" w:type="dxa"/>
            <w:tcBorders>
              <w:top w:val="nil"/>
              <w:left w:val="nil"/>
              <w:bottom w:val="single" w:sz="4" w:space="0" w:color="auto"/>
              <w:right w:val="nil"/>
            </w:tcBorders>
            <w:shd w:val="clear" w:color="auto" w:fill="auto"/>
            <w:vAlign w:val="center"/>
            <w:hideMark/>
          </w:tcPr>
          <w:p w14:paraId="0C45395D" w14:textId="107032AA"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56B665E6" w14:textId="3B546C97" w:rsidR="009C68F2" w:rsidRPr="00683386" w:rsidRDefault="009C68F2" w:rsidP="005F6803">
            <w:pPr>
              <w:widowControl/>
              <w:spacing w:line="240" w:lineRule="auto"/>
              <w:jc w:val="center"/>
              <w:rPr>
                <w:rFonts w:eastAsia="Times New Roman" w:cs="Calibri"/>
                <w:sz w:val="20"/>
                <w:szCs w:val="20"/>
              </w:rPr>
            </w:pPr>
          </w:p>
        </w:tc>
      </w:tr>
      <w:tr w:rsidR="009C68F2" w:rsidRPr="00683386" w14:paraId="063A7002"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19359895"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men interviewed </w:t>
            </w:r>
          </w:p>
        </w:tc>
        <w:tc>
          <w:tcPr>
            <w:tcW w:w="1980" w:type="dxa"/>
            <w:tcBorders>
              <w:top w:val="nil"/>
              <w:left w:val="nil"/>
              <w:bottom w:val="single" w:sz="4" w:space="0" w:color="auto"/>
              <w:right w:val="nil"/>
            </w:tcBorders>
            <w:shd w:val="clear" w:color="auto" w:fill="auto"/>
            <w:vAlign w:val="center"/>
            <w:hideMark/>
          </w:tcPr>
          <w:p w14:paraId="382B51D0" w14:textId="30D6A59D"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70EE6F8D" w14:textId="359C39D3" w:rsidR="009C68F2" w:rsidRPr="00683386" w:rsidRDefault="009C68F2" w:rsidP="005F6803">
            <w:pPr>
              <w:widowControl/>
              <w:spacing w:line="240" w:lineRule="auto"/>
              <w:jc w:val="center"/>
              <w:rPr>
                <w:rFonts w:eastAsia="Times New Roman" w:cs="Calibri"/>
                <w:sz w:val="20"/>
                <w:szCs w:val="20"/>
              </w:rPr>
            </w:pPr>
          </w:p>
        </w:tc>
      </w:tr>
      <w:tr w:rsidR="009C68F2" w:rsidRPr="00683386" w14:paraId="2FF393FE"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0AE7B2E7"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6B response rate (%)</w:t>
            </w:r>
          </w:p>
        </w:tc>
        <w:tc>
          <w:tcPr>
            <w:tcW w:w="1980" w:type="dxa"/>
            <w:tcBorders>
              <w:top w:val="nil"/>
              <w:left w:val="nil"/>
              <w:bottom w:val="single" w:sz="4" w:space="0" w:color="auto"/>
              <w:right w:val="nil"/>
            </w:tcBorders>
            <w:shd w:val="clear" w:color="auto" w:fill="auto"/>
            <w:vAlign w:val="center"/>
            <w:hideMark/>
          </w:tcPr>
          <w:p w14:paraId="75C707E7" w14:textId="4563198F"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F872DC3" w14:textId="05D86EDA" w:rsidR="009C68F2" w:rsidRPr="00683386" w:rsidRDefault="009C68F2" w:rsidP="005F6803">
            <w:pPr>
              <w:widowControl/>
              <w:spacing w:line="240" w:lineRule="auto"/>
              <w:jc w:val="center"/>
              <w:rPr>
                <w:rFonts w:eastAsia="Times New Roman" w:cs="Calibri"/>
                <w:sz w:val="20"/>
                <w:szCs w:val="20"/>
              </w:rPr>
            </w:pPr>
          </w:p>
        </w:tc>
      </w:tr>
      <w:tr w:rsidR="009C68F2" w:rsidRPr="00683386" w14:paraId="371F3CFA" w14:textId="77777777" w:rsidTr="007E657A">
        <w:trPr>
          <w:trHeight w:val="300"/>
        </w:trPr>
        <w:tc>
          <w:tcPr>
            <w:tcW w:w="7290" w:type="dxa"/>
            <w:gridSpan w:val="2"/>
            <w:tcBorders>
              <w:top w:val="single" w:sz="4" w:space="0" w:color="auto"/>
              <w:left w:val="nil"/>
              <w:bottom w:val="single" w:sz="4" w:space="0" w:color="auto"/>
              <w:right w:val="nil"/>
            </w:tcBorders>
            <w:shd w:val="clear" w:color="000000" w:fill="DBE7F3"/>
            <w:vAlign w:val="center"/>
            <w:hideMark/>
          </w:tcPr>
          <w:p w14:paraId="2E813E62"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Module 8: Consumption expenditures</w:t>
            </w:r>
          </w:p>
        </w:tc>
        <w:tc>
          <w:tcPr>
            <w:tcW w:w="1900" w:type="dxa"/>
            <w:tcBorders>
              <w:top w:val="nil"/>
              <w:left w:val="nil"/>
              <w:bottom w:val="nil"/>
              <w:right w:val="nil"/>
            </w:tcBorders>
            <w:shd w:val="clear" w:color="000000" w:fill="DBE7F3"/>
            <w:vAlign w:val="center"/>
            <w:hideMark/>
          </w:tcPr>
          <w:p w14:paraId="2F42F78A" w14:textId="77777777" w:rsidR="009C68F2" w:rsidRPr="00683386" w:rsidRDefault="009C68F2" w:rsidP="007E657A">
            <w:pPr>
              <w:widowControl/>
              <w:spacing w:line="240" w:lineRule="auto"/>
              <w:rPr>
                <w:rFonts w:eastAsia="Times New Roman" w:cs="Calibri"/>
                <w:b/>
                <w:bCs/>
                <w:color w:val="auto"/>
                <w:sz w:val="20"/>
                <w:szCs w:val="20"/>
              </w:rPr>
            </w:pPr>
            <w:r w:rsidRPr="00683386">
              <w:rPr>
                <w:rFonts w:eastAsia="Times New Roman" w:cs="Calibri"/>
                <w:b/>
                <w:bCs/>
                <w:color w:val="auto"/>
                <w:sz w:val="20"/>
                <w:szCs w:val="20"/>
              </w:rPr>
              <w:t> </w:t>
            </w:r>
          </w:p>
        </w:tc>
      </w:tr>
      <w:tr w:rsidR="009C68F2" w:rsidRPr="00683386" w14:paraId="5628DD76"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4473267A"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Number of eligible households</w:t>
            </w:r>
          </w:p>
        </w:tc>
        <w:tc>
          <w:tcPr>
            <w:tcW w:w="1980" w:type="dxa"/>
            <w:tcBorders>
              <w:top w:val="nil"/>
              <w:left w:val="nil"/>
              <w:bottom w:val="single" w:sz="4" w:space="0" w:color="auto"/>
              <w:right w:val="nil"/>
            </w:tcBorders>
            <w:shd w:val="clear" w:color="auto" w:fill="auto"/>
            <w:vAlign w:val="center"/>
            <w:hideMark/>
          </w:tcPr>
          <w:p w14:paraId="1097E021" w14:textId="5B2143E3" w:rsidR="009C68F2" w:rsidRPr="00683386" w:rsidRDefault="009C68F2" w:rsidP="005F6803">
            <w:pPr>
              <w:widowControl/>
              <w:spacing w:line="240" w:lineRule="auto"/>
              <w:jc w:val="center"/>
              <w:rPr>
                <w:rFonts w:eastAsia="Times New Roman" w:cs="Calibri"/>
                <w:sz w:val="20"/>
                <w:szCs w:val="20"/>
              </w:rPr>
            </w:pPr>
          </w:p>
        </w:tc>
        <w:tc>
          <w:tcPr>
            <w:tcW w:w="1900" w:type="dxa"/>
            <w:tcBorders>
              <w:top w:val="single" w:sz="4" w:space="0" w:color="auto"/>
              <w:left w:val="nil"/>
              <w:bottom w:val="single" w:sz="4" w:space="0" w:color="auto"/>
              <w:right w:val="nil"/>
            </w:tcBorders>
            <w:shd w:val="clear" w:color="auto" w:fill="auto"/>
            <w:vAlign w:val="center"/>
            <w:hideMark/>
          </w:tcPr>
          <w:p w14:paraId="2D7E023E" w14:textId="26363921" w:rsidR="009C68F2" w:rsidRPr="00683386" w:rsidRDefault="009C68F2" w:rsidP="005F6803">
            <w:pPr>
              <w:widowControl/>
              <w:spacing w:line="240" w:lineRule="auto"/>
              <w:jc w:val="center"/>
              <w:rPr>
                <w:rFonts w:eastAsia="Times New Roman" w:cs="Calibri"/>
                <w:sz w:val="20"/>
                <w:szCs w:val="20"/>
              </w:rPr>
            </w:pPr>
          </w:p>
        </w:tc>
      </w:tr>
      <w:tr w:rsidR="009C68F2" w:rsidRPr="00683386" w14:paraId="4BC20B11"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78C4E901"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 xml:space="preserve">Number of eligible households interviewed </w:t>
            </w:r>
          </w:p>
        </w:tc>
        <w:tc>
          <w:tcPr>
            <w:tcW w:w="1980" w:type="dxa"/>
            <w:tcBorders>
              <w:top w:val="nil"/>
              <w:left w:val="nil"/>
              <w:bottom w:val="single" w:sz="4" w:space="0" w:color="auto"/>
              <w:right w:val="nil"/>
            </w:tcBorders>
            <w:shd w:val="clear" w:color="auto" w:fill="auto"/>
            <w:vAlign w:val="center"/>
            <w:hideMark/>
          </w:tcPr>
          <w:p w14:paraId="352BD635" w14:textId="093A5C6A"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6DC5790E" w14:textId="1EF8158B" w:rsidR="009C68F2" w:rsidRPr="00683386" w:rsidRDefault="009C68F2" w:rsidP="005F6803">
            <w:pPr>
              <w:widowControl/>
              <w:spacing w:line="240" w:lineRule="auto"/>
              <w:jc w:val="center"/>
              <w:rPr>
                <w:rFonts w:eastAsia="Times New Roman" w:cs="Calibri"/>
                <w:sz w:val="20"/>
                <w:szCs w:val="20"/>
              </w:rPr>
            </w:pPr>
          </w:p>
        </w:tc>
      </w:tr>
      <w:tr w:rsidR="009C68F2" w:rsidRPr="00683386" w14:paraId="4EC351FC" w14:textId="77777777" w:rsidTr="007E657A">
        <w:trPr>
          <w:trHeight w:val="300"/>
        </w:trPr>
        <w:tc>
          <w:tcPr>
            <w:tcW w:w="5310" w:type="dxa"/>
            <w:tcBorders>
              <w:top w:val="nil"/>
              <w:left w:val="nil"/>
              <w:bottom w:val="single" w:sz="4" w:space="0" w:color="auto"/>
              <w:right w:val="nil"/>
            </w:tcBorders>
            <w:shd w:val="clear" w:color="auto" w:fill="auto"/>
            <w:vAlign w:val="center"/>
            <w:hideMark/>
          </w:tcPr>
          <w:p w14:paraId="6E2F641D" w14:textId="77777777" w:rsidR="009C68F2" w:rsidRPr="00683386" w:rsidRDefault="009C68F2" w:rsidP="007E657A">
            <w:pPr>
              <w:widowControl/>
              <w:spacing w:line="240" w:lineRule="auto"/>
              <w:ind w:firstLineChars="100" w:firstLine="200"/>
              <w:rPr>
                <w:rFonts w:eastAsia="Times New Roman" w:cs="Calibri"/>
                <w:sz w:val="20"/>
                <w:szCs w:val="20"/>
              </w:rPr>
            </w:pPr>
            <w:r w:rsidRPr="00683386">
              <w:rPr>
                <w:rFonts w:eastAsia="Times New Roman" w:cs="Calibri"/>
                <w:sz w:val="20"/>
                <w:szCs w:val="20"/>
              </w:rPr>
              <w:t>Module 8 response rate (%)</w:t>
            </w:r>
          </w:p>
        </w:tc>
        <w:tc>
          <w:tcPr>
            <w:tcW w:w="1980" w:type="dxa"/>
            <w:tcBorders>
              <w:top w:val="nil"/>
              <w:left w:val="nil"/>
              <w:bottom w:val="single" w:sz="4" w:space="0" w:color="auto"/>
              <w:right w:val="nil"/>
            </w:tcBorders>
            <w:shd w:val="clear" w:color="auto" w:fill="auto"/>
            <w:vAlign w:val="center"/>
            <w:hideMark/>
          </w:tcPr>
          <w:p w14:paraId="2B209DAE" w14:textId="2E5F3077" w:rsidR="009C68F2" w:rsidRPr="00683386" w:rsidRDefault="009C68F2" w:rsidP="005F6803">
            <w:pPr>
              <w:widowControl/>
              <w:spacing w:line="240" w:lineRule="auto"/>
              <w:jc w:val="center"/>
              <w:rPr>
                <w:rFonts w:eastAsia="Times New Roman" w:cs="Calibri"/>
                <w:sz w:val="20"/>
                <w:szCs w:val="20"/>
              </w:rPr>
            </w:pPr>
          </w:p>
        </w:tc>
        <w:tc>
          <w:tcPr>
            <w:tcW w:w="1900" w:type="dxa"/>
            <w:tcBorders>
              <w:top w:val="nil"/>
              <w:left w:val="nil"/>
              <w:bottom w:val="single" w:sz="4" w:space="0" w:color="auto"/>
              <w:right w:val="nil"/>
            </w:tcBorders>
            <w:shd w:val="clear" w:color="auto" w:fill="auto"/>
            <w:vAlign w:val="center"/>
            <w:hideMark/>
          </w:tcPr>
          <w:p w14:paraId="1D4DDA7B" w14:textId="14D31D33" w:rsidR="009C68F2" w:rsidRPr="00683386" w:rsidRDefault="009C68F2" w:rsidP="005F6803">
            <w:pPr>
              <w:widowControl/>
              <w:spacing w:line="240" w:lineRule="auto"/>
              <w:jc w:val="center"/>
              <w:rPr>
                <w:rFonts w:eastAsia="Times New Roman" w:cs="Calibri"/>
                <w:sz w:val="20"/>
                <w:szCs w:val="20"/>
              </w:rPr>
            </w:pPr>
          </w:p>
        </w:tc>
      </w:tr>
    </w:tbl>
    <w:p w14:paraId="59FE312E" w14:textId="77777777" w:rsidR="00CA68FA"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a</w:t>
      </w:r>
      <w:r w:rsidRPr="00A530EE">
        <w:rPr>
          <w:rFonts w:ascii="Gill Sans MT" w:hAnsi="Gill Sans MT"/>
          <w:sz w:val="16"/>
          <w:szCs w:val="16"/>
        </w:rPr>
        <w:t xml:space="preserve"> Module response rates are calculated based on the module outcome codes, except where otherwise noted. The response rates are defined as the number of eligible individuals or households interviewed divided by the number of eligible individuals or households. All occupied households are eligible for Modules 1, 2, 3, and 8. Eligibility determination for Modules 4, 4A, 5, 5A, and 6 is initiated in the household roster and confirmed in the respective module. Note that for Module 5, the primary caregivers of the children served as the respondents, not the children directly. </w:t>
      </w:r>
    </w:p>
    <w:p w14:paraId="07B18B7B" w14:textId="77777777" w:rsidR="00CA68FA" w:rsidRPr="00A530EE" w:rsidRDefault="00CA68FA" w:rsidP="00CA68FA">
      <w:pPr>
        <w:pStyle w:val="AIndentParagraph"/>
        <w:spacing w:after="0"/>
        <w:ind w:left="90" w:hanging="90"/>
        <w:rPr>
          <w:rFonts w:ascii="Gill Sans MT" w:hAnsi="Gill Sans MT"/>
          <w:sz w:val="16"/>
          <w:szCs w:val="16"/>
        </w:rPr>
      </w:pPr>
      <w:r w:rsidRPr="00A530EE">
        <w:rPr>
          <w:rFonts w:ascii="Gill Sans MT" w:hAnsi="Gill Sans MT"/>
          <w:sz w:val="16"/>
          <w:szCs w:val="16"/>
          <w:vertAlign w:val="superscript"/>
        </w:rPr>
        <w:t>b</w:t>
      </w:r>
      <w:r w:rsidRPr="00A530EE">
        <w:rPr>
          <w:rFonts w:ascii="Gill Sans MT" w:hAnsi="Gill Sans MT"/>
          <w:sz w:val="16"/>
          <w:szCs w:val="16"/>
        </w:rPr>
        <w:t xml:space="preserve"> Module 4A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currently pregnant field is complete, and the height and weight fields have values less than 999.4. </w:t>
      </w:r>
      <w:r w:rsidRPr="00A530EE">
        <w:rPr>
          <w:rFonts w:ascii="Gill Sans MT" w:hAnsi="Gill Sans MT"/>
          <w:sz w:val="16"/>
          <w:szCs w:val="16"/>
        </w:rPr>
        <w:tab/>
      </w:r>
      <w:r w:rsidRPr="00A530EE">
        <w:rPr>
          <w:rFonts w:ascii="Gill Sans MT" w:hAnsi="Gill Sans MT"/>
          <w:sz w:val="16"/>
          <w:szCs w:val="16"/>
        </w:rPr>
        <w:tab/>
      </w:r>
    </w:p>
    <w:p w14:paraId="7BF0E73C" w14:textId="4B404FE8" w:rsidR="009C68F2" w:rsidRPr="00757754" w:rsidRDefault="00CA68FA" w:rsidP="00CA68FA">
      <w:pPr>
        <w:pStyle w:val="AIndentParagraph"/>
        <w:ind w:left="0"/>
        <w:jc w:val="left"/>
      </w:pPr>
      <w:r w:rsidRPr="00A530EE">
        <w:rPr>
          <w:rFonts w:ascii="Gill Sans MT" w:hAnsi="Gill Sans MT"/>
          <w:sz w:val="16"/>
          <w:szCs w:val="16"/>
          <w:vertAlign w:val="superscript"/>
        </w:rPr>
        <w:t>c</w:t>
      </w:r>
      <w:r w:rsidRPr="00A530EE">
        <w:rPr>
          <w:rFonts w:ascii="Gill Sans MT" w:hAnsi="Gill Sans MT"/>
          <w:sz w:val="16"/>
          <w:szCs w:val="16"/>
        </w:rPr>
        <w:t xml:space="preserve"> Module 5A does not include an outcome code, so the module </w:t>
      </w:r>
      <w:proofErr w:type="gramStart"/>
      <w:r w:rsidRPr="00A530EE">
        <w:rPr>
          <w:rFonts w:ascii="Gill Sans MT" w:hAnsi="Gill Sans MT"/>
          <w:sz w:val="16"/>
          <w:szCs w:val="16"/>
        </w:rPr>
        <w:t>is considered to be</w:t>
      </w:r>
      <w:proofErr w:type="gramEnd"/>
      <w:r w:rsidRPr="00A530EE">
        <w:rPr>
          <w:rFonts w:ascii="Gill Sans MT" w:hAnsi="Gill Sans MT"/>
          <w:sz w:val="16"/>
          <w:szCs w:val="16"/>
        </w:rPr>
        <w:t xml:space="preserve"> complete if the length or height field is complete, the height field has a value less than 999.4, and the weight field has a value less than 99.94. </w:t>
      </w:r>
      <w:r w:rsidR="009C68F2" w:rsidRPr="00CD0A00">
        <w:rPr>
          <w:rFonts w:ascii="Gill Sans MT" w:hAnsi="Gill Sans MT"/>
          <w:sz w:val="16"/>
          <w:szCs w:val="16"/>
        </w:rPr>
        <w:t>Sources: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sidRPr="00FE1420">
        <w:rPr>
          <w:rFonts w:ascii="Gill Sans MT" w:hAnsi="Gill Sans MT"/>
          <w:sz w:val="16"/>
          <w:szCs w:val="16"/>
          <w:highlight w:val="yellow"/>
        </w:rPr>
        <w:t xml:space="preserve">baseline </w:t>
      </w:r>
      <w:r w:rsidR="009C68F2" w:rsidRPr="00FE1420">
        <w:rPr>
          <w:rFonts w:ascii="Gill Sans MT" w:hAnsi="Gill Sans MT"/>
          <w:sz w:val="16"/>
          <w:szCs w:val="16"/>
          <w:highlight w:val="yellow"/>
        </w:rPr>
        <w:t>survey year(s)</w:t>
      </w:r>
      <w:r w:rsidR="009C68F2" w:rsidRPr="00CD0A00">
        <w:rPr>
          <w:rFonts w:ascii="Gill Sans MT" w:hAnsi="Gill Sans MT"/>
          <w:sz w:val="16"/>
          <w:szCs w:val="16"/>
        </w:rPr>
        <w:t>]; Feed the Future [</w:t>
      </w:r>
      <w:r w:rsidR="009C68F2" w:rsidRPr="00FE1420">
        <w:rPr>
          <w:rFonts w:ascii="Gill Sans MT" w:hAnsi="Gill Sans MT"/>
          <w:sz w:val="16"/>
          <w:szCs w:val="16"/>
          <w:highlight w:val="yellow"/>
        </w:rPr>
        <w:t>Country</w:t>
      </w:r>
      <w:r w:rsidR="009C68F2" w:rsidRPr="00CD0A00">
        <w:rPr>
          <w:rFonts w:ascii="Gill Sans MT" w:hAnsi="Gill Sans MT"/>
          <w:sz w:val="16"/>
          <w:szCs w:val="16"/>
        </w:rPr>
        <w:t>] ZOI Survey [</w:t>
      </w:r>
      <w:r w:rsidR="00FE1420">
        <w:rPr>
          <w:rFonts w:ascii="Gill Sans MT" w:hAnsi="Gill Sans MT"/>
          <w:sz w:val="16"/>
          <w:szCs w:val="16"/>
          <w:highlight w:val="yellow"/>
        </w:rPr>
        <w:t>endline</w:t>
      </w:r>
      <w:r w:rsidR="009C68F2" w:rsidRPr="00FE1420">
        <w:rPr>
          <w:rFonts w:ascii="Gill Sans MT" w:hAnsi="Gill Sans MT"/>
          <w:sz w:val="16"/>
          <w:szCs w:val="16"/>
          <w:highlight w:val="yellow"/>
        </w:rPr>
        <w:t xml:space="preserve"> survey year(s)</w:t>
      </w:r>
      <w:r w:rsidR="009C68F2" w:rsidRPr="00CD0A00">
        <w:rPr>
          <w:rFonts w:ascii="Gill Sans MT" w:hAnsi="Gill Sans MT"/>
          <w:sz w:val="16"/>
          <w:szCs w:val="16"/>
        </w:rPr>
        <w:t>]</w:t>
      </w:r>
    </w:p>
    <w:p w14:paraId="3085F9A2" w14:textId="77777777" w:rsidR="00806A53" w:rsidRDefault="00806A53">
      <w:pPr>
        <w:widowControl/>
        <w:spacing w:line="240" w:lineRule="auto"/>
        <w:rPr>
          <w:rFonts w:eastAsia="Cabin" w:cs="Cabin"/>
          <w:b/>
        </w:rPr>
      </w:pPr>
      <w:r>
        <w:br w:type="page"/>
      </w:r>
    </w:p>
    <w:p w14:paraId="5D6E517C" w14:textId="347CBDB1" w:rsidR="004A6861" w:rsidRDefault="003019C5" w:rsidP="00F36C92">
      <w:pPr>
        <w:pStyle w:val="Heading3"/>
      </w:pPr>
      <w:bookmarkStart w:id="751" w:name="_Toc50719342"/>
      <w:r>
        <w:t xml:space="preserve">Chapter 3: </w:t>
      </w:r>
      <w:bookmarkEnd w:id="749"/>
      <w:r>
        <w:t>Population in the ZOI</w:t>
      </w:r>
      <w:bookmarkEnd w:id="751"/>
    </w:p>
    <w:p w14:paraId="69E8182D" w14:textId="06F3DF43" w:rsidR="004A6861" w:rsidRPr="003019C5" w:rsidRDefault="004A6861" w:rsidP="003019C5">
      <w:pPr>
        <w:pStyle w:val="Tabletitle"/>
        <w:keepLines/>
        <w:spacing w:before="240"/>
        <w:contextualSpacing/>
        <w:outlineLvl w:val="3"/>
      </w:pPr>
      <w:bookmarkStart w:id="752" w:name="_Toc50719208"/>
      <w:r w:rsidRPr="003019C5">
        <w:t xml:space="preserve">Table </w:t>
      </w:r>
      <w:r w:rsidR="001527CC" w:rsidRPr="003019C5">
        <w:t>A</w:t>
      </w:r>
      <w:r w:rsidR="0022115E">
        <w:t>1.</w:t>
      </w:r>
      <w:r w:rsidRPr="003019C5">
        <w:t xml:space="preserve">3.1: Household Demographic Characteristics in the </w:t>
      </w:r>
      <w:r w:rsidR="00160DC3">
        <w:t>Phase One</w:t>
      </w:r>
      <w:r w:rsidR="007F25EC">
        <w:t xml:space="preserve"> ZOI</w:t>
      </w:r>
      <w:r w:rsidRPr="003019C5">
        <w:t xml:space="preserve">, by Gendered Household Type, Feed the Future </w:t>
      </w:r>
      <w:r w:rsidR="00160DC3">
        <w:t>Phase One</w:t>
      </w:r>
      <w:r w:rsidRPr="003019C5">
        <w:t xml:space="preserve"> Endline ZOI Survey</w:t>
      </w:r>
      <w:bookmarkEnd w:id="752"/>
    </w:p>
    <w:tbl>
      <w:tblPr>
        <w:tblW w:w="4973" w:type="pct"/>
        <w:tblLook w:val="04A0" w:firstRow="1" w:lastRow="0" w:firstColumn="1" w:lastColumn="0" w:noHBand="0" w:noVBand="1"/>
      </w:tblPr>
      <w:tblGrid>
        <w:gridCol w:w="5398"/>
        <w:gridCol w:w="1044"/>
        <w:gridCol w:w="1045"/>
        <w:gridCol w:w="984"/>
        <w:gridCol w:w="1053"/>
      </w:tblGrid>
      <w:tr w:rsidR="00F36C92" w:rsidRPr="008E1282" w14:paraId="6FF402FE" w14:textId="77777777" w:rsidTr="00957476">
        <w:trPr>
          <w:tblHeader/>
        </w:trPr>
        <w:tc>
          <w:tcPr>
            <w:tcW w:w="5277" w:type="dxa"/>
            <w:vMerge w:val="restart"/>
            <w:tcBorders>
              <w:top w:val="single" w:sz="4" w:space="0" w:color="auto"/>
              <w:left w:val="nil"/>
              <w:bottom w:val="nil"/>
              <w:right w:val="nil"/>
            </w:tcBorders>
            <w:shd w:val="clear" w:color="000000" w:fill="387990"/>
            <w:vAlign w:val="bottom"/>
            <w:hideMark/>
          </w:tcPr>
          <w:p w14:paraId="08231B07"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4032" w:type="dxa"/>
            <w:gridSpan w:val="4"/>
            <w:tcBorders>
              <w:top w:val="single" w:sz="4" w:space="0" w:color="auto"/>
              <w:left w:val="nil"/>
              <w:bottom w:val="single" w:sz="4" w:space="0" w:color="FFFFFF"/>
              <w:right w:val="nil"/>
            </w:tcBorders>
            <w:shd w:val="clear" w:color="000000" w:fill="387990"/>
            <w:vAlign w:val="bottom"/>
            <w:hideMark/>
          </w:tcPr>
          <w:p w14:paraId="45D0A2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Gendered household type</w:t>
            </w:r>
          </w:p>
        </w:tc>
      </w:tr>
      <w:tr w:rsidR="00F36C92" w:rsidRPr="008E1282" w14:paraId="33D6B71B" w14:textId="77777777" w:rsidTr="00957476">
        <w:trPr>
          <w:tblHeader/>
        </w:trPr>
        <w:tc>
          <w:tcPr>
            <w:tcW w:w="5277" w:type="dxa"/>
            <w:vMerge/>
            <w:tcBorders>
              <w:top w:val="single" w:sz="4" w:space="0" w:color="auto"/>
              <w:left w:val="nil"/>
              <w:bottom w:val="nil"/>
              <w:right w:val="nil"/>
            </w:tcBorders>
            <w:vAlign w:val="center"/>
            <w:hideMark/>
          </w:tcPr>
          <w:p w14:paraId="7F23AA7A"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020" w:type="dxa"/>
            <w:tcBorders>
              <w:top w:val="nil"/>
              <w:left w:val="nil"/>
              <w:bottom w:val="nil"/>
              <w:right w:val="nil"/>
            </w:tcBorders>
            <w:shd w:val="clear" w:color="000000" w:fill="387990"/>
            <w:vAlign w:val="bottom"/>
            <w:hideMark/>
          </w:tcPr>
          <w:p w14:paraId="16501338"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and female adults</w:t>
            </w:r>
          </w:p>
        </w:tc>
        <w:tc>
          <w:tcPr>
            <w:tcW w:w="1021" w:type="dxa"/>
            <w:tcBorders>
              <w:top w:val="nil"/>
              <w:left w:val="nil"/>
              <w:bottom w:val="nil"/>
              <w:right w:val="nil"/>
            </w:tcBorders>
            <w:shd w:val="clear" w:color="000000" w:fill="387990"/>
            <w:vAlign w:val="bottom"/>
            <w:hideMark/>
          </w:tcPr>
          <w:p w14:paraId="18FDF96D"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 adults only</w:t>
            </w:r>
          </w:p>
        </w:tc>
        <w:tc>
          <w:tcPr>
            <w:tcW w:w="962" w:type="dxa"/>
            <w:tcBorders>
              <w:top w:val="nil"/>
              <w:left w:val="nil"/>
              <w:bottom w:val="nil"/>
              <w:right w:val="nil"/>
            </w:tcBorders>
            <w:shd w:val="clear" w:color="000000" w:fill="387990"/>
            <w:vAlign w:val="bottom"/>
            <w:hideMark/>
          </w:tcPr>
          <w:p w14:paraId="6256994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 adults only</w:t>
            </w:r>
          </w:p>
        </w:tc>
        <w:tc>
          <w:tcPr>
            <w:tcW w:w="1029" w:type="dxa"/>
            <w:tcBorders>
              <w:top w:val="nil"/>
              <w:left w:val="nil"/>
              <w:bottom w:val="nil"/>
              <w:right w:val="nil"/>
            </w:tcBorders>
            <w:shd w:val="clear" w:color="000000" w:fill="387990"/>
            <w:vAlign w:val="bottom"/>
            <w:hideMark/>
          </w:tcPr>
          <w:p w14:paraId="2F42E1A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Children only</w:t>
            </w:r>
          </w:p>
        </w:tc>
      </w:tr>
      <w:tr w:rsidR="00F36C92" w:rsidRPr="008E1282" w14:paraId="6E24EEFC" w14:textId="77777777" w:rsidTr="008E1282">
        <w:tc>
          <w:tcPr>
            <w:tcW w:w="5277" w:type="dxa"/>
            <w:tcBorders>
              <w:top w:val="single" w:sz="4" w:space="0" w:color="auto"/>
              <w:left w:val="nil"/>
              <w:bottom w:val="single" w:sz="4" w:space="0" w:color="auto"/>
              <w:right w:val="nil"/>
            </w:tcBorders>
            <w:shd w:val="clear" w:color="auto" w:fill="auto"/>
            <w:noWrap/>
            <w:vAlign w:val="center"/>
            <w:hideMark/>
          </w:tcPr>
          <w:p w14:paraId="4F3B439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household </w:t>
            </w:r>
            <w:proofErr w:type="spellStart"/>
            <w:r w:rsidRPr="008E1282">
              <w:rPr>
                <w:rFonts w:eastAsia="Times New Roman" w:cs="Times New Roman"/>
                <w:sz w:val="20"/>
                <w:szCs w:val="20"/>
              </w:rPr>
              <w:t>size</w:t>
            </w:r>
            <w:r w:rsidRPr="008E1282">
              <w:rPr>
                <w:rFonts w:eastAsia="Times New Roman" w:cs="Times New Roman"/>
                <w:sz w:val="20"/>
                <w:szCs w:val="20"/>
                <w:vertAlign w:val="superscript"/>
              </w:rPr>
              <w:t>a</w:t>
            </w:r>
            <w:proofErr w:type="spellEnd"/>
          </w:p>
        </w:tc>
        <w:tc>
          <w:tcPr>
            <w:tcW w:w="1020" w:type="dxa"/>
            <w:tcBorders>
              <w:top w:val="single" w:sz="4" w:space="0" w:color="auto"/>
              <w:left w:val="nil"/>
              <w:bottom w:val="single" w:sz="4" w:space="0" w:color="auto"/>
              <w:right w:val="nil"/>
            </w:tcBorders>
            <w:shd w:val="clear" w:color="auto" w:fill="auto"/>
            <w:vAlign w:val="center"/>
            <w:hideMark/>
          </w:tcPr>
          <w:p w14:paraId="2F9C4428" w14:textId="72892A4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single" w:sz="4" w:space="0" w:color="auto"/>
              <w:left w:val="nil"/>
              <w:bottom w:val="single" w:sz="4" w:space="0" w:color="auto"/>
              <w:right w:val="nil"/>
            </w:tcBorders>
            <w:shd w:val="clear" w:color="auto" w:fill="auto"/>
            <w:vAlign w:val="center"/>
            <w:hideMark/>
          </w:tcPr>
          <w:p w14:paraId="18EF7FA3" w14:textId="13276C3D"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single" w:sz="4" w:space="0" w:color="auto"/>
              <w:left w:val="nil"/>
              <w:bottom w:val="single" w:sz="4" w:space="0" w:color="auto"/>
              <w:right w:val="nil"/>
            </w:tcBorders>
            <w:shd w:val="clear" w:color="auto" w:fill="auto"/>
            <w:vAlign w:val="center"/>
            <w:hideMark/>
          </w:tcPr>
          <w:p w14:paraId="3700402B" w14:textId="6A702B9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single" w:sz="4" w:space="0" w:color="auto"/>
              <w:left w:val="nil"/>
              <w:bottom w:val="single" w:sz="4" w:space="0" w:color="auto"/>
              <w:right w:val="nil"/>
            </w:tcBorders>
            <w:shd w:val="clear" w:color="auto" w:fill="auto"/>
            <w:vAlign w:val="center"/>
            <w:hideMark/>
          </w:tcPr>
          <w:p w14:paraId="1FAA950E" w14:textId="6C45FC8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36E559D" w14:textId="77777777" w:rsidTr="008E1282">
        <w:tc>
          <w:tcPr>
            <w:tcW w:w="5277" w:type="dxa"/>
            <w:tcBorders>
              <w:top w:val="nil"/>
              <w:left w:val="nil"/>
              <w:bottom w:val="single" w:sz="4" w:space="0" w:color="auto"/>
              <w:right w:val="nil"/>
            </w:tcBorders>
            <w:shd w:val="clear" w:color="auto" w:fill="auto"/>
            <w:noWrap/>
            <w:vAlign w:val="center"/>
            <w:hideMark/>
          </w:tcPr>
          <w:p w14:paraId="19F11C8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2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51E03EEF" w14:textId="53F4ABD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2DB3323" w14:textId="6C7236B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E459729" w14:textId="74AB01B8"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C4EABE" w14:textId="5F6DE2DB"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B79B393" w14:textId="77777777" w:rsidTr="008E1282">
        <w:tc>
          <w:tcPr>
            <w:tcW w:w="5277" w:type="dxa"/>
            <w:tcBorders>
              <w:top w:val="nil"/>
              <w:left w:val="nil"/>
              <w:bottom w:val="single" w:sz="4" w:space="0" w:color="auto"/>
              <w:right w:val="nil"/>
            </w:tcBorders>
            <w:shd w:val="clear" w:color="auto" w:fill="auto"/>
            <w:noWrap/>
            <w:vAlign w:val="center"/>
            <w:hideMark/>
          </w:tcPr>
          <w:p w14:paraId="7AD732A9"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under 5 years of </w:t>
            </w:r>
            <w:proofErr w:type="spellStart"/>
            <w:r w:rsidRPr="008E1282">
              <w:rPr>
                <w:rFonts w:eastAsia="Times New Roman" w:cs="Times New Roman"/>
                <w:sz w:val="20"/>
                <w:szCs w:val="20"/>
              </w:rPr>
              <w:t>age</w:t>
            </w:r>
            <w:r w:rsidRPr="008E1282">
              <w:rPr>
                <w:rFonts w:eastAsia="Times New Roman" w:cs="Times New Roman"/>
                <w:sz w:val="20"/>
                <w:szCs w:val="20"/>
                <w:vertAlign w:val="superscript"/>
              </w:rPr>
              <w:t>a</w:t>
            </w:r>
            <w:proofErr w:type="spellEnd"/>
          </w:p>
        </w:tc>
        <w:tc>
          <w:tcPr>
            <w:tcW w:w="1020" w:type="dxa"/>
            <w:tcBorders>
              <w:top w:val="nil"/>
              <w:left w:val="nil"/>
              <w:bottom w:val="single" w:sz="4" w:space="0" w:color="auto"/>
              <w:right w:val="nil"/>
            </w:tcBorders>
            <w:shd w:val="clear" w:color="auto" w:fill="auto"/>
            <w:vAlign w:val="center"/>
            <w:hideMark/>
          </w:tcPr>
          <w:p w14:paraId="2CBF7A4D" w14:textId="15A4E4DF"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48C3AE05" w14:textId="71ECF5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5F7CBB0" w14:textId="2A8F920A"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E4DD88E" w14:textId="60E25BD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377714D1" w14:textId="77777777" w:rsidTr="008E1282">
        <w:tc>
          <w:tcPr>
            <w:tcW w:w="5277" w:type="dxa"/>
            <w:tcBorders>
              <w:top w:val="nil"/>
              <w:left w:val="nil"/>
              <w:bottom w:val="single" w:sz="4" w:space="0" w:color="auto"/>
              <w:right w:val="nil"/>
            </w:tcBorders>
            <w:shd w:val="clear" w:color="auto" w:fill="auto"/>
            <w:noWrap/>
            <w:vAlign w:val="center"/>
            <w:hideMark/>
          </w:tcPr>
          <w:p w14:paraId="36EAEF23"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children 5 years of age or older (5-17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DE4D85F" w14:textId="66E9B7D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4D995D" w14:textId="2F3DCB0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F017181" w14:textId="70A2C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56C5148" w14:textId="2EB763D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2692EA" w14:textId="77777777" w:rsidTr="008E1282">
        <w:tc>
          <w:tcPr>
            <w:tcW w:w="5277" w:type="dxa"/>
            <w:tcBorders>
              <w:top w:val="nil"/>
              <w:left w:val="nil"/>
              <w:bottom w:val="single" w:sz="4" w:space="0" w:color="auto"/>
              <w:right w:val="nil"/>
            </w:tcBorders>
            <w:shd w:val="clear" w:color="auto" w:fill="auto"/>
            <w:noWrap/>
            <w:vAlign w:val="center"/>
            <w:hideMark/>
          </w:tcPr>
          <w:p w14:paraId="6E6671B6"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youth (15-29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6B254083" w14:textId="4C7E3FA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F28C2ED" w14:textId="225C5F2E"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29CAAFC7" w14:textId="4CBC311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5FC6292D" w14:textId="6AB32C58"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6E50A8D1" w14:textId="77777777" w:rsidTr="008E1282">
        <w:tc>
          <w:tcPr>
            <w:tcW w:w="5277" w:type="dxa"/>
            <w:tcBorders>
              <w:top w:val="nil"/>
              <w:left w:val="nil"/>
              <w:bottom w:val="single" w:sz="4" w:space="0" w:color="auto"/>
              <w:right w:val="nil"/>
            </w:tcBorders>
            <w:shd w:val="clear" w:color="auto" w:fill="auto"/>
            <w:noWrap/>
            <w:vAlign w:val="center"/>
            <w:hideMark/>
          </w:tcPr>
          <w:p w14:paraId="72DF069A"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women of reproductive age (15-49 </w:t>
            </w:r>
            <w:proofErr w:type="gramStart"/>
            <w:r w:rsidRPr="008E1282">
              <w:rPr>
                <w:rFonts w:eastAsia="Times New Roman" w:cs="Times New Roman"/>
                <w:sz w:val="20"/>
                <w:szCs w:val="20"/>
              </w:rPr>
              <w:t>years)</w:t>
            </w:r>
            <w:r w:rsidRPr="008E1282">
              <w:rPr>
                <w:rFonts w:eastAsia="Times New Roman" w:cs="Times New Roman"/>
                <w:sz w:val="20"/>
                <w:szCs w:val="20"/>
                <w:vertAlign w:val="superscript"/>
              </w:rPr>
              <w:t>a</w:t>
            </w:r>
            <w:proofErr w:type="gramEnd"/>
          </w:p>
        </w:tc>
        <w:tc>
          <w:tcPr>
            <w:tcW w:w="1020" w:type="dxa"/>
            <w:tcBorders>
              <w:top w:val="nil"/>
              <w:left w:val="nil"/>
              <w:bottom w:val="single" w:sz="4" w:space="0" w:color="auto"/>
              <w:right w:val="nil"/>
            </w:tcBorders>
            <w:shd w:val="clear" w:color="auto" w:fill="auto"/>
            <w:vAlign w:val="center"/>
            <w:hideMark/>
          </w:tcPr>
          <w:p w14:paraId="710D3BDA" w14:textId="76B91DA2"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23BE086B" w14:textId="36B2BEBF"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C55ABD7" w14:textId="024C78A3"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DAE2F13" w14:textId="4ABCB11F"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0CD132F" w14:textId="77777777" w:rsidTr="008E1282">
        <w:tc>
          <w:tcPr>
            <w:tcW w:w="5277" w:type="dxa"/>
            <w:tcBorders>
              <w:top w:val="nil"/>
              <w:left w:val="nil"/>
              <w:bottom w:val="single" w:sz="4" w:space="0" w:color="auto"/>
              <w:right w:val="nil"/>
            </w:tcBorders>
            <w:shd w:val="clear" w:color="auto" w:fill="auto"/>
            <w:noWrap/>
            <w:vAlign w:val="center"/>
            <w:hideMark/>
          </w:tcPr>
          <w:p w14:paraId="27694D9E"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0DD36B43" w14:textId="43E3DD09"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02C69A0C" w14:textId="17A38CE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18107463" w14:textId="7860F2D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4A4DAC05" w14:textId="3A52525E"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413A04C" w14:textId="77777777" w:rsidTr="008E1282">
        <w:tc>
          <w:tcPr>
            <w:tcW w:w="5277" w:type="dxa"/>
            <w:tcBorders>
              <w:top w:val="nil"/>
              <w:left w:val="nil"/>
              <w:bottom w:val="single" w:sz="4" w:space="0" w:color="auto"/>
              <w:right w:val="nil"/>
            </w:tcBorders>
            <w:shd w:val="clear" w:color="auto" w:fill="auto"/>
            <w:noWrap/>
            <w:vAlign w:val="center"/>
            <w:hideMark/>
          </w:tcPr>
          <w:p w14:paraId="7665C3F8"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 xml:space="preserve">Mean number of adult female household </w:t>
            </w:r>
            <w:proofErr w:type="spellStart"/>
            <w:proofErr w:type="gramStart"/>
            <w:r w:rsidRPr="008E1282">
              <w:rPr>
                <w:rFonts w:eastAsia="Times New Roman" w:cs="Times New Roman"/>
                <w:sz w:val="20"/>
                <w:szCs w:val="20"/>
              </w:rPr>
              <w:t>members</w:t>
            </w:r>
            <w:r w:rsidRPr="008E1282">
              <w:rPr>
                <w:rFonts w:eastAsia="Times New Roman" w:cs="Times New Roman"/>
                <w:sz w:val="20"/>
                <w:szCs w:val="20"/>
                <w:vertAlign w:val="superscript"/>
              </w:rPr>
              <w:t>a,b</w:t>
            </w:r>
            <w:proofErr w:type="spellEnd"/>
            <w:proofErr w:type="gramEnd"/>
          </w:p>
        </w:tc>
        <w:tc>
          <w:tcPr>
            <w:tcW w:w="1020" w:type="dxa"/>
            <w:tcBorders>
              <w:top w:val="nil"/>
              <w:left w:val="nil"/>
              <w:bottom w:val="single" w:sz="4" w:space="0" w:color="auto"/>
              <w:right w:val="nil"/>
            </w:tcBorders>
            <w:shd w:val="clear" w:color="auto" w:fill="auto"/>
            <w:vAlign w:val="center"/>
            <w:hideMark/>
          </w:tcPr>
          <w:p w14:paraId="391BEF64" w14:textId="032EB5A5"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FBB9130" w14:textId="31FB3816"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59BDD1AD" w14:textId="0DA35FD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6221C1C5" w14:textId="4FA170C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74AFF833" w14:textId="77777777" w:rsidTr="008E1282">
        <w:tc>
          <w:tcPr>
            <w:tcW w:w="5277" w:type="dxa"/>
            <w:tcBorders>
              <w:top w:val="nil"/>
              <w:left w:val="nil"/>
              <w:bottom w:val="single" w:sz="4" w:space="0" w:color="auto"/>
              <w:right w:val="nil"/>
            </w:tcBorders>
            <w:shd w:val="clear" w:color="auto" w:fill="auto"/>
            <w:noWrap/>
            <w:vAlign w:val="center"/>
            <w:hideMark/>
          </w:tcPr>
          <w:p w14:paraId="3FF9558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5B522428" w14:textId="7F709E24"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941FAC1" w14:textId="1E6FC417"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733DB15A" w14:textId="40C26752"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20C9B1A0" w14:textId="7D027AC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14E2AF4" w14:textId="77777777" w:rsidTr="008E1282">
        <w:tc>
          <w:tcPr>
            <w:tcW w:w="5277" w:type="dxa"/>
            <w:tcBorders>
              <w:top w:val="nil"/>
              <w:left w:val="nil"/>
              <w:bottom w:val="single" w:sz="4" w:space="0" w:color="auto"/>
              <w:right w:val="nil"/>
            </w:tcBorders>
            <w:shd w:val="clear" w:color="auto" w:fill="auto"/>
            <w:noWrap/>
            <w:vAlign w:val="center"/>
            <w:hideMark/>
          </w:tcPr>
          <w:p w14:paraId="1DD1BBC2" w14:textId="77777777" w:rsidR="00F36C92" w:rsidRPr="008E1282" w:rsidRDefault="00F36C92" w:rsidP="008E1282">
            <w:pPr>
              <w:widowControl/>
              <w:spacing w:line="259" w:lineRule="auto"/>
              <w:rPr>
                <w:rFonts w:eastAsia="Times New Roman" w:cs="Times New Roman"/>
                <w:sz w:val="20"/>
                <w:szCs w:val="20"/>
              </w:rPr>
            </w:pPr>
            <w:r w:rsidRPr="008E1282">
              <w:rPr>
                <w:rFonts w:eastAsia="Times New Roman" w:cs="Times New Roman"/>
                <w:sz w:val="20"/>
                <w:szCs w:val="20"/>
              </w:rPr>
              <w:t>Percent of adults who are female (</w:t>
            </w:r>
            <w:proofErr w:type="gramStart"/>
            <w:r w:rsidRPr="008E1282">
              <w:rPr>
                <w:rFonts w:eastAsia="Times New Roman" w:cs="Times New Roman"/>
                <w:sz w:val="20"/>
                <w:szCs w:val="20"/>
              </w:rPr>
              <w:t>%)</w:t>
            </w:r>
            <w:proofErr w:type="spellStart"/>
            <w:r w:rsidRPr="008E1282">
              <w:rPr>
                <w:rFonts w:eastAsia="Times New Roman" w:cs="Times New Roman"/>
                <w:sz w:val="20"/>
                <w:szCs w:val="20"/>
                <w:vertAlign w:val="superscript"/>
              </w:rPr>
              <w:t>a</w:t>
            </w:r>
            <w:proofErr w:type="gramEnd"/>
            <w:r w:rsidRPr="008E1282">
              <w:rPr>
                <w:rFonts w:eastAsia="Times New Roman" w:cs="Times New Roman"/>
                <w:sz w:val="20"/>
                <w:szCs w:val="20"/>
                <w:vertAlign w:val="superscript"/>
              </w:rPr>
              <w:t>,b</w:t>
            </w:r>
            <w:proofErr w:type="spellEnd"/>
          </w:p>
        </w:tc>
        <w:tc>
          <w:tcPr>
            <w:tcW w:w="1020" w:type="dxa"/>
            <w:tcBorders>
              <w:top w:val="nil"/>
              <w:left w:val="nil"/>
              <w:bottom w:val="single" w:sz="4" w:space="0" w:color="auto"/>
              <w:right w:val="nil"/>
            </w:tcBorders>
            <w:shd w:val="clear" w:color="auto" w:fill="auto"/>
            <w:vAlign w:val="center"/>
            <w:hideMark/>
          </w:tcPr>
          <w:p w14:paraId="121CC571" w14:textId="632CCA6E"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vAlign w:val="center"/>
            <w:hideMark/>
          </w:tcPr>
          <w:p w14:paraId="74CF29DC" w14:textId="485EC95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vAlign w:val="center"/>
            <w:hideMark/>
          </w:tcPr>
          <w:p w14:paraId="4A85C466" w14:textId="775EA6E1"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vAlign w:val="center"/>
            <w:hideMark/>
          </w:tcPr>
          <w:p w14:paraId="08CC510E" w14:textId="0535004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083B314" w14:textId="77777777" w:rsidTr="008E1282">
        <w:tc>
          <w:tcPr>
            <w:tcW w:w="5277" w:type="dxa"/>
            <w:tcBorders>
              <w:top w:val="nil"/>
              <w:left w:val="nil"/>
              <w:bottom w:val="single" w:sz="4" w:space="0" w:color="auto"/>
              <w:right w:val="nil"/>
            </w:tcBorders>
            <w:shd w:val="clear" w:color="000000" w:fill="DBE5F1"/>
            <w:noWrap/>
            <w:vAlign w:val="center"/>
            <w:hideMark/>
          </w:tcPr>
          <w:p w14:paraId="4ED2943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Highest household educational attainment (</w:t>
            </w:r>
            <w:proofErr w:type="gramStart"/>
            <w:r w:rsidRPr="008E1282">
              <w:rPr>
                <w:rFonts w:eastAsia="Times New Roman" w:cs="Times New Roman"/>
                <w:b/>
                <w:bCs/>
                <w:sz w:val="20"/>
                <w:szCs w:val="20"/>
              </w:rPr>
              <w:t>%)</w:t>
            </w:r>
            <w:r w:rsidRPr="008E1282">
              <w:rPr>
                <w:rFonts w:eastAsia="Times New Roman" w:cs="Times New Roman"/>
                <w:b/>
                <w:bCs/>
                <w:sz w:val="20"/>
                <w:szCs w:val="20"/>
                <w:vertAlign w:val="superscript"/>
              </w:rPr>
              <w:t>c</w:t>
            </w:r>
            <w:proofErr w:type="gramEnd"/>
          </w:p>
        </w:tc>
        <w:tc>
          <w:tcPr>
            <w:tcW w:w="1020" w:type="dxa"/>
            <w:tcBorders>
              <w:top w:val="nil"/>
              <w:left w:val="nil"/>
              <w:bottom w:val="single" w:sz="4" w:space="0" w:color="auto"/>
              <w:right w:val="nil"/>
            </w:tcBorders>
            <w:shd w:val="clear" w:color="000000" w:fill="DBE7F3"/>
            <w:vAlign w:val="center"/>
            <w:hideMark/>
          </w:tcPr>
          <w:p w14:paraId="7F8C6641" w14:textId="5D574A20" w:rsidR="00F36C92" w:rsidRPr="008E1282" w:rsidRDefault="00F36C92" w:rsidP="008E1282">
            <w:pPr>
              <w:widowControl/>
              <w:spacing w:line="259" w:lineRule="auto"/>
              <w:jc w:val="center"/>
              <w:rPr>
                <w:rFonts w:eastAsia="Times New Roman" w:cs="Times New Roman"/>
                <w:b/>
                <w:bCs/>
                <w:color w:val="auto"/>
                <w:sz w:val="20"/>
                <w:szCs w:val="20"/>
              </w:rPr>
            </w:pPr>
          </w:p>
        </w:tc>
        <w:tc>
          <w:tcPr>
            <w:tcW w:w="1021" w:type="dxa"/>
            <w:tcBorders>
              <w:top w:val="nil"/>
              <w:left w:val="nil"/>
              <w:bottom w:val="single" w:sz="4" w:space="0" w:color="auto"/>
              <w:right w:val="nil"/>
            </w:tcBorders>
            <w:shd w:val="clear" w:color="000000" w:fill="DBE7F3"/>
            <w:vAlign w:val="center"/>
            <w:hideMark/>
          </w:tcPr>
          <w:p w14:paraId="483BC3DF" w14:textId="78C39446" w:rsidR="00F36C92" w:rsidRPr="008E1282" w:rsidRDefault="00F36C92" w:rsidP="008E1282">
            <w:pPr>
              <w:widowControl/>
              <w:spacing w:line="259" w:lineRule="auto"/>
              <w:jc w:val="center"/>
              <w:rPr>
                <w:rFonts w:eastAsia="Times New Roman" w:cs="Times New Roman"/>
                <w:b/>
                <w:bCs/>
                <w:color w:val="auto"/>
                <w:sz w:val="20"/>
                <w:szCs w:val="20"/>
              </w:rPr>
            </w:pPr>
          </w:p>
        </w:tc>
        <w:tc>
          <w:tcPr>
            <w:tcW w:w="962" w:type="dxa"/>
            <w:tcBorders>
              <w:top w:val="nil"/>
              <w:left w:val="nil"/>
              <w:bottom w:val="single" w:sz="4" w:space="0" w:color="auto"/>
              <w:right w:val="nil"/>
            </w:tcBorders>
            <w:shd w:val="clear" w:color="000000" w:fill="DBE7F3"/>
            <w:vAlign w:val="center"/>
            <w:hideMark/>
          </w:tcPr>
          <w:p w14:paraId="37D63062" w14:textId="021C3BCB" w:rsidR="00F36C92" w:rsidRPr="008E1282" w:rsidRDefault="00F36C92" w:rsidP="008E1282">
            <w:pPr>
              <w:widowControl/>
              <w:spacing w:line="259" w:lineRule="auto"/>
              <w:jc w:val="center"/>
              <w:rPr>
                <w:rFonts w:eastAsia="Times New Roman" w:cs="Times New Roman"/>
                <w:b/>
                <w:bCs/>
                <w:color w:val="auto"/>
                <w:sz w:val="20"/>
                <w:szCs w:val="20"/>
              </w:rPr>
            </w:pPr>
          </w:p>
        </w:tc>
        <w:tc>
          <w:tcPr>
            <w:tcW w:w="1029" w:type="dxa"/>
            <w:tcBorders>
              <w:top w:val="nil"/>
              <w:left w:val="nil"/>
              <w:bottom w:val="single" w:sz="4" w:space="0" w:color="auto"/>
              <w:right w:val="nil"/>
            </w:tcBorders>
            <w:shd w:val="clear" w:color="000000" w:fill="DBE7F3"/>
            <w:vAlign w:val="center"/>
            <w:hideMark/>
          </w:tcPr>
          <w:p w14:paraId="2F0AE86F" w14:textId="102E7FB0" w:rsidR="00F36C92" w:rsidRPr="008E1282" w:rsidRDefault="00F36C92" w:rsidP="008E1282">
            <w:pPr>
              <w:widowControl/>
              <w:spacing w:line="259" w:lineRule="auto"/>
              <w:jc w:val="center"/>
              <w:rPr>
                <w:rFonts w:eastAsia="Times New Roman" w:cs="Times New Roman"/>
                <w:b/>
                <w:bCs/>
                <w:color w:val="auto"/>
                <w:sz w:val="20"/>
                <w:szCs w:val="20"/>
              </w:rPr>
            </w:pPr>
          </w:p>
        </w:tc>
      </w:tr>
      <w:tr w:rsidR="00F36C92" w:rsidRPr="008E1282" w14:paraId="5B6A2D22" w14:textId="77777777" w:rsidTr="008E1282">
        <w:tc>
          <w:tcPr>
            <w:tcW w:w="5277" w:type="dxa"/>
            <w:tcBorders>
              <w:top w:val="nil"/>
              <w:left w:val="nil"/>
              <w:bottom w:val="single" w:sz="4" w:space="0" w:color="auto"/>
              <w:right w:val="nil"/>
            </w:tcBorders>
            <w:shd w:val="clear" w:color="auto" w:fill="auto"/>
            <w:noWrap/>
            <w:vAlign w:val="center"/>
            <w:hideMark/>
          </w:tcPr>
          <w:p w14:paraId="6779EE6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020" w:type="dxa"/>
            <w:tcBorders>
              <w:top w:val="nil"/>
              <w:left w:val="nil"/>
              <w:bottom w:val="single" w:sz="4" w:space="0" w:color="auto"/>
              <w:right w:val="nil"/>
            </w:tcBorders>
            <w:shd w:val="clear" w:color="auto" w:fill="auto"/>
            <w:noWrap/>
            <w:vAlign w:val="center"/>
            <w:hideMark/>
          </w:tcPr>
          <w:p w14:paraId="4BBC44C7" w14:textId="62E54B78"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10A77231" w14:textId="118D24D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2D48ADC" w14:textId="6ECB3BAC"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2EDFD138" w14:textId="05BD2116"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12703035" w14:textId="77777777" w:rsidTr="008E1282">
        <w:tc>
          <w:tcPr>
            <w:tcW w:w="5277" w:type="dxa"/>
            <w:tcBorders>
              <w:top w:val="nil"/>
              <w:left w:val="nil"/>
              <w:bottom w:val="single" w:sz="4" w:space="0" w:color="auto"/>
              <w:right w:val="nil"/>
            </w:tcBorders>
            <w:shd w:val="clear" w:color="auto" w:fill="auto"/>
            <w:noWrap/>
            <w:vAlign w:val="center"/>
            <w:hideMark/>
          </w:tcPr>
          <w:p w14:paraId="13524F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020" w:type="dxa"/>
            <w:tcBorders>
              <w:top w:val="nil"/>
              <w:left w:val="nil"/>
              <w:bottom w:val="single" w:sz="4" w:space="0" w:color="auto"/>
              <w:right w:val="nil"/>
            </w:tcBorders>
            <w:shd w:val="clear" w:color="auto" w:fill="auto"/>
            <w:noWrap/>
            <w:vAlign w:val="center"/>
            <w:hideMark/>
          </w:tcPr>
          <w:p w14:paraId="57BC613B" w14:textId="43AAF62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70EAED39" w14:textId="10B2E422"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7F9B86E9" w14:textId="39E6A047"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0C93855E" w14:textId="5F9F98E9"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5E2C1E8E" w14:textId="77777777" w:rsidTr="008E1282">
        <w:tc>
          <w:tcPr>
            <w:tcW w:w="5277" w:type="dxa"/>
            <w:tcBorders>
              <w:top w:val="nil"/>
              <w:left w:val="nil"/>
              <w:bottom w:val="single" w:sz="4" w:space="0" w:color="auto"/>
              <w:right w:val="nil"/>
            </w:tcBorders>
            <w:shd w:val="clear" w:color="auto" w:fill="auto"/>
            <w:noWrap/>
            <w:vAlign w:val="center"/>
            <w:hideMark/>
          </w:tcPr>
          <w:p w14:paraId="74F6188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020" w:type="dxa"/>
            <w:tcBorders>
              <w:top w:val="nil"/>
              <w:left w:val="nil"/>
              <w:bottom w:val="single" w:sz="4" w:space="0" w:color="auto"/>
              <w:right w:val="nil"/>
            </w:tcBorders>
            <w:shd w:val="clear" w:color="auto" w:fill="auto"/>
            <w:noWrap/>
            <w:vAlign w:val="center"/>
            <w:hideMark/>
          </w:tcPr>
          <w:p w14:paraId="2018B503" w14:textId="08BA09AD"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6EE4FB32" w14:textId="6411DBF5"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1859576" w14:textId="1C3022FE"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5CC3CA13" w14:textId="7DBB2DB5"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47962CED" w14:textId="77777777" w:rsidTr="008E1282">
        <w:tc>
          <w:tcPr>
            <w:tcW w:w="5277" w:type="dxa"/>
            <w:tcBorders>
              <w:top w:val="nil"/>
              <w:left w:val="nil"/>
              <w:bottom w:val="single" w:sz="4" w:space="0" w:color="auto"/>
              <w:right w:val="nil"/>
            </w:tcBorders>
            <w:shd w:val="clear" w:color="auto" w:fill="auto"/>
            <w:noWrap/>
            <w:vAlign w:val="center"/>
            <w:hideMark/>
          </w:tcPr>
          <w:p w14:paraId="5D9D1DC1"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020" w:type="dxa"/>
            <w:tcBorders>
              <w:top w:val="nil"/>
              <w:left w:val="nil"/>
              <w:bottom w:val="single" w:sz="4" w:space="0" w:color="auto"/>
              <w:right w:val="nil"/>
            </w:tcBorders>
            <w:shd w:val="clear" w:color="auto" w:fill="auto"/>
            <w:noWrap/>
            <w:vAlign w:val="center"/>
            <w:hideMark/>
          </w:tcPr>
          <w:p w14:paraId="6F8B4BBA" w14:textId="10D564E1"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4DE51DDF" w14:textId="658BC368"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69B7E53A" w14:textId="3DD46B69"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4EE1CD84" w14:textId="192973F0"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28553B74" w14:textId="77777777" w:rsidTr="008E1282">
        <w:tc>
          <w:tcPr>
            <w:tcW w:w="5277" w:type="dxa"/>
            <w:tcBorders>
              <w:top w:val="nil"/>
              <w:left w:val="nil"/>
              <w:bottom w:val="single" w:sz="4" w:space="0" w:color="auto"/>
              <w:right w:val="nil"/>
            </w:tcBorders>
            <w:shd w:val="clear" w:color="auto" w:fill="auto"/>
            <w:noWrap/>
            <w:vAlign w:val="center"/>
            <w:hideMark/>
          </w:tcPr>
          <w:p w14:paraId="6746501E" w14:textId="77777777" w:rsidR="00F36C92" w:rsidRPr="008E1282" w:rsidRDefault="00F36C92" w:rsidP="00957476">
            <w:pPr>
              <w:keepNext/>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020" w:type="dxa"/>
            <w:tcBorders>
              <w:top w:val="nil"/>
              <w:left w:val="nil"/>
              <w:bottom w:val="single" w:sz="4" w:space="0" w:color="auto"/>
              <w:right w:val="nil"/>
            </w:tcBorders>
            <w:shd w:val="clear" w:color="auto" w:fill="auto"/>
            <w:noWrap/>
            <w:vAlign w:val="center"/>
            <w:hideMark/>
          </w:tcPr>
          <w:p w14:paraId="0F7C8ECE" w14:textId="66517B07" w:rsidR="00F36C92" w:rsidRPr="008E1282" w:rsidRDefault="00F36C92" w:rsidP="008E1282">
            <w:pPr>
              <w:widowControl/>
              <w:spacing w:line="259" w:lineRule="auto"/>
              <w:jc w:val="center"/>
              <w:rPr>
                <w:rFonts w:eastAsia="Times New Roman" w:cs="Times New Roman"/>
                <w:sz w:val="20"/>
                <w:szCs w:val="20"/>
              </w:rPr>
            </w:pPr>
          </w:p>
        </w:tc>
        <w:tc>
          <w:tcPr>
            <w:tcW w:w="1021" w:type="dxa"/>
            <w:tcBorders>
              <w:top w:val="nil"/>
              <w:left w:val="nil"/>
              <w:bottom w:val="single" w:sz="4" w:space="0" w:color="auto"/>
              <w:right w:val="nil"/>
            </w:tcBorders>
            <w:shd w:val="clear" w:color="auto" w:fill="auto"/>
            <w:noWrap/>
            <w:vAlign w:val="center"/>
            <w:hideMark/>
          </w:tcPr>
          <w:p w14:paraId="387F2AA3" w14:textId="5EE9A843" w:rsidR="00F36C92" w:rsidRPr="008E1282" w:rsidRDefault="00F36C92" w:rsidP="008E1282">
            <w:pPr>
              <w:widowControl/>
              <w:spacing w:line="259" w:lineRule="auto"/>
              <w:jc w:val="center"/>
              <w:rPr>
                <w:rFonts w:eastAsia="Times New Roman" w:cs="Times New Roman"/>
                <w:sz w:val="20"/>
                <w:szCs w:val="20"/>
              </w:rPr>
            </w:pPr>
          </w:p>
        </w:tc>
        <w:tc>
          <w:tcPr>
            <w:tcW w:w="962" w:type="dxa"/>
            <w:tcBorders>
              <w:top w:val="nil"/>
              <w:left w:val="nil"/>
              <w:bottom w:val="single" w:sz="4" w:space="0" w:color="auto"/>
              <w:right w:val="nil"/>
            </w:tcBorders>
            <w:shd w:val="clear" w:color="auto" w:fill="auto"/>
            <w:noWrap/>
            <w:vAlign w:val="center"/>
            <w:hideMark/>
          </w:tcPr>
          <w:p w14:paraId="019372BB" w14:textId="44E901AF" w:rsidR="00F36C92" w:rsidRPr="008E1282" w:rsidRDefault="00F36C92" w:rsidP="008E1282">
            <w:pPr>
              <w:widowControl/>
              <w:spacing w:line="259" w:lineRule="auto"/>
              <w:jc w:val="center"/>
              <w:rPr>
                <w:rFonts w:eastAsia="Times New Roman" w:cs="Times New Roman"/>
                <w:sz w:val="20"/>
                <w:szCs w:val="20"/>
              </w:rPr>
            </w:pPr>
          </w:p>
        </w:tc>
        <w:tc>
          <w:tcPr>
            <w:tcW w:w="1029" w:type="dxa"/>
            <w:tcBorders>
              <w:top w:val="nil"/>
              <w:left w:val="nil"/>
              <w:bottom w:val="single" w:sz="4" w:space="0" w:color="auto"/>
              <w:right w:val="nil"/>
            </w:tcBorders>
            <w:shd w:val="clear" w:color="auto" w:fill="auto"/>
            <w:noWrap/>
            <w:vAlign w:val="center"/>
            <w:hideMark/>
          </w:tcPr>
          <w:p w14:paraId="10A5164D" w14:textId="39F26D44" w:rsidR="00F36C92" w:rsidRPr="008E1282" w:rsidRDefault="00F36C92" w:rsidP="008E1282">
            <w:pPr>
              <w:widowControl/>
              <w:spacing w:line="259" w:lineRule="auto"/>
              <w:jc w:val="center"/>
              <w:rPr>
                <w:rFonts w:eastAsia="Times New Roman" w:cs="Times New Roman"/>
                <w:sz w:val="20"/>
                <w:szCs w:val="20"/>
              </w:rPr>
            </w:pPr>
          </w:p>
        </w:tc>
      </w:tr>
      <w:tr w:rsidR="00F36C92" w:rsidRPr="008E1282" w14:paraId="0E298CB9" w14:textId="77777777" w:rsidTr="008E1282">
        <w:tc>
          <w:tcPr>
            <w:tcW w:w="5277" w:type="dxa"/>
            <w:tcBorders>
              <w:top w:val="nil"/>
              <w:left w:val="nil"/>
              <w:bottom w:val="single" w:sz="4" w:space="0" w:color="auto"/>
              <w:right w:val="nil"/>
            </w:tcBorders>
            <w:shd w:val="clear" w:color="auto" w:fill="auto"/>
            <w:vAlign w:val="center"/>
            <w:hideMark/>
          </w:tcPr>
          <w:p w14:paraId="68D687F3"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Number of households</w:t>
            </w:r>
          </w:p>
        </w:tc>
        <w:tc>
          <w:tcPr>
            <w:tcW w:w="1020" w:type="dxa"/>
            <w:tcBorders>
              <w:top w:val="nil"/>
              <w:left w:val="nil"/>
              <w:bottom w:val="single" w:sz="4" w:space="0" w:color="auto"/>
              <w:right w:val="nil"/>
            </w:tcBorders>
            <w:shd w:val="clear" w:color="auto" w:fill="auto"/>
            <w:vAlign w:val="center"/>
            <w:hideMark/>
          </w:tcPr>
          <w:p w14:paraId="092A5D52" w14:textId="2456A99D" w:rsidR="00F36C92" w:rsidRPr="008E1282" w:rsidRDefault="00F36C92" w:rsidP="008E1282">
            <w:pPr>
              <w:widowControl/>
              <w:spacing w:line="259" w:lineRule="auto"/>
              <w:jc w:val="center"/>
              <w:rPr>
                <w:rFonts w:eastAsia="Times New Roman" w:cs="Times New Roman"/>
                <w:b/>
                <w:bCs/>
                <w:sz w:val="20"/>
                <w:szCs w:val="20"/>
              </w:rPr>
            </w:pPr>
          </w:p>
        </w:tc>
        <w:tc>
          <w:tcPr>
            <w:tcW w:w="1021" w:type="dxa"/>
            <w:tcBorders>
              <w:top w:val="nil"/>
              <w:left w:val="nil"/>
              <w:bottom w:val="single" w:sz="4" w:space="0" w:color="auto"/>
              <w:right w:val="nil"/>
            </w:tcBorders>
            <w:shd w:val="clear" w:color="auto" w:fill="auto"/>
            <w:vAlign w:val="center"/>
            <w:hideMark/>
          </w:tcPr>
          <w:p w14:paraId="394ABB1A" w14:textId="2BB5B2B2" w:rsidR="00F36C92" w:rsidRPr="008E1282" w:rsidRDefault="00F36C92" w:rsidP="008E1282">
            <w:pPr>
              <w:widowControl/>
              <w:spacing w:line="259" w:lineRule="auto"/>
              <w:jc w:val="center"/>
              <w:rPr>
                <w:rFonts w:eastAsia="Times New Roman" w:cs="Times New Roman"/>
                <w:b/>
                <w:bCs/>
                <w:sz w:val="20"/>
                <w:szCs w:val="20"/>
              </w:rPr>
            </w:pPr>
          </w:p>
        </w:tc>
        <w:tc>
          <w:tcPr>
            <w:tcW w:w="962" w:type="dxa"/>
            <w:tcBorders>
              <w:top w:val="nil"/>
              <w:left w:val="nil"/>
              <w:bottom w:val="single" w:sz="4" w:space="0" w:color="auto"/>
              <w:right w:val="nil"/>
            </w:tcBorders>
            <w:shd w:val="clear" w:color="auto" w:fill="auto"/>
            <w:vAlign w:val="center"/>
            <w:hideMark/>
          </w:tcPr>
          <w:p w14:paraId="02F8A3A6" w14:textId="74951527" w:rsidR="00F36C92" w:rsidRPr="008E1282" w:rsidRDefault="00F36C92" w:rsidP="008E1282">
            <w:pPr>
              <w:widowControl/>
              <w:spacing w:line="259" w:lineRule="auto"/>
              <w:jc w:val="center"/>
              <w:rPr>
                <w:rFonts w:eastAsia="Times New Roman" w:cs="Times New Roman"/>
                <w:b/>
                <w:bCs/>
                <w:sz w:val="20"/>
                <w:szCs w:val="20"/>
              </w:rPr>
            </w:pPr>
          </w:p>
        </w:tc>
        <w:tc>
          <w:tcPr>
            <w:tcW w:w="1029" w:type="dxa"/>
            <w:tcBorders>
              <w:top w:val="nil"/>
              <w:left w:val="nil"/>
              <w:bottom w:val="single" w:sz="4" w:space="0" w:color="auto"/>
              <w:right w:val="nil"/>
            </w:tcBorders>
            <w:shd w:val="clear" w:color="auto" w:fill="auto"/>
            <w:vAlign w:val="center"/>
            <w:hideMark/>
          </w:tcPr>
          <w:p w14:paraId="17AACA8F" w14:textId="165965BE" w:rsidR="00F36C92" w:rsidRPr="008E1282" w:rsidRDefault="00F36C92" w:rsidP="008E1282">
            <w:pPr>
              <w:widowControl/>
              <w:spacing w:line="259" w:lineRule="auto"/>
              <w:jc w:val="center"/>
              <w:rPr>
                <w:rFonts w:eastAsia="Times New Roman" w:cs="Times New Roman"/>
                <w:b/>
                <w:bCs/>
                <w:sz w:val="20"/>
                <w:szCs w:val="20"/>
              </w:rPr>
            </w:pPr>
          </w:p>
        </w:tc>
      </w:tr>
    </w:tbl>
    <w:p w14:paraId="05E1F85D" w14:textId="7638197D" w:rsidR="00F36C92" w:rsidRPr="00F36C92" w:rsidRDefault="00F36C92" w:rsidP="00F36C92">
      <w:pPr>
        <w:pStyle w:val="BodyText"/>
        <w:spacing w:after="0"/>
        <w:ind w:left="90" w:hanging="90"/>
        <w:rPr>
          <w:sz w:val="16"/>
        </w:rPr>
      </w:pPr>
      <w:commentRangeStart w:id="753"/>
      <w:r w:rsidRPr="00F36C92">
        <w:rPr>
          <w:sz w:val="16"/>
        </w:rPr>
        <w:t>^ Results not statistically reliable, n&lt;30</w:t>
      </w:r>
      <w:commentRangeEnd w:id="753"/>
      <w:r w:rsidR="00B435DA">
        <w:rPr>
          <w:rStyle w:val="CommentReference"/>
        </w:rPr>
        <w:commentReference w:id="753"/>
      </w:r>
    </w:p>
    <w:p w14:paraId="4901A8C1" w14:textId="42D4BE4E" w:rsidR="00F36C92" w:rsidRPr="00F36C92" w:rsidRDefault="00F36C92" w:rsidP="00F36C92">
      <w:pPr>
        <w:pStyle w:val="BodyText"/>
        <w:spacing w:after="0"/>
        <w:ind w:left="90" w:hanging="90"/>
        <w:rPr>
          <w:sz w:val="16"/>
        </w:rPr>
      </w:pPr>
      <w:proofErr w:type="spellStart"/>
      <w:proofErr w:type="gramStart"/>
      <w:r w:rsidRPr="00F36C92">
        <w:rPr>
          <w:sz w:val="16"/>
          <w:vertAlign w:val="superscript"/>
        </w:rPr>
        <w:t>a</w:t>
      </w:r>
      <w:proofErr w:type="spellEnd"/>
      <w:proofErr w:type="gramEnd"/>
      <w:r w:rsidRPr="00F36C92">
        <w:rPr>
          <w:sz w:val="16"/>
        </w:rPr>
        <w:t xml:space="preserve"> Estimates are based on de jure </w:t>
      </w:r>
      <w:r w:rsidR="009E2845">
        <w:rPr>
          <w:sz w:val="16"/>
        </w:rPr>
        <w:t>household members</w:t>
      </w:r>
      <w:r w:rsidRPr="00F36C92">
        <w:rPr>
          <w:sz w:val="16"/>
        </w:rPr>
        <w:t>.</w:t>
      </w:r>
    </w:p>
    <w:p w14:paraId="5FB3CAF4" w14:textId="2BD189B7" w:rsidR="00F36C92" w:rsidRPr="00F36C92" w:rsidRDefault="00F36C92" w:rsidP="00F36C92">
      <w:pPr>
        <w:pStyle w:val="BodyText"/>
        <w:spacing w:after="0"/>
        <w:ind w:left="90" w:hanging="90"/>
        <w:rPr>
          <w:sz w:val="16"/>
        </w:rPr>
      </w:pPr>
      <w:r w:rsidRPr="00F36C92">
        <w:rPr>
          <w:sz w:val="16"/>
          <w:vertAlign w:val="superscript"/>
        </w:rPr>
        <w:t>b</w:t>
      </w:r>
      <w:r w:rsidRPr="00F36C92">
        <w:rPr>
          <w:sz w:val="16"/>
        </w:rPr>
        <w:t xml:space="preserve"> Feed the Future defines adult as an individual 18 years of age or older. Females and males 15-17 years of age are of reproductive age but are not considered adults by this definition.</w:t>
      </w:r>
    </w:p>
    <w:p w14:paraId="0F7DE07D" w14:textId="64894BD8" w:rsidR="00F36C92" w:rsidRPr="00F36C92" w:rsidRDefault="00F36C92" w:rsidP="00F36C92">
      <w:pPr>
        <w:pStyle w:val="BodyText"/>
        <w:spacing w:after="0"/>
        <w:ind w:left="90" w:hanging="90"/>
        <w:rPr>
          <w:sz w:val="16"/>
        </w:rPr>
      </w:pPr>
      <w:r w:rsidRPr="00F36C92">
        <w:rPr>
          <w:sz w:val="16"/>
          <w:vertAlign w:val="superscript"/>
        </w:rPr>
        <w:t>c</w:t>
      </w:r>
      <w:r w:rsidRPr="00F36C92">
        <w:rPr>
          <w:sz w:val="16"/>
        </w:rPr>
        <w:t xml:space="preserve"> Estimates are based on de facto </w:t>
      </w:r>
      <w:r w:rsidR="009E2845">
        <w:rPr>
          <w:sz w:val="16"/>
        </w:rPr>
        <w:t>household members</w:t>
      </w:r>
      <w:r w:rsidRPr="00F36C92">
        <w:rPr>
          <w:sz w:val="16"/>
        </w:rPr>
        <w:t>.</w:t>
      </w:r>
    </w:p>
    <w:p w14:paraId="6B19D9D3" w14:textId="36B3DA05" w:rsidR="00F36C92" w:rsidRPr="00F36C92" w:rsidRDefault="00F36C92" w:rsidP="00F36C92">
      <w:pPr>
        <w:pStyle w:val="BodyText"/>
        <w:spacing w:after="0"/>
        <w:ind w:left="90" w:hanging="90"/>
        <w:rPr>
          <w:sz w:val="16"/>
        </w:rPr>
      </w:pPr>
      <w:r w:rsidRPr="00F36C92">
        <w:rPr>
          <w:sz w:val="16"/>
        </w:rPr>
        <w:t>Note: Estimates are sample-weighted; numbers of observations are unweighted.</w:t>
      </w:r>
    </w:p>
    <w:p w14:paraId="12D35BBA" w14:textId="259AD2C3" w:rsidR="004A6861" w:rsidRDefault="00F36C92" w:rsidP="00F36C92">
      <w:pPr>
        <w:pStyle w:val="BodyText"/>
        <w:spacing w:after="0"/>
        <w:ind w:left="9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55CC1F2" w14:textId="77777777" w:rsidR="008E1282" w:rsidRDefault="008E1282">
      <w:pPr>
        <w:widowControl/>
        <w:spacing w:line="240" w:lineRule="auto"/>
        <w:rPr>
          <w:b/>
          <w:sz w:val="22"/>
          <w:szCs w:val="22"/>
        </w:rPr>
      </w:pPr>
      <w:r>
        <w:br w:type="page"/>
      </w:r>
    </w:p>
    <w:p w14:paraId="4A3DBD80" w14:textId="542D6834" w:rsidR="00F36C92" w:rsidRPr="003019C5" w:rsidRDefault="00F36C92" w:rsidP="003019C5">
      <w:pPr>
        <w:pStyle w:val="Tabletitle"/>
        <w:keepLines/>
        <w:spacing w:before="240"/>
        <w:contextualSpacing/>
        <w:outlineLvl w:val="3"/>
      </w:pPr>
      <w:bookmarkStart w:id="754" w:name="_Toc50719209"/>
      <w:r w:rsidRPr="003019C5">
        <w:t>Table A</w:t>
      </w:r>
      <w:r w:rsidR="0022115E">
        <w:t>1.</w:t>
      </w:r>
      <w:r w:rsidRPr="003019C5">
        <w:t xml:space="preserve">3.2: Characteristics of Primary Adult Female and Male Decisionmakers in the </w:t>
      </w:r>
      <w:r w:rsidR="00A723CA">
        <w:t xml:space="preserve">Phase One </w:t>
      </w:r>
      <w:r w:rsidRPr="003019C5">
        <w:t xml:space="preserve">ZOI, Feed the Future </w:t>
      </w:r>
      <w:r w:rsidR="00160DC3">
        <w:t>Phase One</w:t>
      </w:r>
      <w:r w:rsidRPr="003019C5">
        <w:t xml:space="preserve"> Endline Survey</w:t>
      </w:r>
      <w:bookmarkEnd w:id="754"/>
    </w:p>
    <w:tbl>
      <w:tblPr>
        <w:tblW w:w="5000" w:type="pct"/>
        <w:tblLook w:val="04A0" w:firstRow="1" w:lastRow="0" w:firstColumn="1" w:lastColumn="0" w:noHBand="0" w:noVBand="1"/>
      </w:tblPr>
      <w:tblGrid>
        <w:gridCol w:w="4597"/>
        <w:gridCol w:w="1302"/>
        <w:gridCol w:w="1021"/>
        <w:gridCol w:w="291"/>
        <w:gridCol w:w="1344"/>
        <w:gridCol w:w="1021"/>
      </w:tblGrid>
      <w:tr w:rsidR="00F36C92" w:rsidRPr="008E1282" w14:paraId="60084DB9" w14:textId="77777777" w:rsidTr="008E1282">
        <w:tc>
          <w:tcPr>
            <w:tcW w:w="4297" w:type="dxa"/>
            <w:vMerge w:val="restart"/>
            <w:tcBorders>
              <w:top w:val="single" w:sz="4" w:space="0" w:color="auto"/>
              <w:left w:val="nil"/>
              <w:bottom w:val="nil"/>
              <w:right w:val="nil"/>
            </w:tcBorders>
            <w:shd w:val="clear" w:color="000000" w:fill="387990"/>
            <w:noWrap/>
            <w:vAlign w:val="bottom"/>
            <w:hideMark/>
          </w:tcPr>
          <w:p w14:paraId="764F4CFF" w14:textId="77777777" w:rsidR="00F36C92" w:rsidRPr="008E1282" w:rsidRDefault="00F36C92" w:rsidP="008E1282">
            <w:pPr>
              <w:widowControl/>
              <w:spacing w:line="259" w:lineRule="auto"/>
              <w:rPr>
                <w:rFonts w:eastAsia="Times New Roman" w:cs="Times New Roman"/>
                <w:b/>
                <w:bCs/>
                <w:color w:val="FFFFFF"/>
                <w:sz w:val="20"/>
                <w:szCs w:val="20"/>
              </w:rPr>
            </w:pPr>
            <w:r w:rsidRPr="008E1282">
              <w:rPr>
                <w:rFonts w:eastAsia="Times New Roman" w:cs="Times New Roman"/>
                <w:b/>
                <w:bCs/>
                <w:color w:val="FFFFFF"/>
                <w:sz w:val="20"/>
                <w:szCs w:val="20"/>
              </w:rPr>
              <w:t>Characteristic</w:t>
            </w:r>
          </w:p>
        </w:tc>
        <w:tc>
          <w:tcPr>
            <w:tcW w:w="2172" w:type="dxa"/>
            <w:gridSpan w:val="2"/>
            <w:tcBorders>
              <w:top w:val="single" w:sz="4" w:space="0" w:color="auto"/>
              <w:left w:val="nil"/>
              <w:bottom w:val="single" w:sz="4" w:space="0" w:color="FFFFFF"/>
              <w:right w:val="nil"/>
            </w:tcBorders>
            <w:shd w:val="clear" w:color="000000" w:fill="387990"/>
            <w:vAlign w:val="center"/>
            <w:hideMark/>
          </w:tcPr>
          <w:p w14:paraId="5B49CB6B"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Female</w:t>
            </w:r>
          </w:p>
        </w:tc>
        <w:tc>
          <w:tcPr>
            <w:tcW w:w="272" w:type="dxa"/>
            <w:vMerge w:val="restart"/>
            <w:tcBorders>
              <w:top w:val="single" w:sz="4" w:space="0" w:color="auto"/>
              <w:left w:val="nil"/>
              <w:bottom w:val="nil"/>
              <w:right w:val="nil"/>
            </w:tcBorders>
            <w:shd w:val="clear" w:color="000000" w:fill="387990"/>
            <w:vAlign w:val="center"/>
            <w:hideMark/>
          </w:tcPr>
          <w:p w14:paraId="390DC095"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 </w:t>
            </w:r>
          </w:p>
        </w:tc>
        <w:tc>
          <w:tcPr>
            <w:tcW w:w="2212" w:type="dxa"/>
            <w:gridSpan w:val="2"/>
            <w:tcBorders>
              <w:top w:val="single" w:sz="4" w:space="0" w:color="auto"/>
              <w:left w:val="nil"/>
              <w:bottom w:val="single" w:sz="4" w:space="0" w:color="FFFFFF"/>
              <w:right w:val="nil"/>
            </w:tcBorders>
            <w:shd w:val="clear" w:color="000000" w:fill="387990"/>
            <w:vAlign w:val="center"/>
            <w:hideMark/>
          </w:tcPr>
          <w:p w14:paraId="5FA1DF81" w14:textId="77777777" w:rsidR="00F36C92" w:rsidRPr="008E1282" w:rsidRDefault="00F36C92" w:rsidP="008E1282">
            <w:pPr>
              <w:widowControl/>
              <w:spacing w:line="259" w:lineRule="auto"/>
              <w:jc w:val="center"/>
              <w:rPr>
                <w:rFonts w:eastAsia="Times New Roman" w:cs="Times New Roman"/>
                <w:b/>
                <w:bCs/>
                <w:color w:val="FFFFFF"/>
                <w:sz w:val="20"/>
                <w:szCs w:val="20"/>
              </w:rPr>
            </w:pPr>
            <w:r w:rsidRPr="008E1282">
              <w:rPr>
                <w:rFonts w:eastAsia="Times New Roman" w:cs="Times New Roman"/>
                <w:b/>
                <w:bCs/>
                <w:color w:val="FFFFFF"/>
                <w:sz w:val="20"/>
                <w:szCs w:val="20"/>
              </w:rPr>
              <w:t>Male</w:t>
            </w:r>
          </w:p>
        </w:tc>
      </w:tr>
      <w:tr w:rsidR="00F36C92" w:rsidRPr="008E1282" w14:paraId="1F77CE90" w14:textId="77777777" w:rsidTr="008E1282">
        <w:tc>
          <w:tcPr>
            <w:tcW w:w="4297" w:type="dxa"/>
            <w:vMerge/>
            <w:tcBorders>
              <w:top w:val="single" w:sz="4" w:space="0" w:color="auto"/>
              <w:left w:val="nil"/>
              <w:bottom w:val="nil"/>
              <w:right w:val="nil"/>
            </w:tcBorders>
            <w:vAlign w:val="center"/>
            <w:hideMark/>
          </w:tcPr>
          <w:p w14:paraId="399AA7B2"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17" w:type="dxa"/>
            <w:tcBorders>
              <w:top w:val="nil"/>
              <w:left w:val="nil"/>
              <w:bottom w:val="nil"/>
              <w:right w:val="nil"/>
            </w:tcBorders>
            <w:shd w:val="clear" w:color="000000" w:fill="387990"/>
            <w:vAlign w:val="center"/>
            <w:hideMark/>
          </w:tcPr>
          <w:p w14:paraId="7D202A4E" w14:textId="2550ADDC"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5603FFF3"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c>
          <w:tcPr>
            <w:tcW w:w="272" w:type="dxa"/>
            <w:vMerge/>
            <w:tcBorders>
              <w:top w:val="single" w:sz="4" w:space="0" w:color="auto"/>
              <w:left w:val="nil"/>
              <w:bottom w:val="nil"/>
              <w:right w:val="nil"/>
            </w:tcBorders>
            <w:vAlign w:val="center"/>
            <w:hideMark/>
          </w:tcPr>
          <w:p w14:paraId="727EF2CD" w14:textId="77777777" w:rsidR="00F36C92" w:rsidRPr="008E1282" w:rsidRDefault="00F36C92" w:rsidP="008E1282">
            <w:pPr>
              <w:widowControl/>
              <w:spacing w:line="259" w:lineRule="auto"/>
              <w:rPr>
                <w:rFonts w:eastAsia="Times New Roman" w:cs="Times New Roman"/>
                <w:b/>
                <w:bCs/>
                <w:color w:val="FFFFFF"/>
                <w:sz w:val="20"/>
                <w:szCs w:val="20"/>
              </w:rPr>
            </w:pPr>
          </w:p>
        </w:tc>
        <w:tc>
          <w:tcPr>
            <w:tcW w:w="1257" w:type="dxa"/>
            <w:tcBorders>
              <w:top w:val="nil"/>
              <w:left w:val="nil"/>
              <w:bottom w:val="nil"/>
              <w:right w:val="nil"/>
            </w:tcBorders>
            <w:shd w:val="clear" w:color="000000" w:fill="387990"/>
            <w:vAlign w:val="center"/>
            <w:hideMark/>
          </w:tcPr>
          <w:p w14:paraId="0B35A766" w14:textId="05CDC216" w:rsidR="00F36C92" w:rsidRPr="008E1282" w:rsidRDefault="00F71EE4" w:rsidP="008E1282">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5" w:type="dxa"/>
            <w:tcBorders>
              <w:top w:val="nil"/>
              <w:left w:val="nil"/>
              <w:bottom w:val="single" w:sz="4" w:space="0" w:color="auto"/>
              <w:right w:val="nil"/>
            </w:tcBorders>
            <w:shd w:val="clear" w:color="000000" w:fill="387990"/>
            <w:vAlign w:val="center"/>
            <w:hideMark/>
          </w:tcPr>
          <w:p w14:paraId="2463B086" w14:textId="77777777" w:rsidR="00F36C92" w:rsidRPr="008E1282" w:rsidRDefault="00F36C92" w:rsidP="008E1282">
            <w:pPr>
              <w:widowControl/>
              <w:spacing w:line="259" w:lineRule="auto"/>
              <w:jc w:val="center"/>
              <w:rPr>
                <w:rFonts w:eastAsia="Times New Roman" w:cs="Times New Roman"/>
                <w:b/>
                <w:bCs/>
                <w:color w:val="FFFFFF"/>
                <w:sz w:val="20"/>
                <w:szCs w:val="20"/>
              </w:rPr>
            </w:pPr>
            <w:proofErr w:type="spellStart"/>
            <w:r w:rsidRPr="008E1282">
              <w:rPr>
                <w:rFonts w:eastAsia="Times New Roman" w:cs="Times New Roman"/>
                <w:b/>
                <w:bCs/>
                <w:color w:val="FFFFFF"/>
                <w:sz w:val="20"/>
                <w:szCs w:val="20"/>
              </w:rPr>
              <w:t>n</w:t>
            </w:r>
            <w:r w:rsidRPr="008E1282">
              <w:rPr>
                <w:rFonts w:eastAsia="Times New Roman" w:cs="Times New Roman"/>
                <w:b/>
                <w:bCs/>
                <w:color w:val="FFFFFF"/>
                <w:sz w:val="20"/>
                <w:szCs w:val="20"/>
                <w:vertAlign w:val="superscript"/>
              </w:rPr>
              <w:t>a</w:t>
            </w:r>
            <w:proofErr w:type="spellEnd"/>
          </w:p>
        </w:tc>
      </w:tr>
      <w:tr w:rsidR="00F36C92" w:rsidRPr="008E1282" w14:paraId="64726C79" w14:textId="77777777" w:rsidTr="008E1282">
        <w:tc>
          <w:tcPr>
            <w:tcW w:w="4297" w:type="dxa"/>
            <w:tcBorders>
              <w:top w:val="single" w:sz="4" w:space="0" w:color="auto"/>
              <w:left w:val="nil"/>
              <w:bottom w:val="single" w:sz="4" w:space="0" w:color="auto"/>
              <w:right w:val="nil"/>
            </w:tcBorders>
            <w:shd w:val="clear" w:color="000000" w:fill="DBE5F1"/>
            <w:noWrap/>
            <w:vAlign w:val="center"/>
            <w:hideMark/>
          </w:tcPr>
          <w:p w14:paraId="523C2189"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Age</w:t>
            </w:r>
          </w:p>
        </w:tc>
        <w:tc>
          <w:tcPr>
            <w:tcW w:w="1217" w:type="dxa"/>
            <w:tcBorders>
              <w:top w:val="single" w:sz="4" w:space="0" w:color="auto"/>
              <w:left w:val="nil"/>
              <w:bottom w:val="single" w:sz="4" w:space="0" w:color="auto"/>
              <w:right w:val="nil"/>
            </w:tcBorders>
            <w:shd w:val="clear" w:color="000000" w:fill="DBE5F1"/>
            <w:noWrap/>
            <w:vAlign w:val="center"/>
            <w:hideMark/>
          </w:tcPr>
          <w:p w14:paraId="67DF5996" w14:textId="5106F11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noWrap/>
            <w:vAlign w:val="center"/>
            <w:hideMark/>
          </w:tcPr>
          <w:p w14:paraId="7E7CC101" w14:textId="125CB74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single" w:sz="4" w:space="0" w:color="auto"/>
              <w:left w:val="nil"/>
              <w:bottom w:val="single" w:sz="4" w:space="0" w:color="auto"/>
              <w:right w:val="nil"/>
            </w:tcBorders>
            <w:shd w:val="clear" w:color="000000" w:fill="DBE5F1"/>
            <w:noWrap/>
            <w:vAlign w:val="center"/>
            <w:hideMark/>
          </w:tcPr>
          <w:p w14:paraId="13054AB0" w14:textId="09F0258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single" w:sz="4" w:space="0" w:color="auto"/>
              <w:left w:val="nil"/>
              <w:bottom w:val="single" w:sz="4" w:space="0" w:color="auto"/>
              <w:right w:val="nil"/>
            </w:tcBorders>
            <w:shd w:val="clear" w:color="000000" w:fill="DBE5F1"/>
            <w:vAlign w:val="center"/>
            <w:hideMark/>
          </w:tcPr>
          <w:p w14:paraId="4D0EF736" w14:textId="5CDC030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000000" w:fill="DBE5F1"/>
            <w:vAlign w:val="center"/>
            <w:hideMark/>
          </w:tcPr>
          <w:p w14:paraId="522EB213" w14:textId="7F6E229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864E540" w14:textId="77777777" w:rsidTr="008E1282">
        <w:tc>
          <w:tcPr>
            <w:tcW w:w="4297" w:type="dxa"/>
            <w:tcBorders>
              <w:top w:val="nil"/>
              <w:left w:val="nil"/>
              <w:bottom w:val="single" w:sz="4" w:space="0" w:color="auto"/>
              <w:right w:val="nil"/>
            </w:tcBorders>
            <w:shd w:val="clear" w:color="auto" w:fill="auto"/>
            <w:noWrap/>
            <w:vAlign w:val="center"/>
            <w:hideMark/>
          </w:tcPr>
          <w:p w14:paraId="14B85B8A"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18-24</w:t>
            </w:r>
          </w:p>
        </w:tc>
        <w:tc>
          <w:tcPr>
            <w:tcW w:w="1217" w:type="dxa"/>
            <w:tcBorders>
              <w:top w:val="nil"/>
              <w:left w:val="nil"/>
              <w:bottom w:val="single" w:sz="4" w:space="0" w:color="auto"/>
              <w:right w:val="nil"/>
            </w:tcBorders>
            <w:shd w:val="clear" w:color="auto" w:fill="auto"/>
            <w:noWrap/>
            <w:vAlign w:val="center"/>
            <w:hideMark/>
          </w:tcPr>
          <w:p w14:paraId="7F9C8117" w14:textId="3F31503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21145E5" w14:textId="61DF670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BB32374" w14:textId="528187C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263FB00" w14:textId="4E43F67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50A0EB04" w14:textId="20537DD7"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AE785" w14:textId="77777777" w:rsidTr="008E1282">
        <w:tc>
          <w:tcPr>
            <w:tcW w:w="4297" w:type="dxa"/>
            <w:tcBorders>
              <w:top w:val="nil"/>
              <w:left w:val="nil"/>
              <w:bottom w:val="single" w:sz="4" w:space="0" w:color="auto"/>
              <w:right w:val="nil"/>
            </w:tcBorders>
            <w:shd w:val="clear" w:color="auto" w:fill="auto"/>
            <w:noWrap/>
            <w:vAlign w:val="center"/>
            <w:hideMark/>
          </w:tcPr>
          <w:p w14:paraId="61BBAF3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25-29</w:t>
            </w:r>
          </w:p>
        </w:tc>
        <w:tc>
          <w:tcPr>
            <w:tcW w:w="1217" w:type="dxa"/>
            <w:tcBorders>
              <w:top w:val="nil"/>
              <w:left w:val="nil"/>
              <w:bottom w:val="single" w:sz="4" w:space="0" w:color="auto"/>
              <w:right w:val="nil"/>
            </w:tcBorders>
            <w:shd w:val="clear" w:color="auto" w:fill="auto"/>
            <w:noWrap/>
            <w:vAlign w:val="center"/>
            <w:hideMark/>
          </w:tcPr>
          <w:p w14:paraId="783D2764" w14:textId="3E0F5A9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D1D2ECC" w14:textId="6E129F74"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3993189" w14:textId="5B7C0E1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670E1E0C" w14:textId="41365A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23A3A4ED" w14:textId="5D467CBB"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D7B9CCA" w14:textId="77777777" w:rsidTr="008E1282">
        <w:tc>
          <w:tcPr>
            <w:tcW w:w="4297" w:type="dxa"/>
            <w:tcBorders>
              <w:top w:val="nil"/>
              <w:left w:val="nil"/>
              <w:bottom w:val="single" w:sz="4" w:space="0" w:color="auto"/>
              <w:right w:val="nil"/>
            </w:tcBorders>
            <w:shd w:val="clear" w:color="auto" w:fill="auto"/>
            <w:noWrap/>
            <w:vAlign w:val="center"/>
            <w:hideMark/>
          </w:tcPr>
          <w:p w14:paraId="4F90C7D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30-39</w:t>
            </w:r>
          </w:p>
        </w:tc>
        <w:tc>
          <w:tcPr>
            <w:tcW w:w="1217" w:type="dxa"/>
            <w:tcBorders>
              <w:top w:val="nil"/>
              <w:left w:val="nil"/>
              <w:bottom w:val="single" w:sz="4" w:space="0" w:color="auto"/>
              <w:right w:val="nil"/>
            </w:tcBorders>
            <w:shd w:val="clear" w:color="auto" w:fill="auto"/>
            <w:noWrap/>
            <w:vAlign w:val="center"/>
            <w:hideMark/>
          </w:tcPr>
          <w:p w14:paraId="004F3383" w14:textId="742C015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77E91A" w14:textId="573CB75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36735A" w14:textId="4F52F9FF"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2BF3EA96" w14:textId="3D4D809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77B3A62" w14:textId="614B9366"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93E95B2" w14:textId="77777777" w:rsidTr="008E1282">
        <w:tc>
          <w:tcPr>
            <w:tcW w:w="4297" w:type="dxa"/>
            <w:tcBorders>
              <w:top w:val="nil"/>
              <w:left w:val="nil"/>
              <w:bottom w:val="single" w:sz="4" w:space="0" w:color="auto"/>
              <w:right w:val="nil"/>
            </w:tcBorders>
            <w:shd w:val="clear" w:color="auto" w:fill="auto"/>
            <w:noWrap/>
            <w:vAlign w:val="center"/>
            <w:hideMark/>
          </w:tcPr>
          <w:p w14:paraId="6A3ACD6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40-49</w:t>
            </w:r>
          </w:p>
        </w:tc>
        <w:tc>
          <w:tcPr>
            <w:tcW w:w="1217" w:type="dxa"/>
            <w:tcBorders>
              <w:top w:val="nil"/>
              <w:left w:val="nil"/>
              <w:bottom w:val="single" w:sz="4" w:space="0" w:color="auto"/>
              <w:right w:val="nil"/>
            </w:tcBorders>
            <w:shd w:val="clear" w:color="auto" w:fill="auto"/>
            <w:noWrap/>
            <w:vAlign w:val="center"/>
            <w:hideMark/>
          </w:tcPr>
          <w:p w14:paraId="6CE677A0" w14:textId="2B6288C5"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0883075" w14:textId="7E25C9C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63B7D1BE" w14:textId="0ABBAE5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DF64CAD" w14:textId="5D1B22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CE85CD9" w14:textId="74FB26D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4AF33FE7" w14:textId="77777777" w:rsidTr="008E1282">
        <w:tc>
          <w:tcPr>
            <w:tcW w:w="4297" w:type="dxa"/>
            <w:tcBorders>
              <w:top w:val="nil"/>
              <w:left w:val="nil"/>
              <w:bottom w:val="single" w:sz="4" w:space="0" w:color="auto"/>
              <w:right w:val="nil"/>
            </w:tcBorders>
            <w:shd w:val="clear" w:color="auto" w:fill="auto"/>
            <w:noWrap/>
            <w:vAlign w:val="center"/>
            <w:hideMark/>
          </w:tcPr>
          <w:p w14:paraId="0101B59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50-59</w:t>
            </w:r>
          </w:p>
        </w:tc>
        <w:tc>
          <w:tcPr>
            <w:tcW w:w="1217" w:type="dxa"/>
            <w:tcBorders>
              <w:top w:val="nil"/>
              <w:left w:val="nil"/>
              <w:bottom w:val="single" w:sz="4" w:space="0" w:color="auto"/>
              <w:right w:val="nil"/>
            </w:tcBorders>
            <w:shd w:val="clear" w:color="auto" w:fill="auto"/>
            <w:noWrap/>
            <w:vAlign w:val="center"/>
            <w:hideMark/>
          </w:tcPr>
          <w:p w14:paraId="39A03939" w14:textId="620EB23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2C0119B" w14:textId="68D6EDC5"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D703AB5" w14:textId="186C94F5"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588EB99" w14:textId="189B2E2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0C32F1D" w14:textId="144776E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E217F19" w14:textId="77777777" w:rsidTr="008E1282">
        <w:tc>
          <w:tcPr>
            <w:tcW w:w="4297" w:type="dxa"/>
            <w:tcBorders>
              <w:top w:val="nil"/>
              <w:left w:val="nil"/>
              <w:bottom w:val="single" w:sz="4" w:space="0" w:color="auto"/>
              <w:right w:val="nil"/>
            </w:tcBorders>
            <w:shd w:val="clear" w:color="auto" w:fill="auto"/>
            <w:noWrap/>
            <w:vAlign w:val="center"/>
            <w:hideMark/>
          </w:tcPr>
          <w:p w14:paraId="70E76EF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60+</w:t>
            </w:r>
          </w:p>
        </w:tc>
        <w:tc>
          <w:tcPr>
            <w:tcW w:w="1217" w:type="dxa"/>
            <w:tcBorders>
              <w:top w:val="nil"/>
              <w:left w:val="nil"/>
              <w:bottom w:val="single" w:sz="4" w:space="0" w:color="auto"/>
              <w:right w:val="nil"/>
            </w:tcBorders>
            <w:shd w:val="clear" w:color="auto" w:fill="auto"/>
            <w:noWrap/>
            <w:vAlign w:val="center"/>
            <w:hideMark/>
          </w:tcPr>
          <w:p w14:paraId="7999B33A" w14:textId="14A832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87DB7AD" w14:textId="13B4FB32"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9FC2836" w14:textId="211560A4"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499F7A94" w14:textId="4C29454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2E6D3D" w14:textId="665281A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7EB60D9" w14:textId="77777777" w:rsidTr="008E1282">
        <w:tc>
          <w:tcPr>
            <w:tcW w:w="6469" w:type="dxa"/>
            <w:gridSpan w:val="3"/>
            <w:tcBorders>
              <w:top w:val="single" w:sz="4" w:space="0" w:color="auto"/>
              <w:left w:val="nil"/>
              <w:bottom w:val="single" w:sz="4" w:space="0" w:color="auto"/>
              <w:right w:val="nil"/>
            </w:tcBorders>
            <w:shd w:val="clear" w:color="000000" w:fill="DBE7F3"/>
            <w:vAlign w:val="center"/>
            <w:hideMark/>
          </w:tcPr>
          <w:p w14:paraId="2615B5EE"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Marital status</w:t>
            </w:r>
          </w:p>
        </w:tc>
        <w:tc>
          <w:tcPr>
            <w:tcW w:w="272" w:type="dxa"/>
            <w:tcBorders>
              <w:top w:val="nil"/>
              <w:left w:val="nil"/>
              <w:bottom w:val="single" w:sz="4" w:space="0" w:color="auto"/>
              <w:right w:val="nil"/>
            </w:tcBorders>
            <w:shd w:val="clear" w:color="000000" w:fill="DBE7F3"/>
            <w:vAlign w:val="center"/>
            <w:hideMark/>
          </w:tcPr>
          <w:p w14:paraId="29F128C1"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1257" w:type="dxa"/>
            <w:tcBorders>
              <w:top w:val="nil"/>
              <w:left w:val="nil"/>
              <w:bottom w:val="single" w:sz="4" w:space="0" w:color="auto"/>
              <w:right w:val="nil"/>
            </w:tcBorders>
            <w:shd w:val="clear" w:color="000000" w:fill="DBE7F3"/>
            <w:vAlign w:val="center"/>
            <w:hideMark/>
          </w:tcPr>
          <w:p w14:paraId="23B53DEB"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c>
          <w:tcPr>
            <w:tcW w:w="955" w:type="dxa"/>
            <w:tcBorders>
              <w:top w:val="nil"/>
              <w:left w:val="nil"/>
              <w:bottom w:val="single" w:sz="4" w:space="0" w:color="auto"/>
              <w:right w:val="nil"/>
            </w:tcBorders>
            <w:shd w:val="clear" w:color="000000" w:fill="DBE7F3"/>
            <w:vAlign w:val="center"/>
            <w:hideMark/>
          </w:tcPr>
          <w:p w14:paraId="7B1536FC"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 </w:t>
            </w:r>
          </w:p>
        </w:tc>
      </w:tr>
      <w:tr w:rsidR="00F36C92" w:rsidRPr="008E1282" w14:paraId="32285A24" w14:textId="77777777" w:rsidTr="008E1282">
        <w:tc>
          <w:tcPr>
            <w:tcW w:w="4297" w:type="dxa"/>
            <w:tcBorders>
              <w:top w:val="nil"/>
              <w:left w:val="nil"/>
              <w:bottom w:val="single" w:sz="4" w:space="0" w:color="auto"/>
              <w:right w:val="nil"/>
            </w:tcBorders>
            <w:shd w:val="clear" w:color="auto" w:fill="auto"/>
            <w:vAlign w:val="center"/>
            <w:hideMark/>
          </w:tcPr>
          <w:p w14:paraId="1BEF560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Married</w:t>
            </w:r>
          </w:p>
        </w:tc>
        <w:tc>
          <w:tcPr>
            <w:tcW w:w="1217" w:type="dxa"/>
            <w:tcBorders>
              <w:top w:val="nil"/>
              <w:left w:val="nil"/>
              <w:bottom w:val="single" w:sz="4" w:space="0" w:color="auto"/>
              <w:right w:val="nil"/>
            </w:tcBorders>
            <w:shd w:val="clear" w:color="auto" w:fill="auto"/>
            <w:vAlign w:val="center"/>
            <w:hideMark/>
          </w:tcPr>
          <w:p w14:paraId="47C4F5E2" w14:textId="06443EC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6A19ABAD" w14:textId="032A3098"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5DBFE1C" w14:textId="0496DC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13B07874" w14:textId="2AA2B84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409AC6A" w14:textId="3F83CDD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0433B88B" w14:textId="77777777" w:rsidTr="008E1282">
        <w:tc>
          <w:tcPr>
            <w:tcW w:w="4297" w:type="dxa"/>
            <w:tcBorders>
              <w:top w:val="nil"/>
              <w:left w:val="nil"/>
              <w:bottom w:val="single" w:sz="4" w:space="0" w:color="auto"/>
              <w:right w:val="nil"/>
            </w:tcBorders>
            <w:shd w:val="clear" w:color="auto" w:fill="auto"/>
            <w:vAlign w:val="center"/>
            <w:hideMark/>
          </w:tcPr>
          <w:p w14:paraId="5116E5D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Living in a consensual union</w:t>
            </w:r>
          </w:p>
        </w:tc>
        <w:tc>
          <w:tcPr>
            <w:tcW w:w="1217" w:type="dxa"/>
            <w:tcBorders>
              <w:top w:val="nil"/>
              <w:left w:val="nil"/>
              <w:bottom w:val="single" w:sz="4" w:space="0" w:color="auto"/>
              <w:right w:val="nil"/>
            </w:tcBorders>
            <w:shd w:val="clear" w:color="auto" w:fill="auto"/>
            <w:vAlign w:val="center"/>
            <w:hideMark/>
          </w:tcPr>
          <w:p w14:paraId="767BCC2E" w14:textId="3E7D07E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654FC92" w14:textId="5DA46FF9"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6A2A42" w14:textId="08687B80"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4E3E8D0" w14:textId="2B56A16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46674E4D" w14:textId="357A1C2C"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7ED9812" w14:textId="77777777" w:rsidTr="008E1282">
        <w:tc>
          <w:tcPr>
            <w:tcW w:w="4297" w:type="dxa"/>
            <w:tcBorders>
              <w:top w:val="nil"/>
              <w:left w:val="nil"/>
              <w:bottom w:val="single" w:sz="4" w:space="0" w:color="auto"/>
              <w:right w:val="nil"/>
            </w:tcBorders>
            <w:shd w:val="clear" w:color="auto" w:fill="auto"/>
            <w:vAlign w:val="center"/>
            <w:hideMark/>
          </w:tcPr>
          <w:p w14:paraId="4F3B546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Widowed</w:t>
            </w:r>
          </w:p>
        </w:tc>
        <w:tc>
          <w:tcPr>
            <w:tcW w:w="1217" w:type="dxa"/>
            <w:tcBorders>
              <w:top w:val="nil"/>
              <w:left w:val="nil"/>
              <w:bottom w:val="single" w:sz="4" w:space="0" w:color="auto"/>
              <w:right w:val="nil"/>
            </w:tcBorders>
            <w:shd w:val="clear" w:color="auto" w:fill="auto"/>
            <w:vAlign w:val="center"/>
            <w:hideMark/>
          </w:tcPr>
          <w:p w14:paraId="3222F90C" w14:textId="2897893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2B90938" w14:textId="5877FCE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FA3643E" w14:textId="0E2D7E9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0A49492A" w14:textId="025F00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388881F0" w14:textId="11B4B27D"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2B59261" w14:textId="77777777" w:rsidTr="008E1282">
        <w:tc>
          <w:tcPr>
            <w:tcW w:w="4297" w:type="dxa"/>
            <w:tcBorders>
              <w:top w:val="nil"/>
              <w:left w:val="nil"/>
              <w:bottom w:val="single" w:sz="4" w:space="0" w:color="auto"/>
              <w:right w:val="nil"/>
            </w:tcBorders>
            <w:shd w:val="clear" w:color="auto" w:fill="auto"/>
            <w:vAlign w:val="center"/>
            <w:hideMark/>
          </w:tcPr>
          <w:p w14:paraId="20EFDA1C"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Divorced or separated</w:t>
            </w:r>
          </w:p>
        </w:tc>
        <w:tc>
          <w:tcPr>
            <w:tcW w:w="1217" w:type="dxa"/>
            <w:tcBorders>
              <w:top w:val="nil"/>
              <w:left w:val="nil"/>
              <w:bottom w:val="single" w:sz="4" w:space="0" w:color="auto"/>
              <w:right w:val="nil"/>
            </w:tcBorders>
            <w:shd w:val="clear" w:color="auto" w:fill="auto"/>
            <w:vAlign w:val="center"/>
            <w:hideMark/>
          </w:tcPr>
          <w:p w14:paraId="2C8F2968" w14:textId="5C302613"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B344E54" w14:textId="3E318E6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70ADB44B" w14:textId="0E2FF32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52EAA1E6" w14:textId="6090302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0E51C9C0" w14:textId="169434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3A66575" w14:textId="77777777" w:rsidTr="008E1282">
        <w:tc>
          <w:tcPr>
            <w:tcW w:w="4297" w:type="dxa"/>
            <w:tcBorders>
              <w:top w:val="nil"/>
              <w:left w:val="nil"/>
              <w:bottom w:val="single" w:sz="4" w:space="0" w:color="auto"/>
              <w:right w:val="nil"/>
            </w:tcBorders>
            <w:shd w:val="clear" w:color="auto" w:fill="auto"/>
            <w:vAlign w:val="center"/>
            <w:hideMark/>
          </w:tcPr>
          <w:p w14:paraId="3ABD85F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Never married or in a union</w:t>
            </w:r>
          </w:p>
        </w:tc>
        <w:tc>
          <w:tcPr>
            <w:tcW w:w="1217" w:type="dxa"/>
            <w:tcBorders>
              <w:top w:val="nil"/>
              <w:left w:val="nil"/>
              <w:bottom w:val="single" w:sz="4" w:space="0" w:color="auto"/>
              <w:right w:val="nil"/>
            </w:tcBorders>
            <w:shd w:val="clear" w:color="auto" w:fill="auto"/>
            <w:vAlign w:val="center"/>
            <w:hideMark/>
          </w:tcPr>
          <w:p w14:paraId="13C8BF14" w14:textId="4EA3F8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17572927" w14:textId="03933D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vAlign w:val="center"/>
            <w:hideMark/>
          </w:tcPr>
          <w:p w14:paraId="05D26A34" w14:textId="42B996E9"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vAlign w:val="center"/>
            <w:hideMark/>
          </w:tcPr>
          <w:p w14:paraId="744106BB" w14:textId="64DF4EFF"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vAlign w:val="center"/>
            <w:hideMark/>
          </w:tcPr>
          <w:p w14:paraId="7DAC3CD3" w14:textId="65E66B1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70BCA40F" w14:textId="77777777" w:rsidTr="008E1282">
        <w:tc>
          <w:tcPr>
            <w:tcW w:w="4297" w:type="dxa"/>
            <w:tcBorders>
              <w:top w:val="nil"/>
              <w:left w:val="nil"/>
              <w:bottom w:val="single" w:sz="4" w:space="0" w:color="auto"/>
              <w:right w:val="nil"/>
            </w:tcBorders>
            <w:shd w:val="clear" w:color="000000" w:fill="DBE5F1"/>
            <w:noWrap/>
            <w:vAlign w:val="center"/>
            <w:hideMark/>
          </w:tcPr>
          <w:p w14:paraId="318F2E9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Education</w:t>
            </w:r>
          </w:p>
        </w:tc>
        <w:tc>
          <w:tcPr>
            <w:tcW w:w="1217" w:type="dxa"/>
            <w:tcBorders>
              <w:top w:val="nil"/>
              <w:left w:val="nil"/>
              <w:bottom w:val="single" w:sz="4" w:space="0" w:color="auto"/>
              <w:right w:val="nil"/>
            </w:tcBorders>
            <w:shd w:val="clear" w:color="000000" w:fill="DBE5F1"/>
            <w:noWrap/>
            <w:vAlign w:val="center"/>
            <w:hideMark/>
          </w:tcPr>
          <w:p w14:paraId="5CFC3991"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5339452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571F66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A9DBBD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403C9F6B"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5E341307" w14:textId="77777777" w:rsidTr="008E1282">
        <w:tc>
          <w:tcPr>
            <w:tcW w:w="4297" w:type="dxa"/>
            <w:tcBorders>
              <w:top w:val="nil"/>
              <w:left w:val="nil"/>
              <w:bottom w:val="single" w:sz="4" w:space="0" w:color="auto"/>
              <w:right w:val="nil"/>
            </w:tcBorders>
            <w:shd w:val="clear" w:color="auto" w:fill="auto"/>
            <w:noWrap/>
            <w:vAlign w:val="center"/>
            <w:hideMark/>
          </w:tcPr>
          <w:p w14:paraId="0FEECBA3"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 education</w:t>
            </w:r>
          </w:p>
        </w:tc>
        <w:tc>
          <w:tcPr>
            <w:tcW w:w="1217" w:type="dxa"/>
            <w:tcBorders>
              <w:top w:val="nil"/>
              <w:left w:val="nil"/>
              <w:bottom w:val="single" w:sz="4" w:space="0" w:color="auto"/>
              <w:right w:val="nil"/>
            </w:tcBorders>
            <w:shd w:val="clear" w:color="auto" w:fill="auto"/>
            <w:noWrap/>
            <w:vAlign w:val="center"/>
            <w:hideMark/>
          </w:tcPr>
          <w:p w14:paraId="5706ED2D" w14:textId="53A85FF9"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FC5C3B2" w14:textId="7D76B9E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0F1502B" w14:textId="4EC5F88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49D468E" w14:textId="1BDD375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0A893A0" w14:textId="10A05FE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A66316A" w14:textId="77777777" w:rsidTr="008E1282">
        <w:tc>
          <w:tcPr>
            <w:tcW w:w="4297" w:type="dxa"/>
            <w:tcBorders>
              <w:top w:val="nil"/>
              <w:left w:val="nil"/>
              <w:bottom w:val="single" w:sz="4" w:space="0" w:color="auto"/>
              <w:right w:val="nil"/>
            </w:tcBorders>
            <w:shd w:val="clear" w:color="auto" w:fill="auto"/>
            <w:noWrap/>
            <w:vAlign w:val="center"/>
            <w:hideMark/>
          </w:tcPr>
          <w:p w14:paraId="0ECACC56"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Less than primary</w:t>
            </w:r>
          </w:p>
        </w:tc>
        <w:tc>
          <w:tcPr>
            <w:tcW w:w="1217" w:type="dxa"/>
            <w:tcBorders>
              <w:top w:val="nil"/>
              <w:left w:val="nil"/>
              <w:bottom w:val="single" w:sz="4" w:space="0" w:color="auto"/>
              <w:right w:val="nil"/>
            </w:tcBorders>
            <w:shd w:val="clear" w:color="auto" w:fill="auto"/>
            <w:noWrap/>
            <w:vAlign w:val="center"/>
            <w:hideMark/>
          </w:tcPr>
          <w:p w14:paraId="150DC78D" w14:textId="738B878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CAD2A90" w14:textId="4ADABD0D"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2A46B4F3" w14:textId="44937D5B"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7598918F" w14:textId="693CD98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9151F7F" w14:textId="5E722F9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7F93D4D" w14:textId="77777777" w:rsidTr="008E1282">
        <w:tc>
          <w:tcPr>
            <w:tcW w:w="4297" w:type="dxa"/>
            <w:tcBorders>
              <w:top w:val="nil"/>
              <w:left w:val="nil"/>
              <w:bottom w:val="single" w:sz="4" w:space="0" w:color="auto"/>
              <w:right w:val="nil"/>
            </w:tcBorders>
            <w:shd w:val="clear" w:color="auto" w:fill="auto"/>
            <w:noWrap/>
            <w:vAlign w:val="center"/>
            <w:hideMark/>
          </w:tcPr>
          <w:p w14:paraId="7D828718"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primary</w:t>
            </w:r>
          </w:p>
        </w:tc>
        <w:tc>
          <w:tcPr>
            <w:tcW w:w="1217" w:type="dxa"/>
            <w:tcBorders>
              <w:top w:val="nil"/>
              <w:left w:val="nil"/>
              <w:bottom w:val="single" w:sz="4" w:space="0" w:color="auto"/>
              <w:right w:val="nil"/>
            </w:tcBorders>
            <w:shd w:val="clear" w:color="auto" w:fill="auto"/>
            <w:noWrap/>
            <w:vAlign w:val="center"/>
            <w:hideMark/>
          </w:tcPr>
          <w:p w14:paraId="1385B0E3" w14:textId="5D979C8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0ADFB009" w14:textId="1C5BB7A3"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42710C41" w14:textId="05A0B997"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05F0024B" w14:textId="01FC936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394A134" w14:textId="51AE8238"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1817A457" w14:textId="77777777" w:rsidTr="008E1282">
        <w:tc>
          <w:tcPr>
            <w:tcW w:w="4297" w:type="dxa"/>
            <w:tcBorders>
              <w:top w:val="nil"/>
              <w:left w:val="nil"/>
              <w:bottom w:val="single" w:sz="4" w:space="0" w:color="auto"/>
              <w:right w:val="nil"/>
            </w:tcBorders>
            <w:shd w:val="clear" w:color="auto" w:fill="auto"/>
            <w:noWrap/>
            <w:vAlign w:val="center"/>
            <w:hideMark/>
          </w:tcPr>
          <w:p w14:paraId="0FB1A504"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Completed secondary</w:t>
            </w:r>
          </w:p>
        </w:tc>
        <w:tc>
          <w:tcPr>
            <w:tcW w:w="1217" w:type="dxa"/>
            <w:tcBorders>
              <w:top w:val="nil"/>
              <w:left w:val="nil"/>
              <w:bottom w:val="single" w:sz="4" w:space="0" w:color="auto"/>
              <w:right w:val="nil"/>
            </w:tcBorders>
            <w:shd w:val="clear" w:color="auto" w:fill="auto"/>
            <w:noWrap/>
            <w:vAlign w:val="center"/>
            <w:hideMark/>
          </w:tcPr>
          <w:p w14:paraId="2D144F77" w14:textId="2EC68EF7"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F3946DE" w14:textId="12676470"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360AD28" w14:textId="2384D3D6"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3EDFB0C5" w14:textId="39BF8698"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68D5C38" w14:textId="039B447F"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11EF442" w14:textId="77777777" w:rsidTr="008E1282">
        <w:tc>
          <w:tcPr>
            <w:tcW w:w="4297" w:type="dxa"/>
            <w:tcBorders>
              <w:top w:val="nil"/>
              <w:left w:val="nil"/>
              <w:bottom w:val="single" w:sz="4" w:space="0" w:color="auto"/>
              <w:right w:val="nil"/>
            </w:tcBorders>
            <w:shd w:val="clear" w:color="auto" w:fill="auto"/>
            <w:noWrap/>
            <w:vAlign w:val="center"/>
            <w:hideMark/>
          </w:tcPr>
          <w:p w14:paraId="5E0868D5"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Higher</w:t>
            </w:r>
          </w:p>
        </w:tc>
        <w:tc>
          <w:tcPr>
            <w:tcW w:w="1217" w:type="dxa"/>
            <w:tcBorders>
              <w:top w:val="nil"/>
              <w:left w:val="nil"/>
              <w:bottom w:val="single" w:sz="4" w:space="0" w:color="auto"/>
              <w:right w:val="nil"/>
            </w:tcBorders>
            <w:shd w:val="clear" w:color="auto" w:fill="auto"/>
            <w:noWrap/>
            <w:vAlign w:val="center"/>
            <w:hideMark/>
          </w:tcPr>
          <w:p w14:paraId="03AA9B4F" w14:textId="769F765A"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14D6B4" w14:textId="5E8C6011"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17D894A" w14:textId="4A4E524E"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808A3D1" w14:textId="39B843EB"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E814ACA" w14:textId="6D125015"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6A1052A9" w14:textId="77777777" w:rsidTr="008E1282">
        <w:tc>
          <w:tcPr>
            <w:tcW w:w="4297" w:type="dxa"/>
            <w:tcBorders>
              <w:top w:val="nil"/>
              <w:left w:val="nil"/>
              <w:bottom w:val="single" w:sz="4" w:space="0" w:color="auto"/>
              <w:right w:val="nil"/>
            </w:tcBorders>
            <w:shd w:val="clear" w:color="000000" w:fill="DBE5F1"/>
            <w:noWrap/>
            <w:vAlign w:val="center"/>
            <w:hideMark/>
          </w:tcPr>
          <w:p w14:paraId="7B8D6FC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Economic </w:t>
            </w:r>
            <w:proofErr w:type="spellStart"/>
            <w:r w:rsidRPr="008E1282">
              <w:rPr>
                <w:rFonts w:eastAsia="Times New Roman" w:cs="Times New Roman"/>
                <w:b/>
                <w:bCs/>
                <w:sz w:val="20"/>
                <w:szCs w:val="20"/>
              </w:rPr>
              <w:t>activity</w:t>
            </w:r>
            <w:r w:rsidRPr="008E1282">
              <w:rPr>
                <w:rFonts w:eastAsia="Times New Roman" w:cs="Times New Roman"/>
                <w:b/>
                <w:bCs/>
                <w:sz w:val="20"/>
                <w:szCs w:val="20"/>
                <w:vertAlign w:val="superscript"/>
              </w:rPr>
              <w:t>b</w:t>
            </w:r>
            <w:proofErr w:type="spellEnd"/>
          </w:p>
        </w:tc>
        <w:tc>
          <w:tcPr>
            <w:tcW w:w="1217" w:type="dxa"/>
            <w:tcBorders>
              <w:top w:val="nil"/>
              <w:left w:val="nil"/>
              <w:bottom w:val="single" w:sz="4" w:space="0" w:color="auto"/>
              <w:right w:val="nil"/>
            </w:tcBorders>
            <w:shd w:val="clear" w:color="000000" w:fill="DBE5F1"/>
            <w:noWrap/>
            <w:vAlign w:val="center"/>
            <w:hideMark/>
          </w:tcPr>
          <w:p w14:paraId="7C05088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682596A2"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0510B27A"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6C9B9BD4"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8B605F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2F31DAFB" w14:textId="77777777" w:rsidTr="008E1282">
        <w:tc>
          <w:tcPr>
            <w:tcW w:w="4297" w:type="dxa"/>
            <w:tcBorders>
              <w:top w:val="nil"/>
              <w:left w:val="nil"/>
              <w:bottom w:val="single" w:sz="4" w:space="0" w:color="auto"/>
              <w:right w:val="nil"/>
            </w:tcBorders>
            <w:shd w:val="clear" w:color="auto" w:fill="auto"/>
            <w:noWrap/>
            <w:vAlign w:val="center"/>
            <w:hideMark/>
          </w:tcPr>
          <w:p w14:paraId="0F400D7E"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Participates in some form of economic activity</w:t>
            </w:r>
          </w:p>
        </w:tc>
        <w:tc>
          <w:tcPr>
            <w:tcW w:w="1217" w:type="dxa"/>
            <w:tcBorders>
              <w:top w:val="nil"/>
              <w:left w:val="nil"/>
              <w:bottom w:val="single" w:sz="4" w:space="0" w:color="auto"/>
              <w:right w:val="nil"/>
            </w:tcBorders>
            <w:shd w:val="clear" w:color="auto" w:fill="auto"/>
            <w:noWrap/>
            <w:vAlign w:val="center"/>
            <w:hideMark/>
          </w:tcPr>
          <w:p w14:paraId="27524410" w14:textId="72971AE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1A09D083" w14:textId="29F10C7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590FBFF" w14:textId="1F789371"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6202747" w14:textId="6FBD17D6"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A8F86C4" w14:textId="44485903"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4AD5A3" w14:textId="77777777" w:rsidTr="008E1282">
        <w:tc>
          <w:tcPr>
            <w:tcW w:w="4297" w:type="dxa"/>
            <w:tcBorders>
              <w:top w:val="nil"/>
              <w:left w:val="nil"/>
              <w:bottom w:val="single" w:sz="4" w:space="0" w:color="auto"/>
              <w:right w:val="nil"/>
            </w:tcBorders>
            <w:shd w:val="clear" w:color="000000" w:fill="DBE5F1"/>
            <w:noWrap/>
            <w:vAlign w:val="center"/>
            <w:hideMark/>
          </w:tcPr>
          <w:p w14:paraId="26AA977E"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xml:space="preserve">Participation in economic activity by </w:t>
            </w:r>
            <w:proofErr w:type="spellStart"/>
            <w:r w:rsidRPr="008E1282">
              <w:rPr>
                <w:rFonts w:eastAsia="Times New Roman" w:cs="Times New Roman"/>
                <w:b/>
                <w:bCs/>
                <w:sz w:val="20"/>
                <w:szCs w:val="20"/>
              </w:rPr>
              <w:t>type</w:t>
            </w:r>
            <w:r w:rsidRPr="008E1282">
              <w:rPr>
                <w:rFonts w:eastAsia="Times New Roman" w:cs="Times New Roman"/>
                <w:b/>
                <w:bCs/>
                <w:sz w:val="20"/>
                <w:szCs w:val="20"/>
                <w:vertAlign w:val="superscript"/>
              </w:rPr>
              <w:t>c</w:t>
            </w:r>
            <w:proofErr w:type="spellEnd"/>
          </w:p>
        </w:tc>
        <w:tc>
          <w:tcPr>
            <w:tcW w:w="1217" w:type="dxa"/>
            <w:tcBorders>
              <w:top w:val="nil"/>
              <w:left w:val="nil"/>
              <w:bottom w:val="single" w:sz="4" w:space="0" w:color="auto"/>
              <w:right w:val="nil"/>
            </w:tcBorders>
            <w:shd w:val="clear" w:color="000000" w:fill="DBE5F1"/>
            <w:noWrap/>
            <w:vAlign w:val="center"/>
            <w:hideMark/>
          </w:tcPr>
          <w:p w14:paraId="79827B1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1DB9E62C"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272" w:type="dxa"/>
            <w:tcBorders>
              <w:top w:val="nil"/>
              <w:left w:val="nil"/>
              <w:bottom w:val="single" w:sz="4" w:space="0" w:color="auto"/>
              <w:right w:val="nil"/>
            </w:tcBorders>
            <w:shd w:val="clear" w:color="000000" w:fill="DBE5F1"/>
            <w:noWrap/>
            <w:vAlign w:val="center"/>
            <w:hideMark/>
          </w:tcPr>
          <w:p w14:paraId="7FBFE957"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1257" w:type="dxa"/>
            <w:tcBorders>
              <w:top w:val="nil"/>
              <w:left w:val="nil"/>
              <w:bottom w:val="single" w:sz="4" w:space="0" w:color="auto"/>
              <w:right w:val="nil"/>
            </w:tcBorders>
            <w:shd w:val="clear" w:color="000000" w:fill="DBE5F1"/>
            <w:noWrap/>
            <w:vAlign w:val="center"/>
            <w:hideMark/>
          </w:tcPr>
          <w:p w14:paraId="0067BA20"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c>
          <w:tcPr>
            <w:tcW w:w="955" w:type="dxa"/>
            <w:tcBorders>
              <w:top w:val="nil"/>
              <w:left w:val="nil"/>
              <w:bottom w:val="single" w:sz="4" w:space="0" w:color="auto"/>
              <w:right w:val="nil"/>
            </w:tcBorders>
            <w:shd w:val="clear" w:color="000000" w:fill="DBE5F1"/>
            <w:noWrap/>
            <w:vAlign w:val="center"/>
            <w:hideMark/>
          </w:tcPr>
          <w:p w14:paraId="265C197F" w14:textId="77777777" w:rsidR="00F36C92" w:rsidRPr="008E1282" w:rsidRDefault="00F36C92" w:rsidP="008E1282">
            <w:pPr>
              <w:widowControl/>
              <w:spacing w:line="259" w:lineRule="auto"/>
              <w:rPr>
                <w:rFonts w:eastAsia="Times New Roman" w:cs="Times New Roman"/>
                <w:b/>
                <w:bCs/>
                <w:sz w:val="20"/>
                <w:szCs w:val="20"/>
              </w:rPr>
            </w:pPr>
            <w:r w:rsidRPr="008E1282">
              <w:rPr>
                <w:rFonts w:eastAsia="Times New Roman" w:cs="Times New Roman"/>
                <w:b/>
                <w:bCs/>
                <w:sz w:val="20"/>
                <w:szCs w:val="20"/>
              </w:rPr>
              <w:t> </w:t>
            </w:r>
          </w:p>
        </w:tc>
      </w:tr>
      <w:tr w:rsidR="00F36C92" w:rsidRPr="008E1282" w14:paraId="4C9E1CCA" w14:textId="77777777" w:rsidTr="008E1282">
        <w:tc>
          <w:tcPr>
            <w:tcW w:w="4297" w:type="dxa"/>
            <w:tcBorders>
              <w:top w:val="nil"/>
              <w:left w:val="nil"/>
              <w:bottom w:val="single" w:sz="4" w:space="0" w:color="auto"/>
              <w:right w:val="nil"/>
            </w:tcBorders>
            <w:shd w:val="clear" w:color="auto" w:fill="auto"/>
            <w:noWrap/>
            <w:vAlign w:val="center"/>
            <w:hideMark/>
          </w:tcPr>
          <w:p w14:paraId="6FF28E6D"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474EDEFD" w14:textId="268BB410"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7CD5F43" w14:textId="588799D6"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5CCC4E87" w14:textId="65258048"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24ED6BEF" w14:textId="6AB72651"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43526FF7" w14:textId="0F45DB4E"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36BCE3AF" w14:textId="77777777" w:rsidTr="008E1282">
        <w:tc>
          <w:tcPr>
            <w:tcW w:w="4297" w:type="dxa"/>
            <w:tcBorders>
              <w:top w:val="nil"/>
              <w:left w:val="nil"/>
              <w:bottom w:val="single" w:sz="4" w:space="0" w:color="auto"/>
              <w:right w:val="nil"/>
            </w:tcBorders>
            <w:shd w:val="clear" w:color="auto" w:fill="auto"/>
            <w:noWrap/>
            <w:vAlign w:val="center"/>
            <w:hideMark/>
          </w:tcPr>
          <w:p w14:paraId="68C344DA" w14:textId="3EBDAEC6"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Non</w:t>
            </w:r>
            <w:r w:rsidR="00806A53">
              <w:rPr>
                <w:rFonts w:eastAsia="Times New Roman" w:cs="Times New Roman"/>
                <w:sz w:val="20"/>
                <w:szCs w:val="20"/>
              </w:rPr>
              <w:t>-</w:t>
            </w:r>
            <w:r w:rsidRPr="008E1282">
              <w:rPr>
                <w:rFonts w:eastAsia="Times New Roman" w:cs="Times New Roman"/>
                <w:sz w:val="20"/>
                <w:szCs w:val="20"/>
              </w:rPr>
              <w:t>farm</w:t>
            </w:r>
          </w:p>
        </w:tc>
        <w:tc>
          <w:tcPr>
            <w:tcW w:w="1217" w:type="dxa"/>
            <w:tcBorders>
              <w:top w:val="nil"/>
              <w:left w:val="nil"/>
              <w:bottom w:val="single" w:sz="4" w:space="0" w:color="auto"/>
              <w:right w:val="nil"/>
            </w:tcBorders>
            <w:shd w:val="clear" w:color="auto" w:fill="auto"/>
            <w:noWrap/>
            <w:vAlign w:val="center"/>
            <w:hideMark/>
          </w:tcPr>
          <w:p w14:paraId="26354660" w14:textId="05FAE5B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64D988EB" w14:textId="054ADDDF"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08669A7B" w14:textId="242E5F53"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634124DE" w14:textId="220BA62E"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55303DBA" w14:textId="33F300F0"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22D7A2B7" w14:textId="77777777" w:rsidTr="008E1282">
        <w:tc>
          <w:tcPr>
            <w:tcW w:w="4297" w:type="dxa"/>
            <w:tcBorders>
              <w:top w:val="nil"/>
              <w:left w:val="nil"/>
              <w:bottom w:val="single" w:sz="4" w:space="0" w:color="auto"/>
              <w:right w:val="nil"/>
            </w:tcBorders>
            <w:shd w:val="clear" w:color="auto" w:fill="auto"/>
            <w:noWrap/>
            <w:vAlign w:val="center"/>
            <w:hideMark/>
          </w:tcPr>
          <w:p w14:paraId="0777859F" w14:textId="77777777" w:rsidR="00F36C92" w:rsidRPr="008E1282" w:rsidRDefault="00F36C92" w:rsidP="008E1282">
            <w:pPr>
              <w:widowControl/>
              <w:spacing w:line="259" w:lineRule="auto"/>
              <w:ind w:firstLineChars="100" w:firstLine="200"/>
              <w:rPr>
                <w:rFonts w:eastAsia="Times New Roman" w:cs="Times New Roman"/>
                <w:sz w:val="20"/>
                <w:szCs w:val="20"/>
              </w:rPr>
            </w:pPr>
            <w:r w:rsidRPr="008E1282">
              <w:rPr>
                <w:rFonts w:eastAsia="Times New Roman" w:cs="Times New Roman"/>
                <w:sz w:val="20"/>
                <w:szCs w:val="20"/>
              </w:rPr>
              <w:t>Wage/salaried</w:t>
            </w:r>
          </w:p>
        </w:tc>
        <w:tc>
          <w:tcPr>
            <w:tcW w:w="1217" w:type="dxa"/>
            <w:tcBorders>
              <w:top w:val="nil"/>
              <w:left w:val="nil"/>
              <w:bottom w:val="single" w:sz="4" w:space="0" w:color="auto"/>
              <w:right w:val="nil"/>
            </w:tcBorders>
            <w:shd w:val="clear" w:color="auto" w:fill="auto"/>
            <w:noWrap/>
            <w:vAlign w:val="center"/>
            <w:hideMark/>
          </w:tcPr>
          <w:p w14:paraId="0F4DDE76" w14:textId="0C77C2F2"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395C0319" w14:textId="697E6387"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9EFB2B2" w14:textId="30BD12E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1BA71DA0" w14:textId="608BE2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7528371F" w14:textId="71819D0A" w:rsidR="00F36C92" w:rsidRPr="008E1282" w:rsidRDefault="00F36C92" w:rsidP="00E83AF3">
            <w:pPr>
              <w:widowControl/>
              <w:spacing w:line="259" w:lineRule="auto"/>
              <w:jc w:val="center"/>
              <w:rPr>
                <w:rFonts w:eastAsia="Times New Roman" w:cs="Times New Roman"/>
                <w:sz w:val="20"/>
                <w:szCs w:val="20"/>
              </w:rPr>
            </w:pPr>
          </w:p>
        </w:tc>
      </w:tr>
      <w:tr w:rsidR="00F36C92" w:rsidRPr="008E1282" w14:paraId="51901404" w14:textId="77777777" w:rsidTr="008E1282">
        <w:tc>
          <w:tcPr>
            <w:tcW w:w="4297" w:type="dxa"/>
            <w:tcBorders>
              <w:top w:val="nil"/>
              <w:left w:val="nil"/>
              <w:bottom w:val="single" w:sz="4" w:space="0" w:color="auto"/>
              <w:right w:val="nil"/>
            </w:tcBorders>
            <w:shd w:val="clear" w:color="auto" w:fill="auto"/>
            <w:vAlign w:val="center"/>
            <w:hideMark/>
          </w:tcPr>
          <w:p w14:paraId="458A0319" w14:textId="77777777" w:rsidR="00F36C92" w:rsidRPr="008E1282" w:rsidRDefault="00F36C92" w:rsidP="008E1282">
            <w:pPr>
              <w:widowControl/>
              <w:spacing w:line="259" w:lineRule="auto"/>
              <w:rPr>
                <w:rFonts w:eastAsia="Times New Roman" w:cs="Times New Roman"/>
                <w:b/>
                <w:bCs/>
                <w:color w:val="auto"/>
                <w:sz w:val="20"/>
                <w:szCs w:val="20"/>
              </w:rPr>
            </w:pPr>
            <w:r w:rsidRPr="008E1282">
              <w:rPr>
                <w:rFonts w:eastAsia="Times New Roman" w:cs="Times New Roman"/>
                <w:b/>
                <w:bCs/>
                <w:color w:val="auto"/>
                <w:sz w:val="20"/>
                <w:szCs w:val="20"/>
              </w:rPr>
              <w:t>Number of primary adult decisionmakers</w:t>
            </w:r>
          </w:p>
        </w:tc>
        <w:tc>
          <w:tcPr>
            <w:tcW w:w="1217" w:type="dxa"/>
            <w:tcBorders>
              <w:top w:val="nil"/>
              <w:left w:val="nil"/>
              <w:bottom w:val="single" w:sz="4" w:space="0" w:color="auto"/>
              <w:right w:val="nil"/>
            </w:tcBorders>
            <w:shd w:val="clear" w:color="auto" w:fill="auto"/>
            <w:noWrap/>
            <w:vAlign w:val="center"/>
            <w:hideMark/>
          </w:tcPr>
          <w:p w14:paraId="5AA5ADE6" w14:textId="14727A14"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10D25E6" w14:textId="06C2050B" w:rsidR="00F36C92" w:rsidRPr="008E1282" w:rsidRDefault="00F36C92" w:rsidP="00E83AF3">
            <w:pPr>
              <w:widowControl/>
              <w:spacing w:line="259" w:lineRule="auto"/>
              <w:jc w:val="center"/>
              <w:rPr>
                <w:rFonts w:eastAsia="Times New Roman" w:cs="Times New Roman"/>
                <w:sz w:val="20"/>
                <w:szCs w:val="20"/>
              </w:rPr>
            </w:pPr>
          </w:p>
        </w:tc>
        <w:tc>
          <w:tcPr>
            <w:tcW w:w="272" w:type="dxa"/>
            <w:tcBorders>
              <w:top w:val="nil"/>
              <w:left w:val="nil"/>
              <w:bottom w:val="single" w:sz="4" w:space="0" w:color="auto"/>
              <w:right w:val="nil"/>
            </w:tcBorders>
            <w:shd w:val="clear" w:color="auto" w:fill="auto"/>
            <w:noWrap/>
            <w:vAlign w:val="center"/>
            <w:hideMark/>
          </w:tcPr>
          <w:p w14:paraId="1073BE20" w14:textId="5C483E2D" w:rsidR="00F36C92" w:rsidRPr="008E1282" w:rsidRDefault="00F36C92" w:rsidP="00E83AF3">
            <w:pPr>
              <w:widowControl/>
              <w:spacing w:line="259" w:lineRule="auto"/>
              <w:jc w:val="center"/>
              <w:rPr>
                <w:rFonts w:eastAsia="Times New Roman" w:cs="Times New Roman"/>
                <w:sz w:val="20"/>
                <w:szCs w:val="20"/>
              </w:rPr>
            </w:pPr>
          </w:p>
        </w:tc>
        <w:tc>
          <w:tcPr>
            <w:tcW w:w="1257" w:type="dxa"/>
            <w:tcBorders>
              <w:top w:val="nil"/>
              <w:left w:val="nil"/>
              <w:bottom w:val="single" w:sz="4" w:space="0" w:color="auto"/>
              <w:right w:val="nil"/>
            </w:tcBorders>
            <w:shd w:val="clear" w:color="auto" w:fill="auto"/>
            <w:noWrap/>
            <w:vAlign w:val="center"/>
            <w:hideMark/>
          </w:tcPr>
          <w:p w14:paraId="435195BC" w14:textId="5A86339D" w:rsidR="00F36C92" w:rsidRPr="008E1282" w:rsidRDefault="00F36C92" w:rsidP="00E83AF3">
            <w:pPr>
              <w:widowControl/>
              <w:spacing w:line="259" w:lineRule="auto"/>
              <w:jc w:val="center"/>
              <w:rPr>
                <w:rFonts w:eastAsia="Times New Roman" w:cs="Times New Roman"/>
                <w:sz w:val="20"/>
                <w:szCs w:val="20"/>
              </w:rPr>
            </w:pPr>
          </w:p>
        </w:tc>
        <w:tc>
          <w:tcPr>
            <w:tcW w:w="955" w:type="dxa"/>
            <w:tcBorders>
              <w:top w:val="nil"/>
              <w:left w:val="nil"/>
              <w:bottom w:val="single" w:sz="4" w:space="0" w:color="auto"/>
              <w:right w:val="nil"/>
            </w:tcBorders>
            <w:shd w:val="clear" w:color="auto" w:fill="auto"/>
            <w:noWrap/>
            <w:vAlign w:val="center"/>
            <w:hideMark/>
          </w:tcPr>
          <w:p w14:paraId="2BEA2B69" w14:textId="6977041F" w:rsidR="00F36C92" w:rsidRPr="008E1282" w:rsidRDefault="00F36C92" w:rsidP="00E83AF3">
            <w:pPr>
              <w:widowControl/>
              <w:spacing w:line="259" w:lineRule="auto"/>
              <w:jc w:val="center"/>
              <w:rPr>
                <w:rFonts w:eastAsia="Times New Roman" w:cs="Times New Roman"/>
                <w:sz w:val="20"/>
                <w:szCs w:val="20"/>
              </w:rPr>
            </w:pPr>
          </w:p>
        </w:tc>
      </w:tr>
    </w:tbl>
    <w:p w14:paraId="35710452" w14:textId="302CC8C2" w:rsidR="00F36C92" w:rsidRPr="00F36C92" w:rsidRDefault="00F36C92" w:rsidP="00E83AF3">
      <w:pPr>
        <w:pStyle w:val="BodyText"/>
        <w:spacing w:after="0"/>
        <w:ind w:left="90" w:hanging="90"/>
        <w:rPr>
          <w:sz w:val="16"/>
        </w:rPr>
      </w:pPr>
      <w:commentRangeStart w:id="755"/>
      <w:r w:rsidRPr="00F36C92">
        <w:rPr>
          <w:sz w:val="16"/>
        </w:rPr>
        <w:t>^ Results not statistically reliable, n&lt;30</w:t>
      </w:r>
      <w:commentRangeEnd w:id="755"/>
      <w:r w:rsidR="00B435DA">
        <w:rPr>
          <w:rStyle w:val="CommentReference"/>
        </w:rPr>
        <w:commentReference w:id="755"/>
      </w:r>
    </w:p>
    <w:p w14:paraId="4BBF886B" w14:textId="1C4FA616" w:rsidR="00F36C92" w:rsidRPr="00F36C92" w:rsidRDefault="00F36C92" w:rsidP="00E83AF3">
      <w:pPr>
        <w:pStyle w:val="BodyText"/>
        <w:spacing w:after="0"/>
        <w:ind w:left="90" w:hanging="90"/>
        <w:rPr>
          <w:sz w:val="16"/>
        </w:rPr>
      </w:pPr>
      <w:r w:rsidRPr="00F36C92">
        <w:rPr>
          <w:sz w:val="16"/>
          <w:vertAlign w:val="superscript"/>
        </w:rPr>
        <w:t>a</w:t>
      </w:r>
      <w:r w:rsidRPr="00F36C92">
        <w:rPr>
          <w:sz w:val="16"/>
        </w:rPr>
        <w:t xml:space="preserve"> Records missing information for the disaggregate variables have been excluded from the disaggregated estimates. The unweighted sample size reflects this loss in observations; therefore, the sum of disaggregate sample sizes may not equal the overall sample size.</w:t>
      </w:r>
    </w:p>
    <w:p w14:paraId="0DE1476B" w14:textId="1069839B" w:rsidR="00F36C92" w:rsidRPr="00F36C92" w:rsidRDefault="00F36C92" w:rsidP="00E83AF3">
      <w:pPr>
        <w:pStyle w:val="BodyText"/>
        <w:spacing w:after="0"/>
        <w:ind w:left="90" w:hanging="90"/>
        <w:rPr>
          <w:sz w:val="16"/>
        </w:rPr>
      </w:pPr>
      <w:r w:rsidRPr="00F36C92">
        <w:rPr>
          <w:sz w:val="16"/>
          <w:vertAlign w:val="superscript"/>
        </w:rPr>
        <w:t>b</w:t>
      </w:r>
      <w:r w:rsidRPr="00F36C92">
        <w:rPr>
          <w:sz w:val="16"/>
        </w:rPr>
        <w:t xml:space="preserve"> Both paid and unpaid types of economic activity are included. Domestic work, such as caring for children or the elderly and cooking and cleaning, are not included. </w:t>
      </w:r>
    </w:p>
    <w:p w14:paraId="167D7F7B" w14:textId="0260050A" w:rsidR="00F36C92" w:rsidRPr="00F36C92" w:rsidRDefault="00F36C92" w:rsidP="00E83AF3">
      <w:pPr>
        <w:pStyle w:val="BodyText"/>
        <w:spacing w:after="0"/>
        <w:ind w:left="90" w:hanging="90"/>
        <w:rPr>
          <w:sz w:val="16"/>
        </w:rPr>
      </w:pPr>
      <w:r w:rsidRPr="00F36C92">
        <w:rPr>
          <w:sz w:val="16"/>
          <w:vertAlign w:val="superscript"/>
        </w:rPr>
        <w:t>c</w:t>
      </w:r>
      <w:r w:rsidRPr="00F36C92">
        <w:rPr>
          <w:sz w:val="16"/>
        </w:rPr>
        <w:t xml:space="preserve"> Farm work includes food crop farming, cash crop farming, livestock raising, or fishing/fishpond culture; non-farm work includes running small businesses or self-employment; and wage/salaried employment includes both agriculture and non-agriculture-based work that is salaried. Percentages do not add up to 100 percent because individuals can engage in more than one type of economic activity.</w:t>
      </w:r>
    </w:p>
    <w:p w14:paraId="0D5174D5" w14:textId="77777777" w:rsidR="00CE0FD2" w:rsidRDefault="00F36C92" w:rsidP="00CE0FD2">
      <w:pPr>
        <w:pStyle w:val="BodyText"/>
        <w:spacing w:after="0"/>
        <w:ind w:left="90" w:right="1440" w:hanging="90"/>
        <w:rPr>
          <w:sz w:val="16"/>
        </w:rPr>
      </w:pPr>
      <w:r w:rsidRPr="00F36C92">
        <w:rPr>
          <w:sz w:val="16"/>
        </w:rPr>
        <w:t>Note</w:t>
      </w:r>
      <w:r w:rsidR="00F85BDD">
        <w:rPr>
          <w:sz w:val="16"/>
        </w:rPr>
        <w:t>s</w:t>
      </w:r>
      <w:r w:rsidRPr="00F36C92">
        <w:rPr>
          <w:sz w:val="16"/>
        </w:rPr>
        <w:t xml:space="preserve">: </w:t>
      </w:r>
    </w:p>
    <w:p w14:paraId="4E1430A3" w14:textId="08CBCBAE" w:rsidR="00CE0FD2" w:rsidRPr="00F36C92" w:rsidRDefault="00CE0FD2" w:rsidP="00CE0FD2">
      <w:pPr>
        <w:pStyle w:val="BodyText"/>
        <w:spacing w:after="0"/>
        <w:ind w:left="90" w:right="1440" w:hanging="90"/>
        <w:rPr>
          <w:sz w:val="16"/>
        </w:rPr>
      </w:pPr>
      <w:r w:rsidRPr="00F36C92">
        <w:rPr>
          <w:sz w:val="16"/>
        </w:rPr>
        <w:t>Estimates are sample-weighted; numbers of observations are unweighted.</w:t>
      </w:r>
    </w:p>
    <w:p w14:paraId="32AF66B2" w14:textId="779AB015" w:rsidR="001548D2" w:rsidRDefault="001548D2" w:rsidP="001548D2">
      <w:pPr>
        <w:pStyle w:val="BodyText"/>
        <w:spacing w:after="0"/>
        <w:ind w:right="1440"/>
        <w:rPr>
          <w:sz w:val="16"/>
        </w:rPr>
      </w:pPr>
      <w:r w:rsidRPr="001548D2">
        <w:rPr>
          <w:sz w:val="16"/>
        </w:rPr>
        <w:t>Estimates are based on primary adult female decisionmakers who are de jure household members.</w:t>
      </w:r>
    </w:p>
    <w:p w14:paraId="1C0C975E" w14:textId="2A7C2543" w:rsidR="00F36C92" w:rsidRPr="00F36C92" w:rsidRDefault="00F36C92" w:rsidP="00E83AF3">
      <w:pPr>
        <w:pStyle w:val="BodyText"/>
        <w:spacing w:after="0"/>
        <w:ind w:left="90" w:right="1440" w:hanging="90"/>
        <w:rPr>
          <w:sz w:val="16"/>
        </w:rPr>
      </w:pPr>
      <w:r w:rsidRPr="00F36C92">
        <w:rPr>
          <w:sz w:val="16"/>
        </w:rPr>
        <w:t xml:space="preserve">Source: </w:t>
      </w:r>
      <w:r w:rsidR="007C1C7D" w:rsidRPr="00001529">
        <w:rPr>
          <w:sz w:val="16"/>
        </w:rPr>
        <w:t>Feed the Future [</w:t>
      </w:r>
      <w:r w:rsidR="007C1C7D" w:rsidRPr="00757754">
        <w:rPr>
          <w:sz w:val="16"/>
          <w:highlight w:val="yellow"/>
        </w:rPr>
        <w:t>Country</w:t>
      </w:r>
      <w:r w:rsidR="007C1C7D" w:rsidRPr="00001529">
        <w:rPr>
          <w:sz w:val="16"/>
        </w:rPr>
        <w:t>] ZOI Survey [</w:t>
      </w:r>
      <w:r w:rsidR="002123BA">
        <w:rPr>
          <w:sz w:val="16"/>
          <w:highlight w:val="yellow"/>
        </w:rPr>
        <w:t>endline</w:t>
      </w:r>
      <w:r w:rsidR="002123BA" w:rsidRPr="00D55C65">
        <w:rPr>
          <w:sz w:val="16"/>
          <w:highlight w:val="yellow"/>
        </w:rPr>
        <w:t xml:space="preserve"> </w:t>
      </w:r>
      <w:r w:rsidR="007C1C7D" w:rsidRPr="00757754">
        <w:rPr>
          <w:sz w:val="16"/>
          <w:highlight w:val="yellow"/>
        </w:rPr>
        <w:t>survey year(s)</w:t>
      </w:r>
      <w:r w:rsidR="007C1C7D" w:rsidRPr="00001529">
        <w:rPr>
          <w:sz w:val="16"/>
        </w:rPr>
        <w:t>]</w:t>
      </w:r>
    </w:p>
    <w:p w14:paraId="11A8D463" w14:textId="77777777" w:rsidR="008E1282" w:rsidRDefault="008E1282">
      <w:pPr>
        <w:widowControl/>
        <w:spacing w:line="240" w:lineRule="auto"/>
        <w:rPr>
          <w:rFonts w:eastAsia="Cabin" w:cs="Cabin"/>
          <w:b/>
        </w:rPr>
      </w:pPr>
      <w:r>
        <w:br w:type="page"/>
      </w:r>
    </w:p>
    <w:p w14:paraId="101D2FE0" w14:textId="48B821E2" w:rsidR="004F3EDA" w:rsidRDefault="003019C5" w:rsidP="00F36C92">
      <w:pPr>
        <w:pStyle w:val="Heading3"/>
      </w:pPr>
      <w:bookmarkStart w:id="756" w:name="_Toc22897340"/>
      <w:bookmarkStart w:id="757" w:name="_Toc50719343"/>
      <w:r>
        <w:t xml:space="preserve">Chapter 4: </w:t>
      </w:r>
      <w:bookmarkEnd w:id="756"/>
      <w:r>
        <w:t>Household economic status</w:t>
      </w:r>
      <w:bookmarkEnd w:id="757"/>
    </w:p>
    <w:p w14:paraId="551827F5" w14:textId="1AB17AAF" w:rsidR="004F3EDA" w:rsidRPr="003019C5" w:rsidRDefault="004F3EDA" w:rsidP="003019C5">
      <w:pPr>
        <w:pStyle w:val="Tabletitle"/>
        <w:keepLines/>
        <w:spacing w:before="240"/>
        <w:contextualSpacing/>
        <w:outlineLvl w:val="3"/>
      </w:pPr>
      <w:bookmarkStart w:id="758" w:name="_Toc50719210"/>
      <w:r w:rsidRPr="003019C5">
        <w:t>Table A</w:t>
      </w:r>
      <w:r w:rsidR="0022115E">
        <w:t>1.</w:t>
      </w:r>
      <w:r w:rsidRPr="003019C5">
        <w:t xml:space="preserve">4.1.1: Comparison of Average Consumption Shortfall of the </w:t>
      </w:r>
      <w:r w:rsidR="00425409">
        <w:t xml:space="preserve">Poor </w:t>
      </w:r>
      <w:r w:rsidR="00425409" w:rsidRPr="00425409">
        <w:t>at the USD $1.25 (2005 PPP) Per Person Per Day Threshold in the Phase One ZOI</w:t>
      </w:r>
      <w:r w:rsidRPr="003019C5">
        <w:t xml:space="preserve">, USD (2005 PPP), in Total and by Selected Household Characteristics, Feed the Future </w:t>
      </w:r>
      <w:r w:rsidR="00160DC3">
        <w:t>Phase One</w:t>
      </w:r>
      <w:r w:rsidRPr="003019C5">
        <w:t xml:space="preserve"> Baseline and Endline ZOI Surveys</w:t>
      </w:r>
      <w:bookmarkEnd w:id="758"/>
    </w:p>
    <w:tbl>
      <w:tblPr>
        <w:tblW w:w="5000" w:type="pct"/>
        <w:tblLayout w:type="fixed"/>
        <w:tblCellMar>
          <w:left w:w="72" w:type="dxa"/>
          <w:right w:w="72" w:type="dxa"/>
        </w:tblCellMar>
        <w:tblLook w:val="04A0" w:firstRow="1" w:lastRow="0" w:firstColumn="1" w:lastColumn="0" w:noHBand="0" w:noVBand="1"/>
      </w:tblPr>
      <w:tblGrid>
        <w:gridCol w:w="2325"/>
        <w:gridCol w:w="890"/>
        <w:gridCol w:w="1077"/>
        <w:gridCol w:w="675"/>
        <w:gridCol w:w="12"/>
        <w:gridCol w:w="199"/>
        <w:gridCol w:w="857"/>
        <w:gridCol w:w="915"/>
        <w:gridCol w:w="633"/>
        <w:gridCol w:w="563"/>
        <w:gridCol w:w="739"/>
        <w:gridCol w:w="619"/>
      </w:tblGrid>
      <w:tr w:rsidR="00363CB5" w:rsidRPr="00E83AF3" w14:paraId="1751F7F7" w14:textId="77777777" w:rsidTr="00363CB5">
        <w:tc>
          <w:tcPr>
            <w:tcW w:w="2312" w:type="dxa"/>
            <w:tcBorders>
              <w:top w:val="single" w:sz="4" w:space="0" w:color="auto"/>
              <w:left w:val="nil"/>
              <w:bottom w:val="nil"/>
              <w:right w:val="nil"/>
            </w:tcBorders>
            <w:shd w:val="clear" w:color="000000" w:fill="387990"/>
            <w:noWrap/>
            <w:vAlign w:val="bottom"/>
            <w:hideMark/>
          </w:tcPr>
          <w:p w14:paraId="33F3EFEB"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27" w:type="dxa"/>
            <w:gridSpan w:val="3"/>
            <w:tcBorders>
              <w:top w:val="single" w:sz="4" w:space="0" w:color="auto"/>
              <w:left w:val="nil"/>
              <w:bottom w:val="single" w:sz="4" w:space="0" w:color="FFFFFF"/>
              <w:right w:val="nil"/>
            </w:tcBorders>
            <w:shd w:val="clear" w:color="000000" w:fill="387990"/>
          </w:tcPr>
          <w:p w14:paraId="420D9C6F"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3047E782" w14:textId="23FD28A9"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210" w:type="dxa"/>
            <w:gridSpan w:val="2"/>
            <w:tcBorders>
              <w:top w:val="single" w:sz="4" w:space="0" w:color="auto"/>
              <w:left w:val="nil"/>
              <w:bottom w:val="nil"/>
              <w:right w:val="nil"/>
            </w:tcBorders>
            <w:shd w:val="clear" w:color="000000" w:fill="387990"/>
            <w:vAlign w:val="bottom"/>
            <w:hideMark/>
          </w:tcPr>
          <w:p w14:paraId="51893799" w14:textId="77777777" w:rsidR="00363CB5" w:rsidRPr="00E83AF3" w:rsidRDefault="00363CB5" w:rsidP="00E83AF3">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391" w:type="dxa"/>
            <w:gridSpan w:val="3"/>
            <w:tcBorders>
              <w:top w:val="single" w:sz="4" w:space="0" w:color="auto"/>
              <w:left w:val="nil"/>
              <w:bottom w:val="single" w:sz="4" w:space="0" w:color="FFFFFF"/>
              <w:right w:val="nil"/>
            </w:tcBorders>
            <w:shd w:val="clear" w:color="000000" w:fill="387990"/>
          </w:tcPr>
          <w:p w14:paraId="201E3B2D" w14:textId="77777777" w:rsidR="00363CB5"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1826CC77" w14:textId="1F371B4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0" w:type="dxa"/>
            <w:tcBorders>
              <w:top w:val="single" w:sz="4" w:space="0" w:color="auto"/>
              <w:left w:val="nil"/>
              <w:bottom w:val="nil"/>
              <w:right w:val="nil"/>
            </w:tcBorders>
            <w:shd w:val="clear" w:color="000000" w:fill="387990"/>
            <w:vAlign w:val="bottom"/>
            <w:hideMark/>
          </w:tcPr>
          <w:p w14:paraId="237EA994"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35" w:type="dxa"/>
            <w:tcBorders>
              <w:top w:val="single" w:sz="4" w:space="0" w:color="auto"/>
              <w:left w:val="nil"/>
              <w:right w:val="nil"/>
            </w:tcBorders>
            <w:shd w:val="clear" w:color="000000" w:fill="387990"/>
            <w:vAlign w:val="bottom"/>
            <w:hideMark/>
          </w:tcPr>
          <w:p w14:paraId="0BE33852" w14:textId="77777777" w:rsidR="00363CB5" w:rsidRPr="00E83AF3" w:rsidRDefault="00363CB5" w:rsidP="00E83AF3">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6F44874" w14:textId="08AB1A2F" w:rsidR="00363CB5" w:rsidRPr="00E83AF3" w:rsidRDefault="00363CB5" w:rsidP="00E83AF3">
            <w:pPr>
              <w:spacing w:line="259" w:lineRule="auto"/>
              <w:jc w:val="center"/>
              <w:rPr>
                <w:rFonts w:eastAsia="Times New Roman" w:cs="Times New Roman"/>
                <w:b/>
                <w:bCs/>
                <w:color w:val="FFFFFF"/>
                <w:sz w:val="20"/>
                <w:szCs w:val="20"/>
              </w:rPr>
            </w:pPr>
          </w:p>
        </w:tc>
        <w:tc>
          <w:tcPr>
            <w:tcW w:w="615" w:type="dxa"/>
            <w:tcBorders>
              <w:top w:val="single" w:sz="4" w:space="0" w:color="auto"/>
              <w:left w:val="nil"/>
              <w:right w:val="nil"/>
            </w:tcBorders>
            <w:shd w:val="clear" w:color="000000" w:fill="387990"/>
            <w:vAlign w:val="bottom"/>
          </w:tcPr>
          <w:p w14:paraId="048C597E" w14:textId="26F4A70D" w:rsidR="00363CB5" w:rsidRPr="00E83AF3" w:rsidRDefault="00363CB5" w:rsidP="005118B1">
            <w:pPr>
              <w:spacing w:line="259" w:lineRule="auto"/>
              <w:jc w:val="center"/>
              <w:rPr>
                <w:rFonts w:eastAsia="Times New Roman" w:cs="Times New Roman"/>
                <w:b/>
                <w:bCs/>
                <w:color w:val="FFFFFF"/>
                <w:sz w:val="20"/>
                <w:szCs w:val="20"/>
              </w:rPr>
            </w:pPr>
          </w:p>
        </w:tc>
      </w:tr>
      <w:tr w:rsidR="00363CB5" w:rsidRPr="00E83AF3" w14:paraId="6202FC95" w14:textId="77777777" w:rsidTr="00363CB5">
        <w:tc>
          <w:tcPr>
            <w:tcW w:w="2312" w:type="dxa"/>
            <w:tcBorders>
              <w:top w:val="nil"/>
              <w:left w:val="nil"/>
              <w:bottom w:val="nil"/>
              <w:right w:val="nil"/>
            </w:tcBorders>
            <w:shd w:val="clear" w:color="000000" w:fill="387990"/>
            <w:noWrap/>
            <w:vAlign w:val="bottom"/>
            <w:hideMark/>
          </w:tcPr>
          <w:p w14:paraId="3EA27341" w14:textId="77777777" w:rsidR="00363CB5" w:rsidRPr="00E83AF3" w:rsidRDefault="00363CB5" w:rsidP="00363CB5">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885" w:type="dxa"/>
            <w:tcBorders>
              <w:top w:val="nil"/>
              <w:left w:val="nil"/>
              <w:bottom w:val="nil"/>
              <w:right w:val="nil"/>
            </w:tcBorders>
            <w:shd w:val="clear" w:color="000000" w:fill="387990"/>
            <w:vAlign w:val="bottom"/>
            <w:hideMark/>
          </w:tcPr>
          <w:p w14:paraId="1B7299F4" w14:textId="60955446"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792C6B1D" w14:textId="516499F1"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1071" w:type="dxa"/>
            <w:tcBorders>
              <w:top w:val="nil"/>
              <w:left w:val="nil"/>
              <w:bottom w:val="nil"/>
              <w:right w:val="nil"/>
            </w:tcBorders>
            <w:shd w:val="clear" w:color="000000" w:fill="387990"/>
            <w:vAlign w:val="bottom"/>
          </w:tcPr>
          <w:p w14:paraId="63876D91" w14:textId="4F534014"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3" w:type="dxa"/>
            <w:gridSpan w:val="2"/>
            <w:tcBorders>
              <w:top w:val="nil"/>
              <w:left w:val="nil"/>
              <w:bottom w:val="nil"/>
              <w:right w:val="nil"/>
            </w:tcBorders>
            <w:shd w:val="clear" w:color="000000" w:fill="387990"/>
            <w:vAlign w:val="bottom"/>
            <w:hideMark/>
          </w:tcPr>
          <w:p w14:paraId="381623F5" w14:textId="02C53B7A"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98" w:type="dxa"/>
            <w:tcBorders>
              <w:top w:val="nil"/>
              <w:left w:val="nil"/>
              <w:bottom w:val="nil"/>
              <w:right w:val="nil"/>
            </w:tcBorders>
            <w:shd w:val="clear" w:color="000000" w:fill="387990"/>
            <w:vAlign w:val="bottom"/>
            <w:hideMark/>
          </w:tcPr>
          <w:p w14:paraId="446E418D" w14:textId="5BCEEF7F" w:rsidR="00363CB5" w:rsidRPr="00E83AF3" w:rsidRDefault="00363CB5" w:rsidP="00363CB5">
            <w:pPr>
              <w:widowControl/>
              <w:spacing w:line="259" w:lineRule="auto"/>
              <w:jc w:val="center"/>
              <w:rPr>
                <w:rFonts w:eastAsia="Times New Roman" w:cs="Times New Roman"/>
                <w:b/>
                <w:bCs/>
                <w:color w:val="FFFFFF"/>
                <w:sz w:val="20"/>
                <w:szCs w:val="20"/>
              </w:rPr>
            </w:pPr>
          </w:p>
        </w:tc>
        <w:tc>
          <w:tcPr>
            <w:tcW w:w="852" w:type="dxa"/>
            <w:tcBorders>
              <w:top w:val="nil"/>
              <w:left w:val="nil"/>
              <w:bottom w:val="nil"/>
              <w:right w:val="nil"/>
            </w:tcBorders>
            <w:shd w:val="clear" w:color="000000" w:fill="387990"/>
            <w:vAlign w:val="bottom"/>
            <w:hideMark/>
          </w:tcPr>
          <w:p w14:paraId="1120759A" w14:textId="2CC6D4D2"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USD</w:t>
            </w:r>
          </w:p>
          <w:p w14:paraId="54D58601" w14:textId="254C4D38"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(2005 PPP)</w:t>
            </w:r>
          </w:p>
        </w:tc>
        <w:tc>
          <w:tcPr>
            <w:tcW w:w="910" w:type="dxa"/>
            <w:tcBorders>
              <w:top w:val="nil"/>
              <w:left w:val="nil"/>
              <w:bottom w:val="nil"/>
              <w:right w:val="nil"/>
            </w:tcBorders>
            <w:shd w:val="clear" w:color="000000" w:fill="387990"/>
            <w:vAlign w:val="bottom"/>
          </w:tcPr>
          <w:p w14:paraId="2F4CEA2E" w14:textId="5500E46E" w:rsidR="00363CB5" w:rsidRPr="00E83AF3" w:rsidRDefault="00363CB5" w:rsidP="00363CB5">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1E82AEA7" w14:textId="0CB8F99E"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0" w:type="dxa"/>
            <w:tcBorders>
              <w:top w:val="nil"/>
              <w:left w:val="nil"/>
              <w:bottom w:val="single" w:sz="4" w:space="0" w:color="auto"/>
              <w:right w:val="nil"/>
            </w:tcBorders>
            <w:shd w:val="clear" w:color="000000" w:fill="387990"/>
            <w:vAlign w:val="bottom"/>
            <w:hideMark/>
          </w:tcPr>
          <w:p w14:paraId="167311CA"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5" w:type="dxa"/>
            <w:tcBorders>
              <w:left w:val="nil"/>
              <w:bottom w:val="single" w:sz="4" w:space="0" w:color="auto"/>
              <w:right w:val="nil"/>
            </w:tcBorders>
            <w:shd w:val="clear" w:color="000000" w:fill="387990"/>
            <w:vAlign w:val="bottom"/>
            <w:hideMark/>
          </w:tcPr>
          <w:p w14:paraId="1F7923D6" w14:textId="27182D8E"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615" w:type="dxa"/>
            <w:tcBorders>
              <w:left w:val="nil"/>
              <w:bottom w:val="single" w:sz="4" w:space="0" w:color="auto"/>
              <w:right w:val="nil"/>
            </w:tcBorders>
            <w:shd w:val="clear" w:color="000000" w:fill="387990"/>
            <w:vAlign w:val="bottom"/>
            <w:hideMark/>
          </w:tcPr>
          <w:p w14:paraId="25B4993F" w14:textId="77777777" w:rsidR="00363CB5" w:rsidRPr="00E83AF3" w:rsidRDefault="00363CB5" w:rsidP="00363CB5">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05607F5E" w14:textId="1C67D025" w:rsidR="00363CB5" w:rsidRPr="00E83AF3" w:rsidRDefault="00363CB5" w:rsidP="00363CB5">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363CB5" w:rsidRPr="00E83AF3" w14:paraId="4EDA8DBC" w14:textId="77777777" w:rsidTr="000C0317">
        <w:tc>
          <w:tcPr>
            <w:tcW w:w="2312" w:type="dxa"/>
            <w:tcBorders>
              <w:top w:val="single" w:sz="4" w:space="0" w:color="auto"/>
              <w:left w:val="nil"/>
              <w:bottom w:val="single" w:sz="4" w:space="0" w:color="auto"/>
              <w:right w:val="nil"/>
            </w:tcBorders>
            <w:shd w:val="clear" w:color="auto" w:fill="auto"/>
            <w:noWrap/>
            <w:vAlign w:val="center"/>
            <w:hideMark/>
          </w:tcPr>
          <w:p w14:paraId="27A0CC41" w14:textId="77777777" w:rsidR="00363CB5" w:rsidRPr="00E83AF3" w:rsidRDefault="00363CB5" w:rsidP="00363CB5">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885" w:type="dxa"/>
            <w:tcBorders>
              <w:top w:val="single" w:sz="4" w:space="0" w:color="auto"/>
              <w:left w:val="nil"/>
              <w:bottom w:val="single" w:sz="4" w:space="0" w:color="auto"/>
              <w:right w:val="nil"/>
            </w:tcBorders>
            <w:shd w:val="clear" w:color="auto" w:fill="auto"/>
            <w:vAlign w:val="center"/>
          </w:tcPr>
          <w:p w14:paraId="5EC89135" w14:textId="618EDB62"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single" w:sz="4" w:space="0" w:color="auto"/>
              <w:left w:val="nil"/>
              <w:bottom w:val="single" w:sz="4" w:space="0" w:color="auto"/>
              <w:right w:val="nil"/>
            </w:tcBorders>
            <w:vAlign w:val="center"/>
          </w:tcPr>
          <w:p w14:paraId="710AB054" w14:textId="4A98C372"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single" w:sz="4" w:space="0" w:color="auto"/>
              <w:left w:val="nil"/>
              <w:bottom w:val="single" w:sz="4" w:space="0" w:color="auto"/>
              <w:right w:val="nil"/>
            </w:tcBorders>
            <w:shd w:val="clear" w:color="auto" w:fill="auto"/>
            <w:vAlign w:val="center"/>
          </w:tcPr>
          <w:p w14:paraId="4F7795EA" w14:textId="6DB16C6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single" w:sz="4" w:space="0" w:color="auto"/>
              <w:left w:val="nil"/>
              <w:bottom w:val="single" w:sz="4" w:space="0" w:color="auto"/>
              <w:right w:val="nil"/>
            </w:tcBorders>
            <w:shd w:val="clear" w:color="auto" w:fill="auto"/>
            <w:vAlign w:val="center"/>
          </w:tcPr>
          <w:p w14:paraId="39BF0EEB" w14:textId="14664735" w:rsidR="00363CB5" w:rsidRPr="00E83AF3" w:rsidRDefault="00363CB5" w:rsidP="00363CB5">
            <w:pPr>
              <w:widowControl/>
              <w:spacing w:line="259" w:lineRule="auto"/>
              <w:jc w:val="center"/>
              <w:rPr>
                <w:rFonts w:eastAsia="Times New Roman" w:cs="Times New Roman"/>
                <w:b/>
                <w:bCs/>
                <w:sz w:val="20"/>
                <w:szCs w:val="20"/>
              </w:rPr>
            </w:pPr>
          </w:p>
        </w:tc>
        <w:tc>
          <w:tcPr>
            <w:tcW w:w="852" w:type="dxa"/>
            <w:tcBorders>
              <w:top w:val="single" w:sz="4" w:space="0" w:color="auto"/>
              <w:left w:val="nil"/>
              <w:bottom w:val="single" w:sz="4" w:space="0" w:color="auto"/>
              <w:right w:val="nil"/>
            </w:tcBorders>
            <w:shd w:val="clear" w:color="auto" w:fill="auto"/>
            <w:vAlign w:val="center"/>
          </w:tcPr>
          <w:p w14:paraId="71AC3033" w14:textId="256D5061" w:rsidR="00363CB5" w:rsidRPr="00E83AF3" w:rsidRDefault="00363CB5" w:rsidP="00363CB5">
            <w:pPr>
              <w:widowControl/>
              <w:spacing w:line="259" w:lineRule="auto"/>
              <w:jc w:val="center"/>
              <w:rPr>
                <w:rFonts w:eastAsia="Times New Roman" w:cs="Times New Roman"/>
                <w:b/>
                <w:bCs/>
                <w:sz w:val="20"/>
                <w:szCs w:val="20"/>
              </w:rPr>
            </w:pPr>
          </w:p>
        </w:tc>
        <w:tc>
          <w:tcPr>
            <w:tcW w:w="910" w:type="dxa"/>
            <w:tcBorders>
              <w:top w:val="single" w:sz="4" w:space="0" w:color="auto"/>
              <w:left w:val="nil"/>
              <w:bottom w:val="single" w:sz="4" w:space="0" w:color="auto"/>
              <w:right w:val="nil"/>
            </w:tcBorders>
            <w:vAlign w:val="center"/>
          </w:tcPr>
          <w:p w14:paraId="58600792" w14:textId="613766BD" w:rsidR="00363CB5" w:rsidRPr="00E83AF3" w:rsidRDefault="00363CB5" w:rsidP="00363CB5">
            <w:pPr>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75C204C4" w14:textId="5F33CC74" w:rsidR="00363CB5" w:rsidRPr="00E83AF3" w:rsidRDefault="00363CB5" w:rsidP="00363CB5">
            <w:pPr>
              <w:widowControl/>
              <w:spacing w:line="259" w:lineRule="auto"/>
              <w:jc w:val="center"/>
              <w:rPr>
                <w:rFonts w:eastAsia="Times New Roman" w:cs="Times New Roman"/>
                <w:b/>
                <w:bCs/>
                <w:sz w:val="20"/>
                <w:szCs w:val="20"/>
              </w:rPr>
            </w:pPr>
          </w:p>
        </w:tc>
        <w:tc>
          <w:tcPr>
            <w:tcW w:w="560" w:type="dxa"/>
            <w:tcBorders>
              <w:top w:val="nil"/>
              <w:left w:val="nil"/>
              <w:bottom w:val="single" w:sz="4" w:space="0" w:color="auto"/>
              <w:right w:val="nil"/>
            </w:tcBorders>
            <w:shd w:val="clear" w:color="auto" w:fill="auto"/>
            <w:vAlign w:val="center"/>
          </w:tcPr>
          <w:p w14:paraId="2F3DD74E" w14:textId="03D6B6E9" w:rsidR="00363CB5" w:rsidRPr="00E83AF3" w:rsidRDefault="00363CB5" w:rsidP="00363CB5">
            <w:pPr>
              <w:widowControl/>
              <w:spacing w:line="259" w:lineRule="auto"/>
              <w:jc w:val="center"/>
              <w:rPr>
                <w:rFonts w:eastAsia="Times New Roman" w:cs="Times New Roman"/>
                <w:b/>
                <w:bCs/>
                <w:sz w:val="20"/>
                <w:szCs w:val="20"/>
              </w:rPr>
            </w:pPr>
          </w:p>
        </w:tc>
        <w:tc>
          <w:tcPr>
            <w:tcW w:w="735" w:type="dxa"/>
            <w:tcBorders>
              <w:top w:val="nil"/>
              <w:left w:val="nil"/>
              <w:bottom w:val="single" w:sz="4" w:space="0" w:color="auto"/>
              <w:right w:val="nil"/>
            </w:tcBorders>
            <w:shd w:val="clear" w:color="auto" w:fill="auto"/>
            <w:vAlign w:val="center"/>
          </w:tcPr>
          <w:p w14:paraId="3B5BB3B7" w14:textId="468BFF87" w:rsidR="00363CB5" w:rsidRPr="00E83AF3" w:rsidRDefault="00363CB5" w:rsidP="00363CB5">
            <w:pPr>
              <w:widowControl/>
              <w:spacing w:line="259" w:lineRule="auto"/>
              <w:jc w:val="center"/>
              <w:rPr>
                <w:rFonts w:eastAsia="Times New Roman" w:cs="Times New Roman"/>
                <w:b/>
                <w:bCs/>
                <w:sz w:val="20"/>
                <w:szCs w:val="20"/>
              </w:rPr>
            </w:pPr>
          </w:p>
        </w:tc>
        <w:tc>
          <w:tcPr>
            <w:tcW w:w="615" w:type="dxa"/>
            <w:tcBorders>
              <w:top w:val="nil"/>
              <w:left w:val="nil"/>
              <w:bottom w:val="single" w:sz="4" w:space="0" w:color="auto"/>
              <w:right w:val="nil"/>
            </w:tcBorders>
            <w:shd w:val="clear" w:color="auto" w:fill="auto"/>
            <w:vAlign w:val="center"/>
          </w:tcPr>
          <w:p w14:paraId="480A5137" w14:textId="33F12E5A" w:rsidR="00363CB5" w:rsidRPr="00E83AF3" w:rsidRDefault="00363CB5" w:rsidP="00363CB5">
            <w:pPr>
              <w:widowControl/>
              <w:spacing w:line="259" w:lineRule="auto"/>
              <w:jc w:val="center"/>
              <w:rPr>
                <w:rFonts w:eastAsia="Times New Roman" w:cs="Times New Roman"/>
                <w:b/>
                <w:bCs/>
                <w:sz w:val="20"/>
                <w:szCs w:val="20"/>
              </w:rPr>
            </w:pPr>
          </w:p>
        </w:tc>
      </w:tr>
      <w:tr w:rsidR="00363CB5" w:rsidRPr="00E83AF3" w14:paraId="52F86A67"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317C4E9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1071" w:type="dxa"/>
            <w:tcBorders>
              <w:top w:val="nil"/>
              <w:left w:val="nil"/>
              <w:bottom w:val="single" w:sz="4" w:space="0" w:color="auto"/>
              <w:right w:val="nil"/>
            </w:tcBorders>
            <w:shd w:val="clear" w:color="000000" w:fill="DBE7F3"/>
          </w:tcPr>
          <w:p w14:paraId="19198871"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08DF18C0" w14:textId="0BECDE5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71C52BD4"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342F590E"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7098983"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17783D70" w14:textId="36D5E6F1"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7AD9B2DF"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5A52EEE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3AA47A66"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22D0EF08" w14:textId="77777777" w:rsidTr="00A0621A">
        <w:tc>
          <w:tcPr>
            <w:tcW w:w="2312" w:type="dxa"/>
            <w:tcBorders>
              <w:top w:val="nil"/>
              <w:left w:val="nil"/>
              <w:bottom w:val="single" w:sz="4" w:space="0" w:color="auto"/>
              <w:right w:val="nil"/>
            </w:tcBorders>
            <w:shd w:val="clear" w:color="auto" w:fill="auto"/>
            <w:vAlign w:val="center"/>
            <w:hideMark/>
          </w:tcPr>
          <w:p w14:paraId="1F16D8F9"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885" w:type="dxa"/>
            <w:tcBorders>
              <w:top w:val="nil"/>
              <w:left w:val="nil"/>
              <w:bottom w:val="single" w:sz="4" w:space="0" w:color="auto"/>
              <w:right w:val="nil"/>
            </w:tcBorders>
            <w:shd w:val="clear" w:color="auto" w:fill="auto"/>
            <w:vAlign w:val="center"/>
            <w:hideMark/>
          </w:tcPr>
          <w:p w14:paraId="4A8E7CFB" w14:textId="6441E0E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1485C71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75D8FAF" w14:textId="7F8E6356"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3B5E18FF" w14:textId="20289A3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3F1C21C" w14:textId="50B0D06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ED3B6A3"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CB06CFD" w14:textId="006431B6"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751DDF4" w14:textId="5C127482"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93A8DEF" w14:textId="39CC647E"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663EEE7" w14:textId="7138121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0D20C9B6" w14:textId="77777777" w:rsidTr="00A0621A">
        <w:tc>
          <w:tcPr>
            <w:tcW w:w="2312" w:type="dxa"/>
            <w:tcBorders>
              <w:top w:val="nil"/>
              <w:left w:val="nil"/>
              <w:bottom w:val="single" w:sz="4" w:space="0" w:color="auto"/>
              <w:right w:val="nil"/>
            </w:tcBorders>
            <w:shd w:val="clear" w:color="auto" w:fill="auto"/>
            <w:vAlign w:val="center"/>
            <w:hideMark/>
          </w:tcPr>
          <w:p w14:paraId="446EDAF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885" w:type="dxa"/>
            <w:tcBorders>
              <w:top w:val="nil"/>
              <w:left w:val="nil"/>
              <w:bottom w:val="single" w:sz="4" w:space="0" w:color="auto"/>
              <w:right w:val="nil"/>
            </w:tcBorders>
            <w:shd w:val="clear" w:color="auto" w:fill="auto"/>
            <w:vAlign w:val="center"/>
            <w:hideMark/>
          </w:tcPr>
          <w:p w14:paraId="6BD27C55" w14:textId="0F1AA77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8F2C6C5"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04F8C3D7" w14:textId="4EC72567"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67DC56D" w14:textId="7FB8683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320BDAE3" w14:textId="608365F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01CD23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BD90CB6" w14:textId="7668088C"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0C95838" w14:textId="63DD9A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0227365" w14:textId="0268BDD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64B19EAA" w14:textId="07480C5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103FBF96" w14:textId="77777777" w:rsidTr="00A0621A">
        <w:tc>
          <w:tcPr>
            <w:tcW w:w="2312" w:type="dxa"/>
            <w:tcBorders>
              <w:top w:val="nil"/>
              <w:left w:val="nil"/>
              <w:bottom w:val="single" w:sz="4" w:space="0" w:color="auto"/>
              <w:right w:val="nil"/>
            </w:tcBorders>
            <w:shd w:val="clear" w:color="auto" w:fill="auto"/>
            <w:vAlign w:val="center"/>
            <w:hideMark/>
          </w:tcPr>
          <w:p w14:paraId="3DE6F873"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885" w:type="dxa"/>
            <w:tcBorders>
              <w:top w:val="nil"/>
              <w:left w:val="nil"/>
              <w:bottom w:val="single" w:sz="4" w:space="0" w:color="auto"/>
              <w:right w:val="nil"/>
            </w:tcBorders>
            <w:shd w:val="clear" w:color="auto" w:fill="auto"/>
            <w:vAlign w:val="center"/>
            <w:hideMark/>
          </w:tcPr>
          <w:p w14:paraId="60D6297E" w14:textId="720D5B2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9B6B3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302BF30" w14:textId="279CC0C1"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B6D43F1" w14:textId="73454AF7"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D45488" w14:textId="4459C9F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807525"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1BBD978" w14:textId="14CC811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E92B84B" w14:textId="6AE9FF0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383D6CC" w14:textId="14DB03A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53D43D47" w14:textId="312869C6"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59BE3EB" w14:textId="77777777" w:rsidTr="00A0621A">
        <w:tc>
          <w:tcPr>
            <w:tcW w:w="2312" w:type="dxa"/>
            <w:tcBorders>
              <w:top w:val="nil"/>
              <w:left w:val="nil"/>
              <w:bottom w:val="single" w:sz="4" w:space="0" w:color="auto"/>
              <w:right w:val="nil"/>
            </w:tcBorders>
            <w:shd w:val="clear" w:color="auto" w:fill="auto"/>
            <w:vAlign w:val="center"/>
            <w:hideMark/>
          </w:tcPr>
          <w:p w14:paraId="78A59B74"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885" w:type="dxa"/>
            <w:tcBorders>
              <w:top w:val="nil"/>
              <w:left w:val="nil"/>
              <w:bottom w:val="single" w:sz="4" w:space="0" w:color="auto"/>
              <w:right w:val="nil"/>
            </w:tcBorders>
            <w:shd w:val="clear" w:color="auto" w:fill="auto"/>
            <w:vAlign w:val="center"/>
            <w:hideMark/>
          </w:tcPr>
          <w:p w14:paraId="0449B9AA" w14:textId="766EA2A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0CACC3E"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B646070" w14:textId="06C78F2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4D46C92" w14:textId="43126682"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4560C9C" w14:textId="33F3634B"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CD472D1"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42E81FB" w14:textId="2BC3425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73D54B2" w14:textId="59931FE4"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AF7AC9A" w14:textId="0D668CB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AA5618B" w14:textId="322FF09D"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762E0780" w14:textId="77777777" w:rsidTr="00363CB5">
        <w:tc>
          <w:tcPr>
            <w:tcW w:w="3197" w:type="dxa"/>
            <w:gridSpan w:val="2"/>
            <w:tcBorders>
              <w:top w:val="single" w:sz="4" w:space="0" w:color="auto"/>
              <w:left w:val="nil"/>
              <w:bottom w:val="single" w:sz="4" w:space="0" w:color="auto"/>
              <w:right w:val="nil"/>
            </w:tcBorders>
            <w:shd w:val="clear" w:color="000000" w:fill="DBE7F3"/>
            <w:noWrap/>
            <w:vAlign w:val="center"/>
            <w:hideMark/>
          </w:tcPr>
          <w:p w14:paraId="088380B9"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1071" w:type="dxa"/>
            <w:tcBorders>
              <w:top w:val="nil"/>
              <w:left w:val="nil"/>
              <w:bottom w:val="single" w:sz="4" w:space="0" w:color="auto"/>
              <w:right w:val="nil"/>
            </w:tcBorders>
            <w:shd w:val="clear" w:color="000000" w:fill="DBE7F3"/>
          </w:tcPr>
          <w:p w14:paraId="4F97FCE7"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noWrap/>
            <w:vAlign w:val="center"/>
            <w:hideMark/>
          </w:tcPr>
          <w:p w14:paraId="37EDDE39" w14:textId="3650AA09"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noWrap/>
            <w:vAlign w:val="center"/>
            <w:hideMark/>
          </w:tcPr>
          <w:p w14:paraId="3B730035"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noWrap/>
            <w:vAlign w:val="center"/>
            <w:hideMark/>
          </w:tcPr>
          <w:p w14:paraId="45DBC061"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5CB21A8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1A701BE3" w14:textId="1B1DAE3D"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noWrap/>
            <w:vAlign w:val="center"/>
            <w:hideMark/>
          </w:tcPr>
          <w:p w14:paraId="59EA945A"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noWrap/>
            <w:vAlign w:val="center"/>
            <w:hideMark/>
          </w:tcPr>
          <w:p w14:paraId="12A3778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242D3A9B" w14:textId="77777777" w:rsidR="00363CB5" w:rsidRPr="00E83AF3" w:rsidRDefault="00363CB5" w:rsidP="00363CB5">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1FAFF05F" w14:textId="77777777" w:rsidTr="00A0621A">
        <w:tc>
          <w:tcPr>
            <w:tcW w:w="2312" w:type="dxa"/>
            <w:tcBorders>
              <w:top w:val="nil"/>
              <w:left w:val="nil"/>
              <w:bottom w:val="single" w:sz="4" w:space="0" w:color="auto"/>
              <w:right w:val="nil"/>
            </w:tcBorders>
            <w:shd w:val="clear" w:color="auto" w:fill="auto"/>
            <w:noWrap/>
            <w:vAlign w:val="center"/>
            <w:hideMark/>
          </w:tcPr>
          <w:p w14:paraId="5EE2A65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885" w:type="dxa"/>
            <w:tcBorders>
              <w:top w:val="nil"/>
              <w:left w:val="nil"/>
              <w:bottom w:val="single" w:sz="4" w:space="0" w:color="auto"/>
              <w:right w:val="nil"/>
            </w:tcBorders>
            <w:shd w:val="clear" w:color="auto" w:fill="auto"/>
            <w:vAlign w:val="center"/>
            <w:hideMark/>
          </w:tcPr>
          <w:p w14:paraId="38156181" w14:textId="742E851C"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1D92CEF"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74A6749" w14:textId="48B77A3C"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6C6911B1" w14:textId="454ABBFD"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5D899A8" w14:textId="5F1AC00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1EB93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8B7A4E" w14:textId="58EDBAA9"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EDFC59F" w14:textId="13B1DC46"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6EE241F" w14:textId="504065C2"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8EC6371" w14:textId="518CB33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A0A3196" w14:textId="77777777" w:rsidTr="00A0621A">
        <w:tc>
          <w:tcPr>
            <w:tcW w:w="2312" w:type="dxa"/>
            <w:tcBorders>
              <w:top w:val="nil"/>
              <w:left w:val="nil"/>
              <w:bottom w:val="single" w:sz="4" w:space="0" w:color="auto"/>
              <w:right w:val="nil"/>
            </w:tcBorders>
            <w:shd w:val="clear" w:color="auto" w:fill="auto"/>
            <w:noWrap/>
            <w:vAlign w:val="center"/>
            <w:hideMark/>
          </w:tcPr>
          <w:p w14:paraId="3BA52BFA"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885" w:type="dxa"/>
            <w:tcBorders>
              <w:top w:val="nil"/>
              <w:left w:val="nil"/>
              <w:bottom w:val="single" w:sz="4" w:space="0" w:color="auto"/>
              <w:right w:val="nil"/>
            </w:tcBorders>
            <w:shd w:val="clear" w:color="auto" w:fill="auto"/>
            <w:vAlign w:val="center"/>
            <w:hideMark/>
          </w:tcPr>
          <w:p w14:paraId="4A94E9E4" w14:textId="1DC3585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33E4E602"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4DDDA206" w14:textId="4E692CB4"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A9DA3FC" w14:textId="01A21165"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CA8D24A" w14:textId="4181FC9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E9C452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3982F43" w14:textId="41C8C78D"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5059D0AA" w14:textId="0D206DB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3FE5FA31" w14:textId="0E6A729B"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4BBF746" w14:textId="24BB6712"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348128EE" w14:textId="77777777" w:rsidTr="00A0621A">
        <w:tc>
          <w:tcPr>
            <w:tcW w:w="2312" w:type="dxa"/>
            <w:tcBorders>
              <w:top w:val="nil"/>
              <w:left w:val="nil"/>
              <w:bottom w:val="single" w:sz="4" w:space="0" w:color="auto"/>
              <w:right w:val="nil"/>
            </w:tcBorders>
            <w:shd w:val="clear" w:color="auto" w:fill="auto"/>
            <w:noWrap/>
            <w:vAlign w:val="center"/>
            <w:hideMark/>
          </w:tcPr>
          <w:p w14:paraId="241D3CC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885" w:type="dxa"/>
            <w:tcBorders>
              <w:top w:val="nil"/>
              <w:left w:val="nil"/>
              <w:bottom w:val="single" w:sz="4" w:space="0" w:color="auto"/>
              <w:right w:val="nil"/>
            </w:tcBorders>
            <w:shd w:val="clear" w:color="auto" w:fill="auto"/>
            <w:vAlign w:val="center"/>
            <w:hideMark/>
          </w:tcPr>
          <w:p w14:paraId="10B09C38" w14:textId="446DF14F"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964DAE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265DD98" w14:textId="17CB9D79"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8F2F478" w14:textId="51E5E3E4"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1B99A126" w14:textId="7B647811"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88FD956"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FC7E487" w14:textId="4D93577B"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6296F1F2" w14:textId="55680A88"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72264D16" w14:textId="3C638460"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4268408D" w14:textId="50DA1B3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41862DE2" w14:textId="77777777" w:rsidTr="00A0621A">
        <w:tc>
          <w:tcPr>
            <w:tcW w:w="2312" w:type="dxa"/>
            <w:tcBorders>
              <w:top w:val="nil"/>
              <w:left w:val="nil"/>
              <w:bottom w:val="single" w:sz="4" w:space="0" w:color="auto"/>
              <w:right w:val="nil"/>
            </w:tcBorders>
            <w:shd w:val="clear" w:color="auto" w:fill="auto"/>
            <w:noWrap/>
            <w:vAlign w:val="center"/>
            <w:hideMark/>
          </w:tcPr>
          <w:p w14:paraId="5A0C05C8"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885" w:type="dxa"/>
            <w:tcBorders>
              <w:top w:val="nil"/>
              <w:left w:val="nil"/>
              <w:bottom w:val="single" w:sz="4" w:space="0" w:color="auto"/>
              <w:right w:val="nil"/>
            </w:tcBorders>
            <w:shd w:val="clear" w:color="auto" w:fill="auto"/>
            <w:vAlign w:val="center"/>
            <w:hideMark/>
          </w:tcPr>
          <w:p w14:paraId="1A46A2E6" w14:textId="5A52B344"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54B7004"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22E411D8" w14:textId="7169721B"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28D5F77" w14:textId="68C63CFA"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24942376" w14:textId="181E4233"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0A58EE9"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221276D" w14:textId="19A4C1A5"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CF27E54" w14:textId="7F860DC9"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0C326071" w14:textId="28D72F9D"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03AA90EB" w14:textId="624A6975"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25C6FDB5" w14:textId="77777777" w:rsidTr="00A0621A">
        <w:tc>
          <w:tcPr>
            <w:tcW w:w="2312" w:type="dxa"/>
            <w:tcBorders>
              <w:top w:val="nil"/>
              <w:left w:val="nil"/>
              <w:bottom w:val="single" w:sz="4" w:space="0" w:color="auto"/>
              <w:right w:val="nil"/>
            </w:tcBorders>
            <w:shd w:val="clear" w:color="auto" w:fill="auto"/>
            <w:noWrap/>
            <w:vAlign w:val="center"/>
            <w:hideMark/>
          </w:tcPr>
          <w:p w14:paraId="539B1EE0"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885" w:type="dxa"/>
            <w:tcBorders>
              <w:top w:val="nil"/>
              <w:left w:val="nil"/>
              <w:bottom w:val="single" w:sz="4" w:space="0" w:color="auto"/>
              <w:right w:val="nil"/>
            </w:tcBorders>
            <w:shd w:val="clear" w:color="auto" w:fill="auto"/>
            <w:vAlign w:val="center"/>
            <w:hideMark/>
          </w:tcPr>
          <w:p w14:paraId="00FC672C" w14:textId="5BBC9C06"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289A48B9"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6E0EB6C2" w14:textId="63C21B32"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45861E06" w14:textId="2358F2CB"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453AA0A0" w14:textId="2667185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ABDD73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530E8CC" w14:textId="6DA053DA"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705FCFAB" w14:textId="10A06D8B"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1BE82929" w14:textId="45B2B5C5"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347FCC22" w14:textId="73F425F3"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601391A2" w14:textId="77777777" w:rsidTr="00363CB5">
        <w:tc>
          <w:tcPr>
            <w:tcW w:w="2312" w:type="dxa"/>
            <w:tcBorders>
              <w:top w:val="nil"/>
              <w:left w:val="nil"/>
              <w:bottom w:val="single" w:sz="4" w:space="0" w:color="auto"/>
              <w:right w:val="nil"/>
            </w:tcBorders>
            <w:shd w:val="clear" w:color="000000" w:fill="DBE7F3"/>
            <w:vAlign w:val="center"/>
            <w:hideMark/>
          </w:tcPr>
          <w:p w14:paraId="5DFFDBEC"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885" w:type="dxa"/>
            <w:tcBorders>
              <w:top w:val="nil"/>
              <w:left w:val="nil"/>
              <w:bottom w:val="single" w:sz="4" w:space="0" w:color="auto"/>
              <w:right w:val="nil"/>
            </w:tcBorders>
            <w:shd w:val="clear" w:color="000000" w:fill="DBE7F3"/>
            <w:vAlign w:val="center"/>
            <w:hideMark/>
          </w:tcPr>
          <w:p w14:paraId="3BA4DE67"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071" w:type="dxa"/>
            <w:tcBorders>
              <w:top w:val="nil"/>
              <w:left w:val="nil"/>
              <w:bottom w:val="single" w:sz="4" w:space="0" w:color="auto"/>
              <w:right w:val="nil"/>
            </w:tcBorders>
            <w:shd w:val="clear" w:color="000000" w:fill="DBE7F3"/>
          </w:tcPr>
          <w:p w14:paraId="6B3A21B6" w14:textId="77777777" w:rsidR="00363CB5" w:rsidRPr="00E83AF3" w:rsidRDefault="00363CB5" w:rsidP="00363CB5">
            <w:pPr>
              <w:widowControl/>
              <w:spacing w:line="259" w:lineRule="auto"/>
              <w:rPr>
                <w:rFonts w:eastAsia="Times New Roman" w:cs="Times New Roman"/>
                <w:b/>
                <w:bCs/>
                <w:color w:val="auto"/>
                <w:sz w:val="20"/>
                <w:szCs w:val="20"/>
              </w:rPr>
            </w:pPr>
          </w:p>
        </w:tc>
        <w:tc>
          <w:tcPr>
            <w:tcW w:w="683" w:type="dxa"/>
            <w:gridSpan w:val="2"/>
            <w:tcBorders>
              <w:top w:val="nil"/>
              <w:left w:val="nil"/>
              <w:bottom w:val="single" w:sz="4" w:space="0" w:color="auto"/>
              <w:right w:val="nil"/>
            </w:tcBorders>
            <w:shd w:val="clear" w:color="000000" w:fill="DBE7F3"/>
            <w:vAlign w:val="center"/>
            <w:hideMark/>
          </w:tcPr>
          <w:p w14:paraId="3EF4DDF3" w14:textId="0DA0C1DE"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98" w:type="dxa"/>
            <w:tcBorders>
              <w:top w:val="nil"/>
              <w:left w:val="nil"/>
              <w:bottom w:val="single" w:sz="4" w:space="0" w:color="auto"/>
              <w:right w:val="nil"/>
            </w:tcBorders>
            <w:shd w:val="clear" w:color="000000" w:fill="DBE7F3"/>
            <w:vAlign w:val="center"/>
            <w:hideMark/>
          </w:tcPr>
          <w:p w14:paraId="52F3868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52" w:type="dxa"/>
            <w:tcBorders>
              <w:top w:val="nil"/>
              <w:left w:val="nil"/>
              <w:bottom w:val="single" w:sz="4" w:space="0" w:color="auto"/>
              <w:right w:val="nil"/>
            </w:tcBorders>
            <w:shd w:val="clear" w:color="000000" w:fill="DBE7F3"/>
            <w:vAlign w:val="center"/>
            <w:hideMark/>
          </w:tcPr>
          <w:p w14:paraId="637C94F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303645CB" w14:textId="77777777" w:rsidR="00363CB5" w:rsidRPr="00E83AF3" w:rsidRDefault="00363CB5" w:rsidP="00363CB5">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3D6B190D" w14:textId="3BAE7E76"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0" w:type="dxa"/>
            <w:tcBorders>
              <w:top w:val="nil"/>
              <w:left w:val="nil"/>
              <w:bottom w:val="single" w:sz="4" w:space="0" w:color="auto"/>
              <w:right w:val="nil"/>
            </w:tcBorders>
            <w:shd w:val="clear" w:color="000000" w:fill="DBE7F3"/>
            <w:vAlign w:val="center"/>
            <w:hideMark/>
          </w:tcPr>
          <w:p w14:paraId="50ACDB58"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5" w:type="dxa"/>
            <w:tcBorders>
              <w:top w:val="nil"/>
              <w:left w:val="nil"/>
              <w:bottom w:val="single" w:sz="4" w:space="0" w:color="auto"/>
              <w:right w:val="nil"/>
            </w:tcBorders>
            <w:shd w:val="clear" w:color="000000" w:fill="DBE7F3"/>
            <w:vAlign w:val="center"/>
            <w:hideMark/>
          </w:tcPr>
          <w:p w14:paraId="29B4A203"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615" w:type="dxa"/>
            <w:tcBorders>
              <w:top w:val="nil"/>
              <w:left w:val="nil"/>
              <w:bottom w:val="single" w:sz="4" w:space="0" w:color="auto"/>
              <w:right w:val="nil"/>
            </w:tcBorders>
            <w:shd w:val="clear" w:color="000000" w:fill="DBE7F3"/>
            <w:vAlign w:val="center"/>
            <w:hideMark/>
          </w:tcPr>
          <w:p w14:paraId="11B82296" w14:textId="77777777" w:rsidR="00363CB5" w:rsidRPr="00E83AF3" w:rsidRDefault="00363CB5" w:rsidP="00363CB5">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363CB5" w:rsidRPr="00E83AF3" w14:paraId="0B61DF08" w14:textId="77777777" w:rsidTr="00A0621A">
        <w:tc>
          <w:tcPr>
            <w:tcW w:w="2312" w:type="dxa"/>
            <w:tcBorders>
              <w:top w:val="nil"/>
              <w:left w:val="nil"/>
              <w:bottom w:val="single" w:sz="4" w:space="0" w:color="auto"/>
              <w:right w:val="nil"/>
            </w:tcBorders>
            <w:shd w:val="clear" w:color="auto" w:fill="auto"/>
            <w:vAlign w:val="center"/>
            <w:hideMark/>
          </w:tcPr>
          <w:p w14:paraId="69C6D615"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885" w:type="dxa"/>
            <w:tcBorders>
              <w:top w:val="nil"/>
              <w:left w:val="nil"/>
              <w:bottom w:val="single" w:sz="4" w:space="0" w:color="auto"/>
              <w:right w:val="nil"/>
            </w:tcBorders>
            <w:shd w:val="clear" w:color="auto" w:fill="auto"/>
            <w:vAlign w:val="center"/>
            <w:hideMark/>
          </w:tcPr>
          <w:p w14:paraId="0C0FC27E" w14:textId="7860BDE1"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73599798"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53A50D9A" w14:textId="624B0708"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7E079EC3" w14:textId="5D0A4CB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0562AC88" w14:textId="6F2DBCC7"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B1468E"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581A377" w14:textId="076FE503"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4968DFB3" w14:textId="26528E1C"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4F19524D" w14:textId="7399FFAA"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97728B8" w14:textId="75F212FE"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6040E5" w14:textId="77777777" w:rsidTr="00A0621A">
        <w:tc>
          <w:tcPr>
            <w:tcW w:w="2312" w:type="dxa"/>
            <w:tcBorders>
              <w:top w:val="nil"/>
              <w:left w:val="nil"/>
              <w:bottom w:val="single" w:sz="4" w:space="0" w:color="auto"/>
              <w:right w:val="nil"/>
            </w:tcBorders>
            <w:shd w:val="clear" w:color="auto" w:fill="auto"/>
            <w:vAlign w:val="center"/>
            <w:hideMark/>
          </w:tcPr>
          <w:p w14:paraId="44B5F49F"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885" w:type="dxa"/>
            <w:tcBorders>
              <w:top w:val="nil"/>
              <w:left w:val="nil"/>
              <w:bottom w:val="single" w:sz="4" w:space="0" w:color="auto"/>
              <w:right w:val="nil"/>
            </w:tcBorders>
            <w:shd w:val="clear" w:color="auto" w:fill="auto"/>
            <w:vAlign w:val="center"/>
            <w:hideMark/>
          </w:tcPr>
          <w:p w14:paraId="137652E1" w14:textId="62CF8C63"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0AA55BE6"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3D56306B" w14:textId="154EC9EE"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2E8C58EE" w14:textId="57340516"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593C770E" w14:textId="01B413C2"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92A52"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FB030B2" w14:textId="03E51B68"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254909FD" w14:textId="217344E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68E0C09A" w14:textId="2BA7BA53"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1149B2E2" w14:textId="5CA3C284" w:rsidR="00363CB5" w:rsidRPr="00E83AF3" w:rsidRDefault="00363CB5" w:rsidP="00363CB5">
            <w:pPr>
              <w:widowControl/>
              <w:spacing w:line="259" w:lineRule="auto"/>
              <w:jc w:val="center"/>
              <w:rPr>
                <w:rFonts w:eastAsia="Times New Roman" w:cs="Times New Roman"/>
                <w:sz w:val="20"/>
                <w:szCs w:val="20"/>
              </w:rPr>
            </w:pPr>
          </w:p>
        </w:tc>
      </w:tr>
      <w:tr w:rsidR="00363CB5" w:rsidRPr="00E83AF3" w14:paraId="53745923" w14:textId="77777777" w:rsidTr="00A0621A">
        <w:tc>
          <w:tcPr>
            <w:tcW w:w="2312" w:type="dxa"/>
            <w:tcBorders>
              <w:top w:val="nil"/>
              <w:left w:val="nil"/>
              <w:bottom w:val="single" w:sz="4" w:space="0" w:color="auto"/>
              <w:right w:val="nil"/>
            </w:tcBorders>
            <w:shd w:val="clear" w:color="auto" w:fill="auto"/>
            <w:vAlign w:val="center"/>
            <w:hideMark/>
          </w:tcPr>
          <w:p w14:paraId="2EA68542" w14:textId="77777777" w:rsidR="00363CB5" w:rsidRPr="00E83AF3" w:rsidRDefault="00363CB5" w:rsidP="00363CB5">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885" w:type="dxa"/>
            <w:tcBorders>
              <w:top w:val="nil"/>
              <w:left w:val="nil"/>
              <w:bottom w:val="single" w:sz="4" w:space="0" w:color="auto"/>
              <w:right w:val="nil"/>
            </w:tcBorders>
            <w:shd w:val="clear" w:color="auto" w:fill="auto"/>
            <w:vAlign w:val="center"/>
            <w:hideMark/>
          </w:tcPr>
          <w:p w14:paraId="4552F650" w14:textId="116A1CEB" w:rsidR="00363CB5" w:rsidRPr="00E83AF3" w:rsidRDefault="00363CB5" w:rsidP="00363CB5">
            <w:pPr>
              <w:widowControl/>
              <w:spacing w:line="259" w:lineRule="auto"/>
              <w:jc w:val="center"/>
              <w:rPr>
                <w:rFonts w:eastAsia="Times New Roman" w:cs="Times New Roman"/>
                <w:sz w:val="20"/>
                <w:szCs w:val="20"/>
              </w:rPr>
            </w:pPr>
          </w:p>
        </w:tc>
        <w:tc>
          <w:tcPr>
            <w:tcW w:w="1071" w:type="dxa"/>
            <w:tcBorders>
              <w:top w:val="nil"/>
              <w:left w:val="nil"/>
              <w:bottom w:val="single" w:sz="4" w:space="0" w:color="auto"/>
              <w:right w:val="nil"/>
            </w:tcBorders>
          </w:tcPr>
          <w:p w14:paraId="43198FF3" w14:textId="77777777" w:rsidR="00363CB5" w:rsidRPr="00E83AF3" w:rsidRDefault="00363CB5" w:rsidP="00363CB5">
            <w:pPr>
              <w:widowControl/>
              <w:spacing w:line="259" w:lineRule="auto"/>
              <w:jc w:val="center"/>
              <w:rPr>
                <w:rFonts w:eastAsia="Times New Roman" w:cs="Times New Roman"/>
                <w:sz w:val="20"/>
                <w:szCs w:val="20"/>
              </w:rPr>
            </w:pPr>
          </w:p>
        </w:tc>
        <w:tc>
          <w:tcPr>
            <w:tcW w:w="683" w:type="dxa"/>
            <w:gridSpan w:val="2"/>
            <w:tcBorders>
              <w:top w:val="nil"/>
              <w:left w:val="nil"/>
              <w:bottom w:val="single" w:sz="4" w:space="0" w:color="auto"/>
              <w:right w:val="nil"/>
            </w:tcBorders>
            <w:shd w:val="clear" w:color="auto" w:fill="auto"/>
            <w:vAlign w:val="center"/>
            <w:hideMark/>
          </w:tcPr>
          <w:p w14:paraId="1AC043E4" w14:textId="567E373A" w:rsidR="00363CB5" w:rsidRPr="00E83AF3" w:rsidRDefault="00363CB5" w:rsidP="00363CB5">
            <w:pPr>
              <w:widowControl/>
              <w:spacing w:line="259" w:lineRule="auto"/>
              <w:jc w:val="center"/>
              <w:rPr>
                <w:rFonts w:eastAsia="Times New Roman" w:cs="Times New Roman"/>
                <w:sz w:val="20"/>
                <w:szCs w:val="20"/>
              </w:rPr>
            </w:pPr>
          </w:p>
        </w:tc>
        <w:tc>
          <w:tcPr>
            <w:tcW w:w="198" w:type="dxa"/>
            <w:tcBorders>
              <w:top w:val="nil"/>
              <w:left w:val="nil"/>
              <w:bottom w:val="single" w:sz="4" w:space="0" w:color="auto"/>
              <w:right w:val="nil"/>
            </w:tcBorders>
            <w:shd w:val="clear" w:color="auto" w:fill="auto"/>
            <w:vAlign w:val="center"/>
            <w:hideMark/>
          </w:tcPr>
          <w:p w14:paraId="5CF939B9" w14:textId="023E72A0" w:rsidR="00363CB5" w:rsidRPr="00E83AF3" w:rsidRDefault="00363CB5" w:rsidP="00363CB5">
            <w:pPr>
              <w:widowControl/>
              <w:spacing w:line="259" w:lineRule="auto"/>
              <w:jc w:val="center"/>
              <w:rPr>
                <w:rFonts w:eastAsia="Times New Roman" w:cs="Times New Roman"/>
                <w:sz w:val="20"/>
                <w:szCs w:val="20"/>
              </w:rPr>
            </w:pPr>
          </w:p>
        </w:tc>
        <w:tc>
          <w:tcPr>
            <w:tcW w:w="852" w:type="dxa"/>
            <w:tcBorders>
              <w:top w:val="nil"/>
              <w:left w:val="nil"/>
              <w:bottom w:val="single" w:sz="4" w:space="0" w:color="auto"/>
              <w:right w:val="nil"/>
            </w:tcBorders>
            <w:shd w:val="clear" w:color="auto" w:fill="auto"/>
            <w:vAlign w:val="center"/>
            <w:hideMark/>
          </w:tcPr>
          <w:p w14:paraId="60285B60" w14:textId="30C0119C" w:rsidR="00363CB5" w:rsidRPr="00E83AF3" w:rsidRDefault="00363CB5" w:rsidP="00363CB5">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F7E8184" w14:textId="77777777" w:rsidR="00363CB5" w:rsidRPr="00E83AF3" w:rsidRDefault="00363CB5" w:rsidP="00363CB5">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074664AB" w14:textId="471BC5C2" w:rsidR="00363CB5" w:rsidRPr="00E83AF3" w:rsidRDefault="00363CB5" w:rsidP="00363CB5">
            <w:pPr>
              <w:widowControl/>
              <w:spacing w:line="259" w:lineRule="auto"/>
              <w:jc w:val="center"/>
              <w:rPr>
                <w:rFonts w:eastAsia="Times New Roman" w:cs="Times New Roman"/>
                <w:sz w:val="20"/>
                <w:szCs w:val="20"/>
              </w:rPr>
            </w:pPr>
          </w:p>
        </w:tc>
        <w:tc>
          <w:tcPr>
            <w:tcW w:w="560" w:type="dxa"/>
            <w:tcBorders>
              <w:top w:val="nil"/>
              <w:left w:val="nil"/>
              <w:bottom w:val="single" w:sz="4" w:space="0" w:color="auto"/>
              <w:right w:val="nil"/>
            </w:tcBorders>
            <w:shd w:val="clear" w:color="auto" w:fill="auto"/>
            <w:vAlign w:val="center"/>
            <w:hideMark/>
          </w:tcPr>
          <w:p w14:paraId="3290B217" w14:textId="15F8C68A" w:rsidR="00363CB5" w:rsidRPr="00E83AF3" w:rsidRDefault="00363CB5" w:rsidP="00363CB5">
            <w:pPr>
              <w:widowControl/>
              <w:spacing w:line="259" w:lineRule="auto"/>
              <w:jc w:val="center"/>
              <w:rPr>
                <w:rFonts w:eastAsia="Times New Roman" w:cs="Times New Roman"/>
                <w:sz w:val="20"/>
                <w:szCs w:val="20"/>
              </w:rPr>
            </w:pPr>
          </w:p>
        </w:tc>
        <w:tc>
          <w:tcPr>
            <w:tcW w:w="735" w:type="dxa"/>
            <w:tcBorders>
              <w:top w:val="nil"/>
              <w:left w:val="nil"/>
              <w:bottom w:val="single" w:sz="4" w:space="0" w:color="auto"/>
              <w:right w:val="nil"/>
            </w:tcBorders>
            <w:shd w:val="clear" w:color="auto" w:fill="auto"/>
            <w:vAlign w:val="center"/>
            <w:hideMark/>
          </w:tcPr>
          <w:p w14:paraId="2BCD01B2" w14:textId="13143857" w:rsidR="00363CB5" w:rsidRPr="00E83AF3" w:rsidRDefault="00363CB5" w:rsidP="00363CB5">
            <w:pPr>
              <w:widowControl/>
              <w:spacing w:line="259" w:lineRule="auto"/>
              <w:jc w:val="center"/>
              <w:rPr>
                <w:rFonts w:eastAsia="Times New Roman" w:cs="Times New Roman"/>
                <w:sz w:val="20"/>
                <w:szCs w:val="20"/>
              </w:rPr>
            </w:pPr>
          </w:p>
        </w:tc>
        <w:tc>
          <w:tcPr>
            <w:tcW w:w="615" w:type="dxa"/>
            <w:tcBorders>
              <w:top w:val="nil"/>
              <w:left w:val="nil"/>
              <w:bottom w:val="single" w:sz="4" w:space="0" w:color="auto"/>
              <w:right w:val="nil"/>
            </w:tcBorders>
            <w:shd w:val="clear" w:color="auto" w:fill="auto"/>
            <w:vAlign w:val="center"/>
            <w:hideMark/>
          </w:tcPr>
          <w:p w14:paraId="72C6E60C" w14:textId="09C22C50" w:rsidR="00363CB5" w:rsidRPr="00E83AF3" w:rsidRDefault="00363CB5" w:rsidP="00363CB5">
            <w:pPr>
              <w:widowControl/>
              <w:spacing w:line="259" w:lineRule="auto"/>
              <w:jc w:val="center"/>
              <w:rPr>
                <w:rFonts w:eastAsia="Times New Roman" w:cs="Times New Roman"/>
                <w:sz w:val="20"/>
                <w:szCs w:val="20"/>
              </w:rPr>
            </w:pPr>
          </w:p>
        </w:tc>
      </w:tr>
    </w:tbl>
    <w:p w14:paraId="109A355A" w14:textId="06FD6B8E" w:rsidR="001E07BF" w:rsidRDefault="001E07BF" w:rsidP="004F3EDA">
      <w:pPr>
        <w:pStyle w:val="BodyText"/>
        <w:spacing w:after="0"/>
        <w:ind w:left="90" w:hanging="90"/>
        <w:rPr>
          <w:sz w:val="16"/>
        </w:rPr>
      </w:pPr>
      <w:r>
        <w:rPr>
          <w:sz w:val="16"/>
        </w:rPr>
        <w:t>PPP=purchasing power parity</w:t>
      </w:r>
    </w:p>
    <w:p w14:paraId="397FBE92" w14:textId="77777777" w:rsidR="004F3EDA" w:rsidRPr="004F3EDA" w:rsidRDefault="004F3EDA" w:rsidP="004F3EDA">
      <w:pPr>
        <w:pStyle w:val="BodyText"/>
        <w:spacing w:after="0"/>
        <w:ind w:left="90" w:hanging="90"/>
        <w:rPr>
          <w:sz w:val="16"/>
        </w:rPr>
      </w:pPr>
      <w:commentRangeStart w:id="759"/>
      <w:r w:rsidRPr="004F3EDA">
        <w:rPr>
          <w:sz w:val="16"/>
        </w:rPr>
        <w:t>^ Results not statistically reliable, n&lt;30</w:t>
      </w:r>
      <w:commentRangeEnd w:id="759"/>
      <w:r w:rsidR="00B435DA">
        <w:rPr>
          <w:rStyle w:val="CommentReference"/>
        </w:rPr>
        <w:commentReference w:id="759"/>
      </w:r>
    </w:p>
    <w:p w14:paraId="74BEC0E0" w14:textId="3E1371AC"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4FA4969"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0DF1AB0"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2A0F87BD" w14:textId="77777777" w:rsidR="004F3EDA" w:rsidRPr="004F3EDA" w:rsidRDefault="004F3EDA" w:rsidP="004F3EDA">
      <w:pPr>
        <w:pStyle w:val="BodyText"/>
        <w:spacing w:after="0"/>
        <w:ind w:left="90" w:hanging="90"/>
        <w:rPr>
          <w:sz w:val="16"/>
        </w:rPr>
      </w:pPr>
      <w:r w:rsidRPr="004F3EDA">
        <w:rPr>
          <w:sz w:val="16"/>
        </w:rPr>
        <w:t xml:space="preserve">Notes: </w:t>
      </w:r>
    </w:p>
    <w:p w14:paraId="30D7212C" w14:textId="77777777" w:rsidR="004F3EDA" w:rsidRPr="004F3EDA" w:rsidRDefault="004F3EDA" w:rsidP="00E83AF3">
      <w:pPr>
        <w:pStyle w:val="BodyText"/>
        <w:spacing w:after="0"/>
        <w:rPr>
          <w:sz w:val="16"/>
        </w:rPr>
      </w:pPr>
      <w:r w:rsidRPr="004F3EDA">
        <w:rPr>
          <w:sz w:val="16"/>
        </w:rPr>
        <w:t xml:space="preserve">Estimates are sample-weighted; numbers of observations are unweighted. </w:t>
      </w:r>
    </w:p>
    <w:p w14:paraId="5E88F9CC"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1D515CF5" w14:textId="77777777" w:rsidR="004F3EDA" w:rsidRPr="004F3EDA" w:rsidRDefault="004F3EDA" w:rsidP="00E83AF3">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567F4AD" w14:textId="098575BB" w:rsidR="004F3EDA" w:rsidRPr="004F3EDA" w:rsidRDefault="004F3EDA" w:rsidP="00E83AF3">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$1.25 per day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w:t>
      </w:r>
      <w:r>
        <w:rPr>
          <w:sz w:val="16"/>
        </w:rPr>
        <w:t>useholds with consumption data.</w:t>
      </w:r>
    </w:p>
    <w:p w14:paraId="10226A3E" w14:textId="36C612A3" w:rsidR="004F3EDA" w:rsidRPr="004F3EDA" w:rsidRDefault="004F3EDA" w:rsidP="00E83AF3">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EA96B19" w14:textId="6C98A219" w:rsidR="004F3EDA" w:rsidRPr="003019C5" w:rsidRDefault="004F3EDA" w:rsidP="003019C5">
      <w:pPr>
        <w:pStyle w:val="Tabletitle"/>
        <w:keepLines/>
        <w:spacing w:before="240"/>
        <w:contextualSpacing/>
        <w:outlineLvl w:val="3"/>
      </w:pPr>
      <w:bookmarkStart w:id="760" w:name="_Toc50719211"/>
      <w:r w:rsidRPr="003019C5">
        <w:t>Table A</w:t>
      </w:r>
      <w:r w:rsidR="0022115E">
        <w:t>1.</w:t>
      </w:r>
      <w:r w:rsidRPr="003019C5">
        <w:t xml:space="preserve">4.1.2: Comparison of Average Consumption Shortfall of the Poor </w:t>
      </w:r>
      <w:r w:rsidR="00425409" w:rsidRPr="00425409">
        <w:t>at the USD $1.25 (2005 PPP) Per Person Per Day Threshold in the Phase One ZOI</w:t>
      </w:r>
      <w:r w:rsidRPr="003019C5">
        <w:t xml:space="preserve">, Percent of Poverty Line, in Total and by Selected Household Characteristics, Feed the Future </w:t>
      </w:r>
      <w:r w:rsidR="00160DC3">
        <w:t>Phase One</w:t>
      </w:r>
      <w:r w:rsidRPr="003019C5">
        <w:t xml:space="preserve"> Baseline and Endline ZOI Surveys</w:t>
      </w:r>
      <w:bookmarkEnd w:id="760"/>
    </w:p>
    <w:tbl>
      <w:tblPr>
        <w:tblW w:w="5000" w:type="pct"/>
        <w:tblLayout w:type="fixed"/>
        <w:tblCellMar>
          <w:left w:w="72" w:type="dxa"/>
          <w:right w:w="72" w:type="dxa"/>
        </w:tblCellMar>
        <w:tblLook w:val="04A0" w:firstRow="1" w:lastRow="0" w:firstColumn="1" w:lastColumn="0" w:noHBand="0" w:noVBand="1"/>
      </w:tblPr>
      <w:tblGrid>
        <w:gridCol w:w="2274"/>
        <w:gridCol w:w="883"/>
        <w:gridCol w:w="926"/>
        <w:gridCol w:w="609"/>
        <w:gridCol w:w="220"/>
        <w:gridCol w:w="944"/>
        <w:gridCol w:w="971"/>
        <w:gridCol w:w="797"/>
        <w:gridCol w:w="572"/>
        <w:gridCol w:w="728"/>
        <w:gridCol w:w="580"/>
      </w:tblGrid>
      <w:tr w:rsidR="00980E71" w:rsidRPr="000D47E7" w14:paraId="6EE9303D" w14:textId="77777777" w:rsidTr="00980E71">
        <w:tc>
          <w:tcPr>
            <w:tcW w:w="2250" w:type="dxa"/>
            <w:tcBorders>
              <w:top w:val="single" w:sz="4" w:space="0" w:color="auto"/>
              <w:left w:val="nil"/>
              <w:bottom w:val="nil"/>
              <w:right w:val="nil"/>
            </w:tcBorders>
            <w:shd w:val="clear" w:color="000000" w:fill="387990"/>
            <w:noWrap/>
            <w:vAlign w:val="bottom"/>
            <w:hideMark/>
          </w:tcPr>
          <w:p w14:paraId="5EF19596"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394" w:type="dxa"/>
            <w:gridSpan w:val="3"/>
            <w:tcBorders>
              <w:top w:val="single" w:sz="4" w:space="0" w:color="auto"/>
              <w:left w:val="nil"/>
              <w:bottom w:val="single" w:sz="4" w:space="0" w:color="FFFFFF"/>
              <w:right w:val="nil"/>
            </w:tcBorders>
            <w:shd w:val="clear" w:color="000000" w:fill="387990"/>
          </w:tcPr>
          <w:p w14:paraId="34FA16CC"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048D3B" w14:textId="5C4A99C6"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8" w:type="dxa"/>
            <w:tcBorders>
              <w:top w:val="single" w:sz="4" w:space="0" w:color="auto"/>
              <w:left w:val="nil"/>
              <w:bottom w:val="nil"/>
              <w:right w:val="nil"/>
            </w:tcBorders>
            <w:shd w:val="clear" w:color="000000" w:fill="387990"/>
            <w:vAlign w:val="bottom"/>
            <w:hideMark/>
          </w:tcPr>
          <w:p w14:paraId="4AAB064C"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684" w:type="dxa"/>
            <w:gridSpan w:val="3"/>
            <w:tcBorders>
              <w:top w:val="single" w:sz="4" w:space="0" w:color="auto"/>
              <w:left w:val="nil"/>
              <w:bottom w:val="single" w:sz="4" w:space="0" w:color="FFFFFF"/>
              <w:right w:val="nil"/>
            </w:tcBorders>
            <w:shd w:val="clear" w:color="000000" w:fill="387990"/>
          </w:tcPr>
          <w:p w14:paraId="115E1659" w14:textId="77777777" w:rsidR="009071CA"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1E1D60D0" w14:textId="618C0EB3"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66" w:type="dxa"/>
            <w:tcBorders>
              <w:top w:val="single" w:sz="4" w:space="0" w:color="auto"/>
              <w:left w:val="nil"/>
              <w:bottom w:val="nil"/>
              <w:right w:val="nil"/>
            </w:tcBorders>
            <w:shd w:val="clear" w:color="000000" w:fill="387990"/>
            <w:vAlign w:val="bottom"/>
            <w:hideMark/>
          </w:tcPr>
          <w:p w14:paraId="6817BED0"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21" w:type="dxa"/>
            <w:vMerge w:val="restart"/>
            <w:tcBorders>
              <w:top w:val="single" w:sz="4" w:space="0" w:color="auto"/>
              <w:left w:val="nil"/>
              <w:right w:val="nil"/>
            </w:tcBorders>
            <w:shd w:val="clear" w:color="000000" w:fill="387990"/>
            <w:vAlign w:val="bottom"/>
            <w:hideMark/>
          </w:tcPr>
          <w:p w14:paraId="4F3CD656"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6BF7857E"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74" w:type="dxa"/>
            <w:tcBorders>
              <w:top w:val="single" w:sz="4" w:space="0" w:color="auto"/>
              <w:left w:val="nil"/>
              <w:bottom w:val="nil"/>
              <w:right w:val="nil"/>
            </w:tcBorders>
            <w:shd w:val="clear" w:color="000000" w:fill="387990"/>
            <w:vAlign w:val="bottom"/>
            <w:hideMark/>
          </w:tcPr>
          <w:p w14:paraId="11C93454" w14:textId="77777777" w:rsidR="009071CA" w:rsidRPr="000D47E7" w:rsidRDefault="009071CA" w:rsidP="000D47E7">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r>
      <w:tr w:rsidR="00794326" w:rsidRPr="000D47E7" w14:paraId="5A642A2D" w14:textId="77777777" w:rsidTr="00980E71">
        <w:tc>
          <w:tcPr>
            <w:tcW w:w="2250" w:type="dxa"/>
            <w:tcBorders>
              <w:top w:val="nil"/>
              <w:left w:val="nil"/>
              <w:bottom w:val="nil"/>
              <w:right w:val="nil"/>
            </w:tcBorders>
            <w:shd w:val="clear" w:color="000000" w:fill="387990"/>
            <w:noWrap/>
            <w:vAlign w:val="bottom"/>
            <w:hideMark/>
          </w:tcPr>
          <w:p w14:paraId="02EC7712" w14:textId="77777777" w:rsidR="009071CA" w:rsidRPr="000D47E7" w:rsidRDefault="009071CA" w:rsidP="000D47E7">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74" w:type="dxa"/>
            <w:tcBorders>
              <w:top w:val="nil"/>
              <w:left w:val="nil"/>
              <w:bottom w:val="nil"/>
              <w:right w:val="nil"/>
            </w:tcBorders>
            <w:shd w:val="clear" w:color="000000" w:fill="387990"/>
            <w:vAlign w:val="bottom"/>
            <w:hideMark/>
          </w:tcPr>
          <w:p w14:paraId="44A09806" w14:textId="489DCFCC"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w:t>
            </w:r>
            <w:proofErr w:type="gramStart"/>
            <w:r w:rsidR="009071CA" w:rsidRPr="000D47E7">
              <w:rPr>
                <w:rFonts w:eastAsia="Times New Roman" w:cs="Times New Roman"/>
                <w:b/>
                <w:bCs/>
                <w:color w:val="FFFFFF"/>
                <w:sz w:val="20"/>
                <w:szCs w:val="20"/>
              </w:rPr>
              <w:t>of</w:t>
            </w:r>
            <w:proofErr w:type="gramEnd"/>
            <w:r w:rsidR="009071CA" w:rsidRPr="000D47E7">
              <w:rPr>
                <w:rFonts w:eastAsia="Times New Roman" w:cs="Times New Roman"/>
                <w:b/>
                <w:bCs/>
                <w:color w:val="FFFFFF"/>
                <w:sz w:val="20"/>
                <w:szCs w:val="20"/>
              </w:rPr>
              <w:t xml:space="preserve"> poverty line</w:t>
            </w:r>
          </w:p>
        </w:tc>
        <w:tc>
          <w:tcPr>
            <w:tcW w:w="917" w:type="dxa"/>
            <w:tcBorders>
              <w:top w:val="nil"/>
              <w:left w:val="nil"/>
              <w:bottom w:val="nil"/>
              <w:right w:val="nil"/>
            </w:tcBorders>
            <w:shd w:val="clear" w:color="000000" w:fill="387990"/>
            <w:vAlign w:val="bottom"/>
          </w:tcPr>
          <w:p w14:paraId="1757F2EB" w14:textId="7A583B35"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3" w:type="dxa"/>
            <w:tcBorders>
              <w:top w:val="nil"/>
              <w:left w:val="nil"/>
              <w:bottom w:val="nil"/>
              <w:right w:val="nil"/>
            </w:tcBorders>
            <w:shd w:val="clear" w:color="000000" w:fill="387990"/>
            <w:vAlign w:val="bottom"/>
            <w:hideMark/>
          </w:tcPr>
          <w:p w14:paraId="5FF4F7A5" w14:textId="596874DC"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8" w:type="dxa"/>
            <w:tcBorders>
              <w:top w:val="nil"/>
              <w:left w:val="nil"/>
              <w:bottom w:val="nil"/>
              <w:right w:val="nil"/>
            </w:tcBorders>
            <w:shd w:val="clear" w:color="000000" w:fill="387990"/>
            <w:vAlign w:val="bottom"/>
            <w:hideMark/>
          </w:tcPr>
          <w:p w14:paraId="53CD6123" w14:textId="166461DA"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934" w:type="dxa"/>
            <w:tcBorders>
              <w:top w:val="nil"/>
              <w:left w:val="nil"/>
              <w:bottom w:val="nil"/>
              <w:right w:val="nil"/>
            </w:tcBorders>
            <w:shd w:val="clear" w:color="000000" w:fill="387990"/>
            <w:vAlign w:val="bottom"/>
            <w:hideMark/>
          </w:tcPr>
          <w:p w14:paraId="091460A6" w14:textId="64CFA836" w:rsidR="009071CA" w:rsidRPr="000D47E7" w:rsidRDefault="004A4473"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009071CA" w:rsidRPr="000D47E7">
              <w:rPr>
                <w:rFonts w:eastAsia="Times New Roman" w:cs="Times New Roman"/>
                <w:b/>
                <w:bCs/>
                <w:color w:val="FFFFFF"/>
                <w:sz w:val="20"/>
                <w:szCs w:val="20"/>
              </w:rPr>
              <w:t xml:space="preserve"> </w:t>
            </w:r>
            <w:proofErr w:type="gramStart"/>
            <w:r w:rsidR="009071CA" w:rsidRPr="000D47E7">
              <w:rPr>
                <w:rFonts w:eastAsia="Times New Roman" w:cs="Times New Roman"/>
                <w:b/>
                <w:bCs/>
                <w:color w:val="FFFFFF"/>
                <w:sz w:val="20"/>
                <w:szCs w:val="20"/>
              </w:rPr>
              <w:t>of</w:t>
            </w:r>
            <w:proofErr w:type="gramEnd"/>
            <w:r w:rsidR="009071CA" w:rsidRPr="000D47E7">
              <w:rPr>
                <w:rFonts w:eastAsia="Times New Roman" w:cs="Times New Roman"/>
                <w:b/>
                <w:bCs/>
                <w:color w:val="FFFFFF"/>
                <w:sz w:val="20"/>
                <w:szCs w:val="20"/>
              </w:rPr>
              <w:t xml:space="preserve"> poverty line</w:t>
            </w:r>
          </w:p>
        </w:tc>
        <w:tc>
          <w:tcPr>
            <w:tcW w:w="961" w:type="dxa"/>
            <w:tcBorders>
              <w:top w:val="nil"/>
              <w:left w:val="nil"/>
              <w:bottom w:val="nil"/>
              <w:right w:val="nil"/>
            </w:tcBorders>
            <w:shd w:val="clear" w:color="000000" w:fill="387990"/>
            <w:vAlign w:val="bottom"/>
          </w:tcPr>
          <w:p w14:paraId="63868E06" w14:textId="7F753A7B" w:rsidR="009071CA" w:rsidRPr="000D47E7" w:rsidRDefault="009071CA" w:rsidP="009071C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89" w:type="dxa"/>
            <w:tcBorders>
              <w:top w:val="nil"/>
              <w:left w:val="nil"/>
              <w:bottom w:val="nil"/>
              <w:right w:val="nil"/>
            </w:tcBorders>
            <w:shd w:val="clear" w:color="000000" w:fill="387990"/>
            <w:vAlign w:val="bottom"/>
            <w:hideMark/>
          </w:tcPr>
          <w:p w14:paraId="6DCC671D" w14:textId="5FBCA804"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66" w:type="dxa"/>
            <w:tcBorders>
              <w:top w:val="nil"/>
              <w:left w:val="nil"/>
              <w:bottom w:val="single" w:sz="4" w:space="0" w:color="auto"/>
              <w:right w:val="nil"/>
            </w:tcBorders>
            <w:shd w:val="clear" w:color="000000" w:fill="387990"/>
            <w:vAlign w:val="bottom"/>
            <w:hideMark/>
          </w:tcPr>
          <w:p w14:paraId="559CC72F"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1" w:type="dxa"/>
            <w:vMerge/>
            <w:tcBorders>
              <w:left w:val="nil"/>
              <w:bottom w:val="single" w:sz="4" w:space="0" w:color="auto"/>
              <w:right w:val="nil"/>
            </w:tcBorders>
            <w:shd w:val="clear" w:color="000000" w:fill="387990"/>
            <w:vAlign w:val="bottom"/>
            <w:hideMark/>
          </w:tcPr>
          <w:p w14:paraId="5619AC1C"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
        </w:tc>
        <w:tc>
          <w:tcPr>
            <w:tcW w:w="574" w:type="dxa"/>
            <w:tcBorders>
              <w:top w:val="nil"/>
              <w:left w:val="nil"/>
              <w:bottom w:val="single" w:sz="4" w:space="0" w:color="auto"/>
              <w:right w:val="nil"/>
            </w:tcBorders>
            <w:shd w:val="clear" w:color="000000" w:fill="387990"/>
            <w:vAlign w:val="bottom"/>
            <w:hideMark/>
          </w:tcPr>
          <w:p w14:paraId="31EC8983" w14:textId="77777777" w:rsidR="009071CA" w:rsidRPr="000D47E7" w:rsidRDefault="009071CA" w:rsidP="009071C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80E71" w:rsidRPr="000D47E7" w14:paraId="7CB4A9CC" w14:textId="77777777" w:rsidTr="000C0317">
        <w:tc>
          <w:tcPr>
            <w:tcW w:w="2250" w:type="dxa"/>
            <w:tcBorders>
              <w:top w:val="single" w:sz="4" w:space="0" w:color="auto"/>
              <w:left w:val="nil"/>
              <w:bottom w:val="single" w:sz="4" w:space="0" w:color="auto"/>
              <w:right w:val="nil"/>
            </w:tcBorders>
            <w:shd w:val="clear" w:color="auto" w:fill="auto"/>
            <w:noWrap/>
            <w:vAlign w:val="center"/>
            <w:hideMark/>
          </w:tcPr>
          <w:p w14:paraId="4FB2D40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74" w:type="dxa"/>
            <w:tcBorders>
              <w:top w:val="single" w:sz="4" w:space="0" w:color="auto"/>
              <w:left w:val="nil"/>
              <w:bottom w:val="single" w:sz="4" w:space="0" w:color="auto"/>
              <w:right w:val="nil"/>
            </w:tcBorders>
            <w:shd w:val="clear" w:color="auto" w:fill="auto"/>
            <w:vAlign w:val="center"/>
          </w:tcPr>
          <w:p w14:paraId="1A7D7FB7" w14:textId="3DD77F54" w:rsidR="00BE28B9" w:rsidRPr="000D47E7" w:rsidRDefault="00BE28B9" w:rsidP="00BE28B9">
            <w:pPr>
              <w:keepNext/>
              <w:widowControl/>
              <w:spacing w:line="259" w:lineRule="auto"/>
              <w:jc w:val="center"/>
              <w:rPr>
                <w:rFonts w:eastAsia="Times New Roman" w:cs="Times New Roman"/>
                <w:sz w:val="20"/>
                <w:szCs w:val="20"/>
              </w:rPr>
            </w:pPr>
          </w:p>
        </w:tc>
        <w:tc>
          <w:tcPr>
            <w:tcW w:w="917" w:type="dxa"/>
            <w:tcBorders>
              <w:top w:val="single" w:sz="4" w:space="0" w:color="auto"/>
              <w:left w:val="nil"/>
              <w:bottom w:val="single" w:sz="4" w:space="0" w:color="auto"/>
              <w:right w:val="nil"/>
            </w:tcBorders>
            <w:vAlign w:val="center"/>
          </w:tcPr>
          <w:p w14:paraId="79056FDF" w14:textId="5B469538" w:rsidR="00BE28B9" w:rsidRPr="000D47E7" w:rsidRDefault="00BE28B9" w:rsidP="00BE28B9">
            <w:pPr>
              <w:keepNext/>
              <w:widowControl/>
              <w:spacing w:line="259" w:lineRule="auto"/>
              <w:jc w:val="center"/>
              <w:rPr>
                <w:rFonts w:eastAsia="Times New Roman" w:cs="Times New Roman"/>
                <w:sz w:val="20"/>
                <w:szCs w:val="20"/>
              </w:rPr>
            </w:pPr>
          </w:p>
        </w:tc>
        <w:tc>
          <w:tcPr>
            <w:tcW w:w="603" w:type="dxa"/>
            <w:tcBorders>
              <w:top w:val="single" w:sz="4" w:space="0" w:color="auto"/>
              <w:left w:val="nil"/>
              <w:bottom w:val="single" w:sz="4" w:space="0" w:color="auto"/>
              <w:right w:val="nil"/>
            </w:tcBorders>
            <w:shd w:val="clear" w:color="auto" w:fill="auto"/>
            <w:vAlign w:val="center"/>
          </w:tcPr>
          <w:p w14:paraId="5B996187" w14:textId="5768670F" w:rsidR="00BE28B9" w:rsidRPr="000D47E7" w:rsidRDefault="00BE28B9" w:rsidP="00BE28B9">
            <w:pPr>
              <w:keepNext/>
              <w:widowControl/>
              <w:spacing w:line="259" w:lineRule="auto"/>
              <w:jc w:val="center"/>
              <w:rPr>
                <w:rFonts w:eastAsia="Times New Roman" w:cs="Times New Roman"/>
                <w:sz w:val="20"/>
                <w:szCs w:val="20"/>
              </w:rPr>
            </w:pPr>
          </w:p>
        </w:tc>
        <w:tc>
          <w:tcPr>
            <w:tcW w:w="218" w:type="dxa"/>
            <w:tcBorders>
              <w:top w:val="single" w:sz="4" w:space="0" w:color="auto"/>
              <w:left w:val="nil"/>
              <w:bottom w:val="single" w:sz="4" w:space="0" w:color="auto"/>
              <w:right w:val="nil"/>
            </w:tcBorders>
            <w:shd w:val="clear" w:color="auto" w:fill="auto"/>
            <w:vAlign w:val="center"/>
          </w:tcPr>
          <w:p w14:paraId="263F4DEA" w14:textId="235365C4" w:rsidR="00BE28B9" w:rsidRPr="000D47E7" w:rsidRDefault="00BE28B9" w:rsidP="00BE28B9">
            <w:pPr>
              <w:keepNext/>
              <w:widowControl/>
              <w:spacing w:line="259" w:lineRule="auto"/>
              <w:jc w:val="center"/>
              <w:rPr>
                <w:rFonts w:eastAsia="Times New Roman" w:cs="Times New Roman"/>
                <w:b/>
                <w:bCs/>
                <w:sz w:val="20"/>
                <w:szCs w:val="20"/>
              </w:rPr>
            </w:pPr>
          </w:p>
        </w:tc>
        <w:tc>
          <w:tcPr>
            <w:tcW w:w="934" w:type="dxa"/>
            <w:tcBorders>
              <w:top w:val="single" w:sz="4" w:space="0" w:color="auto"/>
              <w:left w:val="nil"/>
              <w:bottom w:val="single" w:sz="4" w:space="0" w:color="auto"/>
              <w:right w:val="nil"/>
            </w:tcBorders>
            <w:shd w:val="clear" w:color="auto" w:fill="auto"/>
            <w:vAlign w:val="center"/>
          </w:tcPr>
          <w:p w14:paraId="659CC3A0" w14:textId="16A1C753" w:rsidR="00BE28B9" w:rsidRPr="000D47E7" w:rsidRDefault="00BE28B9" w:rsidP="00BE28B9">
            <w:pPr>
              <w:keepNext/>
              <w:widowControl/>
              <w:spacing w:line="259" w:lineRule="auto"/>
              <w:jc w:val="center"/>
              <w:rPr>
                <w:rFonts w:eastAsia="Times New Roman" w:cs="Times New Roman"/>
                <w:b/>
                <w:bCs/>
                <w:sz w:val="20"/>
                <w:szCs w:val="20"/>
              </w:rPr>
            </w:pPr>
          </w:p>
        </w:tc>
        <w:tc>
          <w:tcPr>
            <w:tcW w:w="961" w:type="dxa"/>
            <w:tcBorders>
              <w:top w:val="single" w:sz="4" w:space="0" w:color="auto"/>
              <w:left w:val="nil"/>
              <w:bottom w:val="single" w:sz="4" w:space="0" w:color="auto"/>
              <w:right w:val="nil"/>
            </w:tcBorders>
            <w:vAlign w:val="center"/>
          </w:tcPr>
          <w:p w14:paraId="0CAC762E" w14:textId="09F4FD30" w:rsidR="00BE28B9" w:rsidRPr="000D47E7" w:rsidRDefault="00BE28B9" w:rsidP="00BE28B9">
            <w:pPr>
              <w:keepNext/>
              <w:widowControl/>
              <w:spacing w:line="259" w:lineRule="auto"/>
              <w:jc w:val="center"/>
              <w:rPr>
                <w:rFonts w:eastAsia="Times New Roman" w:cs="Times New Roman"/>
                <w:b/>
                <w:bCs/>
                <w:sz w:val="20"/>
                <w:szCs w:val="20"/>
              </w:rPr>
            </w:pPr>
          </w:p>
        </w:tc>
        <w:tc>
          <w:tcPr>
            <w:tcW w:w="789" w:type="dxa"/>
            <w:tcBorders>
              <w:top w:val="single" w:sz="4" w:space="0" w:color="auto"/>
              <w:left w:val="nil"/>
              <w:bottom w:val="single" w:sz="4" w:space="0" w:color="auto"/>
              <w:right w:val="nil"/>
            </w:tcBorders>
            <w:shd w:val="clear" w:color="auto" w:fill="auto"/>
            <w:vAlign w:val="center"/>
          </w:tcPr>
          <w:p w14:paraId="4A09C51D" w14:textId="05758ED4" w:rsidR="00BE28B9" w:rsidRPr="000D47E7" w:rsidRDefault="00BE28B9" w:rsidP="00BE28B9">
            <w:pPr>
              <w:keepNext/>
              <w:widowControl/>
              <w:spacing w:line="259" w:lineRule="auto"/>
              <w:jc w:val="center"/>
              <w:rPr>
                <w:rFonts w:eastAsia="Times New Roman" w:cs="Times New Roman"/>
                <w:b/>
                <w:bCs/>
                <w:sz w:val="20"/>
                <w:szCs w:val="20"/>
              </w:rPr>
            </w:pPr>
          </w:p>
        </w:tc>
        <w:tc>
          <w:tcPr>
            <w:tcW w:w="566" w:type="dxa"/>
            <w:tcBorders>
              <w:top w:val="nil"/>
              <w:left w:val="nil"/>
              <w:bottom w:val="single" w:sz="4" w:space="0" w:color="auto"/>
              <w:right w:val="nil"/>
            </w:tcBorders>
            <w:shd w:val="clear" w:color="auto" w:fill="auto"/>
            <w:vAlign w:val="center"/>
          </w:tcPr>
          <w:p w14:paraId="73DBCA44" w14:textId="5E7D3C0C" w:rsidR="00BE28B9" w:rsidRPr="000D47E7" w:rsidRDefault="00BE28B9" w:rsidP="00BE28B9">
            <w:pPr>
              <w:keepNext/>
              <w:widowControl/>
              <w:spacing w:line="259" w:lineRule="auto"/>
              <w:jc w:val="center"/>
              <w:rPr>
                <w:rFonts w:eastAsia="Times New Roman" w:cs="Times New Roman"/>
                <w:b/>
                <w:bCs/>
                <w:sz w:val="20"/>
                <w:szCs w:val="20"/>
              </w:rPr>
            </w:pPr>
          </w:p>
        </w:tc>
        <w:tc>
          <w:tcPr>
            <w:tcW w:w="721" w:type="dxa"/>
            <w:tcBorders>
              <w:top w:val="nil"/>
              <w:left w:val="nil"/>
              <w:bottom w:val="single" w:sz="4" w:space="0" w:color="auto"/>
              <w:right w:val="nil"/>
            </w:tcBorders>
            <w:shd w:val="clear" w:color="auto" w:fill="auto"/>
            <w:vAlign w:val="center"/>
          </w:tcPr>
          <w:p w14:paraId="528CE157" w14:textId="005BD815" w:rsidR="00BE28B9" w:rsidRPr="000D47E7" w:rsidRDefault="00BE28B9" w:rsidP="00BE28B9">
            <w:pPr>
              <w:keepNext/>
              <w:widowControl/>
              <w:spacing w:line="259" w:lineRule="auto"/>
              <w:jc w:val="center"/>
              <w:rPr>
                <w:rFonts w:eastAsia="Times New Roman" w:cs="Times New Roman"/>
                <w:b/>
                <w:bCs/>
                <w:sz w:val="20"/>
                <w:szCs w:val="20"/>
              </w:rPr>
            </w:pPr>
          </w:p>
        </w:tc>
        <w:tc>
          <w:tcPr>
            <w:tcW w:w="574" w:type="dxa"/>
            <w:tcBorders>
              <w:top w:val="nil"/>
              <w:left w:val="nil"/>
              <w:bottom w:val="single" w:sz="4" w:space="0" w:color="auto"/>
              <w:right w:val="nil"/>
            </w:tcBorders>
            <w:shd w:val="clear" w:color="auto" w:fill="auto"/>
            <w:vAlign w:val="center"/>
          </w:tcPr>
          <w:p w14:paraId="01AD9EE0" w14:textId="408318D1" w:rsidR="00BE28B9" w:rsidRPr="000D47E7" w:rsidRDefault="00BE28B9" w:rsidP="00BE28B9">
            <w:pPr>
              <w:keepNext/>
              <w:widowControl/>
              <w:spacing w:line="259" w:lineRule="auto"/>
              <w:jc w:val="center"/>
              <w:rPr>
                <w:rFonts w:eastAsia="Times New Roman" w:cs="Times New Roman"/>
                <w:b/>
                <w:bCs/>
                <w:sz w:val="20"/>
                <w:szCs w:val="20"/>
              </w:rPr>
            </w:pPr>
          </w:p>
        </w:tc>
      </w:tr>
      <w:tr w:rsidR="00794326" w:rsidRPr="000D47E7" w14:paraId="769C3818"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9E300A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17" w:type="dxa"/>
            <w:tcBorders>
              <w:top w:val="nil"/>
              <w:left w:val="nil"/>
              <w:bottom w:val="single" w:sz="4" w:space="0" w:color="auto"/>
              <w:right w:val="nil"/>
            </w:tcBorders>
            <w:shd w:val="clear" w:color="000000" w:fill="DBE7F3"/>
          </w:tcPr>
          <w:p w14:paraId="43B9BFBE"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549DF0A5" w14:textId="612AD853"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4A25D73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28BD1FD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A71000D"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A7B0E95" w14:textId="79D34E55"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5DEB730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81A5C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3C278AD"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3CC5C906" w14:textId="77777777" w:rsidTr="00A0621A">
        <w:tc>
          <w:tcPr>
            <w:tcW w:w="2250" w:type="dxa"/>
            <w:tcBorders>
              <w:top w:val="nil"/>
              <w:left w:val="nil"/>
              <w:bottom w:val="single" w:sz="4" w:space="0" w:color="auto"/>
              <w:right w:val="nil"/>
            </w:tcBorders>
            <w:shd w:val="clear" w:color="auto" w:fill="auto"/>
            <w:vAlign w:val="center"/>
            <w:hideMark/>
          </w:tcPr>
          <w:p w14:paraId="6220FA36"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74" w:type="dxa"/>
            <w:tcBorders>
              <w:top w:val="nil"/>
              <w:left w:val="nil"/>
              <w:bottom w:val="single" w:sz="4" w:space="0" w:color="auto"/>
              <w:right w:val="nil"/>
            </w:tcBorders>
            <w:shd w:val="clear" w:color="auto" w:fill="auto"/>
            <w:vAlign w:val="center"/>
            <w:hideMark/>
          </w:tcPr>
          <w:p w14:paraId="262BCF72" w14:textId="4FDD9A0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6FEFA42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79C21C7B" w14:textId="31C50F7B"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26CB933F" w14:textId="1DCC2455"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ADC9567" w14:textId="3B9AA39A"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A28F666"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B5C6F21" w14:textId="3028D96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14200F3F" w14:textId="5D7523BA"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4C53C11" w14:textId="0199CADE"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7D9E4B90" w14:textId="04084D3E"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15CD205" w14:textId="77777777" w:rsidTr="00A0621A">
        <w:tc>
          <w:tcPr>
            <w:tcW w:w="2250" w:type="dxa"/>
            <w:tcBorders>
              <w:top w:val="nil"/>
              <w:left w:val="nil"/>
              <w:bottom w:val="single" w:sz="4" w:space="0" w:color="auto"/>
              <w:right w:val="nil"/>
            </w:tcBorders>
            <w:shd w:val="clear" w:color="auto" w:fill="auto"/>
            <w:vAlign w:val="center"/>
            <w:hideMark/>
          </w:tcPr>
          <w:p w14:paraId="0ABDD2C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74" w:type="dxa"/>
            <w:tcBorders>
              <w:top w:val="nil"/>
              <w:left w:val="nil"/>
              <w:bottom w:val="single" w:sz="4" w:space="0" w:color="auto"/>
              <w:right w:val="nil"/>
            </w:tcBorders>
            <w:shd w:val="clear" w:color="auto" w:fill="auto"/>
            <w:vAlign w:val="center"/>
            <w:hideMark/>
          </w:tcPr>
          <w:p w14:paraId="2F4D0AB2" w14:textId="4D87E58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3C5A9C1"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9A00AAF" w14:textId="22D295B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BC6A202" w14:textId="03932989"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E41F6AD" w14:textId="3FAD0D10"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A130BD0"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3A11D6B" w14:textId="766DB704"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36F27228" w14:textId="29287D55"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A220F5E" w14:textId="33307C8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7B47798" w14:textId="6626952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254D173E" w14:textId="77777777" w:rsidTr="00A0621A">
        <w:tc>
          <w:tcPr>
            <w:tcW w:w="2250" w:type="dxa"/>
            <w:tcBorders>
              <w:top w:val="nil"/>
              <w:left w:val="nil"/>
              <w:bottom w:val="single" w:sz="4" w:space="0" w:color="auto"/>
              <w:right w:val="nil"/>
            </w:tcBorders>
            <w:shd w:val="clear" w:color="auto" w:fill="auto"/>
            <w:vAlign w:val="center"/>
            <w:hideMark/>
          </w:tcPr>
          <w:p w14:paraId="00F1CE7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74" w:type="dxa"/>
            <w:tcBorders>
              <w:top w:val="nil"/>
              <w:left w:val="nil"/>
              <w:bottom w:val="single" w:sz="4" w:space="0" w:color="auto"/>
              <w:right w:val="nil"/>
            </w:tcBorders>
            <w:shd w:val="clear" w:color="auto" w:fill="auto"/>
            <w:vAlign w:val="center"/>
            <w:hideMark/>
          </w:tcPr>
          <w:p w14:paraId="5789FA4D" w14:textId="7135870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A903315"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35444B9" w14:textId="522AAF34"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2DD4FF7" w14:textId="4F88AAC8"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F5179A4" w14:textId="490CA1C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560CE8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3B46A49" w14:textId="204154D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B5E46F6" w14:textId="7EC71E3C"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214A4FA" w14:textId="1FED8BC5"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D0A0ACD" w14:textId="7717D4E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9595D93" w14:textId="77777777" w:rsidTr="00A0621A">
        <w:tc>
          <w:tcPr>
            <w:tcW w:w="2250" w:type="dxa"/>
            <w:tcBorders>
              <w:top w:val="nil"/>
              <w:left w:val="nil"/>
              <w:bottom w:val="single" w:sz="4" w:space="0" w:color="auto"/>
              <w:right w:val="nil"/>
            </w:tcBorders>
            <w:shd w:val="clear" w:color="auto" w:fill="auto"/>
            <w:vAlign w:val="center"/>
            <w:hideMark/>
          </w:tcPr>
          <w:p w14:paraId="198164E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74" w:type="dxa"/>
            <w:tcBorders>
              <w:top w:val="nil"/>
              <w:left w:val="nil"/>
              <w:bottom w:val="single" w:sz="4" w:space="0" w:color="auto"/>
              <w:right w:val="nil"/>
            </w:tcBorders>
            <w:shd w:val="clear" w:color="auto" w:fill="auto"/>
            <w:vAlign w:val="center"/>
            <w:hideMark/>
          </w:tcPr>
          <w:p w14:paraId="1409321D" w14:textId="684EFDE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869E27D"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FD4327D" w14:textId="5D2DFDAE"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AA1C8D7" w14:textId="5C44E9C0"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3BA2BB5E" w14:textId="5AC84BA2"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41E42DC"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CFAE820" w14:textId="0EBBC26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0A811CD" w14:textId="1539C428"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2E2E775B" w14:textId="46DC23A9"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7A5A936" w14:textId="0650EA02"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33E49727" w14:textId="77777777" w:rsidTr="00980E71">
        <w:tc>
          <w:tcPr>
            <w:tcW w:w="3122" w:type="dxa"/>
            <w:gridSpan w:val="2"/>
            <w:tcBorders>
              <w:top w:val="single" w:sz="4" w:space="0" w:color="auto"/>
              <w:left w:val="nil"/>
              <w:bottom w:val="single" w:sz="4" w:space="0" w:color="auto"/>
              <w:right w:val="nil"/>
            </w:tcBorders>
            <w:shd w:val="clear" w:color="000000" w:fill="DBE7F3"/>
            <w:noWrap/>
            <w:vAlign w:val="center"/>
            <w:hideMark/>
          </w:tcPr>
          <w:p w14:paraId="3467ABE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17" w:type="dxa"/>
            <w:tcBorders>
              <w:top w:val="nil"/>
              <w:left w:val="nil"/>
              <w:bottom w:val="single" w:sz="4" w:space="0" w:color="auto"/>
              <w:right w:val="nil"/>
            </w:tcBorders>
            <w:shd w:val="clear" w:color="000000" w:fill="DBE7F3"/>
          </w:tcPr>
          <w:p w14:paraId="2046F19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noWrap/>
            <w:vAlign w:val="center"/>
            <w:hideMark/>
          </w:tcPr>
          <w:p w14:paraId="083A1B5B" w14:textId="1BAB938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noWrap/>
            <w:vAlign w:val="center"/>
            <w:hideMark/>
          </w:tcPr>
          <w:p w14:paraId="383817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noWrap/>
            <w:vAlign w:val="center"/>
            <w:hideMark/>
          </w:tcPr>
          <w:p w14:paraId="5ADCE3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1768FAFC"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noWrap/>
            <w:vAlign w:val="center"/>
            <w:hideMark/>
          </w:tcPr>
          <w:p w14:paraId="6707BF6E" w14:textId="335D2534"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noWrap/>
            <w:vAlign w:val="center"/>
            <w:hideMark/>
          </w:tcPr>
          <w:p w14:paraId="2F47D85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noWrap/>
            <w:vAlign w:val="center"/>
            <w:hideMark/>
          </w:tcPr>
          <w:p w14:paraId="245322C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246AE51F"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2F768E76" w14:textId="77777777" w:rsidTr="00A0621A">
        <w:tc>
          <w:tcPr>
            <w:tcW w:w="2250" w:type="dxa"/>
            <w:tcBorders>
              <w:top w:val="nil"/>
              <w:left w:val="nil"/>
              <w:bottom w:val="single" w:sz="4" w:space="0" w:color="auto"/>
              <w:right w:val="nil"/>
            </w:tcBorders>
            <w:shd w:val="clear" w:color="auto" w:fill="auto"/>
            <w:noWrap/>
            <w:vAlign w:val="center"/>
            <w:hideMark/>
          </w:tcPr>
          <w:p w14:paraId="6387722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74" w:type="dxa"/>
            <w:tcBorders>
              <w:top w:val="nil"/>
              <w:left w:val="nil"/>
              <w:bottom w:val="single" w:sz="4" w:space="0" w:color="auto"/>
              <w:right w:val="nil"/>
            </w:tcBorders>
            <w:shd w:val="clear" w:color="auto" w:fill="auto"/>
            <w:vAlign w:val="center"/>
            <w:hideMark/>
          </w:tcPr>
          <w:p w14:paraId="5E3445B2" w14:textId="692DF982"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0EF75D0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662A897" w14:textId="3B56E0B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61EA640C" w14:textId="1378B06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780D0D3A" w14:textId="18138F19"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370F2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7C1675A" w14:textId="77E9E7DD"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41A6B625" w14:textId="6B93DDFF"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70CC710" w14:textId="184A0CA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603D6C74" w14:textId="6BD4C67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198B4C9C" w14:textId="77777777" w:rsidTr="00A0621A">
        <w:tc>
          <w:tcPr>
            <w:tcW w:w="2250" w:type="dxa"/>
            <w:tcBorders>
              <w:top w:val="nil"/>
              <w:left w:val="nil"/>
              <w:bottom w:val="single" w:sz="4" w:space="0" w:color="auto"/>
              <w:right w:val="nil"/>
            </w:tcBorders>
            <w:shd w:val="clear" w:color="auto" w:fill="auto"/>
            <w:noWrap/>
            <w:vAlign w:val="center"/>
            <w:hideMark/>
          </w:tcPr>
          <w:p w14:paraId="7244030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74" w:type="dxa"/>
            <w:tcBorders>
              <w:top w:val="nil"/>
              <w:left w:val="nil"/>
              <w:bottom w:val="single" w:sz="4" w:space="0" w:color="auto"/>
              <w:right w:val="nil"/>
            </w:tcBorders>
            <w:shd w:val="clear" w:color="auto" w:fill="auto"/>
            <w:vAlign w:val="center"/>
            <w:hideMark/>
          </w:tcPr>
          <w:p w14:paraId="36362726" w14:textId="5CCE0AC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D374EC4"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5688A868" w14:textId="6EFF24E5"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3B1822F" w14:textId="6F8D9F4D"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BDC2E32" w14:textId="27253B0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18C215B"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8E52E4D" w14:textId="3374592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7B2DF64B" w14:textId="531E2489"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9E55103" w14:textId="4B36245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D61BC8E" w14:textId="771D0BAC"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081DB459" w14:textId="77777777" w:rsidTr="00A0621A">
        <w:tc>
          <w:tcPr>
            <w:tcW w:w="2250" w:type="dxa"/>
            <w:tcBorders>
              <w:top w:val="nil"/>
              <w:left w:val="nil"/>
              <w:bottom w:val="single" w:sz="4" w:space="0" w:color="auto"/>
              <w:right w:val="nil"/>
            </w:tcBorders>
            <w:shd w:val="clear" w:color="auto" w:fill="auto"/>
            <w:noWrap/>
            <w:vAlign w:val="center"/>
            <w:hideMark/>
          </w:tcPr>
          <w:p w14:paraId="1006B8E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74" w:type="dxa"/>
            <w:tcBorders>
              <w:top w:val="nil"/>
              <w:left w:val="nil"/>
              <w:bottom w:val="single" w:sz="4" w:space="0" w:color="auto"/>
              <w:right w:val="nil"/>
            </w:tcBorders>
            <w:shd w:val="clear" w:color="auto" w:fill="auto"/>
            <w:vAlign w:val="center"/>
            <w:hideMark/>
          </w:tcPr>
          <w:p w14:paraId="6CF0C458" w14:textId="3055BF2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7D07F7E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A94DEA" w14:textId="77F7EB3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591F0437" w14:textId="1081B794"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5F195B7" w14:textId="5B6C566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2216F28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00937E3" w14:textId="5C9A2F57"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2CB1F853" w14:textId="0CD07C16"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37FADFB9" w14:textId="4EA6F088"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2E6587F6" w14:textId="75667FB3"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5ADFED0E" w14:textId="77777777" w:rsidTr="00A0621A">
        <w:tc>
          <w:tcPr>
            <w:tcW w:w="2250" w:type="dxa"/>
            <w:tcBorders>
              <w:top w:val="nil"/>
              <w:left w:val="nil"/>
              <w:bottom w:val="single" w:sz="4" w:space="0" w:color="auto"/>
              <w:right w:val="nil"/>
            </w:tcBorders>
            <w:shd w:val="clear" w:color="auto" w:fill="auto"/>
            <w:noWrap/>
            <w:vAlign w:val="center"/>
            <w:hideMark/>
          </w:tcPr>
          <w:p w14:paraId="769C74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74" w:type="dxa"/>
            <w:tcBorders>
              <w:top w:val="nil"/>
              <w:left w:val="nil"/>
              <w:bottom w:val="single" w:sz="4" w:space="0" w:color="auto"/>
              <w:right w:val="nil"/>
            </w:tcBorders>
            <w:shd w:val="clear" w:color="auto" w:fill="auto"/>
            <w:vAlign w:val="center"/>
            <w:hideMark/>
          </w:tcPr>
          <w:p w14:paraId="6B3BA3B6" w14:textId="783DDE40"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8E361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A04791F" w14:textId="726C1EB8"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8A78BC7" w14:textId="0247F323"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5EAA3240" w14:textId="1D472BB5"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10CFA095"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42569CBD" w14:textId="3D9ED149"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0FC7D02F" w14:textId="7F06440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7B8C1F82" w14:textId="1B7644CB"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49A1AFBE" w14:textId="2339E655"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CE9F91E" w14:textId="77777777" w:rsidTr="00A0621A">
        <w:tc>
          <w:tcPr>
            <w:tcW w:w="2250" w:type="dxa"/>
            <w:tcBorders>
              <w:top w:val="nil"/>
              <w:left w:val="nil"/>
              <w:bottom w:val="single" w:sz="4" w:space="0" w:color="auto"/>
              <w:right w:val="nil"/>
            </w:tcBorders>
            <w:shd w:val="clear" w:color="auto" w:fill="auto"/>
            <w:noWrap/>
            <w:vAlign w:val="center"/>
            <w:hideMark/>
          </w:tcPr>
          <w:p w14:paraId="5B96148A"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74" w:type="dxa"/>
            <w:tcBorders>
              <w:top w:val="nil"/>
              <w:left w:val="nil"/>
              <w:bottom w:val="single" w:sz="4" w:space="0" w:color="auto"/>
              <w:right w:val="nil"/>
            </w:tcBorders>
            <w:shd w:val="clear" w:color="auto" w:fill="auto"/>
            <w:vAlign w:val="center"/>
            <w:hideMark/>
          </w:tcPr>
          <w:p w14:paraId="279EE5E6" w14:textId="7F460266"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34006D19"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15E67463" w14:textId="5A2762A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450BA68C" w14:textId="4051C76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B01259E" w14:textId="1C5C3654"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472F44A2"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260D19A8" w14:textId="77B072C1"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5F9E143A" w14:textId="5A5F6032"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59DEE11D" w14:textId="79FA99B7"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566F0A46" w14:textId="1DE7FCBD"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680F2718" w14:textId="77777777" w:rsidTr="00980E71">
        <w:tc>
          <w:tcPr>
            <w:tcW w:w="2250" w:type="dxa"/>
            <w:tcBorders>
              <w:top w:val="nil"/>
              <w:left w:val="nil"/>
              <w:bottom w:val="single" w:sz="4" w:space="0" w:color="auto"/>
              <w:right w:val="nil"/>
            </w:tcBorders>
            <w:shd w:val="clear" w:color="000000" w:fill="DBE7F3"/>
            <w:vAlign w:val="center"/>
            <w:hideMark/>
          </w:tcPr>
          <w:p w14:paraId="3706DDF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74" w:type="dxa"/>
            <w:tcBorders>
              <w:top w:val="nil"/>
              <w:left w:val="nil"/>
              <w:bottom w:val="single" w:sz="4" w:space="0" w:color="auto"/>
              <w:right w:val="nil"/>
            </w:tcBorders>
            <w:shd w:val="clear" w:color="000000" w:fill="DBE7F3"/>
            <w:vAlign w:val="center"/>
            <w:hideMark/>
          </w:tcPr>
          <w:p w14:paraId="1D7F614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17" w:type="dxa"/>
            <w:tcBorders>
              <w:top w:val="nil"/>
              <w:left w:val="nil"/>
              <w:bottom w:val="single" w:sz="4" w:space="0" w:color="auto"/>
              <w:right w:val="nil"/>
            </w:tcBorders>
            <w:shd w:val="clear" w:color="000000" w:fill="DBE7F3"/>
          </w:tcPr>
          <w:p w14:paraId="64CC09C7" w14:textId="77777777" w:rsidR="00BE28B9" w:rsidRPr="000D47E7" w:rsidRDefault="00BE28B9" w:rsidP="00BE28B9">
            <w:pPr>
              <w:widowControl/>
              <w:spacing w:line="259" w:lineRule="auto"/>
              <w:rPr>
                <w:rFonts w:eastAsia="Times New Roman" w:cs="Times New Roman"/>
                <w:b/>
                <w:bCs/>
                <w:color w:val="auto"/>
                <w:sz w:val="20"/>
                <w:szCs w:val="20"/>
              </w:rPr>
            </w:pPr>
          </w:p>
        </w:tc>
        <w:tc>
          <w:tcPr>
            <w:tcW w:w="603" w:type="dxa"/>
            <w:tcBorders>
              <w:top w:val="nil"/>
              <w:left w:val="nil"/>
              <w:bottom w:val="single" w:sz="4" w:space="0" w:color="auto"/>
              <w:right w:val="nil"/>
            </w:tcBorders>
            <w:shd w:val="clear" w:color="000000" w:fill="DBE7F3"/>
            <w:vAlign w:val="center"/>
            <w:hideMark/>
          </w:tcPr>
          <w:p w14:paraId="3AC3618B" w14:textId="7CAF1BD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8" w:type="dxa"/>
            <w:tcBorders>
              <w:top w:val="nil"/>
              <w:left w:val="nil"/>
              <w:bottom w:val="single" w:sz="4" w:space="0" w:color="auto"/>
              <w:right w:val="nil"/>
            </w:tcBorders>
            <w:shd w:val="clear" w:color="000000" w:fill="DBE7F3"/>
            <w:vAlign w:val="center"/>
            <w:hideMark/>
          </w:tcPr>
          <w:p w14:paraId="7481E44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4" w:type="dxa"/>
            <w:tcBorders>
              <w:top w:val="nil"/>
              <w:left w:val="nil"/>
              <w:bottom w:val="single" w:sz="4" w:space="0" w:color="auto"/>
              <w:right w:val="nil"/>
            </w:tcBorders>
            <w:shd w:val="clear" w:color="000000" w:fill="DBE7F3"/>
            <w:vAlign w:val="center"/>
            <w:hideMark/>
          </w:tcPr>
          <w:p w14:paraId="361FE0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61" w:type="dxa"/>
            <w:tcBorders>
              <w:top w:val="nil"/>
              <w:left w:val="nil"/>
              <w:bottom w:val="single" w:sz="4" w:space="0" w:color="auto"/>
              <w:right w:val="nil"/>
            </w:tcBorders>
            <w:shd w:val="clear" w:color="000000" w:fill="DBE7F3"/>
          </w:tcPr>
          <w:p w14:paraId="3B5FE2C3" w14:textId="77777777" w:rsidR="00BE28B9" w:rsidRPr="000D47E7" w:rsidRDefault="00BE28B9" w:rsidP="00BE28B9">
            <w:pPr>
              <w:widowControl/>
              <w:spacing w:line="259" w:lineRule="auto"/>
              <w:rPr>
                <w:rFonts w:eastAsia="Times New Roman" w:cs="Times New Roman"/>
                <w:b/>
                <w:bCs/>
                <w:color w:val="auto"/>
                <w:sz w:val="20"/>
                <w:szCs w:val="20"/>
              </w:rPr>
            </w:pPr>
          </w:p>
        </w:tc>
        <w:tc>
          <w:tcPr>
            <w:tcW w:w="789" w:type="dxa"/>
            <w:tcBorders>
              <w:top w:val="nil"/>
              <w:left w:val="nil"/>
              <w:bottom w:val="single" w:sz="4" w:space="0" w:color="auto"/>
              <w:right w:val="nil"/>
            </w:tcBorders>
            <w:shd w:val="clear" w:color="000000" w:fill="DBE7F3"/>
            <w:vAlign w:val="center"/>
            <w:hideMark/>
          </w:tcPr>
          <w:p w14:paraId="7FE3EFAC" w14:textId="0A38AD60"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66" w:type="dxa"/>
            <w:tcBorders>
              <w:top w:val="nil"/>
              <w:left w:val="nil"/>
              <w:bottom w:val="single" w:sz="4" w:space="0" w:color="auto"/>
              <w:right w:val="nil"/>
            </w:tcBorders>
            <w:shd w:val="clear" w:color="000000" w:fill="DBE7F3"/>
            <w:vAlign w:val="center"/>
            <w:hideMark/>
          </w:tcPr>
          <w:p w14:paraId="666E913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1" w:type="dxa"/>
            <w:tcBorders>
              <w:top w:val="nil"/>
              <w:left w:val="nil"/>
              <w:bottom w:val="single" w:sz="4" w:space="0" w:color="auto"/>
              <w:right w:val="nil"/>
            </w:tcBorders>
            <w:shd w:val="clear" w:color="000000" w:fill="DBE7F3"/>
            <w:vAlign w:val="center"/>
            <w:hideMark/>
          </w:tcPr>
          <w:p w14:paraId="57632A28"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74" w:type="dxa"/>
            <w:tcBorders>
              <w:top w:val="nil"/>
              <w:left w:val="nil"/>
              <w:bottom w:val="single" w:sz="4" w:space="0" w:color="auto"/>
              <w:right w:val="nil"/>
            </w:tcBorders>
            <w:shd w:val="clear" w:color="000000" w:fill="DBE7F3"/>
            <w:vAlign w:val="center"/>
            <w:hideMark/>
          </w:tcPr>
          <w:p w14:paraId="125528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794326" w:rsidRPr="000D47E7" w14:paraId="49EC141B" w14:textId="77777777" w:rsidTr="00A0621A">
        <w:tc>
          <w:tcPr>
            <w:tcW w:w="2250" w:type="dxa"/>
            <w:tcBorders>
              <w:top w:val="nil"/>
              <w:left w:val="nil"/>
              <w:bottom w:val="single" w:sz="4" w:space="0" w:color="auto"/>
              <w:right w:val="nil"/>
            </w:tcBorders>
            <w:shd w:val="clear" w:color="auto" w:fill="auto"/>
            <w:vAlign w:val="center"/>
            <w:hideMark/>
          </w:tcPr>
          <w:p w14:paraId="285BA34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74" w:type="dxa"/>
            <w:tcBorders>
              <w:top w:val="nil"/>
              <w:left w:val="nil"/>
              <w:bottom w:val="single" w:sz="4" w:space="0" w:color="auto"/>
              <w:right w:val="nil"/>
            </w:tcBorders>
            <w:shd w:val="clear" w:color="auto" w:fill="auto"/>
            <w:vAlign w:val="center"/>
            <w:hideMark/>
          </w:tcPr>
          <w:p w14:paraId="5E92BECA" w14:textId="67D7B0DB"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55F2E95F"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3EAE44D8" w14:textId="5AD26ED6"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3E93D6CE" w14:textId="58DCB88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48A4697D" w14:textId="269FE16B"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61A6972E"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666FB347" w14:textId="4724964B"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63DA6F2" w14:textId="79D11B0B"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6FE4BBFE" w14:textId="4852E9D3"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350CDFA2" w14:textId="2FE11D6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EE421B7" w14:textId="77777777" w:rsidTr="00A0621A">
        <w:tc>
          <w:tcPr>
            <w:tcW w:w="2250" w:type="dxa"/>
            <w:tcBorders>
              <w:top w:val="nil"/>
              <w:left w:val="nil"/>
              <w:bottom w:val="single" w:sz="4" w:space="0" w:color="auto"/>
              <w:right w:val="nil"/>
            </w:tcBorders>
            <w:shd w:val="clear" w:color="auto" w:fill="auto"/>
            <w:vAlign w:val="center"/>
            <w:hideMark/>
          </w:tcPr>
          <w:p w14:paraId="00CC29E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74" w:type="dxa"/>
            <w:tcBorders>
              <w:top w:val="nil"/>
              <w:left w:val="nil"/>
              <w:bottom w:val="single" w:sz="4" w:space="0" w:color="auto"/>
              <w:right w:val="nil"/>
            </w:tcBorders>
            <w:shd w:val="clear" w:color="auto" w:fill="auto"/>
            <w:vAlign w:val="center"/>
            <w:hideMark/>
          </w:tcPr>
          <w:p w14:paraId="336F3697" w14:textId="6A325C93"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2AD8EAB8"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4C8E0BE2" w14:textId="04F7A09A"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006AB7F5" w14:textId="582AEEDB"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191FDB84" w14:textId="021A3D33"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56A76DFD"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7635228E" w14:textId="28621AB6"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F7B917D" w14:textId="0026896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1B3D2F45" w14:textId="6964332A"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154B2556" w14:textId="440BC98B" w:rsidR="00BE28B9" w:rsidRPr="000D47E7" w:rsidRDefault="00BE28B9" w:rsidP="00BE28B9">
            <w:pPr>
              <w:widowControl/>
              <w:spacing w:line="259" w:lineRule="auto"/>
              <w:jc w:val="center"/>
              <w:rPr>
                <w:rFonts w:eastAsia="Times New Roman" w:cs="Times New Roman"/>
                <w:sz w:val="20"/>
                <w:szCs w:val="20"/>
              </w:rPr>
            </w:pPr>
          </w:p>
        </w:tc>
      </w:tr>
      <w:tr w:rsidR="00794326" w:rsidRPr="000D47E7" w14:paraId="7821E192" w14:textId="77777777" w:rsidTr="00A0621A">
        <w:tc>
          <w:tcPr>
            <w:tcW w:w="2250" w:type="dxa"/>
            <w:tcBorders>
              <w:top w:val="nil"/>
              <w:left w:val="nil"/>
              <w:bottom w:val="single" w:sz="4" w:space="0" w:color="auto"/>
              <w:right w:val="nil"/>
            </w:tcBorders>
            <w:shd w:val="clear" w:color="auto" w:fill="auto"/>
            <w:vAlign w:val="center"/>
            <w:hideMark/>
          </w:tcPr>
          <w:p w14:paraId="10EE62A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74" w:type="dxa"/>
            <w:tcBorders>
              <w:top w:val="nil"/>
              <w:left w:val="nil"/>
              <w:bottom w:val="single" w:sz="4" w:space="0" w:color="auto"/>
              <w:right w:val="nil"/>
            </w:tcBorders>
            <w:shd w:val="clear" w:color="auto" w:fill="auto"/>
            <w:vAlign w:val="center"/>
            <w:hideMark/>
          </w:tcPr>
          <w:p w14:paraId="244AFC7B" w14:textId="133FB9EF" w:rsidR="00BE28B9" w:rsidRPr="000D47E7" w:rsidRDefault="00BE28B9" w:rsidP="00BE28B9">
            <w:pPr>
              <w:widowControl/>
              <w:spacing w:line="259" w:lineRule="auto"/>
              <w:jc w:val="center"/>
              <w:rPr>
                <w:rFonts w:eastAsia="Times New Roman" w:cs="Times New Roman"/>
                <w:sz w:val="20"/>
                <w:szCs w:val="20"/>
              </w:rPr>
            </w:pPr>
          </w:p>
        </w:tc>
        <w:tc>
          <w:tcPr>
            <w:tcW w:w="917" w:type="dxa"/>
            <w:tcBorders>
              <w:top w:val="nil"/>
              <w:left w:val="nil"/>
              <w:bottom w:val="single" w:sz="4" w:space="0" w:color="auto"/>
              <w:right w:val="nil"/>
            </w:tcBorders>
          </w:tcPr>
          <w:p w14:paraId="47AAB61B" w14:textId="77777777" w:rsidR="00BE28B9" w:rsidRPr="000D47E7" w:rsidRDefault="00BE28B9" w:rsidP="00BE28B9">
            <w:pPr>
              <w:widowControl/>
              <w:spacing w:line="259" w:lineRule="auto"/>
              <w:jc w:val="center"/>
              <w:rPr>
                <w:rFonts w:eastAsia="Times New Roman" w:cs="Times New Roman"/>
                <w:sz w:val="20"/>
                <w:szCs w:val="20"/>
              </w:rPr>
            </w:pPr>
          </w:p>
        </w:tc>
        <w:tc>
          <w:tcPr>
            <w:tcW w:w="603" w:type="dxa"/>
            <w:tcBorders>
              <w:top w:val="nil"/>
              <w:left w:val="nil"/>
              <w:bottom w:val="single" w:sz="4" w:space="0" w:color="auto"/>
              <w:right w:val="nil"/>
            </w:tcBorders>
            <w:shd w:val="clear" w:color="auto" w:fill="auto"/>
            <w:vAlign w:val="center"/>
            <w:hideMark/>
          </w:tcPr>
          <w:p w14:paraId="6BC4B86C" w14:textId="0057E9A3" w:rsidR="00BE28B9" w:rsidRPr="000D47E7" w:rsidRDefault="00BE28B9" w:rsidP="00BE28B9">
            <w:pPr>
              <w:widowControl/>
              <w:spacing w:line="259" w:lineRule="auto"/>
              <w:jc w:val="center"/>
              <w:rPr>
                <w:rFonts w:eastAsia="Times New Roman" w:cs="Times New Roman"/>
                <w:sz w:val="20"/>
                <w:szCs w:val="20"/>
              </w:rPr>
            </w:pPr>
          </w:p>
        </w:tc>
        <w:tc>
          <w:tcPr>
            <w:tcW w:w="218" w:type="dxa"/>
            <w:tcBorders>
              <w:top w:val="nil"/>
              <w:left w:val="nil"/>
              <w:bottom w:val="single" w:sz="4" w:space="0" w:color="auto"/>
              <w:right w:val="nil"/>
            </w:tcBorders>
            <w:shd w:val="clear" w:color="auto" w:fill="auto"/>
            <w:vAlign w:val="center"/>
            <w:hideMark/>
          </w:tcPr>
          <w:p w14:paraId="74E3FAD9" w14:textId="5D9D3FC6" w:rsidR="00BE28B9" w:rsidRPr="000D47E7" w:rsidRDefault="00BE28B9" w:rsidP="00BE28B9">
            <w:pPr>
              <w:widowControl/>
              <w:spacing w:line="259" w:lineRule="auto"/>
              <w:jc w:val="center"/>
              <w:rPr>
                <w:rFonts w:eastAsia="Times New Roman" w:cs="Times New Roman"/>
                <w:sz w:val="20"/>
                <w:szCs w:val="20"/>
              </w:rPr>
            </w:pPr>
          </w:p>
        </w:tc>
        <w:tc>
          <w:tcPr>
            <w:tcW w:w="934" w:type="dxa"/>
            <w:tcBorders>
              <w:top w:val="nil"/>
              <w:left w:val="nil"/>
              <w:bottom w:val="single" w:sz="4" w:space="0" w:color="auto"/>
              <w:right w:val="nil"/>
            </w:tcBorders>
            <w:shd w:val="clear" w:color="auto" w:fill="auto"/>
            <w:vAlign w:val="center"/>
            <w:hideMark/>
          </w:tcPr>
          <w:p w14:paraId="691B3B29" w14:textId="74A47E1F" w:rsidR="00BE28B9" w:rsidRPr="000D47E7" w:rsidRDefault="00BE28B9" w:rsidP="00BE28B9">
            <w:pPr>
              <w:widowControl/>
              <w:spacing w:line="259" w:lineRule="auto"/>
              <w:jc w:val="center"/>
              <w:rPr>
                <w:rFonts w:eastAsia="Times New Roman" w:cs="Times New Roman"/>
                <w:sz w:val="20"/>
                <w:szCs w:val="20"/>
              </w:rPr>
            </w:pPr>
          </w:p>
        </w:tc>
        <w:tc>
          <w:tcPr>
            <w:tcW w:w="961" w:type="dxa"/>
            <w:tcBorders>
              <w:top w:val="nil"/>
              <w:left w:val="nil"/>
              <w:bottom w:val="single" w:sz="4" w:space="0" w:color="auto"/>
              <w:right w:val="nil"/>
            </w:tcBorders>
          </w:tcPr>
          <w:p w14:paraId="0E6B197A" w14:textId="77777777" w:rsidR="00BE28B9" w:rsidRPr="000D47E7" w:rsidRDefault="00BE28B9" w:rsidP="00BE28B9">
            <w:pPr>
              <w:widowControl/>
              <w:spacing w:line="259" w:lineRule="auto"/>
              <w:jc w:val="center"/>
              <w:rPr>
                <w:rFonts w:eastAsia="Times New Roman" w:cs="Times New Roman"/>
                <w:sz w:val="20"/>
                <w:szCs w:val="20"/>
              </w:rPr>
            </w:pPr>
          </w:p>
        </w:tc>
        <w:tc>
          <w:tcPr>
            <w:tcW w:w="789" w:type="dxa"/>
            <w:tcBorders>
              <w:top w:val="nil"/>
              <w:left w:val="nil"/>
              <w:bottom w:val="single" w:sz="4" w:space="0" w:color="auto"/>
              <w:right w:val="nil"/>
            </w:tcBorders>
            <w:shd w:val="clear" w:color="auto" w:fill="auto"/>
            <w:vAlign w:val="center"/>
            <w:hideMark/>
          </w:tcPr>
          <w:p w14:paraId="54B97620" w14:textId="0B531C23" w:rsidR="00BE28B9" w:rsidRPr="000D47E7" w:rsidRDefault="00BE28B9" w:rsidP="00BE28B9">
            <w:pPr>
              <w:widowControl/>
              <w:spacing w:line="259" w:lineRule="auto"/>
              <w:jc w:val="center"/>
              <w:rPr>
                <w:rFonts w:eastAsia="Times New Roman" w:cs="Times New Roman"/>
                <w:sz w:val="20"/>
                <w:szCs w:val="20"/>
              </w:rPr>
            </w:pPr>
          </w:p>
        </w:tc>
        <w:tc>
          <w:tcPr>
            <w:tcW w:w="566" w:type="dxa"/>
            <w:tcBorders>
              <w:top w:val="nil"/>
              <w:left w:val="nil"/>
              <w:bottom w:val="single" w:sz="4" w:space="0" w:color="auto"/>
              <w:right w:val="nil"/>
            </w:tcBorders>
            <w:shd w:val="clear" w:color="auto" w:fill="auto"/>
            <w:vAlign w:val="center"/>
            <w:hideMark/>
          </w:tcPr>
          <w:p w14:paraId="69F5887B" w14:textId="14A32377" w:rsidR="00BE28B9" w:rsidRPr="000D47E7" w:rsidRDefault="00BE28B9" w:rsidP="00BE28B9">
            <w:pPr>
              <w:widowControl/>
              <w:spacing w:line="259" w:lineRule="auto"/>
              <w:jc w:val="center"/>
              <w:rPr>
                <w:rFonts w:eastAsia="Times New Roman" w:cs="Times New Roman"/>
                <w:sz w:val="20"/>
                <w:szCs w:val="20"/>
              </w:rPr>
            </w:pPr>
          </w:p>
        </w:tc>
        <w:tc>
          <w:tcPr>
            <w:tcW w:w="721" w:type="dxa"/>
            <w:tcBorders>
              <w:top w:val="nil"/>
              <w:left w:val="nil"/>
              <w:bottom w:val="single" w:sz="4" w:space="0" w:color="auto"/>
              <w:right w:val="nil"/>
            </w:tcBorders>
            <w:shd w:val="clear" w:color="auto" w:fill="auto"/>
            <w:vAlign w:val="center"/>
            <w:hideMark/>
          </w:tcPr>
          <w:p w14:paraId="0EDE56FC" w14:textId="432B4896" w:rsidR="00BE28B9" w:rsidRPr="000D47E7" w:rsidRDefault="00BE28B9" w:rsidP="00BE28B9">
            <w:pPr>
              <w:widowControl/>
              <w:spacing w:line="259" w:lineRule="auto"/>
              <w:jc w:val="center"/>
              <w:rPr>
                <w:rFonts w:eastAsia="Times New Roman" w:cs="Times New Roman"/>
                <w:sz w:val="20"/>
                <w:szCs w:val="20"/>
              </w:rPr>
            </w:pPr>
          </w:p>
        </w:tc>
        <w:tc>
          <w:tcPr>
            <w:tcW w:w="574" w:type="dxa"/>
            <w:tcBorders>
              <w:top w:val="nil"/>
              <w:left w:val="nil"/>
              <w:bottom w:val="single" w:sz="4" w:space="0" w:color="auto"/>
              <w:right w:val="nil"/>
            </w:tcBorders>
            <w:shd w:val="clear" w:color="auto" w:fill="auto"/>
            <w:vAlign w:val="center"/>
            <w:hideMark/>
          </w:tcPr>
          <w:p w14:paraId="02BBC284" w14:textId="6E8C6BEB" w:rsidR="00BE28B9" w:rsidRPr="000D47E7" w:rsidRDefault="00BE28B9" w:rsidP="00BE28B9">
            <w:pPr>
              <w:widowControl/>
              <w:spacing w:line="259" w:lineRule="auto"/>
              <w:jc w:val="center"/>
              <w:rPr>
                <w:rFonts w:eastAsia="Times New Roman" w:cs="Times New Roman"/>
                <w:sz w:val="20"/>
                <w:szCs w:val="20"/>
              </w:rPr>
            </w:pPr>
          </w:p>
        </w:tc>
      </w:tr>
    </w:tbl>
    <w:p w14:paraId="5E4BD468" w14:textId="4DDF34DC" w:rsidR="004F3EDA" w:rsidRPr="004F3EDA" w:rsidRDefault="004F3EDA" w:rsidP="004F3EDA">
      <w:pPr>
        <w:pStyle w:val="BodyText"/>
        <w:spacing w:after="0"/>
        <w:ind w:left="90" w:hanging="90"/>
        <w:rPr>
          <w:sz w:val="16"/>
        </w:rPr>
      </w:pPr>
      <w:commentRangeStart w:id="761"/>
      <w:r w:rsidRPr="004F3EDA">
        <w:rPr>
          <w:sz w:val="16"/>
        </w:rPr>
        <w:t>^ Results not statistically reliable, n&lt;30</w:t>
      </w:r>
      <w:commentRangeEnd w:id="761"/>
      <w:r w:rsidR="00B435DA">
        <w:rPr>
          <w:rStyle w:val="CommentReference"/>
        </w:rPr>
        <w:commentReference w:id="761"/>
      </w:r>
    </w:p>
    <w:p w14:paraId="1E20756C" w14:textId="1BB18DE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E456954" w14:textId="0E799815"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27E6A517" w14:textId="7A5F7F42"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56583A92" w14:textId="67AD2E33" w:rsidR="004F3EDA" w:rsidRPr="004F3EDA" w:rsidRDefault="004F3EDA" w:rsidP="004F3EDA">
      <w:pPr>
        <w:pStyle w:val="BodyText"/>
        <w:spacing w:after="0"/>
        <w:ind w:left="90" w:hanging="90"/>
        <w:rPr>
          <w:sz w:val="16"/>
        </w:rPr>
      </w:pPr>
      <w:r w:rsidRPr="004F3EDA">
        <w:rPr>
          <w:sz w:val="16"/>
        </w:rPr>
        <w:t xml:space="preserve">Notes: </w:t>
      </w:r>
    </w:p>
    <w:p w14:paraId="11CBDD5E"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0BD73243"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4A7C867B"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38F37EA4" w14:textId="2A6A3CB1"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1E07BF">
        <w:rPr>
          <w:sz w:val="16"/>
        </w:rPr>
        <w:t>local currency units (</w:t>
      </w:r>
      <w:r w:rsidRPr="004F3EDA">
        <w:rPr>
          <w:sz w:val="16"/>
        </w:rPr>
        <w:t>LCU</w:t>
      </w:r>
      <w:r w:rsidR="001E07BF">
        <w:rPr>
          <w:sz w:val="16"/>
        </w:rPr>
        <w:t>)</w:t>
      </w:r>
      <w:r w:rsidRPr="004F3EDA">
        <w:rPr>
          <w:sz w:val="16"/>
        </w:rPr>
        <w:t xml:space="preserve"> for the year and month of the ZOI Survey of each poor household in the sample from the $1.25 per day poverty line in LCU for the year and month of the ZOI Survey. The figure was then divided by the $1.25 per day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6F8A0A84" w14:textId="2B173614"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D741519" w14:textId="77777777" w:rsidR="003A373D" w:rsidRDefault="003A373D">
      <w:pPr>
        <w:widowControl/>
        <w:spacing w:line="240" w:lineRule="auto"/>
        <w:rPr>
          <w:sz w:val="16"/>
        </w:rPr>
      </w:pPr>
      <w:r>
        <w:rPr>
          <w:sz w:val="16"/>
        </w:rPr>
        <w:br w:type="page"/>
      </w:r>
    </w:p>
    <w:p w14:paraId="3511AC83" w14:textId="49F6AF8F" w:rsidR="004F3EDA" w:rsidRDefault="004F3EDA" w:rsidP="003019C5">
      <w:pPr>
        <w:pStyle w:val="Tabletitle"/>
        <w:keepLines/>
        <w:spacing w:before="240"/>
        <w:contextualSpacing/>
        <w:outlineLvl w:val="3"/>
      </w:pPr>
      <w:bookmarkStart w:id="762" w:name="_Toc50719212"/>
      <w:r w:rsidRPr="003019C5">
        <w:t>Table A</w:t>
      </w:r>
      <w:r w:rsidR="009A6920">
        <w:t>1.</w:t>
      </w:r>
      <w:r w:rsidRPr="003019C5">
        <w:t xml:space="preserve">4.2.1: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w:t>
      </w:r>
      <w:r w:rsidR="00E43441">
        <w:t>in [Year LCU]</w:t>
      </w:r>
      <w:r w:rsidRPr="003019C5">
        <w:t xml:space="preserve">, in Total and by Selected Household Characteristics, Feed the Future </w:t>
      </w:r>
      <w:r w:rsidR="00160DC3">
        <w:t>Phase One</w:t>
      </w:r>
      <w:r w:rsidRPr="003019C5">
        <w:t xml:space="preserve"> Baseline and Endline ZOI Surveys</w:t>
      </w:r>
      <w:bookmarkEnd w:id="762"/>
    </w:p>
    <w:tbl>
      <w:tblPr>
        <w:tblW w:w="5000" w:type="pct"/>
        <w:tblLayout w:type="fixed"/>
        <w:tblCellMar>
          <w:left w:w="72" w:type="dxa"/>
          <w:right w:w="72" w:type="dxa"/>
        </w:tblCellMar>
        <w:tblLook w:val="04A0" w:firstRow="1" w:lastRow="0" w:firstColumn="1" w:lastColumn="0" w:noHBand="0" w:noVBand="1"/>
      </w:tblPr>
      <w:tblGrid>
        <w:gridCol w:w="2225"/>
        <w:gridCol w:w="1073"/>
        <w:gridCol w:w="987"/>
        <w:gridCol w:w="641"/>
        <w:gridCol w:w="182"/>
        <w:gridCol w:w="913"/>
        <w:gridCol w:w="912"/>
        <w:gridCol w:w="663"/>
        <w:gridCol w:w="553"/>
        <w:gridCol w:w="790"/>
        <w:gridCol w:w="565"/>
      </w:tblGrid>
      <w:tr w:rsidR="00FB38FF" w:rsidRPr="00E83AF3" w14:paraId="52F97787" w14:textId="77777777" w:rsidTr="00FB38FF">
        <w:tc>
          <w:tcPr>
            <w:tcW w:w="2192" w:type="dxa"/>
            <w:tcBorders>
              <w:top w:val="single" w:sz="4" w:space="0" w:color="auto"/>
              <w:left w:val="nil"/>
              <w:bottom w:val="nil"/>
              <w:right w:val="nil"/>
            </w:tcBorders>
            <w:shd w:val="clear" w:color="000000" w:fill="387990"/>
            <w:noWrap/>
            <w:vAlign w:val="bottom"/>
            <w:hideMark/>
          </w:tcPr>
          <w:p w14:paraId="6634CB04"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660" w:type="dxa"/>
            <w:gridSpan w:val="3"/>
            <w:tcBorders>
              <w:top w:val="single" w:sz="4" w:space="0" w:color="auto"/>
              <w:left w:val="nil"/>
              <w:bottom w:val="single" w:sz="4" w:space="0" w:color="FFFFFF"/>
              <w:right w:val="nil"/>
            </w:tcBorders>
            <w:shd w:val="clear" w:color="000000" w:fill="387990"/>
          </w:tcPr>
          <w:p w14:paraId="125D4EC5"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20A387C7"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3C9C9737"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50" w:type="dxa"/>
            <w:gridSpan w:val="3"/>
            <w:tcBorders>
              <w:top w:val="single" w:sz="4" w:space="0" w:color="auto"/>
              <w:left w:val="nil"/>
              <w:bottom w:val="single" w:sz="4" w:space="0" w:color="FFFFFF"/>
              <w:right w:val="nil"/>
            </w:tcBorders>
            <w:shd w:val="clear" w:color="000000" w:fill="387990"/>
          </w:tcPr>
          <w:p w14:paraId="5E61DC1D" w14:textId="77777777" w:rsidR="00FB38FF"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6B463B25"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45" w:type="dxa"/>
            <w:tcBorders>
              <w:top w:val="single" w:sz="4" w:space="0" w:color="auto"/>
              <w:left w:val="nil"/>
              <w:bottom w:val="nil"/>
              <w:right w:val="nil"/>
            </w:tcBorders>
            <w:shd w:val="clear" w:color="000000" w:fill="387990"/>
            <w:vAlign w:val="bottom"/>
            <w:hideMark/>
          </w:tcPr>
          <w:p w14:paraId="0057E8E4"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778" w:type="dxa"/>
            <w:vMerge w:val="restart"/>
            <w:tcBorders>
              <w:top w:val="single" w:sz="4" w:space="0" w:color="auto"/>
              <w:left w:val="nil"/>
              <w:right w:val="nil"/>
            </w:tcBorders>
            <w:shd w:val="clear" w:color="000000" w:fill="387990"/>
            <w:vAlign w:val="bottom"/>
            <w:hideMark/>
          </w:tcPr>
          <w:p w14:paraId="478E1C6A"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1E4E115" w14:textId="77777777" w:rsidR="00FB38FF" w:rsidRPr="00E83AF3" w:rsidRDefault="00FB38FF"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56" w:type="dxa"/>
            <w:vMerge w:val="restart"/>
            <w:tcBorders>
              <w:top w:val="single" w:sz="4" w:space="0" w:color="auto"/>
              <w:left w:val="nil"/>
              <w:right w:val="nil"/>
            </w:tcBorders>
            <w:shd w:val="clear" w:color="000000" w:fill="387990"/>
            <w:vAlign w:val="bottom"/>
            <w:hideMark/>
          </w:tcPr>
          <w:p w14:paraId="505F7409"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349BAAF0" w14:textId="78F34B6B" w:rsidR="00FB38FF" w:rsidRPr="00E83AF3" w:rsidRDefault="00FB38FF"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FB38FF" w:rsidRPr="00E83AF3" w14:paraId="2317EA34" w14:textId="77777777" w:rsidTr="00FB38FF">
        <w:tc>
          <w:tcPr>
            <w:tcW w:w="2192" w:type="dxa"/>
            <w:tcBorders>
              <w:top w:val="nil"/>
              <w:left w:val="nil"/>
              <w:bottom w:val="nil"/>
              <w:right w:val="nil"/>
            </w:tcBorders>
            <w:shd w:val="clear" w:color="000000" w:fill="387990"/>
            <w:noWrap/>
            <w:vAlign w:val="bottom"/>
            <w:hideMark/>
          </w:tcPr>
          <w:p w14:paraId="476B54AD" w14:textId="77777777" w:rsidR="00FB38FF" w:rsidRPr="00E83AF3" w:rsidRDefault="00FB38FF"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1057" w:type="dxa"/>
            <w:tcBorders>
              <w:top w:val="nil"/>
              <w:left w:val="nil"/>
              <w:bottom w:val="nil"/>
              <w:right w:val="nil"/>
            </w:tcBorders>
            <w:shd w:val="clear" w:color="000000" w:fill="387990"/>
            <w:vAlign w:val="bottom"/>
            <w:hideMark/>
          </w:tcPr>
          <w:p w14:paraId="38489853" w14:textId="644E8968"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72" w:type="dxa"/>
            <w:tcBorders>
              <w:top w:val="nil"/>
              <w:left w:val="nil"/>
              <w:bottom w:val="nil"/>
              <w:right w:val="nil"/>
            </w:tcBorders>
            <w:shd w:val="clear" w:color="000000" w:fill="387990"/>
            <w:vAlign w:val="bottom"/>
          </w:tcPr>
          <w:p w14:paraId="54086811"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1" w:type="dxa"/>
            <w:tcBorders>
              <w:top w:val="nil"/>
              <w:left w:val="nil"/>
              <w:bottom w:val="nil"/>
              <w:right w:val="nil"/>
            </w:tcBorders>
            <w:shd w:val="clear" w:color="000000" w:fill="387990"/>
            <w:vAlign w:val="bottom"/>
            <w:hideMark/>
          </w:tcPr>
          <w:p w14:paraId="618D2BB1"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7FD20521"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899" w:type="dxa"/>
            <w:tcBorders>
              <w:top w:val="nil"/>
              <w:left w:val="nil"/>
              <w:bottom w:val="nil"/>
              <w:right w:val="nil"/>
            </w:tcBorders>
            <w:shd w:val="clear" w:color="000000" w:fill="387990"/>
            <w:vAlign w:val="bottom"/>
            <w:hideMark/>
          </w:tcPr>
          <w:p w14:paraId="40F08B8B" w14:textId="2B6672A2" w:rsidR="00FB38FF"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898" w:type="dxa"/>
            <w:tcBorders>
              <w:top w:val="nil"/>
              <w:left w:val="nil"/>
              <w:bottom w:val="nil"/>
              <w:right w:val="nil"/>
            </w:tcBorders>
            <w:shd w:val="clear" w:color="000000" w:fill="387990"/>
            <w:vAlign w:val="bottom"/>
          </w:tcPr>
          <w:p w14:paraId="67262744" w14:textId="77777777" w:rsidR="00FB38FF" w:rsidRPr="00E83AF3" w:rsidRDefault="00FB38FF"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53" w:type="dxa"/>
            <w:tcBorders>
              <w:top w:val="nil"/>
              <w:left w:val="nil"/>
              <w:bottom w:val="nil"/>
              <w:right w:val="nil"/>
            </w:tcBorders>
            <w:shd w:val="clear" w:color="000000" w:fill="387990"/>
            <w:vAlign w:val="bottom"/>
            <w:hideMark/>
          </w:tcPr>
          <w:p w14:paraId="3DBD3864" w14:textId="77777777" w:rsidR="00FB38FF" w:rsidRPr="00E83AF3" w:rsidRDefault="00FB38FF"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45" w:type="dxa"/>
            <w:tcBorders>
              <w:top w:val="nil"/>
              <w:left w:val="nil"/>
              <w:bottom w:val="single" w:sz="4" w:space="0" w:color="auto"/>
              <w:right w:val="nil"/>
            </w:tcBorders>
            <w:shd w:val="clear" w:color="000000" w:fill="387990"/>
            <w:vAlign w:val="bottom"/>
            <w:hideMark/>
          </w:tcPr>
          <w:p w14:paraId="1F292242" w14:textId="77777777" w:rsidR="00FB38FF" w:rsidRPr="00E83AF3" w:rsidRDefault="00FB38FF"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78" w:type="dxa"/>
            <w:vMerge/>
            <w:tcBorders>
              <w:left w:val="nil"/>
              <w:bottom w:val="single" w:sz="4" w:space="0" w:color="auto"/>
              <w:right w:val="nil"/>
            </w:tcBorders>
            <w:shd w:val="clear" w:color="000000" w:fill="387990"/>
            <w:vAlign w:val="bottom"/>
            <w:hideMark/>
          </w:tcPr>
          <w:p w14:paraId="0813EDDC" w14:textId="77777777" w:rsidR="00FB38FF" w:rsidRPr="00E83AF3" w:rsidRDefault="00FB38FF" w:rsidP="00F27E8A">
            <w:pPr>
              <w:widowControl/>
              <w:spacing w:line="259" w:lineRule="auto"/>
              <w:jc w:val="center"/>
              <w:rPr>
                <w:rFonts w:eastAsia="Times New Roman" w:cs="Times New Roman"/>
                <w:b/>
                <w:bCs/>
                <w:color w:val="FFFFFF"/>
                <w:sz w:val="20"/>
                <w:szCs w:val="20"/>
              </w:rPr>
            </w:pPr>
          </w:p>
        </w:tc>
        <w:tc>
          <w:tcPr>
            <w:tcW w:w="556" w:type="dxa"/>
            <w:vMerge/>
            <w:tcBorders>
              <w:left w:val="nil"/>
              <w:bottom w:val="single" w:sz="4" w:space="0" w:color="auto"/>
              <w:right w:val="nil"/>
            </w:tcBorders>
            <w:shd w:val="clear" w:color="000000" w:fill="387990"/>
            <w:vAlign w:val="bottom"/>
            <w:hideMark/>
          </w:tcPr>
          <w:p w14:paraId="7F98C704" w14:textId="435F4930" w:rsidR="00FB38FF" w:rsidRPr="00E83AF3" w:rsidRDefault="00FB38FF" w:rsidP="00F27E8A">
            <w:pPr>
              <w:widowControl/>
              <w:spacing w:line="259" w:lineRule="auto"/>
              <w:jc w:val="center"/>
              <w:rPr>
                <w:rFonts w:eastAsia="Times New Roman" w:cs="Times New Roman"/>
                <w:b/>
                <w:bCs/>
                <w:color w:val="FFFFFF"/>
                <w:sz w:val="20"/>
                <w:szCs w:val="20"/>
              </w:rPr>
            </w:pPr>
          </w:p>
        </w:tc>
      </w:tr>
      <w:tr w:rsidR="00FB38FF" w:rsidRPr="00E83AF3" w14:paraId="3D867970" w14:textId="77777777" w:rsidTr="000C0317">
        <w:tc>
          <w:tcPr>
            <w:tcW w:w="2192" w:type="dxa"/>
            <w:tcBorders>
              <w:top w:val="single" w:sz="4" w:space="0" w:color="auto"/>
              <w:left w:val="nil"/>
              <w:bottom w:val="single" w:sz="4" w:space="0" w:color="auto"/>
              <w:right w:val="nil"/>
            </w:tcBorders>
            <w:shd w:val="clear" w:color="auto" w:fill="auto"/>
            <w:noWrap/>
            <w:vAlign w:val="center"/>
            <w:hideMark/>
          </w:tcPr>
          <w:p w14:paraId="67808935"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1057" w:type="dxa"/>
            <w:tcBorders>
              <w:top w:val="single" w:sz="4" w:space="0" w:color="auto"/>
              <w:left w:val="nil"/>
              <w:bottom w:val="single" w:sz="4" w:space="0" w:color="auto"/>
              <w:right w:val="nil"/>
            </w:tcBorders>
            <w:shd w:val="clear" w:color="auto" w:fill="auto"/>
            <w:vAlign w:val="center"/>
          </w:tcPr>
          <w:p w14:paraId="491C988F" w14:textId="49665E93"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single" w:sz="4" w:space="0" w:color="auto"/>
              <w:left w:val="nil"/>
              <w:bottom w:val="single" w:sz="4" w:space="0" w:color="auto"/>
              <w:right w:val="nil"/>
            </w:tcBorders>
            <w:vAlign w:val="center"/>
          </w:tcPr>
          <w:p w14:paraId="69158BC6" w14:textId="26D16041"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single" w:sz="4" w:space="0" w:color="auto"/>
              <w:left w:val="nil"/>
              <w:bottom w:val="single" w:sz="4" w:space="0" w:color="auto"/>
              <w:right w:val="nil"/>
            </w:tcBorders>
            <w:shd w:val="clear" w:color="auto" w:fill="auto"/>
            <w:vAlign w:val="center"/>
          </w:tcPr>
          <w:p w14:paraId="7AA0255C" w14:textId="4ABF4546"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6CC632FB" w14:textId="77777777" w:rsidR="00BE28B9" w:rsidRPr="00E83AF3" w:rsidRDefault="00BE28B9" w:rsidP="00BE28B9">
            <w:pPr>
              <w:widowControl/>
              <w:spacing w:line="259" w:lineRule="auto"/>
              <w:jc w:val="center"/>
              <w:rPr>
                <w:rFonts w:eastAsia="Times New Roman" w:cs="Times New Roman"/>
                <w:b/>
                <w:bCs/>
                <w:sz w:val="20"/>
                <w:szCs w:val="20"/>
              </w:rPr>
            </w:pPr>
          </w:p>
        </w:tc>
        <w:tc>
          <w:tcPr>
            <w:tcW w:w="899" w:type="dxa"/>
            <w:tcBorders>
              <w:top w:val="single" w:sz="4" w:space="0" w:color="auto"/>
              <w:left w:val="nil"/>
              <w:bottom w:val="single" w:sz="4" w:space="0" w:color="auto"/>
              <w:right w:val="nil"/>
            </w:tcBorders>
            <w:shd w:val="clear" w:color="auto" w:fill="auto"/>
            <w:vAlign w:val="center"/>
          </w:tcPr>
          <w:p w14:paraId="0A9EAB11" w14:textId="5C628619" w:rsidR="00BE28B9" w:rsidRPr="00E83AF3" w:rsidRDefault="00BE28B9" w:rsidP="00BE28B9">
            <w:pPr>
              <w:widowControl/>
              <w:spacing w:line="259" w:lineRule="auto"/>
              <w:jc w:val="center"/>
              <w:rPr>
                <w:rFonts w:eastAsia="Times New Roman" w:cs="Times New Roman"/>
                <w:b/>
                <w:bCs/>
                <w:sz w:val="20"/>
                <w:szCs w:val="20"/>
              </w:rPr>
            </w:pPr>
          </w:p>
        </w:tc>
        <w:tc>
          <w:tcPr>
            <w:tcW w:w="898" w:type="dxa"/>
            <w:tcBorders>
              <w:top w:val="single" w:sz="4" w:space="0" w:color="auto"/>
              <w:left w:val="nil"/>
              <w:bottom w:val="single" w:sz="4" w:space="0" w:color="auto"/>
              <w:right w:val="nil"/>
            </w:tcBorders>
            <w:vAlign w:val="center"/>
          </w:tcPr>
          <w:p w14:paraId="0415639A" w14:textId="3BF5B661" w:rsidR="00BE28B9" w:rsidRPr="00E83AF3" w:rsidRDefault="00BE28B9" w:rsidP="00BE28B9">
            <w:pPr>
              <w:widowControl/>
              <w:spacing w:line="259" w:lineRule="auto"/>
              <w:jc w:val="center"/>
              <w:rPr>
                <w:rFonts w:eastAsia="Times New Roman" w:cs="Times New Roman"/>
                <w:b/>
                <w:bCs/>
                <w:sz w:val="20"/>
                <w:szCs w:val="20"/>
              </w:rPr>
            </w:pPr>
          </w:p>
        </w:tc>
        <w:tc>
          <w:tcPr>
            <w:tcW w:w="653" w:type="dxa"/>
            <w:tcBorders>
              <w:top w:val="single" w:sz="4" w:space="0" w:color="auto"/>
              <w:left w:val="nil"/>
              <w:bottom w:val="single" w:sz="4" w:space="0" w:color="auto"/>
              <w:right w:val="nil"/>
            </w:tcBorders>
            <w:shd w:val="clear" w:color="auto" w:fill="auto"/>
            <w:vAlign w:val="center"/>
          </w:tcPr>
          <w:p w14:paraId="439AB5CE" w14:textId="455DD65E" w:rsidR="00BE28B9" w:rsidRPr="00E83AF3" w:rsidRDefault="00BE28B9" w:rsidP="00BE28B9">
            <w:pPr>
              <w:widowControl/>
              <w:spacing w:line="259" w:lineRule="auto"/>
              <w:jc w:val="center"/>
              <w:rPr>
                <w:rFonts w:eastAsia="Times New Roman" w:cs="Times New Roman"/>
                <w:b/>
                <w:bCs/>
                <w:sz w:val="20"/>
                <w:szCs w:val="20"/>
              </w:rPr>
            </w:pPr>
          </w:p>
        </w:tc>
        <w:tc>
          <w:tcPr>
            <w:tcW w:w="545" w:type="dxa"/>
            <w:tcBorders>
              <w:top w:val="nil"/>
              <w:left w:val="nil"/>
              <w:bottom w:val="single" w:sz="4" w:space="0" w:color="auto"/>
              <w:right w:val="nil"/>
            </w:tcBorders>
            <w:shd w:val="clear" w:color="auto" w:fill="auto"/>
            <w:vAlign w:val="center"/>
          </w:tcPr>
          <w:p w14:paraId="213D75C8" w14:textId="7C5E3680" w:rsidR="00BE28B9" w:rsidRPr="00E83AF3" w:rsidRDefault="00BE28B9" w:rsidP="00BE28B9">
            <w:pPr>
              <w:widowControl/>
              <w:spacing w:line="259" w:lineRule="auto"/>
              <w:jc w:val="center"/>
              <w:rPr>
                <w:rFonts w:eastAsia="Times New Roman" w:cs="Times New Roman"/>
                <w:b/>
                <w:bCs/>
                <w:sz w:val="20"/>
                <w:szCs w:val="20"/>
              </w:rPr>
            </w:pPr>
          </w:p>
        </w:tc>
        <w:tc>
          <w:tcPr>
            <w:tcW w:w="778" w:type="dxa"/>
            <w:tcBorders>
              <w:top w:val="nil"/>
              <w:left w:val="nil"/>
              <w:bottom w:val="single" w:sz="4" w:space="0" w:color="auto"/>
              <w:right w:val="nil"/>
            </w:tcBorders>
            <w:shd w:val="clear" w:color="auto" w:fill="auto"/>
            <w:vAlign w:val="center"/>
          </w:tcPr>
          <w:p w14:paraId="4DDC3A3E" w14:textId="20446EDF" w:rsidR="00BE28B9" w:rsidRPr="00E83AF3" w:rsidRDefault="00BE28B9" w:rsidP="00BE28B9">
            <w:pPr>
              <w:widowControl/>
              <w:spacing w:line="259" w:lineRule="auto"/>
              <w:jc w:val="center"/>
              <w:rPr>
                <w:rFonts w:eastAsia="Times New Roman" w:cs="Times New Roman"/>
                <w:b/>
                <w:bCs/>
                <w:sz w:val="20"/>
                <w:szCs w:val="20"/>
              </w:rPr>
            </w:pPr>
          </w:p>
        </w:tc>
        <w:tc>
          <w:tcPr>
            <w:tcW w:w="556" w:type="dxa"/>
            <w:tcBorders>
              <w:top w:val="nil"/>
              <w:left w:val="nil"/>
              <w:bottom w:val="single" w:sz="4" w:space="0" w:color="auto"/>
              <w:right w:val="nil"/>
            </w:tcBorders>
            <w:shd w:val="clear" w:color="auto" w:fill="auto"/>
            <w:vAlign w:val="center"/>
          </w:tcPr>
          <w:p w14:paraId="14B34C65" w14:textId="0F3C8845" w:rsidR="00BE28B9" w:rsidRPr="00E83AF3" w:rsidRDefault="00BE28B9" w:rsidP="00BE28B9">
            <w:pPr>
              <w:widowControl/>
              <w:spacing w:line="259" w:lineRule="auto"/>
              <w:jc w:val="center"/>
              <w:rPr>
                <w:rFonts w:eastAsia="Times New Roman" w:cs="Times New Roman"/>
                <w:b/>
                <w:bCs/>
                <w:sz w:val="20"/>
                <w:szCs w:val="20"/>
              </w:rPr>
            </w:pPr>
          </w:p>
        </w:tc>
      </w:tr>
      <w:tr w:rsidR="00FB38FF" w:rsidRPr="00E83AF3" w14:paraId="51FD303F"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6AED80B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72" w:type="dxa"/>
            <w:tcBorders>
              <w:top w:val="nil"/>
              <w:left w:val="nil"/>
              <w:bottom w:val="single" w:sz="4" w:space="0" w:color="auto"/>
              <w:right w:val="nil"/>
            </w:tcBorders>
            <w:shd w:val="clear" w:color="000000" w:fill="DBE7F3"/>
          </w:tcPr>
          <w:p w14:paraId="34710F0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705A724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58DE2B56"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5E3168A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28894D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3671D7F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4878121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415A44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F0F88BA"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18FAB36B" w14:textId="77777777" w:rsidTr="00A0621A">
        <w:tc>
          <w:tcPr>
            <w:tcW w:w="2192" w:type="dxa"/>
            <w:tcBorders>
              <w:top w:val="nil"/>
              <w:left w:val="nil"/>
              <w:bottom w:val="single" w:sz="4" w:space="0" w:color="auto"/>
              <w:right w:val="nil"/>
            </w:tcBorders>
            <w:shd w:val="clear" w:color="auto" w:fill="auto"/>
            <w:vAlign w:val="center"/>
            <w:hideMark/>
          </w:tcPr>
          <w:p w14:paraId="7930B13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1057" w:type="dxa"/>
            <w:tcBorders>
              <w:top w:val="nil"/>
              <w:left w:val="nil"/>
              <w:bottom w:val="single" w:sz="4" w:space="0" w:color="auto"/>
              <w:right w:val="nil"/>
            </w:tcBorders>
            <w:shd w:val="clear" w:color="auto" w:fill="auto"/>
            <w:vAlign w:val="center"/>
            <w:hideMark/>
          </w:tcPr>
          <w:p w14:paraId="5C0B33A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4C9F2E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277475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4F92893"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5968A4A"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B43E82A"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72E5E57"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E5E33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64B2E0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D322D2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961DF30" w14:textId="77777777" w:rsidTr="00A0621A">
        <w:tc>
          <w:tcPr>
            <w:tcW w:w="2192" w:type="dxa"/>
            <w:tcBorders>
              <w:top w:val="nil"/>
              <w:left w:val="nil"/>
              <w:bottom w:val="single" w:sz="4" w:space="0" w:color="auto"/>
              <w:right w:val="nil"/>
            </w:tcBorders>
            <w:shd w:val="clear" w:color="auto" w:fill="auto"/>
            <w:vAlign w:val="center"/>
            <w:hideMark/>
          </w:tcPr>
          <w:p w14:paraId="64C1D49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1057" w:type="dxa"/>
            <w:tcBorders>
              <w:top w:val="nil"/>
              <w:left w:val="nil"/>
              <w:bottom w:val="single" w:sz="4" w:space="0" w:color="auto"/>
              <w:right w:val="nil"/>
            </w:tcBorders>
            <w:shd w:val="clear" w:color="auto" w:fill="auto"/>
            <w:vAlign w:val="center"/>
            <w:hideMark/>
          </w:tcPr>
          <w:p w14:paraId="7B052141"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ED9C59C"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537EA30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C41F81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49D7B0C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2A55FA9"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4D53DE6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5876FE1"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7DBE480"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29D9F39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5EC7E807" w14:textId="77777777" w:rsidTr="00A0621A">
        <w:tc>
          <w:tcPr>
            <w:tcW w:w="2192" w:type="dxa"/>
            <w:tcBorders>
              <w:top w:val="nil"/>
              <w:left w:val="nil"/>
              <w:bottom w:val="single" w:sz="4" w:space="0" w:color="auto"/>
              <w:right w:val="nil"/>
            </w:tcBorders>
            <w:shd w:val="clear" w:color="auto" w:fill="auto"/>
            <w:vAlign w:val="center"/>
            <w:hideMark/>
          </w:tcPr>
          <w:p w14:paraId="2ABC024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1057" w:type="dxa"/>
            <w:tcBorders>
              <w:top w:val="nil"/>
              <w:left w:val="nil"/>
              <w:bottom w:val="single" w:sz="4" w:space="0" w:color="auto"/>
              <w:right w:val="nil"/>
            </w:tcBorders>
            <w:shd w:val="clear" w:color="auto" w:fill="auto"/>
            <w:vAlign w:val="center"/>
            <w:hideMark/>
          </w:tcPr>
          <w:p w14:paraId="09B0A029"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7FCFF1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FD3DA8C"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D73ECA0"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3497FB5"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5B5047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C792E88"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FFB1E6D"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FCB21B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5ED9A62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22393A" w14:textId="77777777" w:rsidTr="00A0621A">
        <w:tc>
          <w:tcPr>
            <w:tcW w:w="2192" w:type="dxa"/>
            <w:tcBorders>
              <w:top w:val="nil"/>
              <w:left w:val="nil"/>
              <w:bottom w:val="single" w:sz="4" w:space="0" w:color="auto"/>
              <w:right w:val="nil"/>
            </w:tcBorders>
            <w:shd w:val="clear" w:color="auto" w:fill="auto"/>
            <w:vAlign w:val="center"/>
            <w:hideMark/>
          </w:tcPr>
          <w:p w14:paraId="361D47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1057" w:type="dxa"/>
            <w:tcBorders>
              <w:top w:val="nil"/>
              <w:left w:val="nil"/>
              <w:bottom w:val="single" w:sz="4" w:space="0" w:color="auto"/>
              <w:right w:val="nil"/>
            </w:tcBorders>
            <w:shd w:val="clear" w:color="auto" w:fill="auto"/>
            <w:vAlign w:val="center"/>
            <w:hideMark/>
          </w:tcPr>
          <w:p w14:paraId="1C57AB6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6A588AC0"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1CFE84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00DCCCD"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C767704"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7C0A42D"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4674404"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8A915FC"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9BD37CA"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B123905"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A3D0E5" w14:textId="77777777" w:rsidTr="00FB38FF">
        <w:tc>
          <w:tcPr>
            <w:tcW w:w="3249" w:type="dxa"/>
            <w:gridSpan w:val="2"/>
            <w:tcBorders>
              <w:top w:val="single" w:sz="4" w:space="0" w:color="auto"/>
              <w:left w:val="nil"/>
              <w:bottom w:val="single" w:sz="4" w:space="0" w:color="auto"/>
              <w:right w:val="nil"/>
            </w:tcBorders>
            <w:shd w:val="clear" w:color="000000" w:fill="DBE7F3"/>
            <w:noWrap/>
            <w:vAlign w:val="center"/>
            <w:hideMark/>
          </w:tcPr>
          <w:p w14:paraId="2CFA39B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72" w:type="dxa"/>
            <w:tcBorders>
              <w:top w:val="nil"/>
              <w:left w:val="nil"/>
              <w:bottom w:val="single" w:sz="4" w:space="0" w:color="auto"/>
              <w:right w:val="nil"/>
            </w:tcBorders>
            <w:shd w:val="clear" w:color="000000" w:fill="DBE7F3"/>
          </w:tcPr>
          <w:p w14:paraId="16840A0E"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noWrap/>
            <w:vAlign w:val="center"/>
            <w:hideMark/>
          </w:tcPr>
          <w:p w14:paraId="62826AE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404B8252"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noWrap/>
            <w:vAlign w:val="center"/>
            <w:hideMark/>
          </w:tcPr>
          <w:p w14:paraId="2BD367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682E8A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noWrap/>
            <w:vAlign w:val="center"/>
            <w:hideMark/>
          </w:tcPr>
          <w:p w14:paraId="5C83492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39B41E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noWrap/>
            <w:vAlign w:val="center"/>
            <w:hideMark/>
          </w:tcPr>
          <w:p w14:paraId="663C0CB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28C195FD"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63707A7E" w14:textId="77777777" w:rsidTr="00A0621A">
        <w:tc>
          <w:tcPr>
            <w:tcW w:w="2192" w:type="dxa"/>
            <w:tcBorders>
              <w:top w:val="nil"/>
              <w:left w:val="nil"/>
              <w:bottom w:val="single" w:sz="4" w:space="0" w:color="auto"/>
              <w:right w:val="nil"/>
            </w:tcBorders>
            <w:shd w:val="clear" w:color="auto" w:fill="auto"/>
            <w:noWrap/>
            <w:vAlign w:val="center"/>
            <w:hideMark/>
          </w:tcPr>
          <w:p w14:paraId="1891ADB2"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1057" w:type="dxa"/>
            <w:tcBorders>
              <w:top w:val="nil"/>
              <w:left w:val="nil"/>
              <w:bottom w:val="single" w:sz="4" w:space="0" w:color="auto"/>
              <w:right w:val="nil"/>
            </w:tcBorders>
            <w:shd w:val="clear" w:color="auto" w:fill="auto"/>
            <w:vAlign w:val="center"/>
            <w:hideMark/>
          </w:tcPr>
          <w:p w14:paraId="27C14A9A"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3D57AD9E"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7AC5EA9"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B8788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1F5761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BF3088"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1B5C0D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4B33C63"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B2084CB"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9934FFD"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0512C5CD" w14:textId="77777777" w:rsidTr="00A0621A">
        <w:tc>
          <w:tcPr>
            <w:tcW w:w="2192" w:type="dxa"/>
            <w:tcBorders>
              <w:top w:val="nil"/>
              <w:left w:val="nil"/>
              <w:bottom w:val="single" w:sz="4" w:space="0" w:color="auto"/>
              <w:right w:val="nil"/>
            </w:tcBorders>
            <w:shd w:val="clear" w:color="auto" w:fill="auto"/>
            <w:noWrap/>
            <w:vAlign w:val="center"/>
            <w:hideMark/>
          </w:tcPr>
          <w:p w14:paraId="6D182EF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1057" w:type="dxa"/>
            <w:tcBorders>
              <w:top w:val="nil"/>
              <w:left w:val="nil"/>
              <w:bottom w:val="single" w:sz="4" w:space="0" w:color="auto"/>
              <w:right w:val="nil"/>
            </w:tcBorders>
            <w:shd w:val="clear" w:color="auto" w:fill="auto"/>
            <w:vAlign w:val="center"/>
            <w:hideMark/>
          </w:tcPr>
          <w:p w14:paraId="53CE3828"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94D379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125971C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C6E5FF9"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016478ED"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67FC8A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F4297F9"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CD0BD8"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D4C5D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59B6232"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686A3957" w14:textId="77777777" w:rsidTr="00A0621A">
        <w:tc>
          <w:tcPr>
            <w:tcW w:w="2192" w:type="dxa"/>
            <w:tcBorders>
              <w:top w:val="nil"/>
              <w:left w:val="nil"/>
              <w:bottom w:val="single" w:sz="4" w:space="0" w:color="auto"/>
              <w:right w:val="nil"/>
            </w:tcBorders>
            <w:shd w:val="clear" w:color="auto" w:fill="auto"/>
            <w:noWrap/>
            <w:vAlign w:val="center"/>
            <w:hideMark/>
          </w:tcPr>
          <w:p w14:paraId="3C3AEE5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1057" w:type="dxa"/>
            <w:tcBorders>
              <w:top w:val="nil"/>
              <w:left w:val="nil"/>
              <w:bottom w:val="single" w:sz="4" w:space="0" w:color="auto"/>
              <w:right w:val="nil"/>
            </w:tcBorders>
            <w:shd w:val="clear" w:color="auto" w:fill="auto"/>
            <w:vAlign w:val="center"/>
            <w:hideMark/>
          </w:tcPr>
          <w:p w14:paraId="3BD6412B"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8EE5FD"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7619ECCE"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B9E8921"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6BFF9F3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88BCDDB"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3665327C"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4E9669"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58ED326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1EB387B7"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383A063" w14:textId="77777777" w:rsidTr="00A0621A">
        <w:tc>
          <w:tcPr>
            <w:tcW w:w="2192" w:type="dxa"/>
            <w:tcBorders>
              <w:top w:val="nil"/>
              <w:left w:val="nil"/>
              <w:bottom w:val="single" w:sz="4" w:space="0" w:color="auto"/>
              <w:right w:val="nil"/>
            </w:tcBorders>
            <w:shd w:val="clear" w:color="auto" w:fill="auto"/>
            <w:noWrap/>
            <w:vAlign w:val="center"/>
            <w:hideMark/>
          </w:tcPr>
          <w:p w14:paraId="4E26B1D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1057" w:type="dxa"/>
            <w:tcBorders>
              <w:top w:val="nil"/>
              <w:left w:val="nil"/>
              <w:bottom w:val="single" w:sz="4" w:space="0" w:color="auto"/>
              <w:right w:val="nil"/>
            </w:tcBorders>
            <w:shd w:val="clear" w:color="auto" w:fill="auto"/>
            <w:vAlign w:val="center"/>
            <w:hideMark/>
          </w:tcPr>
          <w:p w14:paraId="3D81933F"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EFAA15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00B7A9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369D3D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DF167D3"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128FFBE"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0CE7D9B1"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59721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01F03982"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77DAE4AC"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312C2A93" w14:textId="77777777" w:rsidTr="00A0621A">
        <w:tc>
          <w:tcPr>
            <w:tcW w:w="2192" w:type="dxa"/>
            <w:tcBorders>
              <w:top w:val="nil"/>
              <w:left w:val="nil"/>
              <w:bottom w:val="single" w:sz="4" w:space="0" w:color="auto"/>
              <w:right w:val="nil"/>
            </w:tcBorders>
            <w:shd w:val="clear" w:color="auto" w:fill="auto"/>
            <w:noWrap/>
            <w:vAlign w:val="center"/>
            <w:hideMark/>
          </w:tcPr>
          <w:p w14:paraId="0BACB0C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1057" w:type="dxa"/>
            <w:tcBorders>
              <w:top w:val="nil"/>
              <w:left w:val="nil"/>
              <w:bottom w:val="single" w:sz="4" w:space="0" w:color="auto"/>
              <w:right w:val="nil"/>
            </w:tcBorders>
            <w:shd w:val="clear" w:color="auto" w:fill="auto"/>
            <w:vAlign w:val="center"/>
            <w:hideMark/>
          </w:tcPr>
          <w:p w14:paraId="7B06D90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50C18CE1"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C4686C1"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8AC6C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79DDD556"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E4E439F"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2B84FC83"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D7E796"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20DC2F99"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3A1ACCB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7CD3A34F" w14:textId="77777777" w:rsidTr="00FB38FF">
        <w:tc>
          <w:tcPr>
            <w:tcW w:w="2192" w:type="dxa"/>
            <w:tcBorders>
              <w:top w:val="nil"/>
              <w:left w:val="nil"/>
              <w:bottom w:val="single" w:sz="4" w:space="0" w:color="auto"/>
              <w:right w:val="nil"/>
            </w:tcBorders>
            <w:shd w:val="clear" w:color="000000" w:fill="DBE7F3"/>
            <w:vAlign w:val="center"/>
            <w:hideMark/>
          </w:tcPr>
          <w:p w14:paraId="066A15A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1057" w:type="dxa"/>
            <w:tcBorders>
              <w:top w:val="nil"/>
              <w:left w:val="nil"/>
              <w:bottom w:val="single" w:sz="4" w:space="0" w:color="auto"/>
              <w:right w:val="nil"/>
            </w:tcBorders>
            <w:shd w:val="clear" w:color="000000" w:fill="DBE7F3"/>
            <w:vAlign w:val="center"/>
            <w:hideMark/>
          </w:tcPr>
          <w:p w14:paraId="2ECE8A9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72" w:type="dxa"/>
            <w:tcBorders>
              <w:top w:val="nil"/>
              <w:left w:val="nil"/>
              <w:bottom w:val="single" w:sz="4" w:space="0" w:color="auto"/>
              <w:right w:val="nil"/>
            </w:tcBorders>
            <w:shd w:val="clear" w:color="000000" w:fill="DBE7F3"/>
          </w:tcPr>
          <w:p w14:paraId="44A82058" w14:textId="77777777" w:rsidR="00BE28B9" w:rsidRPr="00E83AF3" w:rsidRDefault="00BE28B9" w:rsidP="00BE28B9">
            <w:pPr>
              <w:widowControl/>
              <w:spacing w:line="259" w:lineRule="auto"/>
              <w:rPr>
                <w:rFonts w:eastAsia="Times New Roman" w:cs="Times New Roman"/>
                <w:b/>
                <w:bCs/>
                <w:color w:val="auto"/>
                <w:sz w:val="20"/>
                <w:szCs w:val="20"/>
              </w:rPr>
            </w:pPr>
          </w:p>
        </w:tc>
        <w:tc>
          <w:tcPr>
            <w:tcW w:w="631" w:type="dxa"/>
            <w:tcBorders>
              <w:top w:val="nil"/>
              <w:left w:val="nil"/>
              <w:bottom w:val="single" w:sz="4" w:space="0" w:color="auto"/>
              <w:right w:val="nil"/>
            </w:tcBorders>
            <w:shd w:val="clear" w:color="000000" w:fill="DBE7F3"/>
            <w:vAlign w:val="center"/>
            <w:hideMark/>
          </w:tcPr>
          <w:p w14:paraId="00EDA71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3830C08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vAlign w:val="center"/>
            <w:hideMark/>
          </w:tcPr>
          <w:p w14:paraId="4156CF5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898" w:type="dxa"/>
            <w:tcBorders>
              <w:top w:val="nil"/>
              <w:left w:val="nil"/>
              <w:bottom w:val="single" w:sz="4" w:space="0" w:color="auto"/>
              <w:right w:val="nil"/>
            </w:tcBorders>
            <w:shd w:val="clear" w:color="000000" w:fill="DBE7F3"/>
          </w:tcPr>
          <w:p w14:paraId="3A5D08C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53" w:type="dxa"/>
            <w:tcBorders>
              <w:top w:val="nil"/>
              <w:left w:val="nil"/>
              <w:bottom w:val="single" w:sz="4" w:space="0" w:color="auto"/>
              <w:right w:val="nil"/>
            </w:tcBorders>
            <w:shd w:val="clear" w:color="000000" w:fill="DBE7F3"/>
            <w:vAlign w:val="center"/>
            <w:hideMark/>
          </w:tcPr>
          <w:p w14:paraId="1E27BCA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vAlign w:val="center"/>
            <w:hideMark/>
          </w:tcPr>
          <w:p w14:paraId="757C0E4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78" w:type="dxa"/>
            <w:tcBorders>
              <w:top w:val="nil"/>
              <w:left w:val="nil"/>
              <w:bottom w:val="single" w:sz="4" w:space="0" w:color="auto"/>
              <w:right w:val="nil"/>
            </w:tcBorders>
            <w:shd w:val="clear" w:color="000000" w:fill="DBE7F3"/>
            <w:vAlign w:val="center"/>
            <w:hideMark/>
          </w:tcPr>
          <w:p w14:paraId="333CB6ED"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56" w:type="dxa"/>
            <w:tcBorders>
              <w:top w:val="nil"/>
              <w:left w:val="nil"/>
              <w:bottom w:val="single" w:sz="4" w:space="0" w:color="auto"/>
              <w:right w:val="nil"/>
            </w:tcBorders>
            <w:shd w:val="clear" w:color="000000" w:fill="DBE7F3"/>
            <w:vAlign w:val="center"/>
            <w:hideMark/>
          </w:tcPr>
          <w:p w14:paraId="3B4262C3"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FB38FF" w:rsidRPr="00E83AF3" w14:paraId="48589F0F" w14:textId="77777777" w:rsidTr="00A0621A">
        <w:tc>
          <w:tcPr>
            <w:tcW w:w="2192" w:type="dxa"/>
            <w:tcBorders>
              <w:top w:val="nil"/>
              <w:left w:val="nil"/>
              <w:bottom w:val="single" w:sz="4" w:space="0" w:color="auto"/>
              <w:right w:val="nil"/>
            </w:tcBorders>
            <w:shd w:val="clear" w:color="auto" w:fill="auto"/>
            <w:vAlign w:val="center"/>
            <w:hideMark/>
          </w:tcPr>
          <w:p w14:paraId="5E2D110C"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1057" w:type="dxa"/>
            <w:tcBorders>
              <w:top w:val="nil"/>
              <w:left w:val="nil"/>
              <w:bottom w:val="single" w:sz="4" w:space="0" w:color="auto"/>
              <w:right w:val="nil"/>
            </w:tcBorders>
            <w:shd w:val="clear" w:color="auto" w:fill="auto"/>
            <w:vAlign w:val="center"/>
            <w:hideMark/>
          </w:tcPr>
          <w:p w14:paraId="01F3E33D"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04614187"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221B8B8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15C455F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282365A0"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70FE6860"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6AF72ABD"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72F80A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646696F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EB9C8C9"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173DAC50" w14:textId="77777777" w:rsidTr="00A0621A">
        <w:tc>
          <w:tcPr>
            <w:tcW w:w="2192" w:type="dxa"/>
            <w:tcBorders>
              <w:top w:val="nil"/>
              <w:left w:val="nil"/>
              <w:bottom w:val="single" w:sz="4" w:space="0" w:color="auto"/>
              <w:right w:val="nil"/>
            </w:tcBorders>
            <w:shd w:val="clear" w:color="auto" w:fill="auto"/>
            <w:vAlign w:val="center"/>
            <w:hideMark/>
          </w:tcPr>
          <w:p w14:paraId="0ADAECB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1057" w:type="dxa"/>
            <w:tcBorders>
              <w:top w:val="nil"/>
              <w:left w:val="nil"/>
              <w:bottom w:val="single" w:sz="4" w:space="0" w:color="auto"/>
              <w:right w:val="nil"/>
            </w:tcBorders>
            <w:shd w:val="clear" w:color="auto" w:fill="auto"/>
            <w:vAlign w:val="center"/>
            <w:hideMark/>
          </w:tcPr>
          <w:p w14:paraId="0BB7583C"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13C0BB09"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63D3F57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57C2AEC"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17877A07"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3610D4C"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7D4803A2"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EC054B0"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437DC113"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4A64C746" w14:textId="77777777" w:rsidR="00BE28B9" w:rsidRPr="00E83AF3" w:rsidRDefault="00BE28B9" w:rsidP="00BE28B9">
            <w:pPr>
              <w:widowControl/>
              <w:spacing w:line="259" w:lineRule="auto"/>
              <w:jc w:val="center"/>
              <w:rPr>
                <w:rFonts w:eastAsia="Times New Roman" w:cs="Times New Roman"/>
                <w:sz w:val="20"/>
                <w:szCs w:val="20"/>
              </w:rPr>
            </w:pPr>
          </w:p>
        </w:tc>
      </w:tr>
      <w:tr w:rsidR="00FB38FF" w:rsidRPr="00E83AF3" w14:paraId="2567A6CB" w14:textId="77777777" w:rsidTr="00A0621A">
        <w:tc>
          <w:tcPr>
            <w:tcW w:w="2192" w:type="dxa"/>
            <w:tcBorders>
              <w:top w:val="nil"/>
              <w:left w:val="nil"/>
              <w:bottom w:val="single" w:sz="4" w:space="0" w:color="auto"/>
              <w:right w:val="nil"/>
            </w:tcBorders>
            <w:shd w:val="clear" w:color="auto" w:fill="auto"/>
            <w:vAlign w:val="center"/>
            <w:hideMark/>
          </w:tcPr>
          <w:p w14:paraId="34083169"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1057" w:type="dxa"/>
            <w:tcBorders>
              <w:top w:val="nil"/>
              <w:left w:val="nil"/>
              <w:bottom w:val="single" w:sz="4" w:space="0" w:color="auto"/>
              <w:right w:val="nil"/>
            </w:tcBorders>
            <w:shd w:val="clear" w:color="auto" w:fill="auto"/>
            <w:vAlign w:val="center"/>
            <w:hideMark/>
          </w:tcPr>
          <w:p w14:paraId="395C5366" w14:textId="77777777" w:rsidR="00BE28B9" w:rsidRPr="00E83AF3" w:rsidRDefault="00BE28B9" w:rsidP="00BE28B9">
            <w:pPr>
              <w:widowControl/>
              <w:spacing w:line="259" w:lineRule="auto"/>
              <w:jc w:val="center"/>
              <w:rPr>
                <w:rFonts w:eastAsia="Times New Roman" w:cs="Times New Roman"/>
                <w:sz w:val="20"/>
                <w:szCs w:val="20"/>
              </w:rPr>
            </w:pPr>
          </w:p>
        </w:tc>
        <w:tc>
          <w:tcPr>
            <w:tcW w:w="972" w:type="dxa"/>
            <w:tcBorders>
              <w:top w:val="nil"/>
              <w:left w:val="nil"/>
              <w:bottom w:val="single" w:sz="4" w:space="0" w:color="auto"/>
              <w:right w:val="nil"/>
            </w:tcBorders>
          </w:tcPr>
          <w:p w14:paraId="25F84A1F" w14:textId="77777777" w:rsidR="00BE28B9" w:rsidRPr="00E83AF3" w:rsidRDefault="00BE28B9" w:rsidP="00BE28B9">
            <w:pPr>
              <w:widowControl/>
              <w:spacing w:line="259" w:lineRule="auto"/>
              <w:jc w:val="center"/>
              <w:rPr>
                <w:rFonts w:eastAsia="Times New Roman" w:cs="Times New Roman"/>
                <w:sz w:val="20"/>
                <w:szCs w:val="20"/>
              </w:rPr>
            </w:pPr>
          </w:p>
        </w:tc>
        <w:tc>
          <w:tcPr>
            <w:tcW w:w="631" w:type="dxa"/>
            <w:tcBorders>
              <w:top w:val="nil"/>
              <w:left w:val="nil"/>
              <w:bottom w:val="single" w:sz="4" w:space="0" w:color="auto"/>
              <w:right w:val="nil"/>
            </w:tcBorders>
            <w:shd w:val="clear" w:color="auto" w:fill="auto"/>
            <w:vAlign w:val="center"/>
            <w:hideMark/>
          </w:tcPr>
          <w:p w14:paraId="4140477A"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A02E058" w14:textId="77777777" w:rsidR="00BE28B9" w:rsidRPr="00E83AF3"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shd w:val="clear" w:color="auto" w:fill="auto"/>
            <w:vAlign w:val="center"/>
            <w:hideMark/>
          </w:tcPr>
          <w:p w14:paraId="3B6585AF" w14:textId="77777777" w:rsidR="00BE28B9" w:rsidRPr="00E83AF3"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64BC3" w14:textId="77777777" w:rsidR="00BE28B9" w:rsidRPr="00E83AF3" w:rsidRDefault="00BE28B9" w:rsidP="00BE28B9">
            <w:pPr>
              <w:widowControl/>
              <w:spacing w:line="259" w:lineRule="auto"/>
              <w:jc w:val="center"/>
              <w:rPr>
                <w:rFonts w:eastAsia="Times New Roman" w:cs="Times New Roman"/>
                <w:sz w:val="20"/>
                <w:szCs w:val="20"/>
              </w:rPr>
            </w:pPr>
          </w:p>
        </w:tc>
        <w:tc>
          <w:tcPr>
            <w:tcW w:w="653" w:type="dxa"/>
            <w:tcBorders>
              <w:top w:val="nil"/>
              <w:left w:val="nil"/>
              <w:bottom w:val="single" w:sz="4" w:space="0" w:color="auto"/>
              <w:right w:val="nil"/>
            </w:tcBorders>
            <w:shd w:val="clear" w:color="auto" w:fill="auto"/>
            <w:vAlign w:val="center"/>
            <w:hideMark/>
          </w:tcPr>
          <w:p w14:paraId="125552BB" w14:textId="77777777" w:rsidR="00BE28B9" w:rsidRPr="00E83AF3" w:rsidRDefault="00BE28B9" w:rsidP="00BE28B9">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539012" w14:textId="77777777" w:rsidR="00BE28B9" w:rsidRPr="00E83AF3" w:rsidRDefault="00BE28B9" w:rsidP="00BE28B9">
            <w:pPr>
              <w:widowControl/>
              <w:spacing w:line="259" w:lineRule="auto"/>
              <w:jc w:val="center"/>
              <w:rPr>
                <w:rFonts w:eastAsia="Times New Roman" w:cs="Times New Roman"/>
                <w:sz w:val="20"/>
                <w:szCs w:val="20"/>
              </w:rPr>
            </w:pPr>
          </w:p>
        </w:tc>
        <w:tc>
          <w:tcPr>
            <w:tcW w:w="778" w:type="dxa"/>
            <w:tcBorders>
              <w:top w:val="nil"/>
              <w:left w:val="nil"/>
              <w:bottom w:val="single" w:sz="4" w:space="0" w:color="auto"/>
              <w:right w:val="nil"/>
            </w:tcBorders>
            <w:shd w:val="clear" w:color="auto" w:fill="auto"/>
            <w:vAlign w:val="center"/>
            <w:hideMark/>
          </w:tcPr>
          <w:p w14:paraId="16CAEEF7" w14:textId="77777777" w:rsidR="00BE28B9" w:rsidRPr="00E83AF3" w:rsidRDefault="00BE28B9" w:rsidP="00BE28B9">
            <w:pPr>
              <w:widowControl/>
              <w:spacing w:line="259" w:lineRule="auto"/>
              <w:jc w:val="center"/>
              <w:rPr>
                <w:rFonts w:eastAsia="Times New Roman" w:cs="Times New Roman"/>
                <w:sz w:val="20"/>
                <w:szCs w:val="20"/>
              </w:rPr>
            </w:pPr>
          </w:p>
        </w:tc>
        <w:tc>
          <w:tcPr>
            <w:tcW w:w="556" w:type="dxa"/>
            <w:tcBorders>
              <w:top w:val="nil"/>
              <w:left w:val="nil"/>
              <w:bottom w:val="single" w:sz="4" w:space="0" w:color="auto"/>
              <w:right w:val="nil"/>
            </w:tcBorders>
            <w:shd w:val="clear" w:color="auto" w:fill="auto"/>
            <w:vAlign w:val="center"/>
            <w:hideMark/>
          </w:tcPr>
          <w:p w14:paraId="023E26EB" w14:textId="77777777" w:rsidR="00BE28B9" w:rsidRPr="00E83AF3" w:rsidRDefault="00BE28B9" w:rsidP="00BE28B9">
            <w:pPr>
              <w:widowControl/>
              <w:spacing w:line="259" w:lineRule="auto"/>
              <w:jc w:val="center"/>
              <w:rPr>
                <w:rFonts w:eastAsia="Times New Roman" w:cs="Times New Roman"/>
                <w:sz w:val="20"/>
                <w:szCs w:val="20"/>
              </w:rPr>
            </w:pPr>
          </w:p>
        </w:tc>
      </w:tr>
    </w:tbl>
    <w:p w14:paraId="5DA66655" w14:textId="53B0AADC" w:rsidR="001E07BF" w:rsidRDefault="001E07BF" w:rsidP="004F3EDA">
      <w:pPr>
        <w:pStyle w:val="BodyText"/>
        <w:spacing w:after="0"/>
        <w:ind w:left="90" w:hanging="90"/>
        <w:rPr>
          <w:sz w:val="16"/>
        </w:rPr>
      </w:pPr>
      <w:r>
        <w:rPr>
          <w:sz w:val="16"/>
        </w:rPr>
        <w:t>PPP=purchasing power parity</w:t>
      </w:r>
    </w:p>
    <w:p w14:paraId="3DE01311" w14:textId="77777777" w:rsidR="004F3EDA" w:rsidRPr="004F3EDA" w:rsidRDefault="004F3EDA" w:rsidP="004F3EDA">
      <w:pPr>
        <w:pStyle w:val="BodyText"/>
        <w:spacing w:after="0"/>
        <w:ind w:left="90" w:hanging="90"/>
        <w:rPr>
          <w:sz w:val="16"/>
        </w:rPr>
      </w:pPr>
      <w:commentRangeStart w:id="763"/>
      <w:r w:rsidRPr="004F3EDA">
        <w:rPr>
          <w:sz w:val="16"/>
        </w:rPr>
        <w:t>^ Results not statistically reliable, n&lt;30</w:t>
      </w:r>
      <w:commentRangeEnd w:id="763"/>
      <w:r w:rsidR="00B435DA">
        <w:rPr>
          <w:rStyle w:val="CommentReference"/>
        </w:rPr>
        <w:commentReference w:id="763"/>
      </w:r>
    </w:p>
    <w:p w14:paraId="5848599A" w14:textId="7DBDCA7F"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1E07BF">
        <w:rPr>
          <w:sz w:val="16"/>
        </w:rPr>
        <w:t>“</w:t>
      </w:r>
      <w:r w:rsidRPr="004F3EDA">
        <w:rPr>
          <w:sz w:val="16"/>
        </w:rPr>
        <w:t>n</w:t>
      </w:r>
      <w:r w:rsidR="001E07BF">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6AA24E65"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FA676A5"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60227EBE" w14:textId="77777777" w:rsidR="004F3EDA" w:rsidRPr="004F3EDA" w:rsidRDefault="004F3EDA" w:rsidP="004F3EDA">
      <w:pPr>
        <w:pStyle w:val="BodyText"/>
        <w:spacing w:after="0"/>
        <w:ind w:left="90" w:hanging="90"/>
        <w:rPr>
          <w:sz w:val="16"/>
        </w:rPr>
      </w:pPr>
      <w:r w:rsidRPr="004F3EDA">
        <w:rPr>
          <w:sz w:val="16"/>
        </w:rPr>
        <w:t xml:space="preserve">Notes: </w:t>
      </w:r>
    </w:p>
    <w:p w14:paraId="266520F5"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2586EBC2"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227E797" w14:textId="22470B0F" w:rsid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1A7FF96C" w14:textId="527329B3" w:rsidR="004F3EDA" w:rsidRPr="004F3EDA" w:rsidRDefault="004F3EDA" w:rsidP="003A373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extreme poverty line in LCU for the year and month of the ZOI Survey. The figure was then converted to 2005 prices by multiplying by the ratio of the 2005 </w:t>
      </w:r>
      <w:r w:rsidR="001E07BF">
        <w:rPr>
          <w:sz w:val="16"/>
        </w:rPr>
        <w:t>Consumer Price Index (</w:t>
      </w:r>
      <w:r w:rsidRPr="004F3EDA">
        <w:rPr>
          <w:sz w:val="16"/>
        </w:rPr>
        <w:t>CPI</w:t>
      </w:r>
      <w:r w:rsidR="001E07BF">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7405B685" w14:textId="09C75383" w:rsidR="003A373D" w:rsidRDefault="004F3EDA" w:rsidP="003A373D">
      <w:pPr>
        <w:pStyle w:val="BodyText"/>
        <w:spacing w:after="0"/>
        <w:rPr>
          <w:sz w:val="16"/>
        </w:rPr>
      </w:pPr>
      <w:r w:rsidRPr="004F3EDA">
        <w:rPr>
          <w:sz w:val="16"/>
        </w:rPr>
        <w:t>Sources: Feed the Future [Country]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013C8BF" w14:textId="77777777" w:rsidR="003A373D" w:rsidRDefault="003A373D">
      <w:pPr>
        <w:widowControl/>
        <w:spacing w:line="240" w:lineRule="auto"/>
        <w:rPr>
          <w:sz w:val="16"/>
        </w:rPr>
      </w:pPr>
      <w:r>
        <w:rPr>
          <w:sz w:val="16"/>
        </w:rPr>
        <w:br w:type="page"/>
      </w:r>
    </w:p>
    <w:p w14:paraId="2AD718BE" w14:textId="7A1059A9" w:rsidR="004F3EDA" w:rsidRDefault="004F3EDA" w:rsidP="003019C5">
      <w:pPr>
        <w:pStyle w:val="Tabletitle"/>
        <w:keepLines/>
        <w:spacing w:before="240"/>
        <w:contextualSpacing/>
        <w:outlineLvl w:val="3"/>
      </w:pPr>
      <w:bookmarkStart w:id="764" w:name="_Toc50719213"/>
      <w:r w:rsidRPr="003019C5">
        <w:t>Table A</w:t>
      </w:r>
      <w:r w:rsidR="009A6920">
        <w:t>1.</w:t>
      </w:r>
      <w:r w:rsidRPr="003019C5">
        <w:t xml:space="preserve">4.2.2: Comparison of Average Consumption Shortfall of the Poor in the </w:t>
      </w:r>
      <w:r w:rsidR="00160DC3">
        <w:t>Phase One</w:t>
      </w:r>
      <w:r w:rsidR="007F25EC">
        <w:t xml:space="preserve"> ZOI</w:t>
      </w:r>
      <w:r w:rsidRPr="003019C5">
        <w:t xml:space="preserve"> at the National Extreme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4"/>
    </w:p>
    <w:tbl>
      <w:tblPr>
        <w:tblW w:w="9360" w:type="dxa"/>
        <w:tblLayout w:type="fixed"/>
        <w:tblCellMar>
          <w:left w:w="72" w:type="dxa"/>
          <w:right w:w="72" w:type="dxa"/>
        </w:tblCellMar>
        <w:tblLook w:val="04A0" w:firstRow="1" w:lastRow="0" w:firstColumn="1" w:lastColumn="0" w:noHBand="0" w:noVBand="1"/>
      </w:tblPr>
      <w:tblGrid>
        <w:gridCol w:w="2225"/>
        <w:gridCol w:w="891"/>
        <w:gridCol w:w="938"/>
        <w:gridCol w:w="595"/>
        <w:gridCol w:w="214"/>
        <w:gridCol w:w="897"/>
        <w:gridCol w:w="920"/>
        <w:gridCol w:w="738"/>
        <w:gridCol w:w="590"/>
        <w:gridCol w:w="754"/>
        <w:gridCol w:w="598"/>
      </w:tblGrid>
      <w:tr w:rsidR="002625BF" w:rsidRPr="000D47E7" w14:paraId="0C5D9667" w14:textId="77777777" w:rsidTr="008F1A29">
        <w:tc>
          <w:tcPr>
            <w:tcW w:w="2223" w:type="dxa"/>
            <w:tcBorders>
              <w:top w:val="single" w:sz="4" w:space="0" w:color="auto"/>
              <w:left w:val="nil"/>
              <w:bottom w:val="nil"/>
              <w:right w:val="nil"/>
            </w:tcBorders>
            <w:shd w:val="clear" w:color="000000" w:fill="387990"/>
            <w:noWrap/>
            <w:vAlign w:val="bottom"/>
            <w:hideMark/>
          </w:tcPr>
          <w:p w14:paraId="6D34A5C3"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22" w:type="dxa"/>
            <w:gridSpan w:val="3"/>
            <w:tcBorders>
              <w:top w:val="single" w:sz="4" w:space="0" w:color="auto"/>
              <w:left w:val="nil"/>
              <w:bottom w:val="single" w:sz="4" w:space="0" w:color="FFFFFF"/>
              <w:right w:val="nil"/>
            </w:tcBorders>
            <w:shd w:val="clear" w:color="000000" w:fill="387990"/>
          </w:tcPr>
          <w:p w14:paraId="17C82BB1"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540F6E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4" w:type="dxa"/>
            <w:tcBorders>
              <w:top w:val="single" w:sz="4" w:space="0" w:color="auto"/>
              <w:left w:val="nil"/>
              <w:bottom w:val="nil"/>
              <w:right w:val="nil"/>
            </w:tcBorders>
            <w:shd w:val="clear" w:color="000000" w:fill="387990"/>
            <w:vAlign w:val="bottom"/>
            <w:hideMark/>
          </w:tcPr>
          <w:p w14:paraId="584CA7FA"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55" w:type="dxa"/>
            <w:gridSpan w:val="3"/>
            <w:tcBorders>
              <w:top w:val="single" w:sz="4" w:space="0" w:color="auto"/>
              <w:left w:val="nil"/>
              <w:bottom w:val="single" w:sz="4" w:space="0" w:color="FFFFFF"/>
              <w:right w:val="nil"/>
            </w:tcBorders>
            <w:shd w:val="clear" w:color="000000" w:fill="387990"/>
          </w:tcPr>
          <w:p w14:paraId="0FD4F42B" w14:textId="77777777" w:rsidR="002625BF"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77A7E0F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90" w:type="dxa"/>
            <w:tcBorders>
              <w:top w:val="single" w:sz="4" w:space="0" w:color="auto"/>
              <w:left w:val="nil"/>
              <w:bottom w:val="nil"/>
              <w:right w:val="nil"/>
            </w:tcBorders>
            <w:shd w:val="clear" w:color="000000" w:fill="387990"/>
            <w:vAlign w:val="bottom"/>
            <w:hideMark/>
          </w:tcPr>
          <w:p w14:paraId="7E6F8C7F"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754" w:type="dxa"/>
            <w:vMerge w:val="restart"/>
            <w:tcBorders>
              <w:top w:val="single" w:sz="4" w:space="0" w:color="auto"/>
              <w:left w:val="nil"/>
              <w:right w:val="nil"/>
            </w:tcBorders>
            <w:shd w:val="clear" w:color="000000" w:fill="387990"/>
            <w:vAlign w:val="bottom"/>
            <w:hideMark/>
          </w:tcPr>
          <w:p w14:paraId="186DD9B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494581B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598" w:type="dxa"/>
            <w:vMerge w:val="restart"/>
            <w:tcBorders>
              <w:top w:val="single" w:sz="4" w:space="0" w:color="auto"/>
              <w:left w:val="nil"/>
              <w:right w:val="nil"/>
            </w:tcBorders>
            <w:shd w:val="clear" w:color="000000" w:fill="387990"/>
            <w:vAlign w:val="bottom"/>
            <w:hideMark/>
          </w:tcPr>
          <w:p w14:paraId="5C34A947"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0A8E3395" w14:textId="6B4EFC08" w:rsidR="002625BF" w:rsidRPr="000D47E7" w:rsidRDefault="002625BF"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2625BF" w:rsidRPr="000D47E7" w14:paraId="17FB14D4" w14:textId="77777777" w:rsidTr="008F1A29">
        <w:tc>
          <w:tcPr>
            <w:tcW w:w="2223" w:type="dxa"/>
            <w:tcBorders>
              <w:top w:val="nil"/>
              <w:left w:val="nil"/>
              <w:bottom w:val="nil"/>
              <w:right w:val="nil"/>
            </w:tcBorders>
            <w:shd w:val="clear" w:color="000000" w:fill="387990"/>
            <w:noWrap/>
            <w:vAlign w:val="bottom"/>
            <w:hideMark/>
          </w:tcPr>
          <w:p w14:paraId="7D5F9487" w14:textId="77777777" w:rsidR="002625BF" w:rsidRPr="000D47E7" w:rsidRDefault="002625BF"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890" w:type="dxa"/>
            <w:tcBorders>
              <w:top w:val="nil"/>
              <w:left w:val="nil"/>
              <w:bottom w:val="nil"/>
              <w:right w:val="nil"/>
            </w:tcBorders>
            <w:shd w:val="clear" w:color="000000" w:fill="387990"/>
            <w:vAlign w:val="bottom"/>
            <w:hideMark/>
          </w:tcPr>
          <w:p w14:paraId="56D1F833" w14:textId="303139DD"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37" w:type="dxa"/>
            <w:tcBorders>
              <w:top w:val="nil"/>
              <w:left w:val="nil"/>
              <w:bottom w:val="nil"/>
              <w:right w:val="nil"/>
            </w:tcBorders>
            <w:shd w:val="clear" w:color="000000" w:fill="387990"/>
            <w:vAlign w:val="bottom"/>
          </w:tcPr>
          <w:p w14:paraId="502BB1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5" w:type="dxa"/>
            <w:tcBorders>
              <w:top w:val="nil"/>
              <w:left w:val="nil"/>
              <w:bottom w:val="nil"/>
              <w:right w:val="nil"/>
            </w:tcBorders>
            <w:shd w:val="clear" w:color="000000" w:fill="387990"/>
            <w:vAlign w:val="bottom"/>
            <w:hideMark/>
          </w:tcPr>
          <w:p w14:paraId="3750767D"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4" w:type="dxa"/>
            <w:tcBorders>
              <w:top w:val="nil"/>
              <w:left w:val="nil"/>
              <w:bottom w:val="nil"/>
              <w:right w:val="nil"/>
            </w:tcBorders>
            <w:shd w:val="clear" w:color="000000" w:fill="387990"/>
            <w:vAlign w:val="bottom"/>
            <w:hideMark/>
          </w:tcPr>
          <w:p w14:paraId="24DE66A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897" w:type="dxa"/>
            <w:tcBorders>
              <w:top w:val="nil"/>
              <w:left w:val="nil"/>
              <w:bottom w:val="nil"/>
              <w:right w:val="nil"/>
            </w:tcBorders>
            <w:shd w:val="clear" w:color="000000" w:fill="387990"/>
            <w:vAlign w:val="bottom"/>
            <w:hideMark/>
          </w:tcPr>
          <w:p w14:paraId="031545A7" w14:textId="019A5E73"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20" w:type="dxa"/>
            <w:tcBorders>
              <w:top w:val="nil"/>
              <w:left w:val="nil"/>
              <w:bottom w:val="nil"/>
              <w:right w:val="nil"/>
            </w:tcBorders>
            <w:shd w:val="clear" w:color="000000" w:fill="387990"/>
            <w:vAlign w:val="bottom"/>
          </w:tcPr>
          <w:p w14:paraId="621DCC7E"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738" w:type="dxa"/>
            <w:tcBorders>
              <w:top w:val="nil"/>
              <w:left w:val="nil"/>
              <w:bottom w:val="nil"/>
              <w:right w:val="nil"/>
            </w:tcBorders>
            <w:shd w:val="clear" w:color="000000" w:fill="387990"/>
            <w:vAlign w:val="bottom"/>
            <w:hideMark/>
          </w:tcPr>
          <w:p w14:paraId="2C3AD9CA"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90" w:type="dxa"/>
            <w:tcBorders>
              <w:top w:val="nil"/>
              <w:left w:val="nil"/>
              <w:bottom w:val="single" w:sz="4" w:space="0" w:color="auto"/>
              <w:right w:val="nil"/>
            </w:tcBorders>
            <w:shd w:val="clear" w:color="000000" w:fill="387990"/>
            <w:vAlign w:val="bottom"/>
            <w:hideMark/>
          </w:tcPr>
          <w:p w14:paraId="68C1E6F5"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54" w:type="dxa"/>
            <w:vMerge/>
            <w:tcBorders>
              <w:left w:val="nil"/>
              <w:bottom w:val="single" w:sz="4" w:space="0" w:color="auto"/>
              <w:right w:val="nil"/>
            </w:tcBorders>
            <w:shd w:val="clear" w:color="000000" w:fill="387990"/>
            <w:vAlign w:val="bottom"/>
            <w:hideMark/>
          </w:tcPr>
          <w:p w14:paraId="71C63744" w14:textId="77777777" w:rsidR="002625BF" w:rsidRPr="000D47E7" w:rsidRDefault="002625BF" w:rsidP="00F27E8A">
            <w:pPr>
              <w:keepNext/>
              <w:widowControl/>
              <w:spacing w:line="259" w:lineRule="auto"/>
              <w:jc w:val="center"/>
              <w:rPr>
                <w:rFonts w:eastAsia="Times New Roman" w:cs="Times New Roman"/>
                <w:b/>
                <w:bCs/>
                <w:color w:val="FFFFFF"/>
                <w:sz w:val="20"/>
                <w:szCs w:val="20"/>
              </w:rPr>
            </w:pPr>
          </w:p>
        </w:tc>
        <w:tc>
          <w:tcPr>
            <w:tcW w:w="598" w:type="dxa"/>
            <w:vMerge/>
            <w:tcBorders>
              <w:left w:val="nil"/>
              <w:bottom w:val="single" w:sz="4" w:space="0" w:color="auto"/>
              <w:right w:val="nil"/>
            </w:tcBorders>
            <w:shd w:val="clear" w:color="000000" w:fill="387990"/>
            <w:vAlign w:val="bottom"/>
            <w:hideMark/>
          </w:tcPr>
          <w:p w14:paraId="5C432BFB" w14:textId="460DF99A" w:rsidR="002625BF" w:rsidRPr="000D47E7" w:rsidRDefault="002625BF" w:rsidP="00F27E8A">
            <w:pPr>
              <w:keepNext/>
              <w:widowControl/>
              <w:spacing w:line="259" w:lineRule="auto"/>
              <w:jc w:val="center"/>
              <w:rPr>
                <w:rFonts w:eastAsia="Times New Roman" w:cs="Times New Roman"/>
                <w:b/>
                <w:bCs/>
                <w:color w:val="FFFFFF"/>
                <w:sz w:val="20"/>
                <w:szCs w:val="20"/>
              </w:rPr>
            </w:pPr>
          </w:p>
        </w:tc>
      </w:tr>
      <w:tr w:rsidR="00BE28B9" w:rsidRPr="000D47E7" w14:paraId="3609EDEF" w14:textId="77777777" w:rsidTr="000C0317">
        <w:tc>
          <w:tcPr>
            <w:tcW w:w="2223" w:type="dxa"/>
            <w:tcBorders>
              <w:top w:val="single" w:sz="4" w:space="0" w:color="auto"/>
              <w:left w:val="nil"/>
              <w:bottom w:val="single" w:sz="4" w:space="0" w:color="auto"/>
              <w:right w:val="nil"/>
            </w:tcBorders>
            <w:shd w:val="clear" w:color="auto" w:fill="auto"/>
            <w:noWrap/>
            <w:vAlign w:val="center"/>
            <w:hideMark/>
          </w:tcPr>
          <w:p w14:paraId="165AB7EC"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890" w:type="dxa"/>
            <w:tcBorders>
              <w:top w:val="single" w:sz="4" w:space="0" w:color="auto"/>
              <w:left w:val="nil"/>
              <w:bottom w:val="single" w:sz="4" w:space="0" w:color="auto"/>
              <w:right w:val="nil"/>
            </w:tcBorders>
            <w:shd w:val="clear" w:color="auto" w:fill="auto"/>
            <w:vAlign w:val="center"/>
          </w:tcPr>
          <w:p w14:paraId="314EA756" w14:textId="321E3510" w:rsidR="00BE28B9" w:rsidRPr="000D47E7" w:rsidRDefault="00BE28B9" w:rsidP="00BE28B9">
            <w:pPr>
              <w:keepNext/>
              <w:widowControl/>
              <w:spacing w:line="259" w:lineRule="auto"/>
              <w:jc w:val="center"/>
              <w:rPr>
                <w:rFonts w:eastAsia="Times New Roman" w:cs="Times New Roman"/>
                <w:sz w:val="20"/>
                <w:szCs w:val="20"/>
              </w:rPr>
            </w:pPr>
          </w:p>
        </w:tc>
        <w:tc>
          <w:tcPr>
            <w:tcW w:w="937" w:type="dxa"/>
            <w:tcBorders>
              <w:top w:val="single" w:sz="4" w:space="0" w:color="auto"/>
              <w:left w:val="nil"/>
              <w:bottom w:val="single" w:sz="4" w:space="0" w:color="auto"/>
              <w:right w:val="nil"/>
            </w:tcBorders>
            <w:vAlign w:val="center"/>
          </w:tcPr>
          <w:p w14:paraId="31765679" w14:textId="597329FA" w:rsidR="00BE28B9" w:rsidRPr="000D47E7" w:rsidRDefault="00BE28B9" w:rsidP="00BE28B9">
            <w:pPr>
              <w:keepNext/>
              <w:widowControl/>
              <w:spacing w:line="259" w:lineRule="auto"/>
              <w:jc w:val="center"/>
              <w:rPr>
                <w:rFonts w:eastAsia="Times New Roman" w:cs="Times New Roman"/>
                <w:sz w:val="20"/>
                <w:szCs w:val="20"/>
              </w:rPr>
            </w:pPr>
          </w:p>
        </w:tc>
        <w:tc>
          <w:tcPr>
            <w:tcW w:w="595" w:type="dxa"/>
            <w:tcBorders>
              <w:top w:val="single" w:sz="4" w:space="0" w:color="auto"/>
              <w:left w:val="nil"/>
              <w:bottom w:val="single" w:sz="4" w:space="0" w:color="auto"/>
              <w:right w:val="nil"/>
            </w:tcBorders>
            <w:shd w:val="clear" w:color="auto" w:fill="auto"/>
            <w:vAlign w:val="center"/>
          </w:tcPr>
          <w:p w14:paraId="23E03DB2" w14:textId="6C1414E9" w:rsidR="00BE28B9" w:rsidRPr="000D47E7" w:rsidRDefault="00BE28B9" w:rsidP="00BE28B9">
            <w:pPr>
              <w:keepNext/>
              <w:widowControl/>
              <w:spacing w:line="259" w:lineRule="auto"/>
              <w:jc w:val="center"/>
              <w:rPr>
                <w:rFonts w:eastAsia="Times New Roman" w:cs="Times New Roman"/>
                <w:sz w:val="20"/>
                <w:szCs w:val="20"/>
              </w:rPr>
            </w:pPr>
          </w:p>
        </w:tc>
        <w:tc>
          <w:tcPr>
            <w:tcW w:w="214" w:type="dxa"/>
            <w:tcBorders>
              <w:top w:val="single" w:sz="4" w:space="0" w:color="auto"/>
              <w:left w:val="nil"/>
              <w:bottom w:val="single" w:sz="4" w:space="0" w:color="auto"/>
              <w:right w:val="nil"/>
            </w:tcBorders>
            <w:shd w:val="clear" w:color="auto" w:fill="auto"/>
            <w:vAlign w:val="center"/>
          </w:tcPr>
          <w:p w14:paraId="6CAB920E"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897" w:type="dxa"/>
            <w:tcBorders>
              <w:top w:val="single" w:sz="4" w:space="0" w:color="auto"/>
              <w:left w:val="nil"/>
              <w:bottom w:val="single" w:sz="4" w:space="0" w:color="auto"/>
              <w:right w:val="nil"/>
            </w:tcBorders>
            <w:shd w:val="clear" w:color="auto" w:fill="auto"/>
            <w:vAlign w:val="center"/>
          </w:tcPr>
          <w:p w14:paraId="0D0F0C5D" w14:textId="69D35941" w:rsidR="00BE28B9" w:rsidRPr="000D47E7" w:rsidRDefault="00BE28B9" w:rsidP="00BE28B9">
            <w:pPr>
              <w:keepNext/>
              <w:widowControl/>
              <w:spacing w:line="259" w:lineRule="auto"/>
              <w:jc w:val="center"/>
              <w:rPr>
                <w:rFonts w:eastAsia="Times New Roman" w:cs="Times New Roman"/>
                <w:b/>
                <w:bCs/>
                <w:sz w:val="20"/>
                <w:szCs w:val="20"/>
              </w:rPr>
            </w:pPr>
          </w:p>
        </w:tc>
        <w:tc>
          <w:tcPr>
            <w:tcW w:w="920" w:type="dxa"/>
            <w:tcBorders>
              <w:top w:val="single" w:sz="4" w:space="0" w:color="auto"/>
              <w:left w:val="nil"/>
              <w:bottom w:val="single" w:sz="4" w:space="0" w:color="auto"/>
              <w:right w:val="nil"/>
            </w:tcBorders>
            <w:vAlign w:val="center"/>
          </w:tcPr>
          <w:p w14:paraId="155A0735" w14:textId="3F74404B" w:rsidR="00BE28B9" w:rsidRPr="000D47E7" w:rsidRDefault="00BE28B9" w:rsidP="00BE28B9">
            <w:pPr>
              <w:keepNext/>
              <w:widowControl/>
              <w:spacing w:line="259" w:lineRule="auto"/>
              <w:jc w:val="center"/>
              <w:rPr>
                <w:rFonts w:eastAsia="Times New Roman" w:cs="Times New Roman"/>
                <w:b/>
                <w:bCs/>
                <w:sz w:val="20"/>
                <w:szCs w:val="20"/>
              </w:rPr>
            </w:pPr>
          </w:p>
        </w:tc>
        <w:tc>
          <w:tcPr>
            <w:tcW w:w="738" w:type="dxa"/>
            <w:tcBorders>
              <w:top w:val="single" w:sz="4" w:space="0" w:color="auto"/>
              <w:left w:val="nil"/>
              <w:bottom w:val="single" w:sz="4" w:space="0" w:color="auto"/>
              <w:right w:val="nil"/>
            </w:tcBorders>
            <w:shd w:val="clear" w:color="auto" w:fill="auto"/>
            <w:vAlign w:val="center"/>
          </w:tcPr>
          <w:p w14:paraId="39D3314E" w14:textId="36F711D7" w:rsidR="00BE28B9" w:rsidRPr="000D47E7" w:rsidRDefault="00BE28B9" w:rsidP="00BE28B9">
            <w:pPr>
              <w:keepNext/>
              <w:widowControl/>
              <w:spacing w:line="259" w:lineRule="auto"/>
              <w:jc w:val="center"/>
              <w:rPr>
                <w:rFonts w:eastAsia="Times New Roman" w:cs="Times New Roman"/>
                <w:b/>
                <w:bCs/>
                <w:sz w:val="20"/>
                <w:szCs w:val="20"/>
              </w:rPr>
            </w:pPr>
          </w:p>
        </w:tc>
        <w:tc>
          <w:tcPr>
            <w:tcW w:w="590" w:type="dxa"/>
            <w:tcBorders>
              <w:top w:val="nil"/>
              <w:left w:val="nil"/>
              <w:bottom w:val="single" w:sz="4" w:space="0" w:color="auto"/>
              <w:right w:val="nil"/>
            </w:tcBorders>
            <w:shd w:val="clear" w:color="auto" w:fill="auto"/>
            <w:vAlign w:val="center"/>
          </w:tcPr>
          <w:p w14:paraId="761747E3" w14:textId="70242D9F" w:rsidR="00BE28B9" w:rsidRPr="000D47E7" w:rsidRDefault="00BE28B9" w:rsidP="00BE28B9">
            <w:pPr>
              <w:keepNext/>
              <w:widowControl/>
              <w:spacing w:line="259" w:lineRule="auto"/>
              <w:jc w:val="center"/>
              <w:rPr>
                <w:rFonts w:eastAsia="Times New Roman" w:cs="Times New Roman"/>
                <w:b/>
                <w:bCs/>
                <w:sz w:val="20"/>
                <w:szCs w:val="20"/>
              </w:rPr>
            </w:pPr>
          </w:p>
        </w:tc>
        <w:tc>
          <w:tcPr>
            <w:tcW w:w="754" w:type="dxa"/>
            <w:tcBorders>
              <w:top w:val="nil"/>
              <w:left w:val="nil"/>
              <w:bottom w:val="single" w:sz="4" w:space="0" w:color="auto"/>
              <w:right w:val="nil"/>
            </w:tcBorders>
            <w:shd w:val="clear" w:color="auto" w:fill="auto"/>
            <w:vAlign w:val="center"/>
          </w:tcPr>
          <w:p w14:paraId="762DC566" w14:textId="7DB3A740" w:rsidR="00BE28B9" w:rsidRPr="000D47E7" w:rsidRDefault="00BE28B9" w:rsidP="00BE28B9">
            <w:pPr>
              <w:keepNext/>
              <w:widowControl/>
              <w:spacing w:line="259" w:lineRule="auto"/>
              <w:jc w:val="center"/>
              <w:rPr>
                <w:rFonts w:eastAsia="Times New Roman" w:cs="Times New Roman"/>
                <w:b/>
                <w:bCs/>
                <w:sz w:val="20"/>
                <w:szCs w:val="20"/>
              </w:rPr>
            </w:pPr>
          </w:p>
        </w:tc>
        <w:tc>
          <w:tcPr>
            <w:tcW w:w="598" w:type="dxa"/>
            <w:tcBorders>
              <w:top w:val="nil"/>
              <w:left w:val="nil"/>
              <w:bottom w:val="single" w:sz="4" w:space="0" w:color="auto"/>
              <w:right w:val="nil"/>
            </w:tcBorders>
            <w:shd w:val="clear" w:color="auto" w:fill="auto"/>
            <w:vAlign w:val="center"/>
          </w:tcPr>
          <w:p w14:paraId="54FAD6A9" w14:textId="774719BF" w:rsidR="00BE28B9" w:rsidRPr="000D47E7" w:rsidRDefault="00BE28B9" w:rsidP="00BE28B9">
            <w:pPr>
              <w:keepNext/>
              <w:widowControl/>
              <w:spacing w:line="259" w:lineRule="auto"/>
              <w:jc w:val="center"/>
              <w:rPr>
                <w:rFonts w:eastAsia="Times New Roman" w:cs="Times New Roman"/>
                <w:b/>
                <w:bCs/>
                <w:sz w:val="20"/>
                <w:szCs w:val="20"/>
              </w:rPr>
            </w:pPr>
          </w:p>
        </w:tc>
      </w:tr>
      <w:tr w:rsidR="002625BF" w:rsidRPr="000D47E7" w14:paraId="7A2CCDCF"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35F9A9D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37" w:type="dxa"/>
            <w:tcBorders>
              <w:top w:val="nil"/>
              <w:left w:val="nil"/>
              <w:bottom w:val="single" w:sz="4" w:space="0" w:color="auto"/>
              <w:right w:val="nil"/>
            </w:tcBorders>
            <w:shd w:val="clear" w:color="000000" w:fill="DBE7F3"/>
          </w:tcPr>
          <w:p w14:paraId="45F46F0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4D54FB1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5030C7F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7A74342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5702C6AA"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208C4EA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1B185C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5264FBFA"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07238EE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2B3DE357" w14:textId="77777777" w:rsidTr="00A0621A">
        <w:tc>
          <w:tcPr>
            <w:tcW w:w="2223" w:type="dxa"/>
            <w:tcBorders>
              <w:top w:val="nil"/>
              <w:left w:val="nil"/>
              <w:bottom w:val="single" w:sz="4" w:space="0" w:color="auto"/>
              <w:right w:val="nil"/>
            </w:tcBorders>
            <w:shd w:val="clear" w:color="auto" w:fill="auto"/>
            <w:vAlign w:val="center"/>
            <w:hideMark/>
          </w:tcPr>
          <w:p w14:paraId="23E0855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890" w:type="dxa"/>
            <w:tcBorders>
              <w:top w:val="nil"/>
              <w:left w:val="nil"/>
              <w:bottom w:val="single" w:sz="4" w:space="0" w:color="auto"/>
              <w:right w:val="nil"/>
            </w:tcBorders>
            <w:shd w:val="clear" w:color="auto" w:fill="auto"/>
            <w:vAlign w:val="center"/>
            <w:hideMark/>
          </w:tcPr>
          <w:p w14:paraId="77695B0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D74E94"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21EE4E9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E4AEED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BB9C07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0187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6CFD57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E3C2C3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578FD7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2DA1978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2E653170" w14:textId="77777777" w:rsidTr="00A0621A">
        <w:tc>
          <w:tcPr>
            <w:tcW w:w="2223" w:type="dxa"/>
            <w:tcBorders>
              <w:top w:val="nil"/>
              <w:left w:val="nil"/>
              <w:bottom w:val="single" w:sz="4" w:space="0" w:color="auto"/>
              <w:right w:val="nil"/>
            </w:tcBorders>
            <w:shd w:val="clear" w:color="auto" w:fill="auto"/>
            <w:vAlign w:val="center"/>
            <w:hideMark/>
          </w:tcPr>
          <w:p w14:paraId="0047524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890" w:type="dxa"/>
            <w:tcBorders>
              <w:top w:val="nil"/>
              <w:left w:val="nil"/>
              <w:bottom w:val="single" w:sz="4" w:space="0" w:color="auto"/>
              <w:right w:val="nil"/>
            </w:tcBorders>
            <w:shd w:val="clear" w:color="auto" w:fill="auto"/>
            <w:vAlign w:val="center"/>
            <w:hideMark/>
          </w:tcPr>
          <w:p w14:paraId="4B2C47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CB3A44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2B2F81D"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E537CA"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29A369E"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12E3D85"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5FABCE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5F2ED75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3082AF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0B64A045"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73297EFE" w14:textId="77777777" w:rsidTr="00A0621A">
        <w:tc>
          <w:tcPr>
            <w:tcW w:w="2223" w:type="dxa"/>
            <w:tcBorders>
              <w:top w:val="nil"/>
              <w:left w:val="nil"/>
              <w:bottom w:val="single" w:sz="4" w:space="0" w:color="auto"/>
              <w:right w:val="nil"/>
            </w:tcBorders>
            <w:shd w:val="clear" w:color="auto" w:fill="auto"/>
            <w:vAlign w:val="center"/>
            <w:hideMark/>
          </w:tcPr>
          <w:p w14:paraId="7B265C4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890" w:type="dxa"/>
            <w:tcBorders>
              <w:top w:val="nil"/>
              <w:left w:val="nil"/>
              <w:bottom w:val="single" w:sz="4" w:space="0" w:color="auto"/>
              <w:right w:val="nil"/>
            </w:tcBorders>
            <w:shd w:val="clear" w:color="auto" w:fill="auto"/>
            <w:vAlign w:val="center"/>
            <w:hideMark/>
          </w:tcPr>
          <w:p w14:paraId="09AEA0F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0B617B0C"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5BA3CFF"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44C2E0F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33D7E3D"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69208C1A"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0ABA627"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411F57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001D0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0ADB5F0"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711521E" w14:textId="77777777" w:rsidTr="00A0621A">
        <w:tc>
          <w:tcPr>
            <w:tcW w:w="2223" w:type="dxa"/>
            <w:tcBorders>
              <w:top w:val="nil"/>
              <w:left w:val="nil"/>
              <w:bottom w:val="single" w:sz="4" w:space="0" w:color="auto"/>
              <w:right w:val="nil"/>
            </w:tcBorders>
            <w:shd w:val="clear" w:color="auto" w:fill="auto"/>
            <w:vAlign w:val="center"/>
            <w:hideMark/>
          </w:tcPr>
          <w:p w14:paraId="19F9C91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890" w:type="dxa"/>
            <w:tcBorders>
              <w:top w:val="nil"/>
              <w:left w:val="nil"/>
              <w:bottom w:val="single" w:sz="4" w:space="0" w:color="auto"/>
              <w:right w:val="nil"/>
            </w:tcBorders>
            <w:shd w:val="clear" w:color="auto" w:fill="auto"/>
            <w:vAlign w:val="center"/>
            <w:hideMark/>
          </w:tcPr>
          <w:p w14:paraId="1EA34F25"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7A1FFA3B"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7CFA7B0"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3460E75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497339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7A2286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2F4D261"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6537C0B5"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E8C80E"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B4F94EE"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71BE8A0A" w14:textId="77777777" w:rsidTr="008F1A29">
        <w:tc>
          <w:tcPr>
            <w:tcW w:w="3113" w:type="dxa"/>
            <w:gridSpan w:val="2"/>
            <w:tcBorders>
              <w:top w:val="single" w:sz="4" w:space="0" w:color="auto"/>
              <w:left w:val="nil"/>
              <w:bottom w:val="single" w:sz="4" w:space="0" w:color="auto"/>
              <w:right w:val="nil"/>
            </w:tcBorders>
            <w:shd w:val="clear" w:color="000000" w:fill="DBE7F3"/>
            <w:noWrap/>
            <w:vAlign w:val="center"/>
            <w:hideMark/>
          </w:tcPr>
          <w:p w14:paraId="7E8812B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37" w:type="dxa"/>
            <w:tcBorders>
              <w:top w:val="nil"/>
              <w:left w:val="nil"/>
              <w:bottom w:val="single" w:sz="4" w:space="0" w:color="auto"/>
              <w:right w:val="nil"/>
            </w:tcBorders>
            <w:shd w:val="clear" w:color="000000" w:fill="DBE7F3"/>
          </w:tcPr>
          <w:p w14:paraId="45425A02"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noWrap/>
            <w:vAlign w:val="center"/>
            <w:hideMark/>
          </w:tcPr>
          <w:p w14:paraId="1D83D7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noWrap/>
            <w:vAlign w:val="center"/>
            <w:hideMark/>
          </w:tcPr>
          <w:p w14:paraId="65F585E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noWrap/>
            <w:vAlign w:val="center"/>
            <w:hideMark/>
          </w:tcPr>
          <w:p w14:paraId="171EAD0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0EE0FC01"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noWrap/>
            <w:vAlign w:val="center"/>
            <w:hideMark/>
          </w:tcPr>
          <w:p w14:paraId="68305BA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noWrap/>
            <w:vAlign w:val="center"/>
            <w:hideMark/>
          </w:tcPr>
          <w:p w14:paraId="2238C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noWrap/>
            <w:vAlign w:val="center"/>
            <w:hideMark/>
          </w:tcPr>
          <w:p w14:paraId="7804FC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72599538"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4063F85" w14:textId="77777777" w:rsidTr="00A0621A">
        <w:tc>
          <w:tcPr>
            <w:tcW w:w="2223" w:type="dxa"/>
            <w:tcBorders>
              <w:top w:val="nil"/>
              <w:left w:val="nil"/>
              <w:bottom w:val="single" w:sz="4" w:space="0" w:color="auto"/>
              <w:right w:val="nil"/>
            </w:tcBorders>
            <w:shd w:val="clear" w:color="auto" w:fill="auto"/>
            <w:noWrap/>
            <w:vAlign w:val="center"/>
            <w:hideMark/>
          </w:tcPr>
          <w:p w14:paraId="35C295D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890" w:type="dxa"/>
            <w:tcBorders>
              <w:top w:val="nil"/>
              <w:left w:val="nil"/>
              <w:bottom w:val="single" w:sz="4" w:space="0" w:color="auto"/>
              <w:right w:val="nil"/>
            </w:tcBorders>
            <w:shd w:val="clear" w:color="auto" w:fill="auto"/>
            <w:vAlign w:val="center"/>
            <w:hideMark/>
          </w:tcPr>
          <w:p w14:paraId="04FB752F"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3DCB4D43"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B5FDE3A"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DD3D92"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D8FF676"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6EEE057"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15212A6C"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4652948"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7ED83E7"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5DE9F91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A7D37D" w14:textId="77777777" w:rsidTr="00A0621A">
        <w:tc>
          <w:tcPr>
            <w:tcW w:w="2223" w:type="dxa"/>
            <w:tcBorders>
              <w:top w:val="nil"/>
              <w:left w:val="nil"/>
              <w:bottom w:val="single" w:sz="4" w:space="0" w:color="auto"/>
              <w:right w:val="nil"/>
            </w:tcBorders>
            <w:shd w:val="clear" w:color="auto" w:fill="auto"/>
            <w:noWrap/>
            <w:vAlign w:val="center"/>
            <w:hideMark/>
          </w:tcPr>
          <w:p w14:paraId="2EBFD2C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890" w:type="dxa"/>
            <w:tcBorders>
              <w:top w:val="nil"/>
              <w:left w:val="nil"/>
              <w:bottom w:val="single" w:sz="4" w:space="0" w:color="auto"/>
              <w:right w:val="nil"/>
            </w:tcBorders>
            <w:shd w:val="clear" w:color="auto" w:fill="auto"/>
            <w:vAlign w:val="center"/>
            <w:hideMark/>
          </w:tcPr>
          <w:p w14:paraId="10068ACB"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66074770"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04C8EA5"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54092C8D"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7EFF0A8A"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194450DD"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CDEE42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DE3C360"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65CB02A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830C2A4"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86E1CC6" w14:textId="77777777" w:rsidTr="00A0621A">
        <w:tc>
          <w:tcPr>
            <w:tcW w:w="2223" w:type="dxa"/>
            <w:tcBorders>
              <w:top w:val="nil"/>
              <w:left w:val="nil"/>
              <w:bottom w:val="single" w:sz="4" w:space="0" w:color="auto"/>
              <w:right w:val="nil"/>
            </w:tcBorders>
            <w:shd w:val="clear" w:color="auto" w:fill="auto"/>
            <w:noWrap/>
            <w:vAlign w:val="center"/>
            <w:hideMark/>
          </w:tcPr>
          <w:p w14:paraId="5E6927F1"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890" w:type="dxa"/>
            <w:tcBorders>
              <w:top w:val="nil"/>
              <w:left w:val="nil"/>
              <w:bottom w:val="single" w:sz="4" w:space="0" w:color="auto"/>
              <w:right w:val="nil"/>
            </w:tcBorders>
            <w:shd w:val="clear" w:color="auto" w:fill="auto"/>
            <w:vAlign w:val="center"/>
            <w:hideMark/>
          </w:tcPr>
          <w:p w14:paraId="032E37F9"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F2602C2"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04481E8"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2F3858F4"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FB960E9"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5C77D13"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115FEBE"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73DAA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6FB8772"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A87D7CA"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4171F942" w14:textId="77777777" w:rsidTr="00A0621A">
        <w:tc>
          <w:tcPr>
            <w:tcW w:w="2223" w:type="dxa"/>
            <w:tcBorders>
              <w:top w:val="nil"/>
              <w:left w:val="nil"/>
              <w:bottom w:val="single" w:sz="4" w:space="0" w:color="auto"/>
              <w:right w:val="nil"/>
            </w:tcBorders>
            <w:shd w:val="clear" w:color="auto" w:fill="auto"/>
            <w:noWrap/>
            <w:vAlign w:val="center"/>
            <w:hideMark/>
          </w:tcPr>
          <w:p w14:paraId="6352C13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890" w:type="dxa"/>
            <w:tcBorders>
              <w:top w:val="nil"/>
              <w:left w:val="nil"/>
              <w:bottom w:val="single" w:sz="4" w:space="0" w:color="auto"/>
              <w:right w:val="nil"/>
            </w:tcBorders>
            <w:shd w:val="clear" w:color="auto" w:fill="auto"/>
            <w:vAlign w:val="center"/>
            <w:hideMark/>
          </w:tcPr>
          <w:p w14:paraId="78CAC998"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6A4C707"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4A74264B"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4EDE169"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14ED7501"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74AE648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61528B18"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6AEF6A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713943D3"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3CEBE9B7"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5B0B90FB" w14:textId="77777777" w:rsidTr="00A0621A">
        <w:tc>
          <w:tcPr>
            <w:tcW w:w="2223" w:type="dxa"/>
            <w:tcBorders>
              <w:top w:val="nil"/>
              <w:left w:val="nil"/>
              <w:bottom w:val="single" w:sz="4" w:space="0" w:color="auto"/>
              <w:right w:val="nil"/>
            </w:tcBorders>
            <w:shd w:val="clear" w:color="auto" w:fill="auto"/>
            <w:noWrap/>
            <w:vAlign w:val="center"/>
            <w:hideMark/>
          </w:tcPr>
          <w:p w14:paraId="4C742268"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890" w:type="dxa"/>
            <w:tcBorders>
              <w:top w:val="nil"/>
              <w:left w:val="nil"/>
              <w:bottom w:val="single" w:sz="4" w:space="0" w:color="auto"/>
              <w:right w:val="nil"/>
            </w:tcBorders>
            <w:shd w:val="clear" w:color="auto" w:fill="auto"/>
            <w:vAlign w:val="center"/>
            <w:hideMark/>
          </w:tcPr>
          <w:p w14:paraId="1E58C9EC"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4F4729EA"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81FE54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AABA483"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25D33FFC"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344A6CE8"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2640C94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E75E609"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2C06A0D1"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15543896" w14:textId="77777777" w:rsidR="00BE28B9" w:rsidRPr="000D47E7" w:rsidRDefault="00BE28B9" w:rsidP="00BE28B9">
            <w:pPr>
              <w:widowControl/>
              <w:spacing w:line="259" w:lineRule="auto"/>
              <w:jc w:val="center"/>
              <w:rPr>
                <w:rFonts w:eastAsia="Times New Roman" w:cs="Times New Roman"/>
                <w:sz w:val="20"/>
                <w:szCs w:val="20"/>
              </w:rPr>
            </w:pPr>
          </w:p>
        </w:tc>
      </w:tr>
      <w:tr w:rsidR="002625BF" w:rsidRPr="000D47E7" w14:paraId="154E7856" w14:textId="77777777" w:rsidTr="008F1A29">
        <w:tc>
          <w:tcPr>
            <w:tcW w:w="2223" w:type="dxa"/>
            <w:tcBorders>
              <w:top w:val="nil"/>
              <w:left w:val="nil"/>
              <w:bottom w:val="single" w:sz="4" w:space="0" w:color="auto"/>
              <w:right w:val="nil"/>
            </w:tcBorders>
            <w:shd w:val="clear" w:color="000000" w:fill="DBE7F3"/>
            <w:vAlign w:val="center"/>
            <w:hideMark/>
          </w:tcPr>
          <w:p w14:paraId="65C5D9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890" w:type="dxa"/>
            <w:tcBorders>
              <w:top w:val="nil"/>
              <w:left w:val="nil"/>
              <w:bottom w:val="single" w:sz="4" w:space="0" w:color="auto"/>
              <w:right w:val="nil"/>
            </w:tcBorders>
            <w:shd w:val="clear" w:color="000000" w:fill="DBE7F3"/>
            <w:vAlign w:val="center"/>
            <w:hideMark/>
          </w:tcPr>
          <w:p w14:paraId="723FA28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7" w:type="dxa"/>
            <w:tcBorders>
              <w:top w:val="nil"/>
              <w:left w:val="nil"/>
              <w:bottom w:val="single" w:sz="4" w:space="0" w:color="auto"/>
              <w:right w:val="nil"/>
            </w:tcBorders>
            <w:shd w:val="clear" w:color="000000" w:fill="DBE7F3"/>
          </w:tcPr>
          <w:p w14:paraId="0E4AA741"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5" w:type="dxa"/>
            <w:tcBorders>
              <w:top w:val="nil"/>
              <w:left w:val="nil"/>
              <w:bottom w:val="single" w:sz="4" w:space="0" w:color="auto"/>
              <w:right w:val="nil"/>
            </w:tcBorders>
            <w:shd w:val="clear" w:color="000000" w:fill="DBE7F3"/>
            <w:vAlign w:val="center"/>
            <w:hideMark/>
          </w:tcPr>
          <w:p w14:paraId="60FF217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4" w:type="dxa"/>
            <w:tcBorders>
              <w:top w:val="nil"/>
              <w:left w:val="nil"/>
              <w:bottom w:val="single" w:sz="4" w:space="0" w:color="auto"/>
              <w:right w:val="nil"/>
            </w:tcBorders>
            <w:shd w:val="clear" w:color="000000" w:fill="DBE7F3"/>
            <w:vAlign w:val="center"/>
            <w:hideMark/>
          </w:tcPr>
          <w:p w14:paraId="36B466B7"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897" w:type="dxa"/>
            <w:tcBorders>
              <w:top w:val="nil"/>
              <w:left w:val="nil"/>
              <w:bottom w:val="single" w:sz="4" w:space="0" w:color="auto"/>
              <w:right w:val="nil"/>
            </w:tcBorders>
            <w:shd w:val="clear" w:color="000000" w:fill="DBE7F3"/>
            <w:vAlign w:val="center"/>
            <w:hideMark/>
          </w:tcPr>
          <w:p w14:paraId="41D55E0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20" w:type="dxa"/>
            <w:tcBorders>
              <w:top w:val="nil"/>
              <w:left w:val="nil"/>
              <w:bottom w:val="single" w:sz="4" w:space="0" w:color="auto"/>
              <w:right w:val="nil"/>
            </w:tcBorders>
            <w:shd w:val="clear" w:color="000000" w:fill="DBE7F3"/>
          </w:tcPr>
          <w:p w14:paraId="31864EA6" w14:textId="77777777" w:rsidR="00BE28B9" w:rsidRPr="000D47E7" w:rsidRDefault="00BE28B9" w:rsidP="00BE28B9">
            <w:pPr>
              <w:widowControl/>
              <w:spacing w:line="259" w:lineRule="auto"/>
              <w:rPr>
                <w:rFonts w:eastAsia="Times New Roman" w:cs="Times New Roman"/>
                <w:b/>
                <w:bCs/>
                <w:color w:val="auto"/>
                <w:sz w:val="20"/>
                <w:szCs w:val="20"/>
              </w:rPr>
            </w:pPr>
          </w:p>
        </w:tc>
        <w:tc>
          <w:tcPr>
            <w:tcW w:w="738" w:type="dxa"/>
            <w:tcBorders>
              <w:top w:val="nil"/>
              <w:left w:val="nil"/>
              <w:bottom w:val="single" w:sz="4" w:space="0" w:color="auto"/>
              <w:right w:val="nil"/>
            </w:tcBorders>
            <w:shd w:val="clear" w:color="000000" w:fill="DBE7F3"/>
            <w:vAlign w:val="center"/>
            <w:hideMark/>
          </w:tcPr>
          <w:p w14:paraId="0884110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0" w:type="dxa"/>
            <w:tcBorders>
              <w:top w:val="nil"/>
              <w:left w:val="nil"/>
              <w:bottom w:val="single" w:sz="4" w:space="0" w:color="auto"/>
              <w:right w:val="nil"/>
            </w:tcBorders>
            <w:shd w:val="clear" w:color="000000" w:fill="DBE7F3"/>
            <w:vAlign w:val="center"/>
            <w:hideMark/>
          </w:tcPr>
          <w:p w14:paraId="4D8EAB9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54" w:type="dxa"/>
            <w:tcBorders>
              <w:top w:val="nil"/>
              <w:left w:val="nil"/>
              <w:bottom w:val="single" w:sz="4" w:space="0" w:color="auto"/>
              <w:right w:val="nil"/>
            </w:tcBorders>
            <w:shd w:val="clear" w:color="000000" w:fill="DBE7F3"/>
            <w:vAlign w:val="center"/>
            <w:hideMark/>
          </w:tcPr>
          <w:p w14:paraId="7558819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98" w:type="dxa"/>
            <w:tcBorders>
              <w:top w:val="nil"/>
              <w:left w:val="nil"/>
              <w:bottom w:val="single" w:sz="4" w:space="0" w:color="auto"/>
              <w:right w:val="nil"/>
            </w:tcBorders>
            <w:shd w:val="clear" w:color="000000" w:fill="DBE7F3"/>
            <w:vAlign w:val="center"/>
            <w:hideMark/>
          </w:tcPr>
          <w:p w14:paraId="5F7136C1"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61619A" w:rsidRPr="000D47E7" w14:paraId="785CA0A0" w14:textId="77777777" w:rsidTr="00A0621A">
        <w:tc>
          <w:tcPr>
            <w:tcW w:w="2223" w:type="dxa"/>
            <w:tcBorders>
              <w:top w:val="nil"/>
              <w:left w:val="nil"/>
              <w:bottom w:val="single" w:sz="4" w:space="0" w:color="auto"/>
              <w:right w:val="nil"/>
            </w:tcBorders>
            <w:shd w:val="clear" w:color="auto" w:fill="auto"/>
            <w:vAlign w:val="center"/>
            <w:hideMark/>
          </w:tcPr>
          <w:p w14:paraId="7E6B3622"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890" w:type="dxa"/>
            <w:tcBorders>
              <w:top w:val="nil"/>
              <w:left w:val="nil"/>
              <w:bottom w:val="single" w:sz="4" w:space="0" w:color="auto"/>
              <w:right w:val="nil"/>
            </w:tcBorders>
            <w:shd w:val="clear" w:color="auto" w:fill="auto"/>
            <w:vAlign w:val="center"/>
            <w:hideMark/>
          </w:tcPr>
          <w:p w14:paraId="7208ADB6"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1FD0698"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72F2C93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671E0E35"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0713EF2F"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2CB8F14"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763CC429"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143E4731"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43DE4AA"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457A1AA2"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6DC14D02" w14:textId="77777777" w:rsidTr="00A0621A">
        <w:tc>
          <w:tcPr>
            <w:tcW w:w="2223" w:type="dxa"/>
            <w:tcBorders>
              <w:top w:val="nil"/>
              <w:left w:val="nil"/>
              <w:bottom w:val="single" w:sz="4" w:space="0" w:color="auto"/>
              <w:right w:val="nil"/>
            </w:tcBorders>
            <w:shd w:val="clear" w:color="auto" w:fill="auto"/>
            <w:vAlign w:val="center"/>
            <w:hideMark/>
          </w:tcPr>
          <w:p w14:paraId="148B09E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890" w:type="dxa"/>
            <w:tcBorders>
              <w:top w:val="nil"/>
              <w:left w:val="nil"/>
              <w:bottom w:val="single" w:sz="4" w:space="0" w:color="auto"/>
              <w:right w:val="nil"/>
            </w:tcBorders>
            <w:shd w:val="clear" w:color="auto" w:fill="auto"/>
            <w:vAlign w:val="center"/>
            <w:hideMark/>
          </w:tcPr>
          <w:p w14:paraId="35085683"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1BEBA6C6"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3A69C2D6"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06645B78"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315C842"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05B078A0"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5E105423"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33789D87"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35402394"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78A1AEF1" w14:textId="77777777" w:rsidR="00BE28B9" w:rsidRPr="000D47E7" w:rsidRDefault="00BE28B9" w:rsidP="00BE28B9">
            <w:pPr>
              <w:widowControl/>
              <w:spacing w:line="259" w:lineRule="auto"/>
              <w:jc w:val="center"/>
              <w:rPr>
                <w:rFonts w:eastAsia="Times New Roman" w:cs="Times New Roman"/>
                <w:sz w:val="20"/>
                <w:szCs w:val="20"/>
              </w:rPr>
            </w:pPr>
          </w:p>
        </w:tc>
      </w:tr>
      <w:tr w:rsidR="0061619A" w:rsidRPr="000D47E7" w14:paraId="10E7FBED" w14:textId="77777777" w:rsidTr="00A0621A">
        <w:tc>
          <w:tcPr>
            <w:tcW w:w="2223" w:type="dxa"/>
            <w:tcBorders>
              <w:top w:val="nil"/>
              <w:left w:val="nil"/>
              <w:bottom w:val="single" w:sz="4" w:space="0" w:color="auto"/>
              <w:right w:val="nil"/>
            </w:tcBorders>
            <w:shd w:val="clear" w:color="auto" w:fill="auto"/>
            <w:vAlign w:val="center"/>
            <w:hideMark/>
          </w:tcPr>
          <w:p w14:paraId="2BB43080"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890" w:type="dxa"/>
            <w:tcBorders>
              <w:top w:val="nil"/>
              <w:left w:val="nil"/>
              <w:bottom w:val="single" w:sz="4" w:space="0" w:color="auto"/>
              <w:right w:val="nil"/>
            </w:tcBorders>
            <w:shd w:val="clear" w:color="auto" w:fill="auto"/>
            <w:vAlign w:val="center"/>
            <w:hideMark/>
          </w:tcPr>
          <w:p w14:paraId="3AB57232" w14:textId="77777777" w:rsidR="00BE28B9" w:rsidRPr="000D47E7" w:rsidRDefault="00BE28B9" w:rsidP="00BE28B9">
            <w:pPr>
              <w:widowControl/>
              <w:spacing w:line="259" w:lineRule="auto"/>
              <w:jc w:val="center"/>
              <w:rPr>
                <w:rFonts w:eastAsia="Times New Roman" w:cs="Times New Roman"/>
                <w:sz w:val="20"/>
                <w:szCs w:val="20"/>
              </w:rPr>
            </w:pPr>
          </w:p>
        </w:tc>
        <w:tc>
          <w:tcPr>
            <w:tcW w:w="937" w:type="dxa"/>
            <w:tcBorders>
              <w:top w:val="nil"/>
              <w:left w:val="nil"/>
              <w:bottom w:val="single" w:sz="4" w:space="0" w:color="auto"/>
              <w:right w:val="nil"/>
            </w:tcBorders>
          </w:tcPr>
          <w:p w14:paraId="5DEABDE1" w14:textId="77777777" w:rsidR="00BE28B9" w:rsidRPr="000D47E7" w:rsidRDefault="00BE28B9" w:rsidP="00BE28B9">
            <w:pPr>
              <w:widowControl/>
              <w:spacing w:line="259" w:lineRule="auto"/>
              <w:jc w:val="center"/>
              <w:rPr>
                <w:rFonts w:eastAsia="Times New Roman" w:cs="Times New Roman"/>
                <w:sz w:val="20"/>
                <w:szCs w:val="20"/>
              </w:rPr>
            </w:pPr>
          </w:p>
        </w:tc>
        <w:tc>
          <w:tcPr>
            <w:tcW w:w="595" w:type="dxa"/>
            <w:tcBorders>
              <w:top w:val="nil"/>
              <w:left w:val="nil"/>
              <w:bottom w:val="single" w:sz="4" w:space="0" w:color="auto"/>
              <w:right w:val="nil"/>
            </w:tcBorders>
            <w:shd w:val="clear" w:color="auto" w:fill="auto"/>
            <w:vAlign w:val="center"/>
            <w:hideMark/>
          </w:tcPr>
          <w:p w14:paraId="11835927" w14:textId="77777777" w:rsidR="00BE28B9" w:rsidRPr="000D47E7" w:rsidRDefault="00BE28B9" w:rsidP="00BE28B9">
            <w:pPr>
              <w:widowControl/>
              <w:spacing w:line="259" w:lineRule="auto"/>
              <w:jc w:val="center"/>
              <w:rPr>
                <w:rFonts w:eastAsia="Times New Roman" w:cs="Times New Roman"/>
                <w:sz w:val="20"/>
                <w:szCs w:val="20"/>
              </w:rPr>
            </w:pPr>
          </w:p>
        </w:tc>
        <w:tc>
          <w:tcPr>
            <w:tcW w:w="214" w:type="dxa"/>
            <w:tcBorders>
              <w:top w:val="nil"/>
              <w:left w:val="nil"/>
              <w:bottom w:val="single" w:sz="4" w:space="0" w:color="auto"/>
              <w:right w:val="nil"/>
            </w:tcBorders>
            <w:shd w:val="clear" w:color="auto" w:fill="auto"/>
            <w:vAlign w:val="center"/>
            <w:hideMark/>
          </w:tcPr>
          <w:p w14:paraId="76FFDCAB" w14:textId="77777777" w:rsidR="00BE28B9" w:rsidRPr="000D47E7" w:rsidRDefault="00BE28B9" w:rsidP="00BE28B9">
            <w:pPr>
              <w:widowControl/>
              <w:spacing w:line="259" w:lineRule="auto"/>
              <w:jc w:val="center"/>
              <w:rPr>
                <w:rFonts w:eastAsia="Times New Roman" w:cs="Times New Roman"/>
                <w:sz w:val="20"/>
                <w:szCs w:val="20"/>
              </w:rPr>
            </w:pPr>
          </w:p>
        </w:tc>
        <w:tc>
          <w:tcPr>
            <w:tcW w:w="897" w:type="dxa"/>
            <w:tcBorders>
              <w:top w:val="nil"/>
              <w:left w:val="nil"/>
              <w:bottom w:val="single" w:sz="4" w:space="0" w:color="auto"/>
              <w:right w:val="nil"/>
            </w:tcBorders>
            <w:shd w:val="clear" w:color="auto" w:fill="auto"/>
            <w:vAlign w:val="center"/>
            <w:hideMark/>
          </w:tcPr>
          <w:p w14:paraId="50C19278" w14:textId="77777777" w:rsidR="00BE28B9" w:rsidRPr="000D47E7" w:rsidRDefault="00BE28B9" w:rsidP="00BE28B9">
            <w:pPr>
              <w:widowControl/>
              <w:spacing w:line="259" w:lineRule="auto"/>
              <w:jc w:val="center"/>
              <w:rPr>
                <w:rFonts w:eastAsia="Times New Roman" w:cs="Times New Roman"/>
                <w:sz w:val="20"/>
                <w:szCs w:val="20"/>
              </w:rPr>
            </w:pPr>
          </w:p>
        </w:tc>
        <w:tc>
          <w:tcPr>
            <w:tcW w:w="920" w:type="dxa"/>
            <w:tcBorders>
              <w:top w:val="nil"/>
              <w:left w:val="nil"/>
              <w:bottom w:val="single" w:sz="4" w:space="0" w:color="auto"/>
              <w:right w:val="nil"/>
            </w:tcBorders>
          </w:tcPr>
          <w:p w14:paraId="2D1CD34C" w14:textId="77777777" w:rsidR="00BE28B9" w:rsidRPr="000D47E7" w:rsidRDefault="00BE28B9" w:rsidP="00BE28B9">
            <w:pPr>
              <w:widowControl/>
              <w:spacing w:line="259" w:lineRule="auto"/>
              <w:jc w:val="center"/>
              <w:rPr>
                <w:rFonts w:eastAsia="Times New Roman" w:cs="Times New Roman"/>
                <w:sz w:val="20"/>
                <w:szCs w:val="20"/>
              </w:rPr>
            </w:pPr>
          </w:p>
        </w:tc>
        <w:tc>
          <w:tcPr>
            <w:tcW w:w="738" w:type="dxa"/>
            <w:tcBorders>
              <w:top w:val="nil"/>
              <w:left w:val="nil"/>
              <w:bottom w:val="single" w:sz="4" w:space="0" w:color="auto"/>
              <w:right w:val="nil"/>
            </w:tcBorders>
            <w:shd w:val="clear" w:color="auto" w:fill="auto"/>
            <w:vAlign w:val="center"/>
            <w:hideMark/>
          </w:tcPr>
          <w:p w14:paraId="45E2CBF2" w14:textId="77777777" w:rsidR="00BE28B9" w:rsidRPr="000D47E7" w:rsidRDefault="00BE28B9" w:rsidP="00BE28B9">
            <w:pPr>
              <w:widowControl/>
              <w:spacing w:line="259" w:lineRule="auto"/>
              <w:jc w:val="center"/>
              <w:rPr>
                <w:rFonts w:eastAsia="Times New Roman" w:cs="Times New Roman"/>
                <w:sz w:val="20"/>
                <w:szCs w:val="20"/>
              </w:rPr>
            </w:pPr>
          </w:p>
        </w:tc>
        <w:tc>
          <w:tcPr>
            <w:tcW w:w="590" w:type="dxa"/>
            <w:tcBorders>
              <w:top w:val="nil"/>
              <w:left w:val="nil"/>
              <w:bottom w:val="single" w:sz="4" w:space="0" w:color="auto"/>
              <w:right w:val="nil"/>
            </w:tcBorders>
            <w:shd w:val="clear" w:color="auto" w:fill="auto"/>
            <w:vAlign w:val="center"/>
            <w:hideMark/>
          </w:tcPr>
          <w:p w14:paraId="28B6EBBE" w14:textId="77777777" w:rsidR="00BE28B9" w:rsidRPr="000D47E7" w:rsidRDefault="00BE28B9" w:rsidP="00BE28B9">
            <w:pPr>
              <w:widowControl/>
              <w:spacing w:line="259" w:lineRule="auto"/>
              <w:jc w:val="center"/>
              <w:rPr>
                <w:rFonts w:eastAsia="Times New Roman" w:cs="Times New Roman"/>
                <w:sz w:val="20"/>
                <w:szCs w:val="20"/>
              </w:rPr>
            </w:pPr>
          </w:p>
        </w:tc>
        <w:tc>
          <w:tcPr>
            <w:tcW w:w="754" w:type="dxa"/>
            <w:tcBorders>
              <w:top w:val="nil"/>
              <w:left w:val="nil"/>
              <w:bottom w:val="single" w:sz="4" w:space="0" w:color="auto"/>
              <w:right w:val="nil"/>
            </w:tcBorders>
            <w:shd w:val="clear" w:color="auto" w:fill="auto"/>
            <w:vAlign w:val="center"/>
            <w:hideMark/>
          </w:tcPr>
          <w:p w14:paraId="0C7E8FEC" w14:textId="77777777" w:rsidR="00BE28B9" w:rsidRPr="000D47E7" w:rsidRDefault="00BE28B9" w:rsidP="00BE28B9">
            <w:pPr>
              <w:widowControl/>
              <w:spacing w:line="259" w:lineRule="auto"/>
              <w:jc w:val="center"/>
              <w:rPr>
                <w:rFonts w:eastAsia="Times New Roman" w:cs="Times New Roman"/>
                <w:sz w:val="20"/>
                <w:szCs w:val="20"/>
              </w:rPr>
            </w:pPr>
          </w:p>
        </w:tc>
        <w:tc>
          <w:tcPr>
            <w:tcW w:w="598" w:type="dxa"/>
            <w:tcBorders>
              <w:top w:val="nil"/>
              <w:left w:val="nil"/>
              <w:bottom w:val="single" w:sz="4" w:space="0" w:color="auto"/>
              <w:right w:val="nil"/>
            </w:tcBorders>
            <w:shd w:val="clear" w:color="auto" w:fill="auto"/>
            <w:vAlign w:val="center"/>
            <w:hideMark/>
          </w:tcPr>
          <w:p w14:paraId="6E64178A" w14:textId="77777777" w:rsidR="00BE28B9" w:rsidRPr="000D47E7" w:rsidRDefault="00BE28B9" w:rsidP="00BE28B9">
            <w:pPr>
              <w:widowControl/>
              <w:spacing w:line="259" w:lineRule="auto"/>
              <w:jc w:val="center"/>
              <w:rPr>
                <w:rFonts w:eastAsia="Times New Roman" w:cs="Times New Roman"/>
                <w:sz w:val="20"/>
                <w:szCs w:val="20"/>
              </w:rPr>
            </w:pPr>
          </w:p>
        </w:tc>
      </w:tr>
    </w:tbl>
    <w:p w14:paraId="0C43E443" w14:textId="77777777" w:rsidR="004F3EDA" w:rsidRPr="004F3EDA" w:rsidRDefault="004F3EDA" w:rsidP="004F3EDA">
      <w:pPr>
        <w:pStyle w:val="BodyText"/>
        <w:spacing w:after="0"/>
        <w:ind w:left="90" w:hanging="90"/>
        <w:rPr>
          <w:sz w:val="16"/>
        </w:rPr>
      </w:pPr>
      <w:commentRangeStart w:id="765"/>
      <w:r w:rsidRPr="004F3EDA">
        <w:rPr>
          <w:sz w:val="16"/>
        </w:rPr>
        <w:t>^ Results not statistically reliable, n&lt;30</w:t>
      </w:r>
      <w:commentRangeEnd w:id="765"/>
      <w:r w:rsidR="00B435DA">
        <w:rPr>
          <w:rStyle w:val="CommentReference"/>
        </w:rPr>
        <w:commentReference w:id="765"/>
      </w:r>
    </w:p>
    <w:p w14:paraId="23988DEC" w14:textId="41ED8190"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42159D">
        <w:rPr>
          <w:sz w:val="16"/>
        </w:rPr>
        <w:t>“</w:t>
      </w:r>
      <w:r w:rsidRPr="004F3EDA">
        <w:rPr>
          <w:sz w:val="16"/>
        </w:rPr>
        <w:t>n</w:t>
      </w:r>
      <w:r w:rsidR="0042159D">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2E895753"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65E7D4A8"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09D61224" w14:textId="77777777" w:rsidR="004F3EDA" w:rsidRPr="004F3EDA" w:rsidRDefault="004F3EDA" w:rsidP="004F3EDA">
      <w:pPr>
        <w:pStyle w:val="BodyText"/>
        <w:spacing w:after="0"/>
        <w:ind w:left="90" w:hanging="90"/>
        <w:rPr>
          <w:sz w:val="16"/>
        </w:rPr>
      </w:pPr>
      <w:r w:rsidRPr="004F3EDA">
        <w:rPr>
          <w:sz w:val="16"/>
        </w:rPr>
        <w:t xml:space="preserve">Notes: </w:t>
      </w:r>
    </w:p>
    <w:p w14:paraId="7482B223" w14:textId="77777777" w:rsidR="004F3EDA" w:rsidRPr="004F3EDA" w:rsidRDefault="004F3EDA" w:rsidP="003A373D">
      <w:pPr>
        <w:pStyle w:val="BodyText"/>
        <w:spacing w:after="0"/>
        <w:rPr>
          <w:sz w:val="16"/>
        </w:rPr>
      </w:pPr>
      <w:r w:rsidRPr="004F3EDA">
        <w:rPr>
          <w:sz w:val="16"/>
        </w:rPr>
        <w:t xml:space="preserve">Estimates are sample-weighted; numbers of observations are unweighted. </w:t>
      </w:r>
    </w:p>
    <w:p w14:paraId="7AB8E4A9"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9910DC6" w14:textId="77777777" w:rsidR="004F3EDA" w:rsidRPr="004F3EDA" w:rsidRDefault="004F3EDA" w:rsidP="003A373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50766CE7" w14:textId="123DC058" w:rsidR="004F3EDA" w:rsidRDefault="004F3EDA" w:rsidP="003A373D">
      <w:pPr>
        <w:pStyle w:val="BodyText"/>
        <w:spacing w:after="0"/>
        <w:rPr>
          <w:sz w:val="16"/>
        </w:rPr>
      </w:pPr>
      <w:r w:rsidRPr="004F3EDA">
        <w:rPr>
          <w:sz w:val="16"/>
        </w:rPr>
        <w:t xml:space="preserve">The average consumption shortfall of the poor, expressed as a percentage of the poverty line, was calculated by first subtracting the per capita daily consumption expenditure in </w:t>
      </w:r>
      <w:r w:rsidR="0042159D">
        <w:rPr>
          <w:sz w:val="16"/>
        </w:rPr>
        <w:t>local currency units (</w:t>
      </w:r>
      <w:r w:rsidRPr="004F3EDA">
        <w:rPr>
          <w:sz w:val="16"/>
        </w:rPr>
        <w:t>LCU</w:t>
      </w:r>
      <w:r w:rsidR="0042159D">
        <w:rPr>
          <w:sz w:val="16"/>
        </w:rPr>
        <w:t>)</w:t>
      </w:r>
      <w:r w:rsidRPr="004F3EDA">
        <w:rPr>
          <w:sz w:val="16"/>
        </w:rPr>
        <w:t xml:space="preserve"> for the year and month of the ZOI Survey of each poor household in the sample from the national extreme poverty line in LCU for the year and month of the ZOI Survey. The figure was then divided by the national extreme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183ECFC8" w14:textId="07BA2CC1" w:rsidR="003A373D" w:rsidRDefault="004F3EDA" w:rsidP="003A373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2C168240" w14:textId="77777777" w:rsidR="003A373D" w:rsidRDefault="003A373D">
      <w:pPr>
        <w:widowControl/>
        <w:spacing w:line="240" w:lineRule="auto"/>
        <w:rPr>
          <w:sz w:val="16"/>
        </w:rPr>
      </w:pPr>
      <w:r>
        <w:rPr>
          <w:sz w:val="16"/>
        </w:rPr>
        <w:br w:type="page"/>
      </w:r>
    </w:p>
    <w:p w14:paraId="5C81F6FE" w14:textId="03D0C68E" w:rsidR="004F3EDA" w:rsidRDefault="004F3EDA" w:rsidP="003019C5">
      <w:pPr>
        <w:pStyle w:val="Tabletitle"/>
        <w:keepLines/>
        <w:spacing w:before="240"/>
        <w:contextualSpacing/>
        <w:outlineLvl w:val="3"/>
      </w:pPr>
      <w:bookmarkStart w:id="766" w:name="_Toc50719214"/>
      <w:r w:rsidRPr="003019C5">
        <w:t>Table A</w:t>
      </w:r>
      <w:r w:rsidR="009A6920">
        <w:t>1.</w:t>
      </w:r>
      <w:r w:rsidRPr="003019C5">
        <w:t xml:space="preserve">4.3.1: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w:t>
      </w:r>
      <w:r w:rsidR="00E33F46">
        <w:t>in [Year LCU]</w:t>
      </w:r>
      <w:r w:rsidRPr="003019C5">
        <w:t xml:space="preserve">, in Total and by Selected Household Characteristics, Feed the Future </w:t>
      </w:r>
      <w:r w:rsidR="00160DC3">
        <w:t>Phase One</w:t>
      </w:r>
      <w:r w:rsidRPr="003019C5">
        <w:t xml:space="preserve"> Baseline and Endline ZOI Surveys</w:t>
      </w:r>
      <w:bookmarkEnd w:id="766"/>
    </w:p>
    <w:tbl>
      <w:tblPr>
        <w:tblW w:w="5000" w:type="pct"/>
        <w:tblLayout w:type="fixed"/>
        <w:tblCellMar>
          <w:left w:w="72" w:type="dxa"/>
          <w:right w:w="72" w:type="dxa"/>
        </w:tblCellMar>
        <w:tblLook w:val="04A0" w:firstRow="1" w:lastRow="0" w:firstColumn="1" w:lastColumn="0" w:noHBand="0" w:noVBand="1"/>
      </w:tblPr>
      <w:tblGrid>
        <w:gridCol w:w="2382"/>
        <w:gridCol w:w="953"/>
        <w:gridCol w:w="953"/>
        <w:gridCol w:w="636"/>
        <w:gridCol w:w="189"/>
        <w:gridCol w:w="794"/>
        <w:gridCol w:w="953"/>
        <w:gridCol w:w="636"/>
        <w:gridCol w:w="602"/>
        <w:gridCol w:w="782"/>
        <w:gridCol w:w="624"/>
      </w:tblGrid>
      <w:tr w:rsidR="006E0BBA" w:rsidRPr="00E83AF3" w14:paraId="12A44DB7" w14:textId="77777777" w:rsidTr="005E2CFE">
        <w:tc>
          <w:tcPr>
            <w:tcW w:w="2250" w:type="dxa"/>
            <w:tcBorders>
              <w:top w:val="single" w:sz="4" w:space="0" w:color="auto"/>
              <w:left w:val="nil"/>
              <w:bottom w:val="nil"/>
              <w:right w:val="nil"/>
            </w:tcBorders>
            <w:shd w:val="clear" w:color="000000" w:fill="387990"/>
            <w:noWrap/>
            <w:vAlign w:val="bottom"/>
            <w:hideMark/>
          </w:tcPr>
          <w:p w14:paraId="32DEA3B3"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401" w:type="dxa"/>
            <w:gridSpan w:val="3"/>
            <w:tcBorders>
              <w:top w:val="single" w:sz="4" w:space="0" w:color="auto"/>
              <w:left w:val="nil"/>
              <w:bottom w:val="single" w:sz="4" w:space="0" w:color="FFFFFF"/>
              <w:right w:val="nil"/>
            </w:tcBorders>
            <w:shd w:val="clear" w:color="000000" w:fill="387990"/>
          </w:tcPr>
          <w:p w14:paraId="223AC67F"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Baseline </w:t>
            </w:r>
          </w:p>
          <w:p w14:paraId="43DDC004"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179" w:type="dxa"/>
            <w:tcBorders>
              <w:top w:val="single" w:sz="4" w:space="0" w:color="auto"/>
              <w:left w:val="nil"/>
              <w:bottom w:val="nil"/>
              <w:right w:val="nil"/>
            </w:tcBorders>
            <w:shd w:val="clear" w:color="000000" w:fill="387990"/>
            <w:vAlign w:val="bottom"/>
            <w:hideMark/>
          </w:tcPr>
          <w:p w14:paraId="2D1C370A"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 </w:t>
            </w:r>
          </w:p>
        </w:tc>
        <w:tc>
          <w:tcPr>
            <w:tcW w:w="2251" w:type="dxa"/>
            <w:gridSpan w:val="3"/>
            <w:tcBorders>
              <w:top w:val="single" w:sz="4" w:space="0" w:color="auto"/>
              <w:left w:val="nil"/>
              <w:bottom w:val="single" w:sz="4" w:space="0" w:color="FFFFFF"/>
              <w:right w:val="nil"/>
            </w:tcBorders>
            <w:shd w:val="clear" w:color="000000" w:fill="387990"/>
          </w:tcPr>
          <w:p w14:paraId="2E784F74" w14:textId="77777777" w:rsidR="006E0BBA"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xml:space="preserve">Endline </w:t>
            </w:r>
          </w:p>
          <w:p w14:paraId="588CE04B"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([Year(s)])</w:t>
            </w:r>
          </w:p>
        </w:tc>
        <w:tc>
          <w:tcPr>
            <w:tcW w:w="569" w:type="dxa"/>
            <w:vMerge w:val="restart"/>
            <w:tcBorders>
              <w:top w:val="single" w:sz="4" w:space="0" w:color="auto"/>
              <w:left w:val="nil"/>
              <w:right w:val="nil"/>
            </w:tcBorders>
            <w:shd w:val="clear" w:color="000000" w:fill="387990"/>
            <w:vAlign w:val="bottom"/>
            <w:hideMark/>
          </w:tcPr>
          <w:p w14:paraId="0A503CEC"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2F857E34" w14:textId="433DF171"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Diff.</w:t>
            </w:r>
          </w:p>
        </w:tc>
        <w:tc>
          <w:tcPr>
            <w:tcW w:w="739" w:type="dxa"/>
            <w:vMerge w:val="restart"/>
            <w:tcBorders>
              <w:top w:val="single" w:sz="4" w:space="0" w:color="auto"/>
              <w:left w:val="nil"/>
              <w:right w:val="nil"/>
            </w:tcBorders>
            <w:shd w:val="clear" w:color="000000" w:fill="387990"/>
            <w:vAlign w:val="bottom"/>
            <w:hideMark/>
          </w:tcPr>
          <w:p w14:paraId="2F476C61"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621596C2" w14:textId="77777777" w:rsidR="006E0BBA" w:rsidRPr="00E83AF3" w:rsidRDefault="006E0BBA" w:rsidP="00F27E8A">
            <w:pPr>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p-</w:t>
            </w:r>
            <w:proofErr w:type="spellStart"/>
            <w:r w:rsidRPr="00E83AF3">
              <w:rPr>
                <w:rFonts w:eastAsia="Times New Roman" w:cs="Times New Roman"/>
                <w:b/>
                <w:bCs/>
                <w:color w:val="FFFFFF"/>
                <w:sz w:val="20"/>
                <w:szCs w:val="20"/>
              </w:rPr>
              <w:t>value</w:t>
            </w:r>
            <w:r w:rsidRPr="00E83AF3">
              <w:rPr>
                <w:rFonts w:eastAsia="Times New Roman" w:cs="Times New Roman"/>
                <w:b/>
                <w:bCs/>
                <w:color w:val="FFFFFF"/>
                <w:sz w:val="20"/>
                <w:szCs w:val="20"/>
                <w:vertAlign w:val="superscript"/>
              </w:rPr>
              <w:t>b</w:t>
            </w:r>
            <w:proofErr w:type="spellEnd"/>
          </w:p>
        </w:tc>
        <w:tc>
          <w:tcPr>
            <w:tcW w:w="589" w:type="dxa"/>
            <w:vMerge w:val="restart"/>
            <w:tcBorders>
              <w:top w:val="single" w:sz="4" w:space="0" w:color="auto"/>
              <w:left w:val="nil"/>
              <w:right w:val="nil"/>
            </w:tcBorders>
            <w:shd w:val="clear" w:color="000000" w:fill="387990"/>
            <w:vAlign w:val="bottom"/>
            <w:hideMark/>
          </w:tcPr>
          <w:p w14:paraId="669EC9AE" w14:textId="77777777" w:rsidR="006E0BBA" w:rsidRPr="00E83AF3" w:rsidRDefault="006E0BBA" w:rsidP="00F27E8A">
            <w:pPr>
              <w:widowControl/>
              <w:spacing w:line="259" w:lineRule="auto"/>
              <w:jc w:val="center"/>
              <w:rPr>
                <w:rFonts w:eastAsia="Times New Roman" w:cs="Times New Roman"/>
                <w:b/>
                <w:bCs/>
                <w:color w:val="FFFFFF"/>
                <w:sz w:val="20"/>
                <w:szCs w:val="20"/>
              </w:rPr>
            </w:pPr>
            <w:r w:rsidRPr="00E83AF3">
              <w:rPr>
                <w:rFonts w:eastAsia="Times New Roman" w:cs="Times New Roman"/>
                <w:b/>
                <w:bCs/>
                <w:color w:val="FFFFFF"/>
                <w:sz w:val="20"/>
                <w:szCs w:val="20"/>
              </w:rPr>
              <w:t> </w:t>
            </w:r>
          </w:p>
          <w:p w14:paraId="7145824A" w14:textId="74AC10D8" w:rsidR="006E0BBA" w:rsidRPr="00E83AF3" w:rsidRDefault="006E0BBA" w:rsidP="00F27E8A">
            <w:pPr>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Sig.</w:t>
            </w:r>
            <w:r w:rsidRPr="00E83AF3">
              <w:rPr>
                <w:rFonts w:eastAsia="Times New Roman" w:cs="Times New Roman"/>
                <w:b/>
                <w:bCs/>
                <w:color w:val="FFFFFF"/>
                <w:sz w:val="20"/>
                <w:szCs w:val="20"/>
                <w:vertAlign w:val="superscript"/>
              </w:rPr>
              <w:t>c</w:t>
            </w:r>
            <w:proofErr w:type="spellEnd"/>
          </w:p>
        </w:tc>
      </w:tr>
      <w:tr w:rsidR="006E0BBA" w:rsidRPr="00E83AF3" w14:paraId="75AF7958" w14:textId="77777777" w:rsidTr="005E2CFE">
        <w:tc>
          <w:tcPr>
            <w:tcW w:w="2250" w:type="dxa"/>
            <w:tcBorders>
              <w:top w:val="nil"/>
              <w:left w:val="nil"/>
              <w:bottom w:val="nil"/>
              <w:right w:val="nil"/>
            </w:tcBorders>
            <w:shd w:val="clear" w:color="000000" w:fill="387990"/>
            <w:noWrap/>
            <w:vAlign w:val="bottom"/>
            <w:hideMark/>
          </w:tcPr>
          <w:p w14:paraId="444630A2" w14:textId="77777777" w:rsidR="006E0BBA" w:rsidRPr="00E83AF3" w:rsidRDefault="006E0BBA" w:rsidP="00F27E8A">
            <w:pPr>
              <w:widowControl/>
              <w:spacing w:line="259" w:lineRule="auto"/>
              <w:rPr>
                <w:rFonts w:eastAsia="Times New Roman" w:cs="Times New Roman"/>
                <w:b/>
                <w:bCs/>
                <w:color w:val="FFFFFF"/>
                <w:sz w:val="20"/>
                <w:szCs w:val="20"/>
              </w:rPr>
            </w:pPr>
            <w:r w:rsidRPr="00E83AF3">
              <w:rPr>
                <w:rFonts w:eastAsia="Times New Roman" w:cs="Times New Roman"/>
                <w:b/>
                <w:bCs/>
                <w:color w:val="FFFFFF"/>
                <w:sz w:val="20"/>
                <w:szCs w:val="20"/>
              </w:rPr>
              <w:t>Characteristic</w:t>
            </w:r>
          </w:p>
        </w:tc>
        <w:tc>
          <w:tcPr>
            <w:tcW w:w="900" w:type="dxa"/>
            <w:tcBorders>
              <w:top w:val="nil"/>
              <w:left w:val="nil"/>
              <w:bottom w:val="nil"/>
              <w:right w:val="nil"/>
            </w:tcBorders>
            <w:shd w:val="clear" w:color="000000" w:fill="387990"/>
            <w:vAlign w:val="bottom"/>
            <w:hideMark/>
          </w:tcPr>
          <w:p w14:paraId="3800BBB0" w14:textId="3CD8472A"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0F2D2076"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51431A52"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179" w:type="dxa"/>
            <w:tcBorders>
              <w:top w:val="nil"/>
              <w:left w:val="nil"/>
              <w:bottom w:val="nil"/>
              <w:right w:val="nil"/>
            </w:tcBorders>
            <w:shd w:val="clear" w:color="000000" w:fill="387990"/>
            <w:vAlign w:val="bottom"/>
            <w:hideMark/>
          </w:tcPr>
          <w:p w14:paraId="16559242"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750" w:type="dxa"/>
            <w:tcBorders>
              <w:top w:val="nil"/>
              <w:left w:val="nil"/>
              <w:bottom w:val="nil"/>
              <w:right w:val="nil"/>
            </w:tcBorders>
            <w:shd w:val="clear" w:color="000000" w:fill="387990"/>
            <w:vAlign w:val="bottom"/>
            <w:hideMark/>
          </w:tcPr>
          <w:p w14:paraId="743D4834" w14:textId="336D4460" w:rsidR="006E0BBA" w:rsidRPr="00E83AF3" w:rsidRDefault="008B7539"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[Year LCU]</w:t>
            </w:r>
          </w:p>
        </w:tc>
        <w:tc>
          <w:tcPr>
            <w:tcW w:w="900" w:type="dxa"/>
            <w:tcBorders>
              <w:top w:val="nil"/>
              <w:left w:val="nil"/>
              <w:bottom w:val="nil"/>
              <w:right w:val="nil"/>
            </w:tcBorders>
            <w:shd w:val="clear" w:color="000000" w:fill="387990"/>
            <w:vAlign w:val="bottom"/>
          </w:tcPr>
          <w:p w14:paraId="6E07D69E" w14:textId="77777777" w:rsidR="006E0BBA" w:rsidRPr="00E83AF3" w:rsidRDefault="006E0BB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01" w:type="dxa"/>
            <w:tcBorders>
              <w:top w:val="nil"/>
              <w:left w:val="nil"/>
              <w:bottom w:val="nil"/>
              <w:right w:val="nil"/>
            </w:tcBorders>
            <w:shd w:val="clear" w:color="000000" w:fill="387990"/>
            <w:vAlign w:val="bottom"/>
            <w:hideMark/>
          </w:tcPr>
          <w:p w14:paraId="3DC1629C" w14:textId="77777777" w:rsidR="006E0BBA" w:rsidRPr="00E83AF3" w:rsidRDefault="006E0BBA" w:rsidP="00F27E8A">
            <w:pPr>
              <w:widowControl/>
              <w:spacing w:line="259" w:lineRule="auto"/>
              <w:jc w:val="center"/>
              <w:rPr>
                <w:rFonts w:eastAsia="Times New Roman" w:cs="Times New Roman"/>
                <w:b/>
                <w:bCs/>
                <w:color w:val="FFFFFF"/>
                <w:sz w:val="20"/>
                <w:szCs w:val="20"/>
              </w:rPr>
            </w:pPr>
            <w:proofErr w:type="spellStart"/>
            <w:r w:rsidRPr="00E83AF3">
              <w:rPr>
                <w:rFonts w:eastAsia="Times New Roman" w:cs="Times New Roman"/>
                <w:b/>
                <w:bCs/>
                <w:color w:val="FFFFFF"/>
                <w:sz w:val="20"/>
                <w:szCs w:val="20"/>
              </w:rPr>
              <w:t>n</w:t>
            </w:r>
            <w:r w:rsidRPr="00E83AF3">
              <w:rPr>
                <w:rFonts w:eastAsia="Times New Roman" w:cs="Times New Roman"/>
                <w:b/>
                <w:bCs/>
                <w:color w:val="FFFFFF"/>
                <w:sz w:val="20"/>
                <w:szCs w:val="20"/>
                <w:vertAlign w:val="superscript"/>
              </w:rPr>
              <w:t>a</w:t>
            </w:r>
            <w:proofErr w:type="spellEnd"/>
          </w:p>
        </w:tc>
        <w:tc>
          <w:tcPr>
            <w:tcW w:w="569" w:type="dxa"/>
            <w:vMerge/>
            <w:tcBorders>
              <w:left w:val="nil"/>
              <w:bottom w:val="single" w:sz="4" w:space="0" w:color="auto"/>
              <w:right w:val="nil"/>
            </w:tcBorders>
            <w:shd w:val="clear" w:color="000000" w:fill="387990"/>
            <w:vAlign w:val="bottom"/>
            <w:hideMark/>
          </w:tcPr>
          <w:p w14:paraId="3EF0D436" w14:textId="7C2C0762" w:rsidR="006E0BBA" w:rsidRPr="00E83AF3" w:rsidRDefault="006E0BBA" w:rsidP="00F27E8A">
            <w:pPr>
              <w:widowControl/>
              <w:spacing w:line="259" w:lineRule="auto"/>
              <w:jc w:val="center"/>
              <w:rPr>
                <w:rFonts w:eastAsia="Times New Roman" w:cs="Times New Roman"/>
                <w:b/>
                <w:bCs/>
                <w:color w:val="FFFFFF"/>
                <w:sz w:val="20"/>
                <w:szCs w:val="20"/>
              </w:rPr>
            </w:pPr>
          </w:p>
        </w:tc>
        <w:tc>
          <w:tcPr>
            <w:tcW w:w="739" w:type="dxa"/>
            <w:vMerge/>
            <w:tcBorders>
              <w:left w:val="nil"/>
              <w:bottom w:val="single" w:sz="4" w:space="0" w:color="auto"/>
              <w:right w:val="nil"/>
            </w:tcBorders>
            <w:shd w:val="clear" w:color="000000" w:fill="387990"/>
            <w:vAlign w:val="bottom"/>
            <w:hideMark/>
          </w:tcPr>
          <w:p w14:paraId="3809F7C8" w14:textId="77777777" w:rsidR="006E0BBA" w:rsidRPr="00E83AF3" w:rsidRDefault="006E0BBA" w:rsidP="00F27E8A">
            <w:pPr>
              <w:widowControl/>
              <w:spacing w:line="259" w:lineRule="auto"/>
              <w:jc w:val="center"/>
              <w:rPr>
                <w:rFonts w:eastAsia="Times New Roman" w:cs="Times New Roman"/>
                <w:b/>
                <w:bCs/>
                <w:color w:val="FFFFFF"/>
                <w:sz w:val="20"/>
                <w:szCs w:val="20"/>
              </w:rPr>
            </w:pPr>
          </w:p>
        </w:tc>
        <w:tc>
          <w:tcPr>
            <w:tcW w:w="589" w:type="dxa"/>
            <w:vMerge/>
            <w:tcBorders>
              <w:left w:val="nil"/>
              <w:bottom w:val="single" w:sz="4" w:space="0" w:color="auto"/>
              <w:right w:val="nil"/>
            </w:tcBorders>
            <w:shd w:val="clear" w:color="000000" w:fill="387990"/>
            <w:vAlign w:val="bottom"/>
            <w:hideMark/>
          </w:tcPr>
          <w:p w14:paraId="7173772A" w14:textId="6E957A4B" w:rsidR="006E0BBA" w:rsidRPr="00E83AF3" w:rsidRDefault="006E0BBA" w:rsidP="00F27E8A">
            <w:pPr>
              <w:widowControl/>
              <w:spacing w:line="259" w:lineRule="auto"/>
              <w:jc w:val="center"/>
              <w:rPr>
                <w:rFonts w:eastAsia="Times New Roman" w:cs="Times New Roman"/>
                <w:b/>
                <w:bCs/>
                <w:color w:val="FFFFFF"/>
                <w:sz w:val="20"/>
                <w:szCs w:val="20"/>
              </w:rPr>
            </w:pPr>
          </w:p>
        </w:tc>
      </w:tr>
      <w:tr w:rsidR="00BE28B9" w:rsidRPr="00E83AF3" w14:paraId="75A60FB7" w14:textId="77777777" w:rsidTr="00D7784D">
        <w:tc>
          <w:tcPr>
            <w:tcW w:w="2250" w:type="dxa"/>
            <w:tcBorders>
              <w:top w:val="single" w:sz="4" w:space="0" w:color="auto"/>
              <w:left w:val="nil"/>
              <w:bottom w:val="single" w:sz="4" w:space="0" w:color="auto"/>
              <w:right w:val="nil"/>
            </w:tcBorders>
            <w:shd w:val="clear" w:color="auto" w:fill="auto"/>
            <w:noWrap/>
            <w:vAlign w:val="center"/>
            <w:hideMark/>
          </w:tcPr>
          <w:p w14:paraId="67CF252B" w14:textId="77777777" w:rsidR="00BE28B9" w:rsidRPr="00E83AF3" w:rsidRDefault="00BE28B9" w:rsidP="00BE28B9">
            <w:pPr>
              <w:widowControl/>
              <w:spacing w:line="259" w:lineRule="auto"/>
              <w:rPr>
                <w:rFonts w:eastAsia="Times New Roman" w:cs="Times New Roman"/>
                <w:b/>
                <w:bCs/>
                <w:sz w:val="20"/>
                <w:szCs w:val="20"/>
              </w:rPr>
            </w:pPr>
            <w:r w:rsidRPr="00E83AF3">
              <w:rPr>
                <w:rFonts w:eastAsia="Times New Roman" w:cs="Times New Roman"/>
                <w:b/>
                <w:bCs/>
                <w:sz w:val="20"/>
                <w:szCs w:val="20"/>
              </w:rPr>
              <w:t>All households</w:t>
            </w:r>
          </w:p>
        </w:tc>
        <w:tc>
          <w:tcPr>
            <w:tcW w:w="900" w:type="dxa"/>
            <w:tcBorders>
              <w:top w:val="single" w:sz="4" w:space="0" w:color="auto"/>
              <w:left w:val="nil"/>
              <w:bottom w:val="single" w:sz="4" w:space="0" w:color="auto"/>
              <w:right w:val="nil"/>
            </w:tcBorders>
            <w:shd w:val="clear" w:color="auto" w:fill="auto"/>
            <w:vAlign w:val="center"/>
          </w:tcPr>
          <w:p w14:paraId="10D1DABC" w14:textId="76F2D5DF"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single" w:sz="4" w:space="0" w:color="auto"/>
              <w:left w:val="nil"/>
              <w:bottom w:val="single" w:sz="4" w:space="0" w:color="auto"/>
              <w:right w:val="nil"/>
            </w:tcBorders>
            <w:vAlign w:val="center"/>
          </w:tcPr>
          <w:p w14:paraId="5DC1184A" w14:textId="3CADE9E5"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single" w:sz="4" w:space="0" w:color="auto"/>
              <w:left w:val="nil"/>
              <w:bottom w:val="single" w:sz="4" w:space="0" w:color="auto"/>
              <w:right w:val="nil"/>
            </w:tcBorders>
            <w:shd w:val="clear" w:color="auto" w:fill="auto"/>
            <w:vAlign w:val="center"/>
          </w:tcPr>
          <w:p w14:paraId="53CDBF59" w14:textId="0FF171F8"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single" w:sz="4" w:space="0" w:color="auto"/>
              <w:left w:val="nil"/>
              <w:bottom w:val="single" w:sz="4" w:space="0" w:color="auto"/>
              <w:right w:val="nil"/>
            </w:tcBorders>
            <w:shd w:val="clear" w:color="auto" w:fill="auto"/>
            <w:vAlign w:val="center"/>
          </w:tcPr>
          <w:p w14:paraId="1732ABD3" w14:textId="77777777" w:rsidR="00BE28B9" w:rsidRPr="00E83AF3" w:rsidRDefault="00BE28B9" w:rsidP="00BE28B9">
            <w:pPr>
              <w:widowControl/>
              <w:spacing w:line="259" w:lineRule="auto"/>
              <w:jc w:val="center"/>
              <w:rPr>
                <w:rFonts w:eastAsia="Times New Roman" w:cs="Times New Roman"/>
                <w:b/>
                <w:bCs/>
                <w:sz w:val="20"/>
                <w:szCs w:val="20"/>
              </w:rPr>
            </w:pPr>
          </w:p>
        </w:tc>
        <w:tc>
          <w:tcPr>
            <w:tcW w:w="750" w:type="dxa"/>
            <w:tcBorders>
              <w:top w:val="single" w:sz="4" w:space="0" w:color="auto"/>
              <w:left w:val="nil"/>
              <w:bottom w:val="single" w:sz="4" w:space="0" w:color="auto"/>
              <w:right w:val="nil"/>
            </w:tcBorders>
            <w:shd w:val="clear" w:color="auto" w:fill="auto"/>
            <w:vAlign w:val="center"/>
          </w:tcPr>
          <w:p w14:paraId="0DF6861D" w14:textId="069B53FB" w:rsidR="00BE28B9" w:rsidRPr="00E83AF3" w:rsidRDefault="00BE28B9" w:rsidP="00BE28B9">
            <w:pPr>
              <w:widowControl/>
              <w:spacing w:line="259" w:lineRule="auto"/>
              <w:jc w:val="center"/>
              <w:rPr>
                <w:rFonts w:eastAsia="Times New Roman" w:cs="Times New Roman"/>
                <w:b/>
                <w:bCs/>
                <w:sz w:val="20"/>
                <w:szCs w:val="20"/>
              </w:rPr>
            </w:pPr>
          </w:p>
        </w:tc>
        <w:tc>
          <w:tcPr>
            <w:tcW w:w="900" w:type="dxa"/>
            <w:tcBorders>
              <w:top w:val="single" w:sz="4" w:space="0" w:color="auto"/>
              <w:left w:val="nil"/>
              <w:bottom w:val="single" w:sz="4" w:space="0" w:color="auto"/>
              <w:right w:val="nil"/>
            </w:tcBorders>
            <w:vAlign w:val="center"/>
          </w:tcPr>
          <w:p w14:paraId="4583AC73" w14:textId="28F6294E" w:rsidR="00BE28B9" w:rsidRPr="00E83AF3" w:rsidRDefault="00BE28B9" w:rsidP="00BE28B9">
            <w:pPr>
              <w:widowControl/>
              <w:spacing w:line="259" w:lineRule="auto"/>
              <w:jc w:val="center"/>
              <w:rPr>
                <w:rFonts w:eastAsia="Times New Roman" w:cs="Times New Roman"/>
                <w:b/>
                <w:bCs/>
                <w:sz w:val="20"/>
                <w:szCs w:val="20"/>
              </w:rPr>
            </w:pPr>
          </w:p>
        </w:tc>
        <w:tc>
          <w:tcPr>
            <w:tcW w:w="601" w:type="dxa"/>
            <w:tcBorders>
              <w:top w:val="single" w:sz="4" w:space="0" w:color="auto"/>
              <w:left w:val="nil"/>
              <w:bottom w:val="single" w:sz="4" w:space="0" w:color="auto"/>
              <w:right w:val="nil"/>
            </w:tcBorders>
            <w:shd w:val="clear" w:color="auto" w:fill="auto"/>
            <w:vAlign w:val="center"/>
          </w:tcPr>
          <w:p w14:paraId="677B8E2B" w14:textId="42DCBAC6" w:rsidR="00BE28B9" w:rsidRPr="00E83AF3" w:rsidRDefault="00BE28B9" w:rsidP="00BE28B9">
            <w:pPr>
              <w:widowControl/>
              <w:spacing w:line="259" w:lineRule="auto"/>
              <w:jc w:val="center"/>
              <w:rPr>
                <w:rFonts w:eastAsia="Times New Roman" w:cs="Times New Roman"/>
                <w:b/>
                <w:bCs/>
                <w:sz w:val="20"/>
                <w:szCs w:val="20"/>
              </w:rPr>
            </w:pPr>
          </w:p>
        </w:tc>
        <w:tc>
          <w:tcPr>
            <w:tcW w:w="569" w:type="dxa"/>
            <w:tcBorders>
              <w:top w:val="nil"/>
              <w:left w:val="nil"/>
              <w:bottom w:val="single" w:sz="4" w:space="0" w:color="auto"/>
              <w:right w:val="nil"/>
            </w:tcBorders>
            <w:shd w:val="clear" w:color="auto" w:fill="auto"/>
            <w:vAlign w:val="center"/>
          </w:tcPr>
          <w:p w14:paraId="0A09F206" w14:textId="5B6167EC" w:rsidR="00BE28B9" w:rsidRPr="00E83AF3" w:rsidRDefault="00BE28B9" w:rsidP="00BE28B9">
            <w:pPr>
              <w:widowControl/>
              <w:spacing w:line="259" w:lineRule="auto"/>
              <w:jc w:val="center"/>
              <w:rPr>
                <w:rFonts w:eastAsia="Times New Roman" w:cs="Times New Roman"/>
                <w:b/>
                <w:bCs/>
                <w:sz w:val="20"/>
                <w:szCs w:val="20"/>
              </w:rPr>
            </w:pPr>
          </w:p>
        </w:tc>
        <w:tc>
          <w:tcPr>
            <w:tcW w:w="739" w:type="dxa"/>
            <w:tcBorders>
              <w:top w:val="nil"/>
              <w:left w:val="nil"/>
              <w:bottom w:val="single" w:sz="4" w:space="0" w:color="auto"/>
              <w:right w:val="nil"/>
            </w:tcBorders>
            <w:shd w:val="clear" w:color="auto" w:fill="auto"/>
            <w:vAlign w:val="center"/>
          </w:tcPr>
          <w:p w14:paraId="3A9680F5" w14:textId="15CFAE60" w:rsidR="00BE28B9" w:rsidRPr="00E83AF3" w:rsidRDefault="00BE28B9" w:rsidP="00BE28B9">
            <w:pPr>
              <w:widowControl/>
              <w:spacing w:line="259" w:lineRule="auto"/>
              <w:jc w:val="center"/>
              <w:rPr>
                <w:rFonts w:eastAsia="Times New Roman" w:cs="Times New Roman"/>
                <w:b/>
                <w:bCs/>
                <w:sz w:val="20"/>
                <w:szCs w:val="20"/>
              </w:rPr>
            </w:pPr>
          </w:p>
        </w:tc>
        <w:tc>
          <w:tcPr>
            <w:tcW w:w="589" w:type="dxa"/>
            <w:tcBorders>
              <w:top w:val="nil"/>
              <w:left w:val="nil"/>
              <w:bottom w:val="single" w:sz="4" w:space="0" w:color="auto"/>
              <w:right w:val="nil"/>
            </w:tcBorders>
            <w:shd w:val="clear" w:color="auto" w:fill="auto"/>
            <w:vAlign w:val="center"/>
          </w:tcPr>
          <w:p w14:paraId="3ADE1A5C" w14:textId="7372CA81" w:rsidR="00BE28B9" w:rsidRPr="00E83AF3" w:rsidRDefault="00BE28B9" w:rsidP="00BE28B9">
            <w:pPr>
              <w:widowControl/>
              <w:spacing w:line="259" w:lineRule="auto"/>
              <w:jc w:val="center"/>
              <w:rPr>
                <w:rFonts w:eastAsia="Times New Roman" w:cs="Times New Roman"/>
                <w:b/>
                <w:bCs/>
                <w:sz w:val="20"/>
                <w:szCs w:val="20"/>
              </w:rPr>
            </w:pPr>
          </w:p>
        </w:tc>
      </w:tr>
      <w:tr w:rsidR="005E2CFE" w:rsidRPr="00E83AF3" w14:paraId="1F354D73"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7EB5C69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Gendered household type</w:t>
            </w:r>
          </w:p>
        </w:tc>
        <w:tc>
          <w:tcPr>
            <w:tcW w:w="900" w:type="dxa"/>
            <w:tcBorders>
              <w:top w:val="nil"/>
              <w:left w:val="nil"/>
              <w:bottom w:val="single" w:sz="4" w:space="0" w:color="auto"/>
              <w:right w:val="nil"/>
            </w:tcBorders>
            <w:shd w:val="clear" w:color="000000" w:fill="DBE7F3"/>
          </w:tcPr>
          <w:p w14:paraId="1E901993"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1931CEF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26DE3DF7"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36FBEAD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96D508F"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71B873F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4C45818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21860350"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D39D88C"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587F8EC8" w14:textId="77777777" w:rsidTr="00A0621A">
        <w:tc>
          <w:tcPr>
            <w:tcW w:w="2250" w:type="dxa"/>
            <w:tcBorders>
              <w:top w:val="nil"/>
              <w:left w:val="nil"/>
              <w:bottom w:val="single" w:sz="4" w:space="0" w:color="auto"/>
              <w:right w:val="nil"/>
            </w:tcBorders>
            <w:shd w:val="clear" w:color="auto" w:fill="auto"/>
            <w:vAlign w:val="center"/>
            <w:hideMark/>
          </w:tcPr>
          <w:p w14:paraId="5AE8FF6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and female adults</w:t>
            </w:r>
          </w:p>
        </w:tc>
        <w:tc>
          <w:tcPr>
            <w:tcW w:w="900" w:type="dxa"/>
            <w:tcBorders>
              <w:top w:val="nil"/>
              <w:left w:val="nil"/>
              <w:bottom w:val="single" w:sz="4" w:space="0" w:color="auto"/>
              <w:right w:val="nil"/>
            </w:tcBorders>
            <w:shd w:val="clear" w:color="auto" w:fill="auto"/>
            <w:vAlign w:val="center"/>
            <w:hideMark/>
          </w:tcPr>
          <w:p w14:paraId="379B0F5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2A7B520"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6DC5B8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B007C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227774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F17765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2302F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24360CD6"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489723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6932AF6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758B28B" w14:textId="77777777" w:rsidTr="00A0621A">
        <w:tc>
          <w:tcPr>
            <w:tcW w:w="2250" w:type="dxa"/>
            <w:tcBorders>
              <w:top w:val="nil"/>
              <w:left w:val="nil"/>
              <w:bottom w:val="single" w:sz="4" w:space="0" w:color="auto"/>
              <w:right w:val="nil"/>
            </w:tcBorders>
            <w:shd w:val="clear" w:color="auto" w:fill="auto"/>
            <w:vAlign w:val="center"/>
            <w:hideMark/>
          </w:tcPr>
          <w:p w14:paraId="3095675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Female adults only</w:t>
            </w:r>
          </w:p>
        </w:tc>
        <w:tc>
          <w:tcPr>
            <w:tcW w:w="900" w:type="dxa"/>
            <w:tcBorders>
              <w:top w:val="nil"/>
              <w:left w:val="nil"/>
              <w:bottom w:val="single" w:sz="4" w:space="0" w:color="auto"/>
              <w:right w:val="nil"/>
            </w:tcBorders>
            <w:shd w:val="clear" w:color="auto" w:fill="auto"/>
            <w:vAlign w:val="center"/>
            <w:hideMark/>
          </w:tcPr>
          <w:p w14:paraId="6EAB83B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4EA273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5EFCB3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3B52D897"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44BDEC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DADCABD"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F477DB7"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AEB32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D1B47DE"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AA0D6AE"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0A3B921" w14:textId="77777777" w:rsidTr="00A0621A">
        <w:tc>
          <w:tcPr>
            <w:tcW w:w="2250" w:type="dxa"/>
            <w:tcBorders>
              <w:top w:val="nil"/>
              <w:left w:val="nil"/>
              <w:bottom w:val="single" w:sz="4" w:space="0" w:color="auto"/>
              <w:right w:val="nil"/>
            </w:tcBorders>
            <w:shd w:val="clear" w:color="auto" w:fill="auto"/>
            <w:vAlign w:val="center"/>
            <w:hideMark/>
          </w:tcPr>
          <w:p w14:paraId="30C65677"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Male adults only</w:t>
            </w:r>
          </w:p>
        </w:tc>
        <w:tc>
          <w:tcPr>
            <w:tcW w:w="900" w:type="dxa"/>
            <w:tcBorders>
              <w:top w:val="nil"/>
              <w:left w:val="nil"/>
              <w:bottom w:val="single" w:sz="4" w:space="0" w:color="auto"/>
              <w:right w:val="nil"/>
            </w:tcBorders>
            <w:shd w:val="clear" w:color="auto" w:fill="auto"/>
            <w:vAlign w:val="center"/>
            <w:hideMark/>
          </w:tcPr>
          <w:p w14:paraId="43EFD02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10F2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37E503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FD7FEA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C525BF5"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9EC4C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2BF01362"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42471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5286EA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2B29E0D9"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0BB7D296" w14:textId="77777777" w:rsidTr="00A0621A">
        <w:tc>
          <w:tcPr>
            <w:tcW w:w="2250" w:type="dxa"/>
            <w:tcBorders>
              <w:top w:val="nil"/>
              <w:left w:val="nil"/>
              <w:bottom w:val="single" w:sz="4" w:space="0" w:color="auto"/>
              <w:right w:val="nil"/>
            </w:tcBorders>
            <w:shd w:val="clear" w:color="auto" w:fill="auto"/>
            <w:vAlign w:val="center"/>
            <w:hideMark/>
          </w:tcPr>
          <w:p w14:paraId="2401E7B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Children only</w:t>
            </w:r>
          </w:p>
        </w:tc>
        <w:tc>
          <w:tcPr>
            <w:tcW w:w="900" w:type="dxa"/>
            <w:tcBorders>
              <w:top w:val="nil"/>
              <w:left w:val="nil"/>
              <w:bottom w:val="single" w:sz="4" w:space="0" w:color="auto"/>
              <w:right w:val="nil"/>
            </w:tcBorders>
            <w:shd w:val="clear" w:color="auto" w:fill="auto"/>
            <w:vAlign w:val="center"/>
            <w:hideMark/>
          </w:tcPr>
          <w:p w14:paraId="7823A202"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A0B3176"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A7527FF"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2B8C6151"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37E27A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9C53472"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D79EB6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947CCA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28298B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7290529"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7A169FA7" w14:textId="77777777" w:rsidTr="005E2CFE">
        <w:tc>
          <w:tcPr>
            <w:tcW w:w="3150" w:type="dxa"/>
            <w:gridSpan w:val="2"/>
            <w:tcBorders>
              <w:top w:val="single" w:sz="4" w:space="0" w:color="auto"/>
              <w:left w:val="nil"/>
              <w:bottom w:val="single" w:sz="4" w:space="0" w:color="auto"/>
              <w:right w:val="nil"/>
            </w:tcBorders>
            <w:shd w:val="clear" w:color="000000" w:fill="DBE7F3"/>
            <w:noWrap/>
            <w:vAlign w:val="center"/>
            <w:hideMark/>
          </w:tcPr>
          <w:p w14:paraId="26166C0E"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education</w:t>
            </w:r>
          </w:p>
        </w:tc>
        <w:tc>
          <w:tcPr>
            <w:tcW w:w="900" w:type="dxa"/>
            <w:tcBorders>
              <w:top w:val="nil"/>
              <w:left w:val="nil"/>
              <w:bottom w:val="single" w:sz="4" w:space="0" w:color="auto"/>
              <w:right w:val="nil"/>
            </w:tcBorders>
            <w:shd w:val="clear" w:color="000000" w:fill="DBE7F3"/>
          </w:tcPr>
          <w:p w14:paraId="453C2B5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305711FA"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noWrap/>
            <w:vAlign w:val="center"/>
            <w:hideMark/>
          </w:tcPr>
          <w:p w14:paraId="1759833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noWrap/>
            <w:vAlign w:val="center"/>
            <w:hideMark/>
          </w:tcPr>
          <w:p w14:paraId="600B447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2B4F977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noWrap/>
            <w:vAlign w:val="center"/>
            <w:hideMark/>
          </w:tcPr>
          <w:p w14:paraId="2772E6E8"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noWrap/>
            <w:vAlign w:val="center"/>
            <w:hideMark/>
          </w:tcPr>
          <w:p w14:paraId="7E1125F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noWrap/>
            <w:vAlign w:val="center"/>
            <w:hideMark/>
          </w:tcPr>
          <w:p w14:paraId="72EABD89"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3276292E" w14:textId="77777777" w:rsidR="00BE28B9" w:rsidRPr="00E83AF3" w:rsidRDefault="00BE28B9" w:rsidP="00BE28B9">
            <w:pPr>
              <w:widowControl/>
              <w:spacing w:line="259" w:lineRule="auto"/>
              <w:jc w:val="center"/>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607103AC" w14:textId="77777777" w:rsidTr="00A0621A">
        <w:tc>
          <w:tcPr>
            <w:tcW w:w="2250" w:type="dxa"/>
            <w:tcBorders>
              <w:top w:val="nil"/>
              <w:left w:val="nil"/>
              <w:bottom w:val="single" w:sz="4" w:space="0" w:color="auto"/>
              <w:right w:val="nil"/>
            </w:tcBorders>
            <w:shd w:val="clear" w:color="auto" w:fill="auto"/>
            <w:noWrap/>
            <w:vAlign w:val="center"/>
            <w:hideMark/>
          </w:tcPr>
          <w:p w14:paraId="50F7B09E"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No education</w:t>
            </w:r>
          </w:p>
        </w:tc>
        <w:tc>
          <w:tcPr>
            <w:tcW w:w="900" w:type="dxa"/>
            <w:tcBorders>
              <w:top w:val="nil"/>
              <w:left w:val="nil"/>
              <w:bottom w:val="single" w:sz="4" w:space="0" w:color="auto"/>
              <w:right w:val="nil"/>
            </w:tcBorders>
            <w:shd w:val="clear" w:color="auto" w:fill="auto"/>
            <w:vAlign w:val="center"/>
            <w:hideMark/>
          </w:tcPr>
          <w:p w14:paraId="493F8D6A"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6210A8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C9EA46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D15F3C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5E3737B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6180C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42966AEC"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F90B9A7"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0E2EEDF3"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96B322F"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632D883A" w14:textId="77777777" w:rsidTr="00A0621A">
        <w:tc>
          <w:tcPr>
            <w:tcW w:w="2250" w:type="dxa"/>
            <w:tcBorders>
              <w:top w:val="nil"/>
              <w:left w:val="nil"/>
              <w:bottom w:val="single" w:sz="4" w:space="0" w:color="auto"/>
              <w:right w:val="nil"/>
            </w:tcBorders>
            <w:shd w:val="clear" w:color="auto" w:fill="auto"/>
            <w:noWrap/>
            <w:vAlign w:val="center"/>
            <w:hideMark/>
          </w:tcPr>
          <w:p w14:paraId="6AA6CC1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Less than primary</w:t>
            </w:r>
          </w:p>
        </w:tc>
        <w:tc>
          <w:tcPr>
            <w:tcW w:w="900" w:type="dxa"/>
            <w:tcBorders>
              <w:top w:val="nil"/>
              <w:left w:val="nil"/>
              <w:bottom w:val="single" w:sz="4" w:space="0" w:color="auto"/>
              <w:right w:val="nil"/>
            </w:tcBorders>
            <w:shd w:val="clear" w:color="auto" w:fill="auto"/>
            <w:vAlign w:val="center"/>
            <w:hideMark/>
          </w:tcPr>
          <w:p w14:paraId="1BEFF90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03057C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9A3706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E1B67AC"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0C6505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AA14A23"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8A5EFE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50F1BD9F"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65045FE4"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3DF9394"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F57073E" w14:textId="77777777" w:rsidTr="00A0621A">
        <w:tc>
          <w:tcPr>
            <w:tcW w:w="2250" w:type="dxa"/>
            <w:tcBorders>
              <w:top w:val="nil"/>
              <w:left w:val="nil"/>
              <w:bottom w:val="single" w:sz="4" w:space="0" w:color="auto"/>
              <w:right w:val="nil"/>
            </w:tcBorders>
            <w:shd w:val="clear" w:color="auto" w:fill="auto"/>
            <w:noWrap/>
            <w:vAlign w:val="center"/>
            <w:hideMark/>
          </w:tcPr>
          <w:p w14:paraId="64D015D3"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primary</w:t>
            </w:r>
          </w:p>
        </w:tc>
        <w:tc>
          <w:tcPr>
            <w:tcW w:w="900" w:type="dxa"/>
            <w:tcBorders>
              <w:top w:val="nil"/>
              <w:left w:val="nil"/>
              <w:bottom w:val="single" w:sz="4" w:space="0" w:color="auto"/>
              <w:right w:val="nil"/>
            </w:tcBorders>
            <w:shd w:val="clear" w:color="auto" w:fill="auto"/>
            <w:vAlign w:val="center"/>
            <w:hideMark/>
          </w:tcPr>
          <w:p w14:paraId="1DE22A0E"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8740BD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66F800A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3D67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75C6BD1C"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451D8F9"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2FDC7C3"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4CE54E9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1405E7E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419D6C7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7E3304AA" w14:textId="77777777" w:rsidTr="00A0621A">
        <w:tc>
          <w:tcPr>
            <w:tcW w:w="2250" w:type="dxa"/>
            <w:tcBorders>
              <w:top w:val="nil"/>
              <w:left w:val="nil"/>
              <w:bottom w:val="single" w:sz="4" w:space="0" w:color="auto"/>
              <w:right w:val="nil"/>
            </w:tcBorders>
            <w:shd w:val="clear" w:color="auto" w:fill="auto"/>
            <w:noWrap/>
            <w:vAlign w:val="center"/>
            <w:hideMark/>
          </w:tcPr>
          <w:p w14:paraId="58BDB295"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Completed secondary</w:t>
            </w:r>
          </w:p>
        </w:tc>
        <w:tc>
          <w:tcPr>
            <w:tcW w:w="900" w:type="dxa"/>
            <w:tcBorders>
              <w:top w:val="nil"/>
              <w:left w:val="nil"/>
              <w:bottom w:val="single" w:sz="4" w:space="0" w:color="auto"/>
              <w:right w:val="nil"/>
            </w:tcBorders>
            <w:shd w:val="clear" w:color="auto" w:fill="auto"/>
            <w:vAlign w:val="center"/>
            <w:hideMark/>
          </w:tcPr>
          <w:p w14:paraId="0078EEE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A71AF31"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365AC923"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3E31CF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ADAA34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0B7483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5B3DC0"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115CD6AE"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1A48237"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0F2449E1"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29D4BBBC" w14:textId="77777777" w:rsidTr="00A0621A">
        <w:tc>
          <w:tcPr>
            <w:tcW w:w="2250" w:type="dxa"/>
            <w:tcBorders>
              <w:top w:val="nil"/>
              <w:left w:val="nil"/>
              <w:bottom w:val="single" w:sz="4" w:space="0" w:color="auto"/>
              <w:right w:val="nil"/>
            </w:tcBorders>
            <w:shd w:val="clear" w:color="auto" w:fill="auto"/>
            <w:noWrap/>
            <w:vAlign w:val="center"/>
            <w:hideMark/>
          </w:tcPr>
          <w:p w14:paraId="0646FC5A"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Higher</w:t>
            </w:r>
          </w:p>
        </w:tc>
        <w:tc>
          <w:tcPr>
            <w:tcW w:w="900" w:type="dxa"/>
            <w:tcBorders>
              <w:top w:val="nil"/>
              <w:left w:val="nil"/>
              <w:bottom w:val="single" w:sz="4" w:space="0" w:color="auto"/>
              <w:right w:val="nil"/>
            </w:tcBorders>
            <w:shd w:val="clear" w:color="auto" w:fill="auto"/>
            <w:vAlign w:val="center"/>
            <w:hideMark/>
          </w:tcPr>
          <w:p w14:paraId="6C4BAF48"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E904BE7"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0BCA260"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0FAE2554"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26DAC31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17AE5FB"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52D5907F"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6152875"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54BE05EA"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18F5D40D" w14:textId="77777777" w:rsidR="00BE28B9" w:rsidRPr="00E83AF3" w:rsidRDefault="00BE28B9" w:rsidP="00BE28B9">
            <w:pPr>
              <w:widowControl/>
              <w:spacing w:line="259" w:lineRule="auto"/>
              <w:jc w:val="center"/>
              <w:rPr>
                <w:rFonts w:eastAsia="Times New Roman" w:cs="Times New Roman"/>
                <w:sz w:val="20"/>
                <w:szCs w:val="20"/>
              </w:rPr>
            </w:pPr>
          </w:p>
        </w:tc>
      </w:tr>
      <w:tr w:rsidR="005E2CFE" w:rsidRPr="00E83AF3" w14:paraId="5D4AEC21" w14:textId="77777777" w:rsidTr="005E2CFE">
        <w:tc>
          <w:tcPr>
            <w:tcW w:w="2250" w:type="dxa"/>
            <w:tcBorders>
              <w:top w:val="nil"/>
              <w:left w:val="nil"/>
              <w:bottom w:val="single" w:sz="4" w:space="0" w:color="auto"/>
              <w:right w:val="nil"/>
            </w:tcBorders>
            <w:shd w:val="clear" w:color="000000" w:fill="DBE7F3"/>
            <w:vAlign w:val="center"/>
            <w:hideMark/>
          </w:tcPr>
          <w:p w14:paraId="6132D9EF"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Household hunger</w:t>
            </w:r>
          </w:p>
        </w:tc>
        <w:tc>
          <w:tcPr>
            <w:tcW w:w="900" w:type="dxa"/>
            <w:tcBorders>
              <w:top w:val="nil"/>
              <w:left w:val="nil"/>
              <w:bottom w:val="single" w:sz="4" w:space="0" w:color="auto"/>
              <w:right w:val="nil"/>
            </w:tcBorders>
            <w:shd w:val="clear" w:color="000000" w:fill="DBE7F3"/>
            <w:vAlign w:val="center"/>
            <w:hideMark/>
          </w:tcPr>
          <w:p w14:paraId="76DFA05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7C16B60A"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0E52A3D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179" w:type="dxa"/>
            <w:tcBorders>
              <w:top w:val="nil"/>
              <w:left w:val="nil"/>
              <w:bottom w:val="single" w:sz="4" w:space="0" w:color="auto"/>
              <w:right w:val="nil"/>
            </w:tcBorders>
            <w:shd w:val="clear" w:color="000000" w:fill="DBE7F3"/>
            <w:vAlign w:val="center"/>
            <w:hideMark/>
          </w:tcPr>
          <w:p w14:paraId="1363E22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50" w:type="dxa"/>
            <w:tcBorders>
              <w:top w:val="nil"/>
              <w:left w:val="nil"/>
              <w:bottom w:val="single" w:sz="4" w:space="0" w:color="auto"/>
              <w:right w:val="nil"/>
            </w:tcBorders>
            <w:shd w:val="clear" w:color="000000" w:fill="DBE7F3"/>
            <w:vAlign w:val="center"/>
            <w:hideMark/>
          </w:tcPr>
          <w:p w14:paraId="79E76F05"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900" w:type="dxa"/>
            <w:tcBorders>
              <w:top w:val="nil"/>
              <w:left w:val="nil"/>
              <w:bottom w:val="single" w:sz="4" w:space="0" w:color="auto"/>
              <w:right w:val="nil"/>
            </w:tcBorders>
            <w:shd w:val="clear" w:color="000000" w:fill="DBE7F3"/>
          </w:tcPr>
          <w:p w14:paraId="3E9AFAE4" w14:textId="77777777" w:rsidR="00BE28B9" w:rsidRPr="00E83AF3" w:rsidRDefault="00BE28B9" w:rsidP="00BE28B9">
            <w:pPr>
              <w:widowControl/>
              <w:spacing w:line="259" w:lineRule="auto"/>
              <w:rPr>
                <w:rFonts w:eastAsia="Times New Roman" w:cs="Times New Roman"/>
                <w:b/>
                <w:bCs/>
                <w:color w:val="auto"/>
                <w:sz w:val="20"/>
                <w:szCs w:val="20"/>
              </w:rPr>
            </w:pPr>
          </w:p>
        </w:tc>
        <w:tc>
          <w:tcPr>
            <w:tcW w:w="601" w:type="dxa"/>
            <w:tcBorders>
              <w:top w:val="nil"/>
              <w:left w:val="nil"/>
              <w:bottom w:val="single" w:sz="4" w:space="0" w:color="auto"/>
              <w:right w:val="nil"/>
            </w:tcBorders>
            <w:shd w:val="clear" w:color="000000" w:fill="DBE7F3"/>
            <w:vAlign w:val="center"/>
            <w:hideMark/>
          </w:tcPr>
          <w:p w14:paraId="5A97E234"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69" w:type="dxa"/>
            <w:tcBorders>
              <w:top w:val="nil"/>
              <w:left w:val="nil"/>
              <w:bottom w:val="single" w:sz="4" w:space="0" w:color="auto"/>
              <w:right w:val="nil"/>
            </w:tcBorders>
            <w:shd w:val="clear" w:color="000000" w:fill="DBE7F3"/>
            <w:vAlign w:val="center"/>
            <w:hideMark/>
          </w:tcPr>
          <w:p w14:paraId="0FCDDBE1"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739" w:type="dxa"/>
            <w:tcBorders>
              <w:top w:val="nil"/>
              <w:left w:val="nil"/>
              <w:bottom w:val="single" w:sz="4" w:space="0" w:color="auto"/>
              <w:right w:val="nil"/>
            </w:tcBorders>
            <w:shd w:val="clear" w:color="000000" w:fill="DBE7F3"/>
            <w:vAlign w:val="center"/>
            <w:hideMark/>
          </w:tcPr>
          <w:p w14:paraId="67790B4C"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c>
          <w:tcPr>
            <w:tcW w:w="589" w:type="dxa"/>
            <w:tcBorders>
              <w:top w:val="nil"/>
              <w:left w:val="nil"/>
              <w:bottom w:val="single" w:sz="4" w:space="0" w:color="auto"/>
              <w:right w:val="nil"/>
            </w:tcBorders>
            <w:shd w:val="clear" w:color="000000" w:fill="DBE7F3"/>
            <w:vAlign w:val="center"/>
            <w:hideMark/>
          </w:tcPr>
          <w:p w14:paraId="29B3442B" w14:textId="77777777" w:rsidR="00BE28B9" w:rsidRPr="00E83AF3" w:rsidRDefault="00BE28B9" w:rsidP="00BE28B9">
            <w:pPr>
              <w:widowControl/>
              <w:spacing w:line="259" w:lineRule="auto"/>
              <w:rPr>
                <w:rFonts w:eastAsia="Times New Roman" w:cs="Times New Roman"/>
                <w:b/>
                <w:bCs/>
                <w:color w:val="auto"/>
                <w:sz w:val="20"/>
                <w:szCs w:val="20"/>
              </w:rPr>
            </w:pPr>
            <w:r w:rsidRPr="00E83AF3">
              <w:rPr>
                <w:rFonts w:eastAsia="Times New Roman" w:cs="Times New Roman"/>
                <w:b/>
                <w:bCs/>
                <w:color w:val="auto"/>
                <w:sz w:val="20"/>
                <w:szCs w:val="20"/>
              </w:rPr>
              <w:t> </w:t>
            </w:r>
          </w:p>
        </w:tc>
      </w:tr>
      <w:tr w:rsidR="00BE28B9" w:rsidRPr="00E83AF3" w14:paraId="72C4E143" w14:textId="77777777" w:rsidTr="00A0621A">
        <w:tc>
          <w:tcPr>
            <w:tcW w:w="2250" w:type="dxa"/>
            <w:tcBorders>
              <w:top w:val="nil"/>
              <w:left w:val="nil"/>
              <w:bottom w:val="single" w:sz="4" w:space="0" w:color="auto"/>
              <w:right w:val="nil"/>
            </w:tcBorders>
            <w:shd w:val="clear" w:color="auto" w:fill="auto"/>
            <w:vAlign w:val="center"/>
            <w:hideMark/>
          </w:tcPr>
          <w:p w14:paraId="1E5184E8"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Little to no hunger</w:t>
            </w:r>
          </w:p>
        </w:tc>
        <w:tc>
          <w:tcPr>
            <w:tcW w:w="900" w:type="dxa"/>
            <w:tcBorders>
              <w:top w:val="nil"/>
              <w:left w:val="nil"/>
              <w:bottom w:val="single" w:sz="4" w:space="0" w:color="auto"/>
              <w:right w:val="nil"/>
            </w:tcBorders>
            <w:shd w:val="clear" w:color="auto" w:fill="auto"/>
            <w:vAlign w:val="center"/>
            <w:hideMark/>
          </w:tcPr>
          <w:p w14:paraId="386486B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3919498"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2FE4AD6"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7089AF62"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6D1A32EB"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1205CEE"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199DE2A"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6ECEAF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39FDF8CB"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5F3E4408"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4A189A93" w14:textId="77777777" w:rsidTr="00A0621A">
        <w:tc>
          <w:tcPr>
            <w:tcW w:w="2250" w:type="dxa"/>
            <w:tcBorders>
              <w:top w:val="nil"/>
              <w:left w:val="nil"/>
              <w:bottom w:val="single" w:sz="4" w:space="0" w:color="auto"/>
              <w:right w:val="nil"/>
            </w:tcBorders>
            <w:shd w:val="clear" w:color="auto" w:fill="auto"/>
            <w:vAlign w:val="center"/>
            <w:hideMark/>
          </w:tcPr>
          <w:p w14:paraId="0602B8EF"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Moderate hunger</w:t>
            </w:r>
          </w:p>
        </w:tc>
        <w:tc>
          <w:tcPr>
            <w:tcW w:w="900" w:type="dxa"/>
            <w:tcBorders>
              <w:top w:val="nil"/>
              <w:left w:val="nil"/>
              <w:bottom w:val="single" w:sz="4" w:space="0" w:color="auto"/>
              <w:right w:val="nil"/>
            </w:tcBorders>
            <w:shd w:val="clear" w:color="auto" w:fill="auto"/>
            <w:vAlign w:val="center"/>
            <w:hideMark/>
          </w:tcPr>
          <w:p w14:paraId="317D6A63"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3672F5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88FA1C7"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593E1739"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3E0DCDEF"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A216B4"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0F4DB8CE"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33B78044"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21C08AD8"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729B47A6" w14:textId="77777777" w:rsidR="00BE28B9" w:rsidRPr="00E83AF3" w:rsidRDefault="00BE28B9" w:rsidP="00BE28B9">
            <w:pPr>
              <w:widowControl/>
              <w:spacing w:line="259" w:lineRule="auto"/>
              <w:jc w:val="center"/>
              <w:rPr>
                <w:rFonts w:eastAsia="Times New Roman" w:cs="Times New Roman"/>
                <w:sz w:val="20"/>
                <w:szCs w:val="20"/>
              </w:rPr>
            </w:pPr>
          </w:p>
        </w:tc>
      </w:tr>
      <w:tr w:rsidR="00BE28B9" w:rsidRPr="00E83AF3" w14:paraId="31E16EB1" w14:textId="77777777" w:rsidTr="00A0621A">
        <w:tc>
          <w:tcPr>
            <w:tcW w:w="2250" w:type="dxa"/>
            <w:tcBorders>
              <w:top w:val="nil"/>
              <w:left w:val="nil"/>
              <w:bottom w:val="single" w:sz="4" w:space="0" w:color="auto"/>
              <w:right w:val="nil"/>
            </w:tcBorders>
            <w:shd w:val="clear" w:color="auto" w:fill="auto"/>
            <w:vAlign w:val="center"/>
            <w:hideMark/>
          </w:tcPr>
          <w:p w14:paraId="2CEEC934" w14:textId="77777777" w:rsidR="00BE28B9" w:rsidRPr="00E83AF3" w:rsidRDefault="00BE28B9" w:rsidP="00BE28B9">
            <w:pPr>
              <w:widowControl/>
              <w:spacing w:line="259" w:lineRule="auto"/>
              <w:ind w:firstLineChars="100" w:firstLine="200"/>
              <w:rPr>
                <w:rFonts w:eastAsia="Times New Roman" w:cs="Times New Roman"/>
                <w:sz w:val="20"/>
                <w:szCs w:val="20"/>
              </w:rPr>
            </w:pPr>
            <w:r w:rsidRPr="00E83AF3">
              <w:rPr>
                <w:rFonts w:eastAsia="Times New Roman" w:cs="Times New Roman"/>
                <w:sz w:val="20"/>
                <w:szCs w:val="20"/>
              </w:rPr>
              <w:t>Severe hunger</w:t>
            </w:r>
          </w:p>
        </w:tc>
        <w:tc>
          <w:tcPr>
            <w:tcW w:w="900" w:type="dxa"/>
            <w:tcBorders>
              <w:top w:val="nil"/>
              <w:left w:val="nil"/>
              <w:bottom w:val="single" w:sz="4" w:space="0" w:color="auto"/>
              <w:right w:val="nil"/>
            </w:tcBorders>
            <w:shd w:val="clear" w:color="auto" w:fill="auto"/>
            <w:vAlign w:val="center"/>
            <w:hideMark/>
          </w:tcPr>
          <w:p w14:paraId="5FA99486"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7B3C135"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1607D0A5" w14:textId="77777777" w:rsidR="00BE28B9" w:rsidRPr="00E83AF3" w:rsidRDefault="00BE28B9" w:rsidP="00BE28B9">
            <w:pPr>
              <w:widowControl/>
              <w:spacing w:line="259" w:lineRule="auto"/>
              <w:jc w:val="center"/>
              <w:rPr>
                <w:rFonts w:eastAsia="Times New Roman" w:cs="Times New Roman"/>
                <w:sz w:val="20"/>
                <w:szCs w:val="20"/>
              </w:rPr>
            </w:pPr>
          </w:p>
        </w:tc>
        <w:tc>
          <w:tcPr>
            <w:tcW w:w="179" w:type="dxa"/>
            <w:tcBorders>
              <w:top w:val="nil"/>
              <w:left w:val="nil"/>
              <w:bottom w:val="single" w:sz="4" w:space="0" w:color="auto"/>
              <w:right w:val="nil"/>
            </w:tcBorders>
            <w:shd w:val="clear" w:color="auto" w:fill="auto"/>
            <w:vAlign w:val="center"/>
            <w:hideMark/>
          </w:tcPr>
          <w:p w14:paraId="44DBFADF" w14:textId="77777777" w:rsidR="00BE28B9" w:rsidRPr="00E83AF3" w:rsidRDefault="00BE28B9" w:rsidP="00BE28B9">
            <w:pPr>
              <w:widowControl/>
              <w:spacing w:line="259" w:lineRule="auto"/>
              <w:jc w:val="center"/>
              <w:rPr>
                <w:rFonts w:eastAsia="Times New Roman" w:cs="Times New Roman"/>
                <w:sz w:val="20"/>
                <w:szCs w:val="20"/>
              </w:rPr>
            </w:pPr>
          </w:p>
        </w:tc>
        <w:tc>
          <w:tcPr>
            <w:tcW w:w="750" w:type="dxa"/>
            <w:tcBorders>
              <w:top w:val="nil"/>
              <w:left w:val="nil"/>
              <w:bottom w:val="single" w:sz="4" w:space="0" w:color="auto"/>
              <w:right w:val="nil"/>
            </w:tcBorders>
            <w:shd w:val="clear" w:color="auto" w:fill="auto"/>
            <w:vAlign w:val="center"/>
            <w:hideMark/>
          </w:tcPr>
          <w:p w14:paraId="463407F1" w14:textId="77777777" w:rsidR="00BE28B9" w:rsidRPr="00E83AF3" w:rsidRDefault="00BE28B9" w:rsidP="00BE28B9">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521749A" w14:textId="77777777" w:rsidR="00BE28B9" w:rsidRPr="00E83AF3" w:rsidRDefault="00BE28B9" w:rsidP="00BE28B9">
            <w:pPr>
              <w:widowControl/>
              <w:spacing w:line="259" w:lineRule="auto"/>
              <w:jc w:val="center"/>
              <w:rPr>
                <w:rFonts w:eastAsia="Times New Roman" w:cs="Times New Roman"/>
                <w:sz w:val="20"/>
                <w:szCs w:val="20"/>
              </w:rPr>
            </w:pPr>
          </w:p>
        </w:tc>
        <w:tc>
          <w:tcPr>
            <w:tcW w:w="601" w:type="dxa"/>
            <w:tcBorders>
              <w:top w:val="nil"/>
              <w:left w:val="nil"/>
              <w:bottom w:val="single" w:sz="4" w:space="0" w:color="auto"/>
              <w:right w:val="nil"/>
            </w:tcBorders>
            <w:shd w:val="clear" w:color="auto" w:fill="auto"/>
            <w:vAlign w:val="center"/>
            <w:hideMark/>
          </w:tcPr>
          <w:p w14:paraId="7F831FCB" w14:textId="77777777" w:rsidR="00BE28B9" w:rsidRPr="00E83AF3" w:rsidRDefault="00BE28B9" w:rsidP="00BE28B9">
            <w:pPr>
              <w:widowControl/>
              <w:spacing w:line="259" w:lineRule="auto"/>
              <w:jc w:val="center"/>
              <w:rPr>
                <w:rFonts w:eastAsia="Times New Roman" w:cs="Times New Roman"/>
                <w:sz w:val="20"/>
                <w:szCs w:val="20"/>
              </w:rPr>
            </w:pPr>
          </w:p>
        </w:tc>
        <w:tc>
          <w:tcPr>
            <w:tcW w:w="569" w:type="dxa"/>
            <w:tcBorders>
              <w:top w:val="nil"/>
              <w:left w:val="nil"/>
              <w:bottom w:val="single" w:sz="4" w:space="0" w:color="auto"/>
              <w:right w:val="nil"/>
            </w:tcBorders>
            <w:shd w:val="clear" w:color="auto" w:fill="auto"/>
            <w:vAlign w:val="center"/>
            <w:hideMark/>
          </w:tcPr>
          <w:p w14:paraId="6467A581" w14:textId="77777777" w:rsidR="00BE28B9" w:rsidRPr="00E83AF3" w:rsidRDefault="00BE28B9" w:rsidP="00BE28B9">
            <w:pPr>
              <w:widowControl/>
              <w:spacing w:line="259" w:lineRule="auto"/>
              <w:jc w:val="center"/>
              <w:rPr>
                <w:rFonts w:eastAsia="Times New Roman" w:cs="Times New Roman"/>
                <w:sz w:val="20"/>
                <w:szCs w:val="20"/>
              </w:rPr>
            </w:pPr>
          </w:p>
        </w:tc>
        <w:tc>
          <w:tcPr>
            <w:tcW w:w="739" w:type="dxa"/>
            <w:tcBorders>
              <w:top w:val="nil"/>
              <w:left w:val="nil"/>
              <w:bottom w:val="single" w:sz="4" w:space="0" w:color="auto"/>
              <w:right w:val="nil"/>
            </w:tcBorders>
            <w:shd w:val="clear" w:color="auto" w:fill="auto"/>
            <w:vAlign w:val="center"/>
            <w:hideMark/>
          </w:tcPr>
          <w:p w14:paraId="77454251" w14:textId="77777777" w:rsidR="00BE28B9" w:rsidRPr="00E83AF3" w:rsidRDefault="00BE28B9" w:rsidP="00BE28B9">
            <w:pPr>
              <w:widowControl/>
              <w:spacing w:line="259" w:lineRule="auto"/>
              <w:jc w:val="center"/>
              <w:rPr>
                <w:rFonts w:eastAsia="Times New Roman" w:cs="Times New Roman"/>
                <w:sz w:val="20"/>
                <w:szCs w:val="20"/>
              </w:rPr>
            </w:pPr>
          </w:p>
        </w:tc>
        <w:tc>
          <w:tcPr>
            <w:tcW w:w="589" w:type="dxa"/>
            <w:tcBorders>
              <w:top w:val="nil"/>
              <w:left w:val="nil"/>
              <w:bottom w:val="single" w:sz="4" w:space="0" w:color="auto"/>
              <w:right w:val="nil"/>
            </w:tcBorders>
            <w:shd w:val="clear" w:color="auto" w:fill="auto"/>
            <w:vAlign w:val="center"/>
            <w:hideMark/>
          </w:tcPr>
          <w:p w14:paraId="370E1251" w14:textId="77777777" w:rsidR="00BE28B9" w:rsidRPr="00E83AF3" w:rsidRDefault="00BE28B9" w:rsidP="00BE28B9">
            <w:pPr>
              <w:widowControl/>
              <w:spacing w:line="259" w:lineRule="auto"/>
              <w:jc w:val="center"/>
              <w:rPr>
                <w:rFonts w:eastAsia="Times New Roman" w:cs="Times New Roman"/>
                <w:sz w:val="20"/>
                <w:szCs w:val="20"/>
              </w:rPr>
            </w:pPr>
          </w:p>
        </w:tc>
      </w:tr>
    </w:tbl>
    <w:p w14:paraId="310C9C89" w14:textId="4BDE0584" w:rsidR="000F2630" w:rsidRDefault="000F2630" w:rsidP="004F3EDA">
      <w:pPr>
        <w:pStyle w:val="BodyText"/>
        <w:spacing w:after="0"/>
        <w:ind w:left="90" w:hanging="90"/>
        <w:rPr>
          <w:sz w:val="16"/>
        </w:rPr>
      </w:pPr>
      <w:r>
        <w:rPr>
          <w:sz w:val="16"/>
        </w:rPr>
        <w:t>PPP=purchasing power parity</w:t>
      </w:r>
    </w:p>
    <w:p w14:paraId="0117F1F9" w14:textId="77777777" w:rsidR="004F3EDA" w:rsidRPr="004F3EDA" w:rsidRDefault="004F3EDA" w:rsidP="004F3EDA">
      <w:pPr>
        <w:pStyle w:val="BodyText"/>
        <w:spacing w:after="0"/>
        <w:ind w:left="90" w:hanging="90"/>
        <w:rPr>
          <w:sz w:val="16"/>
        </w:rPr>
      </w:pPr>
      <w:commentRangeStart w:id="767"/>
      <w:r w:rsidRPr="004F3EDA">
        <w:rPr>
          <w:sz w:val="16"/>
        </w:rPr>
        <w:t>^ Results not statistically reliable, n&lt;30</w:t>
      </w:r>
      <w:commentRangeEnd w:id="767"/>
      <w:r w:rsidR="00B435DA">
        <w:rPr>
          <w:rStyle w:val="CommentReference"/>
        </w:rPr>
        <w:commentReference w:id="767"/>
      </w:r>
    </w:p>
    <w:p w14:paraId="0EAA9F19" w14:textId="6F0FD849"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42A63A0E"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7E0E045C"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7ACA3AB3" w14:textId="77777777" w:rsidR="004F3EDA" w:rsidRPr="004F3EDA" w:rsidRDefault="004F3EDA" w:rsidP="004F3EDA">
      <w:pPr>
        <w:pStyle w:val="BodyText"/>
        <w:spacing w:after="0"/>
        <w:ind w:left="90" w:hanging="90"/>
        <w:rPr>
          <w:sz w:val="16"/>
        </w:rPr>
      </w:pPr>
      <w:r w:rsidRPr="004F3EDA">
        <w:rPr>
          <w:sz w:val="16"/>
        </w:rPr>
        <w:t xml:space="preserve">Notes: </w:t>
      </w:r>
    </w:p>
    <w:p w14:paraId="3B3AD9D7"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6F6016EB" w14:textId="77777777" w:rsidR="007D3CA7" w:rsidRPr="004F3EDA" w:rsidRDefault="007D3CA7" w:rsidP="007D3CA7">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68817B1" w14:textId="7D7E0E6F"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67FCB5FA" w14:textId="385EFA53" w:rsidR="004F3EDA" w:rsidRDefault="004F3EDA" w:rsidP="006048BD">
      <w:pPr>
        <w:pStyle w:val="BodyText"/>
        <w:spacing w:after="0"/>
        <w:rPr>
          <w:sz w:val="16"/>
        </w:rPr>
      </w:pPr>
      <w:r w:rsidRPr="004F3EDA">
        <w:rPr>
          <w:sz w:val="16"/>
        </w:rPr>
        <w:t xml:space="preserve">The average consumption shortfall of the poor, expressed in USD (2005 PPP), was calculated by first subtracting the per capita daily consumption expenditure in local currency units (LCU) for the year and month of the ZOI Survey of each poor household in the sample from the national poverty line in LCU for the year and month of the ZOI Survey. The figure was then converted to 2005 prices by multiplying by the ratio of the 2005 </w:t>
      </w:r>
      <w:r w:rsidR="000F2630">
        <w:rPr>
          <w:sz w:val="16"/>
        </w:rPr>
        <w:t>Consumer Price Index (</w:t>
      </w:r>
      <w:r w:rsidRPr="004F3EDA">
        <w:rPr>
          <w:sz w:val="16"/>
        </w:rPr>
        <w:t>CPI</w:t>
      </w:r>
      <w:r w:rsidR="000F2630">
        <w:rPr>
          <w:sz w:val="16"/>
        </w:rPr>
        <w:t>)</w:t>
      </w:r>
      <w:r w:rsidRPr="004F3EDA">
        <w:rPr>
          <w:sz w:val="16"/>
        </w:rPr>
        <w:t xml:space="preserve"> LCU and the CPI for the year and month of the ZOI Survey LCU, where survey month and year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xml:space="preserve"> and 2005 CPI LCU=</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The resulting figure was converted to 2005 USD by dividing by the 2005 PPP conversion rate of the ZOI Survey country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4F3EDA">
        <w:rPr>
          <w:sz w:val="16"/>
        </w:rPr>
        <w:t>). Finally, after applying the household member sampling weight, the value for each poor household was summed across all poor households and then divided by the sum of the number of all poor sampled households with consumption data.</w:t>
      </w:r>
    </w:p>
    <w:p w14:paraId="57B437EA" w14:textId="7D796D8D"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5C24E527" w14:textId="77777777" w:rsidR="006048BD" w:rsidRDefault="006048BD">
      <w:pPr>
        <w:widowControl/>
        <w:spacing w:line="240" w:lineRule="auto"/>
        <w:rPr>
          <w:b/>
          <w:sz w:val="22"/>
          <w:szCs w:val="22"/>
        </w:rPr>
      </w:pPr>
      <w:r>
        <w:br w:type="page"/>
      </w:r>
    </w:p>
    <w:p w14:paraId="1AA21D45" w14:textId="574A2DE4" w:rsidR="004F3EDA" w:rsidRDefault="004F3EDA" w:rsidP="003019C5">
      <w:pPr>
        <w:pStyle w:val="Tabletitle"/>
        <w:keepLines/>
        <w:spacing w:before="240"/>
        <w:contextualSpacing/>
        <w:outlineLvl w:val="3"/>
      </w:pPr>
      <w:bookmarkStart w:id="768" w:name="_Toc50719215"/>
      <w:r w:rsidRPr="003019C5">
        <w:t>Table A</w:t>
      </w:r>
      <w:r w:rsidR="009A6920">
        <w:t>1.</w:t>
      </w:r>
      <w:r w:rsidRPr="003019C5">
        <w:t xml:space="preserve">4.3.2: Comparison of Average Consumption Shortfall of the Poor in the </w:t>
      </w:r>
      <w:r w:rsidR="00160DC3">
        <w:t>Phase One</w:t>
      </w:r>
      <w:r w:rsidR="007F25EC">
        <w:t xml:space="preserve"> ZOI</w:t>
      </w:r>
      <w:r w:rsidRPr="003019C5">
        <w:t xml:space="preserve"> at the National Threshold of [</w:t>
      </w:r>
      <w:r w:rsidRPr="00A65542">
        <w:t>Threshold</w:t>
      </w:r>
      <w:r w:rsidRPr="003019C5">
        <w:t xml:space="preserve">], Percent of Poverty Line, in Total and by Selected Household Characteristics, Feed the Future </w:t>
      </w:r>
      <w:r w:rsidR="00160DC3">
        <w:t>Phase One</w:t>
      </w:r>
      <w:r w:rsidRPr="003019C5">
        <w:t xml:space="preserve"> Baseline and Endline ZOI Surveys</w:t>
      </w:r>
      <w:bookmarkEnd w:id="768"/>
    </w:p>
    <w:tbl>
      <w:tblPr>
        <w:tblW w:w="5000" w:type="pct"/>
        <w:tblLayout w:type="fixed"/>
        <w:tblCellMar>
          <w:left w:w="72" w:type="dxa"/>
          <w:right w:w="72" w:type="dxa"/>
        </w:tblCellMar>
        <w:tblLook w:val="04A0" w:firstRow="1" w:lastRow="0" w:firstColumn="1" w:lastColumn="0" w:noHBand="0" w:noVBand="1"/>
      </w:tblPr>
      <w:tblGrid>
        <w:gridCol w:w="2360"/>
        <w:gridCol w:w="940"/>
        <w:gridCol w:w="952"/>
        <w:gridCol w:w="602"/>
        <w:gridCol w:w="219"/>
        <w:gridCol w:w="940"/>
        <w:gridCol w:w="968"/>
        <w:gridCol w:w="635"/>
        <w:gridCol w:w="547"/>
        <w:gridCol w:w="727"/>
        <w:gridCol w:w="614"/>
      </w:tblGrid>
      <w:tr w:rsidR="0099719E" w:rsidRPr="000D47E7" w14:paraId="5C3F74E4" w14:textId="77777777" w:rsidTr="0099719E">
        <w:tc>
          <w:tcPr>
            <w:tcW w:w="2340" w:type="dxa"/>
            <w:tcBorders>
              <w:top w:val="single" w:sz="4" w:space="0" w:color="auto"/>
              <w:left w:val="nil"/>
              <w:bottom w:val="nil"/>
              <w:right w:val="nil"/>
            </w:tcBorders>
            <w:shd w:val="clear" w:color="000000" w:fill="387990"/>
            <w:noWrap/>
            <w:vAlign w:val="bottom"/>
            <w:hideMark/>
          </w:tcPr>
          <w:p w14:paraId="2A1D0808"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472" w:type="dxa"/>
            <w:gridSpan w:val="3"/>
            <w:tcBorders>
              <w:top w:val="single" w:sz="4" w:space="0" w:color="auto"/>
              <w:left w:val="nil"/>
              <w:bottom w:val="single" w:sz="4" w:space="0" w:color="FFFFFF"/>
              <w:right w:val="nil"/>
            </w:tcBorders>
            <w:shd w:val="clear" w:color="000000" w:fill="387990"/>
          </w:tcPr>
          <w:p w14:paraId="36C9EB28"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xml:space="preserve">Baseline </w:t>
            </w:r>
          </w:p>
          <w:p w14:paraId="7B4F259C"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217" w:type="dxa"/>
            <w:tcBorders>
              <w:top w:val="single" w:sz="4" w:space="0" w:color="auto"/>
              <w:left w:val="nil"/>
              <w:bottom w:val="nil"/>
              <w:right w:val="nil"/>
            </w:tcBorders>
            <w:shd w:val="clear" w:color="000000" w:fill="387990"/>
            <w:vAlign w:val="bottom"/>
            <w:hideMark/>
          </w:tcPr>
          <w:p w14:paraId="2662C7D6"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 </w:t>
            </w:r>
          </w:p>
        </w:tc>
        <w:tc>
          <w:tcPr>
            <w:tcW w:w="2519" w:type="dxa"/>
            <w:gridSpan w:val="3"/>
            <w:tcBorders>
              <w:top w:val="single" w:sz="4" w:space="0" w:color="auto"/>
              <w:left w:val="nil"/>
              <w:bottom w:val="single" w:sz="4" w:space="0" w:color="FFFFFF"/>
              <w:right w:val="nil"/>
            </w:tcBorders>
            <w:shd w:val="clear" w:color="000000" w:fill="387990"/>
          </w:tcPr>
          <w:p w14:paraId="36992174" w14:textId="77777777" w:rsidR="0099719E"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Endline</w:t>
            </w:r>
          </w:p>
          <w:p w14:paraId="2BA52846"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([Year(s)])</w:t>
            </w:r>
          </w:p>
        </w:tc>
        <w:tc>
          <w:tcPr>
            <w:tcW w:w="542" w:type="dxa"/>
            <w:vMerge w:val="restart"/>
            <w:tcBorders>
              <w:top w:val="single" w:sz="4" w:space="0" w:color="auto"/>
              <w:left w:val="nil"/>
              <w:right w:val="nil"/>
            </w:tcBorders>
            <w:shd w:val="clear" w:color="000000" w:fill="387990"/>
            <w:vAlign w:val="bottom"/>
            <w:hideMark/>
          </w:tcPr>
          <w:p w14:paraId="42442E38"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7A06C3B1" w14:textId="4CADF575" w:rsidR="0099719E" w:rsidRPr="000D47E7" w:rsidRDefault="0099719E" w:rsidP="00F27E8A">
            <w:pPr>
              <w:keepNext/>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Diff.</w:t>
            </w:r>
          </w:p>
        </w:tc>
        <w:tc>
          <w:tcPr>
            <w:tcW w:w="720" w:type="dxa"/>
            <w:vMerge w:val="restart"/>
            <w:tcBorders>
              <w:top w:val="single" w:sz="4" w:space="0" w:color="auto"/>
              <w:left w:val="nil"/>
              <w:right w:val="nil"/>
            </w:tcBorders>
            <w:shd w:val="clear" w:color="000000" w:fill="387990"/>
            <w:vAlign w:val="bottom"/>
            <w:hideMark/>
          </w:tcPr>
          <w:p w14:paraId="708E5B5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20529370"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p-</w:t>
            </w:r>
            <w:proofErr w:type="spellStart"/>
            <w:r w:rsidRPr="000D47E7">
              <w:rPr>
                <w:rFonts w:eastAsia="Times New Roman" w:cs="Times New Roman"/>
                <w:b/>
                <w:bCs/>
                <w:color w:val="FFFFFF"/>
                <w:sz w:val="20"/>
                <w:szCs w:val="20"/>
              </w:rPr>
              <w:t>value</w:t>
            </w:r>
            <w:r w:rsidRPr="000D47E7">
              <w:rPr>
                <w:rFonts w:eastAsia="Times New Roman" w:cs="Times New Roman"/>
                <w:b/>
                <w:bCs/>
                <w:color w:val="FFFFFF"/>
                <w:sz w:val="20"/>
                <w:szCs w:val="20"/>
                <w:vertAlign w:val="superscript"/>
              </w:rPr>
              <w:t>b</w:t>
            </w:r>
            <w:proofErr w:type="spellEnd"/>
          </w:p>
        </w:tc>
        <w:tc>
          <w:tcPr>
            <w:tcW w:w="608" w:type="dxa"/>
            <w:vMerge w:val="restart"/>
            <w:tcBorders>
              <w:top w:val="single" w:sz="4" w:space="0" w:color="auto"/>
              <w:left w:val="nil"/>
              <w:right w:val="nil"/>
            </w:tcBorders>
            <w:shd w:val="clear" w:color="000000" w:fill="387990"/>
            <w:vAlign w:val="bottom"/>
            <w:hideMark/>
          </w:tcPr>
          <w:p w14:paraId="01920A57"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sidRPr="000D47E7">
              <w:rPr>
                <w:rFonts w:eastAsia="Times New Roman" w:cs="Times New Roman"/>
                <w:b/>
                <w:bCs/>
                <w:color w:val="FFFFFF"/>
                <w:sz w:val="20"/>
                <w:szCs w:val="20"/>
              </w:rPr>
              <w:t> </w:t>
            </w:r>
          </w:p>
          <w:p w14:paraId="1AEEF526" w14:textId="5AA35FD4" w:rsidR="0099719E" w:rsidRPr="000D47E7" w:rsidRDefault="0099719E" w:rsidP="00F27E8A">
            <w:pPr>
              <w:keepNext/>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Sig.</w:t>
            </w:r>
            <w:r w:rsidRPr="000D47E7">
              <w:rPr>
                <w:rFonts w:eastAsia="Times New Roman" w:cs="Times New Roman"/>
                <w:b/>
                <w:bCs/>
                <w:color w:val="FFFFFF"/>
                <w:sz w:val="20"/>
                <w:szCs w:val="20"/>
                <w:vertAlign w:val="superscript"/>
              </w:rPr>
              <w:t>c</w:t>
            </w:r>
            <w:proofErr w:type="spellEnd"/>
          </w:p>
        </w:tc>
      </w:tr>
      <w:tr w:rsidR="0099719E" w:rsidRPr="000D47E7" w14:paraId="1D03B811" w14:textId="77777777" w:rsidTr="0099719E">
        <w:tc>
          <w:tcPr>
            <w:tcW w:w="2340" w:type="dxa"/>
            <w:tcBorders>
              <w:top w:val="nil"/>
              <w:left w:val="nil"/>
              <w:bottom w:val="nil"/>
              <w:right w:val="nil"/>
            </w:tcBorders>
            <w:shd w:val="clear" w:color="000000" w:fill="387990"/>
            <w:noWrap/>
            <w:vAlign w:val="bottom"/>
            <w:hideMark/>
          </w:tcPr>
          <w:p w14:paraId="0974309D" w14:textId="77777777" w:rsidR="0099719E" w:rsidRPr="000D47E7" w:rsidRDefault="0099719E" w:rsidP="00F27E8A">
            <w:pPr>
              <w:keepNext/>
              <w:widowControl/>
              <w:spacing w:line="259" w:lineRule="auto"/>
              <w:rPr>
                <w:rFonts w:eastAsia="Times New Roman" w:cs="Times New Roman"/>
                <w:b/>
                <w:bCs/>
                <w:color w:val="FFFFFF"/>
                <w:sz w:val="20"/>
                <w:szCs w:val="20"/>
              </w:rPr>
            </w:pPr>
            <w:r w:rsidRPr="000D47E7">
              <w:rPr>
                <w:rFonts w:eastAsia="Times New Roman" w:cs="Times New Roman"/>
                <w:b/>
                <w:bCs/>
                <w:color w:val="FFFFFF"/>
                <w:sz w:val="20"/>
                <w:szCs w:val="20"/>
              </w:rPr>
              <w:t>Characteristic</w:t>
            </w:r>
          </w:p>
        </w:tc>
        <w:tc>
          <w:tcPr>
            <w:tcW w:w="932" w:type="dxa"/>
            <w:tcBorders>
              <w:top w:val="nil"/>
              <w:left w:val="nil"/>
              <w:bottom w:val="nil"/>
              <w:right w:val="nil"/>
            </w:tcBorders>
            <w:shd w:val="clear" w:color="000000" w:fill="387990"/>
            <w:vAlign w:val="bottom"/>
            <w:hideMark/>
          </w:tcPr>
          <w:p w14:paraId="4979AC16" w14:textId="5062B63A"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43" w:type="dxa"/>
            <w:tcBorders>
              <w:top w:val="nil"/>
              <w:left w:val="nil"/>
              <w:bottom w:val="nil"/>
              <w:right w:val="nil"/>
            </w:tcBorders>
            <w:shd w:val="clear" w:color="000000" w:fill="387990"/>
            <w:vAlign w:val="bottom"/>
          </w:tcPr>
          <w:p w14:paraId="5BCB928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597" w:type="dxa"/>
            <w:tcBorders>
              <w:top w:val="nil"/>
              <w:left w:val="nil"/>
              <w:bottom w:val="nil"/>
              <w:right w:val="nil"/>
            </w:tcBorders>
            <w:shd w:val="clear" w:color="000000" w:fill="387990"/>
            <w:vAlign w:val="bottom"/>
            <w:hideMark/>
          </w:tcPr>
          <w:p w14:paraId="2BC1D46F"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217" w:type="dxa"/>
            <w:tcBorders>
              <w:top w:val="nil"/>
              <w:left w:val="nil"/>
              <w:bottom w:val="nil"/>
              <w:right w:val="nil"/>
            </w:tcBorders>
            <w:shd w:val="clear" w:color="000000" w:fill="387990"/>
            <w:vAlign w:val="bottom"/>
            <w:hideMark/>
          </w:tcPr>
          <w:p w14:paraId="45FF7C6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931" w:type="dxa"/>
            <w:tcBorders>
              <w:top w:val="nil"/>
              <w:left w:val="nil"/>
              <w:bottom w:val="nil"/>
              <w:right w:val="nil"/>
            </w:tcBorders>
            <w:shd w:val="clear" w:color="000000" w:fill="387990"/>
            <w:vAlign w:val="bottom"/>
            <w:hideMark/>
          </w:tcPr>
          <w:p w14:paraId="7554E365" w14:textId="6E57AD8D"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r w:rsidRPr="000D47E7">
              <w:rPr>
                <w:rFonts w:eastAsia="Times New Roman" w:cs="Times New Roman"/>
                <w:b/>
                <w:bCs/>
                <w:color w:val="FFFFFF"/>
                <w:sz w:val="20"/>
                <w:szCs w:val="20"/>
              </w:rPr>
              <w:t xml:space="preserve"> </w:t>
            </w:r>
            <w:proofErr w:type="gramStart"/>
            <w:r w:rsidRPr="000D47E7">
              <w:rPr>
                <w:rFonts w:eastAsia="Times New Roman" w:cs="Times New Roman"/>
                <w:b/>
                <w:bCs/>
                <w:color w:val="FFFFFF"/>
                <w:sz w:val="20"/>
                <w:szCs w:val="20"/>
              </w:rPr>
              <w:t>of</w:t>
            </w:r>
            <w:proofErr w:type="gramEnd"/>
            <w:r w:rsidRPr="000D47E7">
              <w:rPr>
                <w:rFonts w:eastAsia="Times New Roman" w:cs="Times New Roman"/>
                <w:b/>
                <w:bCs/>
                <w:color w:val="FFFFFF"/>
                <w:sz w:val="20"/>
                <w:szCs w:val="20"/>
              </w:rPr>
              <w:t xml:space="preserve"> poverty line</w:t>
            </w:r>
          </w:p>
        </w:tc>
        <w:tc>
          <w:tcPr>
            <w:tcW w:w="959" w:type="dxa"/>
            <w:tcBorders>
              <w:top w:val="nil"/>
              <w:left w:val="nil"/>
              <w:bottom w:val="nil"/>
              <w:right w:val="nil"/>
            </w:tcBorders>
            <w:shd w:val="clear" w:color="000000" w:fill="387990"/>
            <w:vAlign w:val="bottom"/>
          </w:tcPr>
          <w:p w14:paraId="54A48151"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29" w:type="dxa"/>
            <w:tcBorders>
              <w:top w:val="nil"/>
              <w:left w:val="nil"/>
              <w:bottom w:val="nil"/>
              <w:right w:val="nil"/>
            </w:tcBorders>
            <w:shd w:val="clear" w:color="000000" w:fill="387990"/>
            <w:vAlign w:val="bottom"/>
            <w:hideMark/>
          </w:tcPr>
          <w:p w14:paraId="4601E25B"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roofErr w:type="spellStart"/>
            <w:r w:rsidRPr="000D47E7">
              <w:rPr>
                <w:rFonts w:eastAsia="Times New Roman" w:cs="Times New Roman"/>
                <w:b/>
                <w:bCs/>
                <w:color w:val="FFFFFF"/>
                <w:sz w:val="20"/>
                <w:szCs w:val="20"/>
              </w:rPr>
              <w:t>n</w:t>
            </w:r>
            <w:r w:rsidRPr="000D47E7">
              <w:rPr>
                <w:rFonts w:eastAsia="Times New Roman" w:cs="Times New Roman"/>
                <w:b/>
                <w:bCs/>
                <w:color w:val="FFFFFF"/>
                <w:sz w:val="20"/>
                <w:szCs w:val="20"/>
                <w:vertAlign w:val="superscript"/>
              </w:rPr>
              <w:t>a</w:t>
            </w:r>
            <w:proofErr w:type="spellEnd"/>
          </w:p>
        </w:tc>
        <w:tc>
          <w:tcPr>
            <w:tcW w:w="542" w:type="dxa"/>
            <w:vMerge/>
            <w:tcBorders>
              <w:left w:val="nil"/>
              <w:bottom w:val="single" w:sz="4" w:space="0" w:color="auto"/>
              <w:right w:val="nil"/>
            </w:tcBorders>
            <w:shd w:val="clear" w:color="000000" w:fill="387990"/>
            <w:vAlign w:val="bottom"/>
            <w:hideMark/>
          </w:tcPr>
          <w:p w14:paraId="5155A668" w14:textId="59EF95D2"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720" w:type="dxa"/>
            <w:vMerge/>
            <w:tcBorders>
              <w:left w:val="nil"/>
              <w:bottom w:val="single" w:sz="4" w:space="0" w:color="auto"/>
              <w:right w:val="nil"/>
            </w:tcBorders>
            <w:shd w:val="clear" w:color="000000" w:fill="387990"/>
            <w:vAlign w:val="bottom"/>
            <w:hideMark/>
          </w:tcPr>
          <w:p w14:paraId="5DDDCC74" w14:textId="77777777" w:rsidR="0099719E" w:rsidRPr="000D47E7" w:rsidRDefault="0099719E" w:rsidP="00F27E8A">
            <w:pPr>
              <w:keepNext/>
              <w:widowControl/>
              <w:spacing w:line="259" w:lineRule="auto"/>
              <w:jc w:val="center"/>
              <w:rPr>
                <w:rFonts w:eastAsia="Times New Roman" w:cs="Times New Roman"/>
                <w:b/>
                <w:bCs/>
                <w:color w:val="FFFFFF"/>
                <w:sz w:val="20"/>
                <w:szCs w:val="20"/>
              </w:rPr>
            </w:pPr>
          </w:p>
        </w:tc>
        <w:tc>
          <w:tcPr>
            <w:tcW w:w="608" w:type="dxa"/>
            <w:vMerge/>
            <w:tcBorders>
              <w:left w:val="nil"/>
              <w:bottom w:val="single" w:sz="4" w:space="0" w:color="auto"/>
              <w:right w:val="nil"/>
            </w:tcBorders>
            <w:shd w:val="clear" w:color="000000" w:fill="387990"/>
            <w:vAlign w:val="bottom"/>
            <w:hideMark/>
          </w:tcPr>
          <w:p w14:paraId="20F974D4" w14:textId="61EAEBA7" w:rsidR="0099719E" w:rsidRPr="000D47E7" w:rsidRDefault="0099719E" w:rsidP="00F27E8A">
            <w:pPr>
              <w:keepNext/>
              <w:widowControl/>
              <w:spacing w:line="259" w:lineRule="auto"/>
              <w:jc w:val="center"/>
              <w:rPr>
                <w:rFonts w:eastAsia="Times New Roman" w:cs="Times New Roman"/>
                <w:b/>
                <w:bCs/>
                <w:color w:val="FFFFFF"/>
                <w:sz w:val="20"/>
                <w:szCs w:val="20"/>
              </w:rPr>
            </w:pPr>
          </w:p>
        </w:tc>
      </w:tr>
      <w:tr w:rsidR="0099719E" w:rsidRPr="000D47E7" w14:paraId="272E8CF8" w14:textId="77777777" w:rsidTr="00D91B76">
        <w:tc>
          <w:tcPr>
            <w:tcW w:w="2340" w:type="dxa"/>
            <w:tcBorders>
              <w:top w:val="single" w:sz="4" w:space="0" w:color="auto"/>
              <w:left w:val="nil"/>
              <w:bottom w:val="single" w:sz="4" w:space="0" w:color="auto"/>
              <w:right w:val="nil"/>
            </w:tcBorders>
            <w:shd w:val="clear" w:color="auto" w:fill="auto"/>
            <w:noWrap/>
            <w:vAlign w:val="center"/>
            <w:hideMark/>
          </w:tcPr>
          <w:p w14:paraId="32B92FDB" w14:textId="77777777" w:rsidR="00BE28B9" w:rsidRPr="000D47E7" w:rsidRDefault="00BE28B9" w:rsidP="00BE28B9">
            <w:pPr>
              <w:keepNext/>
              <w:widowControl/>
              <w:spacing w:line="259" w:lineRule="auto"/>
              <w:rPr>
                <w:rFonts w:eastAsia="Times New Roman" w:cs="Times New Roman"/>
                <w:b/>
                <w:bCs/>
                <w:sz w:val="20"/>
                <w:szCs w:val="20"/>
              </w:rPr>
            </w:pPr>
            <w:r w:rsidRPr="000D47E7">
              <w:rPr>
                <w:rFonts w:eastAsia="Times New Roman" w:cs="Times New Roman"/>
                <w:b/>
                <w:bCs/>
                <w:sz w:val="20"/>
                <w:szCs w:val="20"/>
              </w:rPr>
              <w:t>All households</w:t>
            </w:r>
          </w:p>
        </w:tc>
        <w:tc>
          <w:tcPr>
            <w:tcW w:w="932" w:type="dxa"/>
            <w:tcBorders>
              <w:top w:val="single" w:sz="4" w:space="0" w:color="auto"/>
              <w:left w:val="nil"/>
              <w:bottom w:val="single" w:sz="4" w:space="0" w:color="auto"/>
              <w:right w:val="nil"/>
            </w:tcBorders>
            <w:shd w:val="clear" w:color="auto" w:fill="auto"/>
            <w:vAlign w:val="center"/>
          </w:tcPr>
          <w:p w14:paraId="056DA992" w14:textId="7C72C59A" w:rsidR="00BE28B9" w:rsidRPr="000D47E7" w:rsidRDefault="00BE28B9" w:rsidP="00BE28B9">
            <w:pPr>
              <w:keepNext/>
              <w:widowControl/>
              <w:spacing w:line="259" w:lineRule="auto"/>
              <w:jc w:val="center"/>
              <w:rPr>
                <w:rFonts w:eastAsia="Times New Roman" w:cs="Times New Roman"/>
                <w:sz w:val="20"/>
                <w:szCs w:val="20"/>
              </w:rPr>
            </w:pPr>
          </w:p>
        </w:tc>
        <w:tc>
          <w:tcPr>
            <w:tcW w:w="943" w:type="dxa"/>
            <w:tcBorders>
              <w:top w:val="single" w:sz="4" w:space="0" w:color="auto"/>
              <w:left w:val="nil"/>
              <w:bottom w:val="single" w:sz="4" w:space="0" w:color="auto"/>
              <w:right w:val="nil"/>
            </w:tcBorders>
            <w:vAlign w:val="center"/>
          </w:tcPr>
          <w:p w14:paraId="5B0F04AE" w14:textId="7D4C8AB9" w:rsidR="00BE28B9" w:rsidRPr="000D47E7" w:rsidRDefault="00BE28B9" w:rsidP="00BE28B9">
            <w:pPr>
              <w:keepNext/>
              <w:widowControl/>
              <w:spacing w:line="259" w:lineRule="auto"/>
              <w:jc w:val="center"/>
              <w:rPr>
                <w:rFonts w:eastAsia="Times New Roman" w:cs="Times New Roman"/>
                <w:sz w:val="20"/>
                <w:szCs w:val="20"/>
              </w:rPr>
            </w:pPr>
          </w:p>
        </w:tc>
        <w:tc>
          <w:tcPr>
            <w:tcW w:w="597" w:type="dxa"/>
            <w:tcBorders>
              <w:top w:val="single" w:sz="4" w:space="0" w:color="auto"/>
              <w:left w:val="nil"/>
              <w:bottom w:val="single" w:sz="4" w:space="0" w:color="auto"/>
              <w:right w:val="nil"/>
            </w:tcBorders>
            <w:shd w:val="clear" w:color="auto" w:fill="auto"/>
            <w:vAlign w:val="center"/>
          </w:tcPr>
          <w:p w14:paraId="6A335B5A" w14:textId="1359F65A" w:rsidR="00BE28B9" w:rsidRPr="000D47E7" w:rsidRDefault="00BE28B9" w:rsidP="00BE28B9">
            <w:pPr>
              <w:keepNext/>
              <w:widowControl/>
              <w:spacing w:line="259" w:lineRule="auto"/>
              <w:jc w:val="center"/>
              <w:rPr>
                <w:rFonts w:eastAsia="Times New Roman" w:cs="Times New Roman"/>
                <w:sz w:val="20"/>
                <w:szCs w:val="20"/>
              </w:rPr>
            </w:pPr>
          </w:p>
        </w:tc>
        <w:tc>
          <w:tcPr>
            <w:tcW w:w="217" w:type="dxa"/>
            <w:tcBorders>
              <w:top w:val="single" w:sz="4" w:space="0" w:color="auto"/>
              <w:left w:val="nil"/>
              <w:bottom w:val="single" w:sz="4" w:space="0" w:color="auto"/>
              <w:right w:val="nil"/>
            </w:tcBorders>
            <w:shd w:val="clear" w:color="auto" w:fill="auto"/>
            <w:vAlign w:val="center"/>
          </w:tcPr>
          <w:p w14:paraId="4F448B39" w14:textId="77777777" w:rsidR="00BE28B9" w:rsidRPr="000D47E7" w:rsidRDefault="00BE28B9" w:rsidP="00BE28B9">
            <w:pPr>
              <w:keepNext/>
              <w:widowControl/>
              <w:spacing w:line="259" w:lineRule="auto"/>
              <w:jc w:val="center"/>
              <w:rPr>
                <w:rFonts w:eastAsia="Times New Roman" w:cs="Times New Roman"/>
                <w:b/>
                <w:bCs/>
                <w:sz w:val="20"/>
                <w:szCs w:val="20"/>
              </w:rPr>
            </w:pPr>
          </w:p>
        </w:tc>
        <w:tc>
          <w:tcPr>
            <w:tcW w:w="931" w:type="dxa"/>
            <w:tcBorders>
              <w:top w:val="single" w:sz="4" w:space="0" w:color="auto"/>
              <w:left w:val="nil"/>
              <w:bottom w:val="single" w:sz="4" w:space="0" w:color="auto"/>
              <w:right w:val="nil"/>
            </w:tcBorders>
            <w:shd w:val="clear" w:color="auto" w:fill="auto"/>
            <w:vAlign w:val="center"/>
          </w:tcPr>
          <w:p w14:paraId="139DE965" w14:textId="0EFCCD3A" w:rsidR="00BE28B9" w:rsidRPr="000D47E7" w:rsidRDefault="00BE28B9" w:rsidP="00BE28B9">
            <w:pPr>
              <w:keepNext/>
              <w:widowControl/>
              <w:spacing w:line="259" w:lineRule="auto"/>
              <w:jc w:val="center"/>
              <w:rPr>
                <w:rFonts w:eastAsia="Times New Roman" w:cs="Times New Roman"/>
                <w:b/>
                <w:bCs/>
                <w:sz w:val="20"/>
                <w:szCs w:val="20"/>
              </w:rPr>
            </w:pPr>
          </w:p>
        </w:tc>
        <w:tc>
          <w:tcPr>
            <w:tcW w:w="959" w:type="dxa"/>
            <w:tcBorders>
              <w:top w:val="single" w:sz="4" w:space="0" w:color="auto"/>
              <w:left w:val="nil"/>
              <w:bottom w:val="single" w:sz="4" w:space="0" w:color="auto"/>
              <w:right w:val="nil"/>
            </w:tcBorders>
            <w:vAlign w:val="center"/>
          </w:tcPr>
          <w:p w14:paraId="2C0F7972" w14:textId="38F7A189" w:rsidR="00BE28B9" w:rsidRPr="000D47E7" w:rsidRDefault="00BE28B9" w:rsidP="00BE28B9">
            <w:pPr>
              <w:keepNext/>
              <w:widowControl/>
              <w:spacing w:line="259" w:lineRule="auto"/>
              <w:jc w:val="center"/>
              <w:rPr>
                <w:rFonts w:eastAsia="Times New Roman" w:cs="Times New Roman"/>
                <w:b/>
                <w:bCs/>
                <w:sz w:val="20"/>
                <w:szCs w:val="20"/>
              </w:rPr>
            </w:pPr>
          </w:p>
        </w:tc>
        <w:tc>
          <w:tcPr>
            <w:tcW w:w="629" w:type="dxa"/>
            <w:tcBorders>
              <w:top w:val="single" w:sz="4" w:space="0" w:color="auto"/>
              <w:left w:val="nil"/>
              <w:bottom w:val="single" w:sz="4" w:space="0" w:color="auto"/>
              <w:right w:val="nil"/>
            </w:tcBorders>
            <w:shd w:val="clear" w:color="auto" w:fill="auto"/>
            <w:vAlign w:val="center"/>
          </w:tcPr>
          <w:p w14:paraId="68B2D544" w14:textId="24610488" w:rsidR="00BE28B9" w:rsidRPr="000D47E7" w:rsidRDefault="00BE28B9" w:rsidP="00BE28B9">
            <w:pPr>
              <w:keepNext/>
              <w:widowControl/>
              <w:spacing w:line="259" w:lineRule="auto"/>
              <w:jc w:val="center"/>
              <w:rPr>
                <w:rFonts w:eastAsia="Times New Roman" w:cs="Times New Roman"/>
                <w:b/>
                <w:bCs/>
                <w:sz w:val="20"/>
                <w:szCs w:val="20"/>
              </w:rPr>
            </w:pPr>
          </w:p>
        </w:tc>
        <w:tc>
          <w:tcPr>
            <w:tcW w:w="542" w:type="dxa"/>
            <w:tcBorders>
              <w:top w:val="nil"/>
              <w:left w:val="nil"/>
              <w:bottom w:val="single" w:sz="4" w:space="0" w:color="auto"/>
              <w:right w:val="nil"/>
            </w:tcBorders>
            <w:shd w:val="clear" w:color="auto" w:fill="auto"/>
            <w:vAlign w:val="center"/>
          </w:tcPr>
          <w:p w14:paraId="2FAC7D27" w14:textId="54D90350" w:rsidR="00BE28B9" w:rsidRPr="000D47E7" w:rsidRDefault="00BE28B9" w:rsidP="00BE28B9">
            <w:pPr>
              <w:keepNext/>
              <w:widowControl/>
              <w:spacing w:line="259" w:lineRule="auto"/>
              <w:jc w:val="center"/>
              <w:rPr>
                <w:rFonts w:eastAsia="Times New Roman" w:cs="Times New Roman"/>
                <w:b/>
                <w:bCs/>
                <w:sz w:val="20"/>
                <w:szCs w:val="20"/>
              </w:rPr>
            </w:pPr>
          </w:p>
        </w:tc>
        <w:tc>
          <w:tcPr>
            <w:tcW w:w="720" w:type="dxa"/>
            <w:tcBorders>
              <w:top w:val="nil"/>
              <w:left w:val="nil"/>
              <w:bottom w:val="single" w:sz="4" w:space="0" w:color="auto"/>
              <w:right w:val="nil"/>
            </w:tcBorders>
            <w:shd w:val="clear" w:color="auto" w:fill="auto"/>
            <w:vAlign w:val="center"/>
          </w:tcPr>
          <w:p w14:paraId="074A06C8" w14:textId="32DFF579" w:rsidR="00BE28B9" w:rsidRPr="000D47E7" w:rsidRDefault="00BE28B9" w:rsidP="00BE28B9">
            <w:pPr>
              <w:keepNext/>
              <w:widowControl/>
              <w:spacing w:line="259" w:lineRule="auto"/>
              <w:jc w:val="center"/>
              <w:rPr>
                <w:rFonts w:eastAsia="Times New Roman" w:cs="Times New Roman"/>
                <w:b/>
                <w:bCs/>
                <w:sz w:val="20"/>
                <w:szCs w:val="20"/>
              </w:rPr>
            </w:pPr>
          </w:p>
        </w:tc>
        <w:tc>
          <w:tcPr>
            <w:tcW w:w="608" w:type="dxa"/>
            <w:tcBorders>
              <w:top w:val="nil"/>
              <w:left w:val="nil"/>
              <w:bottom w:val="single" w:sz="4" w:space="0" w:color="auto"/>
              <w:right w:val="nil"/>
            </w:tcBorders>
            <w:shd w:val="clear" w:color="auto" w:fill="auto"/>
            <w:vAlign w:val="center"/>
          </w:tcPr>
          <w:p w14:paraId="3DF2D051" w14:textId="4762C302" w:rsidR="00BE28B9" w:rsidRPr="000D47E7" w:rsidRDefault="00BE28B9" w:rsidP="00BE28B9">
            <w:pPr>
              <w:keepNext/>
              <w:widowControl/>
              <w:spacing w:line="259" w:lineRule="auto"/>
              <w:jc w:val="center"/>
              <w:rPr>
                <w:rFonts w:eastAsia="Times New Roman" w:cs="Times New Roman"/>
                <w:b/>
                <w:bCs/>
                <w:sz w:val="20"/>
                <w:szCs w:val="20"/>
              </w:rPr>
            </w:pPr>
          </w:p>
        </w:tc>
      </w:tr>
      <w:tr w:rsidR="0099719E" w:rsidRPr="000D47E7" w14:paraId="1C9BEC8F"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3FE2BBE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Gendered household type</w:t>
            </w:r>
          </w:p>
        </w:tc>
        <w:tc>
          <w:tcPr>
            <w:tcW w:w="943" w:type="dxa"/>
            <w:tcBorders>
              <w:top w:val="nil"/>
              <w:left w:val="nil"/>
              <w:bottom w:val="single" w:sz="4" w:space="0" w:color="auto"/>
              <w:right w:val="nil"/>
            </w:tcBorders>
            <w:shd w:val="clear" w:color="000000" w:fill="DBE7F3"/>
          </w:tcPr>
          <w:p w14:paraId="784F03B3"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0A4DDD1F"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6828A1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79D1A154"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7A271344"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81B0C5E"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50B644F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7B7FC6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6FF81DCB"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27A7A3A9" w14:textId="77777777" w:rsidTr="00A0621A">
        <w:tc>
          <w:tcPr>
            <w:tcW w:w="2340" w:type="dxa"/>
            <w:tcBorders>
              <w:top w:val="nil"/>
              <w:left w:val="nil"/>
              <w:bottom w:val="single" w:sz="4" w:space="0" w:color="auto"/>
              <w:right w:val="nil"/>
            </w:tcBorders>
            <w:shd w:val="clear" w:color="auto" w:fill="auto"/>
            <w:vAlign w:val="center"/>
            <w:hideMark/>
          </w:tcPr>
          <w:p w14:paraId="24CEEE83"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and female adults</w:t>
            </w:r>
          </w:p>
        </w:tc>
        <w:tc>
          <w:tcPr>
            <w:tcW w:w="932" w:type="dxa"/>
            <w:tcBorders>
              <w:top w:val="nil"/>
              <w:left w:val="nil"/>
              <w:bottom w:val="single" w:sz="4" w:space="0" w:color="auto"/>
              <w:right w:val="nil"/>
            </w:tcBorders>
            <w:shd w:val="clear" w:color="auto" w:fill="auto"/>
            <w:vAlign w:val="center"/>
            <w:hideMark/>
          </w:tcPr>
          <w:p w14:paraId="31A0D2C9"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C32F88"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0324F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6BADBFD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3A4AC97"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F7DD37A"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926D91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264400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3AF8DDDA"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863CC75"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42F123D6" w14:textId="77777777" w:rsidTr="00A0621A">
        <w:tc>
          <w:tcPr>
            <w:tcW w:w="2340" w:type="dxa"/>
            <w:tcBorders>
              <w:top w:val="nil"/>
              <w:left w:val="nil"/>
              <w:bottom w:val="single" w:sz="4" w:space="0" w:color="auto"/>
              <w:right w:val="nil"/>
            </w:tcBorders>
            <w:shd w:val="clear" w:color="auto" w:fill="auto"/>
            <w:vAlign w:val="center"/>
            <w:hideMark/>
          </w:tcPr>
          <w:p w14:paraId="653E47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Female adults only</w:t>
            </w:r>
          </w:p>
        </w:tc>
        <w:tc>
          <w:tcPr>
            <w:tcW w:w="932" w:type="dxa"/>
            <w:tcBorders>
              <w:top w:val="nil"/>
              <w:left w:val="nil"/>
              <w:bottom w:val="single" w:sz="4" w:space="0" w:color="auto"/>
              <w:right w:val="nil"/>
            </w:tcBorders>
            <w:shd w:val="clear" w:color="auto" w:fill="auto"/>
            <w:vAlign w:val="center"/>
            <w:hideMark/>
          </w:tcPr>
          <w:p w14:paraId="21429564"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1269E23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03172282"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29938B4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1C51EEAC"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E3DED7E"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78CCA64E"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E14ECA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3C6C4B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B756D5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7860C167" w14:textId="77777777" w:rsidTr="00A0621A">
        <w:tc>
          <w:tcPr>
            <w:tcW w:w="2340" w:type="dxa"/>
            <w:tcBorders>
              <w:top w:val="nil"/>
              <w:left w:val="nil"/>
              <w:bottom w:val="single" w:sz="4" w:space="0" w:color="auto"/>
              <w:right w:val="nil"/>
            </w:tcBorders>
            <w:shd w:val="clear" w:color="auto" w:fill="auto"/>
            <w:vAlign w:val="center"/>
            <w:hideMark/>
          </w:tcPr>
          <w:p w14:paraId="37F8922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Male adults only</w:t>
            </w:r>
          </w:p>
        </w:tc>
        <w:tc>
          <w:tcPr>
            <w:tcW w:w="932" w:type="dxa"/>
            <w:tcBorders>
              <w:top w:val="nil"/>
              <w:left w:val="nil"/>
              <w:bottom w:val="single" w:sz="4" w:space="0" w:color="auto"/>
              <w:right w:val="nil"/>
            </w:tcBorders>
            <w:shd w:val="clear" w:color="auto" w:fill="auto"/>
            <w:vAlign w:val="center"/>
            <w:hideMark/>
          </w:tcPr>
          <w:p w14:paraId="560C7C1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38029ECF"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793341A"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542BF88"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CBAA87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FDC96F9"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C989079"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3EB2669"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F2D4351"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67C449B"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8E7F926" w14:textId="77777777" w:rsidTr="00A0621A">
        <w:tc>
          <w:tcPr>
            <w:tcW w:w="2340" w:type="dxa"/>
            <w:tcBorders>
              <w:top w:val="nil"/>
              <w:left w:val="nil"/>
              <w:bottom w:val="single" w:sz="4" w:space="0" w:color="auto"/>
              <w:right w:val="nil"/>
            </w:tcBorders>
            <w:shd w:val="clear" w:color="auto" w:fill="auto"/>
            <w:vAlign w:val="center"/>
            <w:hideMark/>
          </w:tcPr>
          <w:p w14:paraId="32E8771E"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Children only</w:t>
            </w:r>
          </w:p>
        </w:tc>
        <w:tc>
          <w:tcPr>
            <w:tcW w:w="932" w:type="dxa"/>
            <w:tcBorders>
              <w:top w:val="nil"/>
              <w:left w:val="nil"/>
              <w:bottom w:val="single" w:sz="4" w:space="0" w:color="auto"/>
              <w:right w:val="nil"/>
            </w:tcBorders>
            <w:shd w:val="clear" w:color="auto" w:fill="auto"/>
            <w:vAlign w:val="center"/>
            <w:hideMark/>
          </w:tcPr>
          <w:p w14:paraId="1B2E868D"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2ECA217"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B13488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DD1A29B"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0E57E60F"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D218771"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A55EA8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D12BC71"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52D429DE"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0571C5D"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6CFE163" w14:textId="77777777" w:rsidTr="0099719E">
        <w:tc>
          <w:tcPr>
            <w:tcW w:w="3272" w:type="dxa"/>
            <w:gridSpan w:val="2"/>
            <w:tcBorders>
              <w:top w:val="single" w:sz="4" w:space="0" w:color="auto"/>
              <w:left w:val="nil"/>
              <w:bottom w:val="single" w:sz="4" w:space="0" w:color="auto"/>
              <w:right w:val="nil"/>
            </w:tcBorders>
            <w:shd w:val="clear" w:color="000000" w:fill="DBE7F3"/>
            <w:noWrap/>
            <w:vAlign w:val="center"/>
            <w:hideMark/>
          </w:tcPr>
          <w:p w14:paraId="164DE6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education</w:t>
            </w:r>
          </w:p>
        </w:tc>
        <w:tc>
          <w:tcPr>
            <w:tcW w:w="943" w:type="dxa"/>
            <w:tcBorders>
              <w:top w:val="nil"/>
              <w:left w:val="nil"/>
              <w:bottom w:val="single" w:sz="4" w:space="0" w:color="auto"/>
              <w:right w:val="nil"/>
            </w:tcBorders>
            <w:shd w:val="clear" w:color="000000" w:fill="DBE7F3"/>
          </w:tcPr>
          <w:p w14:paraId="4598F85C"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noWrap/>
            <w:vAlign w:val="center"/>
            <w:hideMark/>
          </w:tcPr>
          <w:p w14:paraId="187CC142"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noWrap/>
            <w:vAlign w:val="center"/>
            <w:hideMark/>
          </w:tcPr>
          <w:p w14:paraId="050EC0A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noWrap/>
            <w:vAlign w:val="center"/>
            <w:hideMark/>
          </w:tcPr>
          <w:p w14:paraId="220222BC"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46FB4C21"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noWrap/>
            <w:vAlign w:val="center"/>
            <w:hideMark/>
          </w:tcPr>
          <w:p w14:paraId="31A472EB"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noWrap/>
            <w:vAlign w:val="center"/>
            <w:hideMark/>
          </w:tcPr>
          <w:p w14:paraId="0CD96E8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noWrap/>
            <w:vAlign w:val="center"/>
            <w:hideMark/>
          </w:tcPr>
          <w:p w14:paraId="0C72CE26"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2B5B40C0" w14:textId="77777777" w:rsidR="00BE28B9" w:rsidRPr="000D47E7" w:rsidRDefault="00BE28B9" w:rsidP="00BE28B9">
            <w:pPr>
              <w:widowControl/>
              <w:spacing w:line="259" w:lineRule="auto"/>
              <w:jc w:val="center"/>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5EE436D8" w14:textId="77777777" w:rsidTr="00A0621A">
        <w:tc>
          <w:tcPr>
            <w:tcW w:w="2340" w:type="dxa"/>
            <w:tcBorders>
              <w:top w:val="nil"/>
              <w:left w:val="nil"/>
              <w:bottom w:val="single" w:sz="4" w:space="0" w:color="auto"/>
              <w:right w:val="nil"/>
            </w:tcBorders>
            <w:shd w:val="clear" w:color="auto" w:fill="auto"/>
            <w:noWrap/>
            <w:vAlign w:val="center"/>
            <w:hideMark/>
          </w:tcPr>
          <w:p w14:paraId="5006726C"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No education</w:t>
            </w:r>
          </w:p>
        </w:tc>
        <w:tc>
          <w:tcPr>
            <w:tcW w:w="932" w:type="dxa"/>
            <w:tcBorders>
              <w:top w:val="nil"/>
              <w:left w:val="nil"/>
              <w:bottom w:val="single" w:sz="4" w:space="0" w:color="auto"/>
              <w:right w:val="nil"/>
            </w:tcBorders>
            <w:shd w:val="clear" w:color="auto" w:fill="auto"/>
            <w:vAlign w:val="center"/>
            <w:hideMark/>
          </w:tcPr>
          <w:p w14:paraId="226082CF"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6B87166A"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873CAD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4D391DA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3327192"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13BBDD6"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BEEA5BD"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1D592C30"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0100EFD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BFD48F2"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7F49528" w14:textId="77777777" w:rsidTr="00A0621A">
        <w:tc>
          <w:tcPr>
            <w:tcW w:w="2340" w:type="dxa"/>
            <w:tcBorders>
              <w:top w:val="nil"/>
              <w:left w:val="nil"/>
              <w:bottom w:val="single" w:sz="4" w:space="0" w:color="auto"/>
              <w:right w:val="nil"/>
            </w:tcBorders>
            <w:shd w:val="clear" w:color="auto" w:fill="auto"/>
            <w:noWrap/>
            <w:vAlign w:val="center"/>
            <w:hideMark/>
          </w:tcPr>
          <w:p w14:paraId="7418D40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Less than primary</w:t>
            </w:r>
          </w:p>
        </w:tc>
        <w:tc>
          <w:tcPr>
            <w:tcW w:w="932" w:type="dxa"/>
            <w:tcBorders>
              <w:top w:val="nil"/>
              <w:left w:val="nil"/>
              <w:bottom w:val="single" w:sz="4" w:space="0" w:color="auto"/>
              <w:right w:val="nil"/>
            </w:tcBorders>
            <w:shd w:val="clear" w:color="auto" w:fill="auto"/>
            <w:vAlign w:val="center"/>
            <w:hideMark/>
          </w:tcPr>
          <w:p w14:paraId="778ABA5A"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201BF653"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BC589B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414132"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266EDDA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0639216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8C299C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3C920D5B"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A174063"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790DF81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299EEF31" w14:textId="77777777" w:rsidTr="00A0621A">
        <w:tc>
          <w:tcPr>
            <w:tcW w:w="2340" w:type="dxa"/>
            <w:tcBorders>
              <w:top w:val="nil"/>
              <w:left w:val="nil"/>
              <w:bottom w:val="single" w:sz="4" w:space="0" w:color="auto"/>
              <w:right w:val="nil"/>
            </w:tcBorders>
            <w:shd w:val="clear" w:color="auto" w:fill="auto"/>
            <w:noWrap/>
            <w:vAlign w:val="center"/>
            <w:hideMark/>
          </w:tcPr>
          <w:p w14:paraId="6D0AD58D"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primary</w:t>
            </w:r>
          </w:p>
        </w:tc>
        <w:tc>
          <w:tcPr>
            <w:tcW w:w="932" w:type="dxa"/>
            <w:tcBorders>
              <w:top w:val="nil"/>
              <w:left w:val="nil"/>
              <w:bottom w:val="single" w:sz="4" w:space="0" w:color="auto"/>
              <w:right w:val="nil"/>
            </w:tcBorders>
            <w:shd w:val="clear" w:color="auto" w:fill="auto"/>
            <w:vAlign w:val="center"/>
            <w:hideMark/>
          </w:tcPr>
          <w:p w14:paraId="53AF810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F4C3BB"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5F059188"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73ACFBE0"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4E47A8AD"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2E1EC8B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6E0611F4"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9EBADCE"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6177B4E4"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8636ED0"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56E601CD" w14:textId="77777777" w:rsidTr="00A0621A">
        <w:tc>
          <w:tcPr>
            <w:tcW w:w="2340" w:type="dxa"/>
            <w:tcBorders>
              <w:top w:val="nil"/>
              <w:left w:val="nil"/>
              <w:bottom w:val="single" w:sz="4" w:space="0" w:color="auto"/>
              <w:right w:val="nil"/>
            </w:tcBorders>
            <w:shd w:val="clear" w:color="auto" w:fill="auto"/>
            <w:noWrap/>
            <w:vAlign w:val="center"/>
            <w:hideMark/>
          </w:tcPr>
          <w:p w14:paraId="514AE52B"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Completed secondary</w:t>
            </w:r>
          </w:p>
        </w:tc>
        <w:tc>
          <w:tcPr>
            <w:tcW w:w="932" w:type="dxa"/>
            <w:tcBorders>
              <w:top w:val="nil"/>
              <w:left w:val="nil"/>
              <w:bottom w:val="single" w:sz="4" w:space="0" w:color="auto"/>
              <w:right w:val="nil"/>
            </w:tcBorders>
            <w:shd w:val="clear" w:color="auto" w:fill="auto"/>
            <w:vAlign w:val="center"/>
            <w:hideMark/>
          </w:tcPr>
          <w:p w14:paraId="41468F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AFE8B90"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223CDDA5"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40FBD9D"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AE9EC21"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3B147B64"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BCE7728"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5ABE0C7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47F18115"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16F1D787"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348D94FA" w14:textId="77777777" w:rsidTr="00A0621A">
        <w:tc>
          <w:tcPr>
            <w:tcW w:w="2340" w:type="dxa"/>
            <w:tcBorders>
              <w:top w:val="nil"/>
              <w:left w:val="nil"/>
              <w:bottom w:val="single" w:sz="4" w:space="0" w:color="auto"/>
              <w:right w:val="nil"/>
            </w:tcBorders>
            <w:shd w:val="clear" w:color="auto" w:fill="auto"/>
            <w:noWrap/>
            <w:vAlign w:val="center"/>
            <w:hideMark/>
          </w:tcPr>
          <w:p w14:paraId="50DFF24F"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Higher</w:t>
            </w:r>
          </w:p>
        </w:tc>
        <w:tc>
          <w:tcPr>
            <w:tcW w:w="932" w:type="dxa"/>
            <w:tcBorders>
              <w:top w:val="nil"/>
              <w:left w:val="nil"/>
              <w:bottom w:val="single" w:sz="4" w:space="0" w:color="auto"/>
              <w:right w:val="nil"/>
            </w:tcBorders>
            <w:shd w:val="clear" w:color="auto" w:fill="auto"/>
            <w:vAlign w:val="center"/>
            <w:hideMark/>
          </w:tcPr>
          <w:p w14:paraId="3A5F9C90"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1060E51"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605FF046"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5B9185C5"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78C5C1C9"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55A83973"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31B0CD51"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66C15C6A"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3032CFF"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4BE1E7FC"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15F2483" w14:textId="77777777" w:rsidTr="0099719E">
        <w:tc>
          <w:tcPr>
            <w:tcW w:w="2340" w:type="dxa"/>
            <w:tcBorders>
              <w:top w:val="nil"/>
              <w:left w:val="nil"/>
              <w:bottom w:val="single" w:sz="4" w:space="0" w:color="auto"/>
              <w:right w:val="nil"/>
            </w:tcBorders>
            <w:shd w:val="clear" w:color="000000" w:fill="DBE7F3"/>
            <w:vAlign w:val="center"/>
            <w:hideMark/>
          </w:tcPr>
          <w:p w14:paraId="3698F9E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Household hunger</w:t>
            </w:r>
          </w:p>
        </w:tc>
        <w:tc>
          <w:tcPr>
            <w:tcW w:w="932" w:type="dxa"/>
            <w:tcBorders>
              <w:top w:val="nil"/>
              <w:left w:val="nil"/>
              <w:bottom w:val="single" w:sz="4" w:space="0" w:color="auto"/>
              <w:right w:val="nil"/>
            </w:tcBorders>
            <w:shd w:val="clear" w:color="000000" w:fill="DBE7F3"/>
            <w:vAlign w:val="center"/>
            <w:hideMark/>
          </w:tcPr>
          <w:p w14:paraId="25B8373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43" w:type="dxa"/>
            <w:tcBorders>
              <w:top w:val="nil"/>
              <w:left w:val="nil"/>
              <w:bottom w:val="single" w:sz="4" w:space="0" w:color="auto"/>
              <w:right w:val="nil"/>
            </w:tcBorders>
            <w:shd w:val="clear" w:color="000000" w:fill="DBE7F3"/>
          </w:tcPr>
          <w:p w14:paraId="272BDF9A" w14:textId="77777777" w:rsidR="00BE28B9" w:rsidRPr="000D47E7" w:rsidRDefault="00BE28B9" w:rsidP="00BE28B9">
            <w:pPr>
              <w:widowControl/>
              <w:spacing w:line="259" w:lineRule="auto"/>
              <w:rPr>
                <w:rFonts w:eastAsia="Times New Roman" w:cs="Times New Roman"/>
                <w:b/>
                <w:bCs/>
                <w:color w:val="auto"/>
                <w:sz w:val="20"/>
                <w:szCs w:val="20"/>
              </w:rPr>
            </w:pPr>
          </w:p>
        </w:tc>
        <w:tc>
          <w:tcPr>
            <w:tcW w:w="597" w:type="dxa"/>
            <w:tcBorders>
              <w:top w:val="nil"/>
              <w:left w:val="nil"/>
              <w:bottom w:val="single" w:sz="4" w:space="0" w:color="auto"/>
              <w:right w:val="nil"/>
            </w:tcBorders>
            <w:shd w:val="clear" w:color="000000" w:fill="DBE7F3"/>
            <w:vAlign w:val="center"/>
            <w:hideMark/>
          </w:tcPr>
          <w:p w14:paraId="592DD28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217" w:type="dxa"/>
            <w:tcBorders>
              <w:top w:val="nil"/>
              <w:left w:val="nil"/>
              <w:bottom w:val="single" w:sz="4" w:space="0" w:color="auto"/>
              <w:right w:val="nil"/>
            </w:tcBorders>
            <w:shd w:val="clear" w:color="000000" w:fill="DBE7F3"/>
            <w:vAlign w:val="center"/>
            <w:hideMark/>
          </w:tcPr>
          <w:p w14:paraId="4DF1D4F0"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31" w:type="dxa"/>
            <w:tcBorders>
              <w:top w:val="nil"/>
              <w:left w:val="nil"/>
              <w:bottom w:val="single" w:sz="4" w:space="0" w:color="auto"/>
              <w:right w:val="nil"/>
            </w:tcBorders>
            <w:shd w:val="clear" w:color="000000" w:fill="DBE7F3"/>
            <w:vAlign w:val="center"/>
            <w:hideMark/>
          </w:tcPr>
          <w:p w14:paraId="5182E3DD"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959" w:type="dxa"/>
            <w:tcBorders>
              <w:top w:val="nil"/>
              <w:left w:val="nil"/>
              <w:bottom w:val="single" w:sz="4" w:space="0" w:color="auto"/>
              <w:right w:val="nil"/>
            </w:tcBorders>
            <w:shd w:val="clear" w:color="000000" w:fill="DBE7F3"/>
          </w:tcPr>
          <w:p w14:paraId="256C659C" w14:textId="77777777" w:rsidR="00BE28B9" w:rsidRPr="000D47E7" w:rsidRDefault="00BE28B9" w:rsidP="00BE28B9">
            <w:pPr>
              <w:widowControl/>
              <w:spacing w:line="259" w:lineRule="auto"/>
              <w:rPr>
                <w:rFonts w:eastAsia="Times New Roman" w:cs="Times New Roman"/>
                <w:b/>
                <w:bCs/>
                <w:color w:val="auto"/>
                <w:sz w:val="20"/>
                <w:szCs w:val="20"/>
              </w:rPr>
            </w:pPr>
          </w:p>
        </w:tc>
        <w:tc>
          <w:tcPr>
            <w:tcW w:w="629" w:type="dxa"/>
            <w:tcBorders>
              <w:top w:val="nil"/>
              <w:left w:val="nil"/>
              <w:bottom w:val="single" w:sz="4" w:space="0" w:color="auto"/>
              <w:right w:val="nil"/>
            </w:tcBorders>
            <w:shd w:val="clear" w:color="000000" w:fill="DBE7F3"/>
            <w:vAlign w:val="center"/>
            <w:hideMark/>
          </w:tcPr>
          <w:p w14:paraId="4A82E0B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542" w:type="dxa"/>
            <w:tcBorders>
              <w:top w:val="nil"/>
              <w:left w:val="nil"/>
              <w:bottom w:val="single" w:sz="4" w:space="0" w:color="auto"/>
              <w:right w:val="nil"/>
            </w:tcBorders>
            <w:shd w:val="clear" w:color="000000" w:fill="DBE7F3"/>
            <w:vAlign w:val="center"/>
            <w:hideMark/>
          </w:tcPr>
          <w:p w14:paraId="19F3E4E3"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720" w:type="dxa"/>
            <w:tcBorders>
              <w:top w:val="nil"/>
              <w:left w:val="nil"/>
              <w:bottom w:val="single" w:sz="4" w:space="0" w:color="auto"/>
              <w:right w:val="nil"/>
            </w:tcBorders>
            <w:shd w:val="clear" w:color="000000" w:fill="DBE7F3"/>
            <w:vAlign w:val="center"/>
            <w:hideMark/>
          </w:tcPr>
          <w:p w14:paraId="3CA09D79"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c>
          <w:tcPr>
            <w:tcW w:w="608" w:type="dxa"/>
            <w:tcBorders>
              <w:top w:val="nil"/>
              <w:left w:val="nil"/>
              <w:bottom w:val="single" w:sz="4" w:space="0" w:color="auto"/>
              <w:right w:val="nil"/>
            </w:tcBorders>
            <w:shd w:val="clear" w:color="000000" w:fill="DBE7F3"/>
            <w:vAlign w:val="center"/>
            <w:hideMark/>
          </w:tcPr>
          <w:p w14:paraId="78C60FF5" w14:textId="77777777" w:rsidR="00BE28B9" w:rsidRPr="000D47E7" w:rsidRDefault="00BE28B9" w:rsidP="00BE28B9">
            <w:pPr>
              <w:widowControl/>
              <w:spacing w:line="259" w:lineRule="auto"/>
              <w:rPr>
                <w:rFonts w:eastAsia="Times New Roman" w:cs="Times New Roman"/>
                <w:b/>
                <w:bCs/>
                <w:color w:val="auto"/>
                <w:sz w:val="20"/>
                <w:szCs w:val="20"/>
              </w:rPr>
            </w:pPr>
            <w:r w:rsidRPr="000D47E7">
              <w:rPr>
                <w:rFonts w:eastAsia="Times New Roman" w:cs="Times New Roman"/>
                <w:b/>
                <w:bCs/>
                <w:color w:val="auto"/>
                <w:sz w:val="20"/>
                <w:szCs w:val="20"/>
              </w:rPr>
              <w:t> </w:t>
            </w:r>
          </w:p>
        </w:tc>
      </w:tr>
      <w:tr w:rsidR="0099719E" w:rsidRPr="000D47E7" w14:paraId="03FB0D75" w14:textId="77777777" w:rsidTr="00A0621A">
        <w:tc>
          <w:tcPr>
            <w:tcW w:w="2340" w:type="dxa"/>
            <w:tcBorders>
              <w:top w:val="nil"/>
              <w:left w:val="nil"/>
              <w:bottom w:val="single" w:sz="4" w:space="0" w:color="auto"/>
              <w:right w:val="nil"/>
            </w:tcBorders>
            <w:shd w:val="clear" w:color="auto" w:fill="auto"/>
            <w:vAlign w:val="center"/>
            <w:hideMark/>
          </w:tcPr>
          <w:p w14:paraId="1A088ED5"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Little to no hunger</w:t>
            </w:r>
          </w:p>
        </w:tc>
        <w:tc>
          <w:tcPr>
            <w:tcW w:w="932" w:type="dxa"/>
            <w:tcBorders>
              <w:top w:val="nil"/>
              <w:left w:val="nil"/>
              <w:bottom w:val="single" w:sz="4" w:space="0" w:color="auto"/>
              <w:right w:val="nil"/>
            </w:tcBorders>
            <w:shd w:val="clear" w:color="auto" w:fill="auto"/>
            <w:vAlign w:val="center"/>
            <w:hideMark/>
          </w:tcPr>
          <w:p w14:paraId="555C41AB"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4F50111D"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4DAD7720"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2BFEE8E"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682F6E96"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7EB268C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1D697C0C"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2C89A38"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14D14996"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3C00C10E"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626000FF" w14:textId="77777777" w:rsidTr="00A0621A">
        <w:tc>
          <w:tcPr>
            <w:tcW w:w="2340" w:type="dxa"/>
            <w:tcBorders>
              <w:top w:val="nil"/>
              <w:left w:val="nil"/>
              <w:bottom w:val="single" w:sz="4" w:space="0" w:color="auto"/>
              <w:right w:val="nil"/>
            </w:tcBorders>
            <w:shd w:val="clear" w:color="auto" w:fill="auto"/>
            <w:vAlign w:val="center"/>
            <w:hideMark/>
          </w:tcPr>
          <w:p w14:paraId="513FED09"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Moderate hunger</w:t>
            </w:r>
          </w:p>
        </w:tc>
        <w:tc>
          <w:tcPr>
            <w:tcW w:w="932" w:type="dxa"/>
            <w:tcBorders>
              <w:top w:val="nil"/>
              <w:left w:val="nil"/>
              <w:bottom w:val="single" w:sz="4" w:space="0" w:color="auto"/>
              <w:right w:val="nil"/>
            </w:tcBorders>
            <w:shd w:val="clear" w:color="auto" w:fill="auto"/>
            <w:vAlign w:val="center"/>
            <w:hideMark/>
          </w:tcPr>
          <w:p w14:paraId="1C756091"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5E065C89"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3518E703"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17631F81"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50BC614B"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65ED5462"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5CCB2125"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77C377B5"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0D450D8"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0C2E2C23" w14:textId="77777777" w:rsidR="00BE28B9" w:rsidRPr="000D47E7" w:rsidRDefault="00BE28B9" w:rsidP="00BE28B9">
            <w:pPr>
              <w:widowControl/>
              <w:spacing w:line="259" w:lineRule="auto"/>
              <w:jc w:val="center"/>
              <w:rPr>
                <w:rFonts w:eastAsia="Times New Roman" w:cs="Times New Roman"/>
                <w:sz w:val="20"/>
                <w:szCs w:val="20"/>
              </w:rPr>
            </w:pPr>
          </w:p>
        </w:tc>
      </w:tr>
      <w:tr w:rsidR="0099719E" w:rsidRPr="000D47E7" w14:paraId="1F3E82B1" w14:textId="77777777" w:rsidTr="00A0621A">
        <w:tc>
          <w:tcPr>
            <w:tcW w:w="2340" w:type="dxa"/>
            <w:tcBorders>
              <w:top w:val="nil"/>
              <w:left w:val="nil"/>
              <w:bottom w:val="single" w:sz="4" w:space="0" w:color="auto"/>
              <w:right w:val="nil"/>
            </w:tcBorders>
            <w:shd w:val="clear" w:color="auto" w:fill="auto"/>
            <w:vAlign w:val="center"/>
            <w:hideMark/>
          </w:tcPr>
          <w:p w14:paraId="18131F04" w14:textId="77777777" w:rsidR="00BE28B9" w:rsidRPr="000D47E7" w:rsidRDefault="00BE28B9" w:rsidP="00BE28B9">
            <w:pPr>
              <w:widowControl/>
              <w:spacing w:line="259" w:lineRule="auto"/>
              <w:ind w:firstLineChars="100" w:firstLine="200"/>
              <w:rPr>
                <w:rFonts w:eastAsia="Times New Roman" w:cs="Times New Roman"/>
                <w:sz w:val="20"/>
                <w:szCs w:val="20"/>
              </w:rPr>
            </w:pPr>
            <w:r w:rsidRPr="000D47E7">
              <w:rPr>
                <w:rFonts w:eastAsia="Times New Roman" w:cs="Times New Roman"/>
                <w:sz w:val="20"/>
                <w:szCs w:val="20"/>
              </w:rPr>
              <w:t>Severe hunger</w:t>
            </w:r>
          </w:p>
        </w:tc>
        <w:tc>
          <w:tcPr>
            <w:tcW w:w="932" w:type="dxa"/>
            <w:tcBorders>
              <w:top w:val="nil"/>
              <w:left w:val="nil"/>
              <w:bottom w:val="single" w:sz="4" w:space="0" w:color="auto"/>
              <w:right w:val="nil"/>
            </w:tcBorders>
            <w:shd w:val="clear" w:color="auto" w:fill="auto"/>
            <w:vAlign w:val="center"/>
            <w:hideMark/>
          </w:tcPr>
          <w:p w14:paraId="309990E7" w14:textId="77777777" w:rsidR="00BE28B9" w:rsidRPr="000D47E7" w:rsidRDefault="00BE28B9" w:rsidP="00BE28B9">
            <w:pPr>
              <w:widowControl/>
              <w:spacing w:line="259" w:lineRule="auto"/>
              <w:jc w:val="center"/>
              <w:rPr>
                <w:rFonts w:eastAsia="Times New Roman" w:cs="Times New Roman"/>
                <w:sz w:val="20"/>
                <w:szCs w:val="20"/>
              </w:rPr>
            </w:pPr>
          </w:p>
        </w:tc>
        <w:tc>
          <w:tcPr>
            <w:tcW w:w="943" w:type="dxa"/>
            <w:tcBorders>
              <w:top w:val="nil"/>
              <w:left w:val="nil"/>
              <w:bottom w:val="single" w:sz="4" w:space="0" w:color="auto"/>
              <w:right w:val="nil"/>
            </w:tcBorders>
          </w:tcPr>
          <w:p w14:paraId="0E58CD74" w14:textId="77777777" w:rsidR="00BE28B9" w:rsidRPr="000D47E7" w:rsidRDefault="00BE28B9" w:rsidP="00BE28B9">
            <w:pPr>
              <w:widowControl/>
              <w:spacing w:line="259" w:lineRule="auto"/>
              <w:jc w:val="center"/>
              <w:rPr>
                <w:rFonts w:eastAsia="Times New Roman" w:cs="Times New Roman"/>
                <w:sz w:val="20"/>
                <w:szCs w:val="20"/>
              </w:rPr>
            </w:pPr>
          </w:p>
        </w:tc>
        <w:tc>
          <w:tcPr>
            <w:tcW w:w="597" w:type="dxa"/>
            <w:tcBorders>
              <w:top w:val="nil"/>
              <w:left w:val="nil"/>
              <w:bottom w:val="single" w:sz="4" w:space="0" w:color="auto"/>
              <w:right w:val="nil"/>
            </w:tcBorders>
            <w:shd w:val="clear" w:color="auto" w:fill="auto"/>
            <w:vAlign w:val="center"/>
            <w:hideMark/>
          </w:tcPr>
          <w:p w14:paraId="7FCEA551" w14:textId="77777777" w:rsidR="00BE28B9" w:rsidRPr="000D47E7" w:rsidRDefault="00BE28B9" w:rsidP="00BE28B9">
            <w:pPr>
              <w:widowControl/>
              <w:spacing w:line="259" w:lineRule="auto"/>
              <w:jc w:val="center"/>
              <w:rPr>
                <w:rFonts w:eastAsia="Times New Roman" w:cs="Times New Roman"/>
                <w:sz w:val="20"/>
                <w:szCs w:val="20"/>
              </w:rPr>
            </w:pPr>
          </w:p>
        </w:tc>
        <w:tc>
          <w:tcPr>
            <w:tcW w:w="217" w:type="dxa"/>
            <w:tcBorders>
              <w:top w:val="nil"/>
              <w:left w:val="nil"/>
              <w:bottom w:val="single" w:sz="4" w:space="0" w:color="auto"/>
              <w:right w:val="nil"/>
            </w:tcBorders>
            <w:shd w:val="clear" w:color="auto" w:fill="auto"/>
            <w:vAlign w:val="center"/>
            <w:hideMark/>
          </w:tcPr>
          <w:p w14:paraId="35A90DE3" w14:textId="77777777" w:rsidR="00BE28B9" w:rsidRPr="000D47E7" w:rsidRDefault="00BE28B9" w:rsidP="00BE28B9">
            <w:pPr>
              <w:widowControl/>
              <w:spacing w:line="259" w:lineRule="auto"/>
              <w:jc w:val="center"/>
              <w:rPr>
                <w:rFonts w:eastAsia="Times New Roman" w:cs="Times New Roman"/>
                <w:sz w:val="20"/>
                <w:szCs w:val="20"/>
              </w:rPr>
            </w:pPr>
          </w:p>
        </w:tc>
        <w:tc>
          <w:tcPr>
            <w:tcW w:w="931" w:type="dxa"/>
            <w:tcBorders>
              <w:top w:val="nil"/>
              <w:left w:val="nil"/>
              <w:bottom w:val="single" w:sz="4" w:space="0" w:color="auto"/>
              <w:right w:val="nil"/>
            </w:tcBorders>
            <w:shd w:val="clear" w:color="auto" w:fill="auto"/>
            <w:vAlign w:val="center"/>
            <w:hideMark/>
          </w:tcPr>
          <w:p w14:paraId="318681E0" w14:textId="77777777" w:rsidR="00BE28B9" w:rsidRPr="000D47E7" w:rsidRDefault="00BE28B9" w:rsidP="00BE28B9">
            <w:pPr>
              <w:widowControl/>
              <w:spacing w:line="259" w:lineRule="auto"/>
              <w:jc w:val="center"/>
              <w:rPr>
                <w:rFonts w:eastAsia="Times New Roman" w:cs="Times New Roman"/>
                <w:sz w:val="20"/>
                <w:szCs w:val="20"/>
              </w:rPr>
            </w:pPr>
          </w:p>
        </w:tc>
        <w:tc>
          <w:tcPr>
            <w:tcW w:w="959" w:type="dxa"/>
            <w:tcBorders>
              <w:top w:val="nil"/>
              <w:left w:val="nil"/>
              <w:bottom w:val="single" w:sz="4" w:space="0" w:color="auto"/>
              <w:right w:val="nil"/>
            </w:tcBorders>
          </w:tcPr>
          <w:p w14:paraId="10314200" w14:textId="77777777" w:rsidR="00BE28B9" w:rsidRPr="000D47E7" w:rsidRDefault="00BE28B9" w:rsidP="00BE28B9">
            <w:pPr>
              <w:widowControl/>
              <w:spacing w:line="259" w:lineRule="auto"/>
              <w:jc w:val="center"/>
              <w:rPr>
                <w:rFonts w:eastAsia="Times New Roman" w:cs="Times New Roman"/>
                <w:sz w:val="20"/>
                <w:szCs w:val="20"/>
              </w:rPr>
            </w:pPr>
          </w:p>
        </w:tc>
        <w:tc>
          <w:tcPr>
            <w:tcW w:w="629" w:type="dxa"/>
            <w:tcBorders>
              <w:top w:val="nil"/>
              <w:left w:val="nil"/>
              <w:bottom w:val="single" w:sz="4" w:space="0" w:color="auto"/>
              <w:right w:val="nil"/>
            </w:tcBorders>
            <w:shd w:val="clear" w:color="auto" w:fill="auto"/>
            <w:vAlign w:val="center"/>
            <w:hideMark/>
          </w:tcPr>
          <w:p w14:paraId="4CBDA263" w14:textId="77777777" w:rsidR="00BE28B9" w:rsidRPr="000D47E7" w:rsidRDefault="00BE28B9" w:rsidP="00BE28B9">
            <w:pPr>
              <w:widowControl/>
              <w:spacing w:line="259" w:lineRule="auto"/>
              <w:jc w:val="center"/>
              <w:rPr>
                <w:rFonts w:eastAsia="Times New Roman" w:cs="Times New Roman"/>
                <w:sz w:val="20"/>
                <w:szCs w:val="20"/>
              </w:rPr>
            </w:pPr>
          </w:p>
        </w:tc>
        <w:tc>
          <w:tcPr>
            <w:tcW w:w="542" w:type="dxa"/>
            <w:tcBorders>
              <w:top w:val="nil"/>
              <w:left w:val="nil"/>
              <w:bottom w:val="single" w:sz="4" w:space="0" w:color="auto"/>
              <w:right w:val="nil"/>
            </w:tcBorders>
            <w:shd w:val="clear" w:color="auto" w:fill="auto"/>
            <w:vAlign w:val="center"/>
            <w:hideMark/>
          </w:tcPr>
          <w:p w14:paraId="220B8622" w14:textId="77777777" w:rsidR="00BE28B9" w:rsidRPr="000D47E7" w:rsidRDefault="00BE28B9" w:rsidP="00BE28B9">
            <w:pPr>
              <w:widowControl/>
              <w:spacing w:line="259" w:lineRule="auto"/>
              <w:jc w:val="center"/>
              <w:rPr>
                <w:rFonts w:eastAsia="Times New Roman" w:cs="Times New Roman"/>
                <w:sz w:val="20"/>
                <w:szCs w:val="20"/>
              </w:rPr>
            </w:pPr>
          </w:p>
        </w:tc>
        <w:tc>
          <w:tcPr>
            <w:tcW w:w="720" w:type="dxa"/>
            <w:tcBorders>
              <w:top w:val="nil"/>
              <w:left w:val="nil"/>
              <w:bottom w:val="single" w:sz="4" w:space="0" w:color="auto"/>
              <w:right w:val="nil"/>
            </w:tcBorders>
            <w:shd w:val="clear" w:color="auto" w:fill="auto"/>
            <w:vAlign w:val="center"/>
            <w:hideMark/>
          </w:tcPr>
          <w:p w14:paraId="2F259BD9" w14:textId="77777777" w:rsidR="00BE28B9" w:rsidRPr="000D47E7" w:rsidRDefault="00BE28B9" w:rsidP="00BE28B9">
            <w:pPr>
              <w:widowControl/>
              <w:spacing w:line="259" w:lineRule="auto"/>
              <w:jc w:val="center"/>
              <w:rPr>
                <w:rFonts w:eastAsia="Times New Roman" w:cs="Times New Roman"/>
                <w:sz w:val="20"/>
                <w:szCs w:val="20"/>
              </w:rPr>
            </w:pPr>
          </w:p>
        </w:tc>
        <w:tc>
          <w:tcPr>
            <w:tcW w:w="608" w:type="dxa"/>
            <w:tcBorders>
              <w:top w:val="nil"/>
              <w:left w:val="nil"/>
              <w:bottom w:val="single" w:sz="4" w:space="0" w:color="auto"/>
              <w:right w:val="nil"/>
            </w:tcBorders>
            <w:shd w:val="clear" w:color="auto" w:fill="auto"/>
            <w:vAlign w:val="center"/>
            <w:hideMark/>
          </w:tcPr>
          <w:p w14:paraId="50D890F9" w14:textId="77777777" w:rsidR="00BE28B9" w:rsidRPr="000D47E7" w:rsidRDefault="00BE28B9" w:rsidP="00BE28B9">
            <w:pPr>
              <w:widowControl/>
              <w:spacing w:line="259" w:lineRule="auto"/>
              <w:jc w:val="center"/>
              <w:rPr>
                <w:rFonts w:eastAsia="Times New Roman" w:cs="Times New Roman"/>
                <w:sz w:val="20"/>
                <w:szCs w:val="20"/>
              </w:rPr>
            </w:pPr>
          </w:p>
        </w:tc>
      </w:tr>
    </w:tbl>
    <w:p w14:paraId="12260B41" w14:textId="77777777" w:rsidR="004F3EDA" w:rsidRPr="004F3EDA" w:rsidRDefault="004F3EDA" w:rsidP="004F3EDA">
      <w:pPr>
        <w:pStyle w:val="BodyText"/>
        <w:spacing w:after="0"/>
        <w:ind w:left="90" w:hanging="90"/>
        <w:rPr>
          <w:sz w:val="16"/>
        </w:rPr>
      </w:pPr>
      <w:commentRangeStart w:id="769"/>
      <w:r w:rsidRPr="004F3EDA">
        <w:rPr>
          <w:sz w:val="16"/>
        </w:rPr>
        <w:t>^ Results not statistically reliable, n&lt;30</w:t>
      </w:r>
      <w:commentRangeEnd w:id="769"/>
      <w:r w:rsidR="00B435DA">
        <w:rPr>
          <w:rStyle w:val="CommentReference"/>
        </w:rPr>
        <w:commentReference w:id="769"/>
      </w:r>
    </w:p>
    <w:p w14:paraId="588A7927" w14:textId="0A024565" w:rsidR="004F3EDA" w:rsidRPr="004F3EDA" w:rsidRDefault="004F3EDA" w:rsidP="004F3EDA">
      <w:pPr>
        <w:pStyle w:val="BodyText"/>
        <w:spacing w:after="0"/>
        <w:ind w:left="90" w:hanging="90"/>
        <w:rPr>
          <w:sz w:val="16"/>
        </w:rPr>
      </w:pPr>
      <w:proofErr w:type="spellStart"/>
      <w:r w:rsidRPr="004F3EDA">
        <w:rPr>
          <w:sz w:val="16"/>
          <w:vertAlign w:val="superscript"/>
        </w:rPr>
        <w:t>a</w:t>
      </w:r>
      <w:proofErr w:type="spellEnd"/>
      <w:r w:rsidRPr="004F3EDA">
        <w:rPr>
          <w:sz w:val="16"/>
        </w:rPr>
        <w:t xml:space="preserve"> </w:t>
      </w:r>
      <w:proofErr w:type="gramStart"/>
      <w:r w:rsidRPr="004F3EDA">
        <w:rPr>
          <w:sz w:val="16"/>
        </w:rPr>
        <w:t>The</w:t>
      </w:r>
      <w:proofErr w:type="gramEnd"/>
      <w:r w:rsidRPr="004F3EDA">
        <w:rPr>
          <w:sz w:val="16"/>
        </w:rPr>
        <w:t xml:space="preserve"> </w:t>
      </w:r>
      <w:r w:rsidR="000F2630">
        <w:rPr>
          <w:sz w:val="16"/>
        </w:rPr>
        <w:t>“</w:t>
      </w:r>
      <w:r w:rsidRPr="004F3EDA">
        <w:rPr>
          <w:sz w:val="16"/>
        </w:rPr>
        <w:t>n</w:t>
      </w:r>
      <w:r w:rsidR="000F2630">
        <w:rPr>
          <w:sz w:val="16"/>
        </w:rPr>
        <w:t>”</w:t>
      </w:r>
      <w:r w:rsidRPr="004F3EDA">
        <w:rPr>
          <w:sz w:val="16"/>
        </w:rPr>
        <w:t xml:space="preserve"> reflects the unweighted number of households—not the number of household members—even though the average consumption shortfall of the poor measures the percentage of the poverty line at which poor individuals live and the average value of consumption of poor individuals. Records missing information for the disaggregate variables have been excluded from the disaggregated estimates. The unweighted sample size reflects this loss in observations; therefore, disaggregate sample sizes may not total to the aggregated sample size.</w:t>
      </w:r>
    </w:p>
    <w:p w14:paraId="5356C461" w14:textId="77777777" w:rsidR="004F3EDA" w:rsidRPr="004F3EDA" w:rsidRDefault="004F3EDA" w:rsidP="004F3EDA">
      <w:pPr>
        <w:pStyle w:val="BodyText"/>
        <w:spacing w:after="0"/>
        <w:ind w:left="90" w:hanging="90"/>
        <w:rPr>
          <w:sz w:val="16"/>
        </w:rPr>
      </w:pPr>
      <w:r w:rsidRPr="004F3EDA">
        <w:rPr>
          <w:sz w:val="16"/>
          <w:vertAlign w:val="superscript"/>
        </w:rPr>
        <w:t>b</w:t>
      </w:r>
      <w:r w:rsidRPr="004F3EDA">
        <w:rPr>
          <w:sz w:val="16"/>
        </w:rPr>
        <w:t xml:space="preserve"> Significance tests were performed to determine whether a difference exists between the baseline and endline estimates.</w:t>
      </w:r>
    </w:p>
    <w:p w14:paraId="42B896B4" w14:textId="77777777" w:rsidR="004F3EDA" w:rsidRPr="004F3EDA" w:rsidRDefault="004F3EDA" w:rsidP="004F3EDA">
      <w:pPr>
        <w:pStyle w:val="BodyText"/>
        <w:spacing w:after="0"/>
        <w:ind w:left="90" w:hanging="90"/>
        <w:rPr>
          <w:sz w:val="16"/>
        </w:rPr>
      </w:pPr>
      <w:r w:rsidRPr="004F3EDA">
        <w:rPr>
          <w:sz w:val="16"/>
          <w:vertAlign w:val="superscript"/>
        </w:rPr>
        <w:t>c</w:t>
      </w:r>
      <w:r w:rsidRPr="004F3EDA">
        <w:rPr>
          <w:sz w:val="16"/>
        </w:rPr>
        <w:t xml:space="preserve"> Differences found to be statistically significant are indicated by level: * p&lt;0.05, ** p&lt;0.01, *** p&lt;0.001.</w:t>
      </w:r>
    </w:p>
    <w:p w14:paraId="3E7A4C96" w14:textId="77777777" w:rsidR="004F3EDA" w:rsidRPr="004F3EDA" w:rsidRDefault="004F3EDA" w:rsidP="004F3EDA">
      <w:pPr>
        <w:pStyle w:val="BodyText"/>
        <w:spacing w:after="0"/>
        <w:ind w:left="90" w:hanging="90"/>
        <w:rPr>
          <w:sz w:val="16"/>
        </w:rPr>
      </w:pPr>
      <w:r w:rsidRPr="004F3EDA">
        <w:rPr>
          <w:sz w:val="16"/>
        </w:rPr>
        <w:t xml:space="preserve">Notes: </w:t>
      </w:r>
    </w:p>
    <w:p w14:paraId="74D8DE1F" w14:textId="77777777" w:rsidR="004F3EDA" w:rsidRPr="004F3EDA" w:rsidRDefault="004F3EDA" w:rsidP="006048BD">
      <w:pPr>
        <w:pStyle w:val="BodyText"/>
        <w:spacing w:after="0"/>
        <w:rPr>
          <w:sz w:val="16"/>
        </w:rPr>
      </w:pPr>
      <w:r w:rsidRPr="004F3EDA">
        <w:rPr>
          <w:sz w:val="16"/>
        </w:rPr>
        <w:t xml:space="preserve">Estimates are sample-weighted; numbers of observations are unweighted. </w:t>
      </w:r>
    </w:p>
    <w:p w14:paraId="26F5E6EB" w14:textId="074F32DA" w:rsidR="0082283D" w:rsidRPr="004F3EDA" w:rsidRDefault="0082283D" w:rsidP="0082283D">
      <w:pPr>
        <w:pStyle w:val="BodyText"/>
        <w:spacing w:after="0"/>
        <w:rPr>
          <w:sz w:val="16"/>
        </w:rPr>
      </w:pPr>
      <w:r w:rsidRPr="00477F68">
        <w:rPr>
          <w:sz w:val="16"/>
        </w:rPr>
        <w:t xml:space="preserve">Indicator estimates and disaggregate categories based on individual household members </w:t>
      </w:r>
      <w:r>
        <w:rPr>
          <w:sz w:val="16"/>
        </w:rPr>
        <w:t xml:space="preserve">(i.e., gendered household type and household education) </w:t>
      </w:r>
      <w:r w:rsidRPr="004F3EDA">
        <w:rPr>
          <w:sz w:val="16"/>
        </w:rPr>
        <w:t xml:space="preserve">are </w:t>
      </w:r>
      <w:r w:rsidR="00763537">
        <w:rPr>
          <w:sz w:val="16"/>
        </w:rPr>
        <w:t xml:space="preserve">calculated using </w:t>
      </w:r>
      <w:r w:rsidRPr="004F3EDA">
        <w:rPr>
          <w:sz w:val="16"/>
        </w:rPr>
        <w:t xml:space="preserve">de jure </w:t>
      </w:r>
      <w:r>
        <w:rPr>
          <w:sz w:val="16"/>
        </w:rPr>
        <w:t>household members</w:t>
      </w:r>
      <w:r w:rsidRPr="004F3EDA">
        <w:rPr>
          <w:sz w:val="16"/>
        </w:rPr>
        <w:t>.</w:t>
      </w:r>
    </w:p>
    <w:p w14:paraId="092C7D42" w14:textId="78533568" w:rsidR="004F3EDA" w:rsidRDefault="004F3EDA" w:rsidP="006048BD">
      <w:pPr>
        <w:pStyle w:val="BodyText"/>
        <w:spacing w:after="0"/>
        <w:rPr>
          <w:sz w:val="16"/>
        </w:rPr>
      </w:pPr>
      <w:r w:rsidRPr="004F3EDA">
        <w:rPr>
          <w:sz w:val="16"/>
        </w:rPr>
        <w:t xml:space="preserve">The average consumption shortfall of the poor is the average amount below the poverty threshold of a person in poverty. This value is estimated only among individuals living in households that fall below the poverty threshold. </w:t>
      </w:r>
    </w:p>
    <w:p w14:paraId="2B34C381" w14:textId="142CE9A5" w:rsidR="004F3EDA" w:rsidRDefault="004F3EDA" w:rsidP="006048BD">
      <w:pPr>
        <w:pStyle w:val="BodyText"/>
        <w:spacing w:after="0"/>
        <w:rPr>
          <w:sz w:val="16"/>
        </w:rPr>
      </w:pPr>
      <w:r w:rsidRPr="004F3EDA">
        <w:rPr>
          <w:sz w:val="16"/>
        </w:rPr>
        <w:t>The average consumption shortfall of the poor, expressed as a percentage of the national poverty line, was calculated by first subtracting the per capita daily consumption expenditure in</w:t>
      </w:r>
      <w:r w:rsidR="000F2630">
        <w:rPr>
          <w:sz w:val="16"/>
        </w:rPr>
        <w:t xml:space="preserve"> local currency units (</w:t>
      </w:r>
      <w:r w:rsidRPr="004F3EDA">
        <w:rPr>
          <w:sz w:val="16"/>
        </w:rPr>
        <w:t>LCU</w:t>
      </w:r>
      <w:r w:rsidR="000F2630">
        <w:rPr>
          <w:sz w:val="16"/>
        </w:rPr>
        <w:t>)</w:t>
      </w:r>
      <w:r w:rsidRPr="004F3EDA">
        <w:rPr>
          <w:sz w:val="16"/>
        </w:rPr>
        <w:t xml:space="preserve"> for the year and month of the ZOI Survey of each poor household in the sample from the national poverty line in LCU for the year and month of the ZOI Survey. The figure was then divided by the national poverty line in LCU for the year and month of the ZOI Survey. Finally, after applying the household member sampling weight, the value for each poor household was summed across all poor households and then divided by the sum of the number of all poor sampled households with consumption data.</w:t>
      </w:r>
    </w:p>
    <w:p w14:paraId="54A93985" w14:textId="04191AB2" w:rsidR="004F3EDA" w:rsidRPr="004F3EDA" w:rsidRDefault="004F3EDA" w:rsidP="006048BD">
      <w:pPr>
        <w:pStyle w:val="BodyText"/>
        <w:spacing w:after="0"/>
        <w:rPr>
          <w:sz w:val="16"/>
        </w:rPr>
      </w:pPr>
      <w:r w:rsidRPr="004F3EDA">
        <w:rPr>
          <w:sz w:val="16"/>
        </w:rPr>
        <w:t>Sources: Feed the Future [</w:t>
      </w:r>
      <w:r w:rsidRPr="00A65542">
        <w:rPr>
          <w:sz w:val="16"/>
          <w:highlight w:val="yellow"/>
        </w:rPr>
        <w:t>Country</w:t>
      </w:r>
      <w:r w:rsidRPr="004F3EDA">
        <w:rPr>
          <w:sz w:val="16"/>
        </w:rPr>
        <w:t>] ZOI Survey [</w:t>
      </w:r>
      <w:r w:rsidR="00FE1420">
        <w:rPr>
          <w:sz w:val="16"/>
          <w:highlight w:val="yellow"/>
        </w:rPr>
        <w:t xml:space="preserve">baseline </w:t>
      </w:r>
      <w:r w:rsidRPr="00A65542">
        <w:rPr>
          <w:sz w:val="16"/>
          <w:highlight w:val="yellow"/>
        </w:rPr>
        <w:t>survey year(s)</w:t>
      </w:r>
      <w:r w:rsidRPr="004F3EDA">
        <w:rPr>
          <w:sz w:val="16"/>
        </w:rPr>
        <w:t>]; Feed the Future [</w:t>
      </w:r>
      <w:r w:rsidRPr="00A65542">
        <w:rPr>
          <w:sz w:val="16"/>
          <w:highlight w:val="yellow"/>
        </w:rPr>
        <w:t>Country</w:t>
      </w:r>
      <w:r w:rsidRPr="004F3EDA">
        <w:rPr>
          <w:sz w:val="16"/>
        </w:rPr>
        <w:t>] ZOI Survey [</w:t>
      </w:r>
      <w:r w:rsidR="00A11DD1" w:rsidRPr="00A11DD1">
        <w:rPr>
          <w:sz w:val="16"/>
          <w:szCs w:val="16"/>
          <w:highlight w:val="yellow"/>
        </w:rPr>
        <w:t xml:space="preserve">endline </w:t>
      </w:r>
      <w:r w:rsidRPr="00A65542">
        <w:rPr>
          <w:sz w:val="16"/>
          <w:highlight w:val="yellow"/>
        </w:rPr>
        <w:t>survey year(s)</w:t>
      </w:r>
      <w:r w:rsidRPr="004F3EDA">
        <w:rPr>
          <w:sz w:val="16"/>
        </w:rPr>
        <w:t>]; [</w:t>
      </w:r>
      <w:r w:rsidRPr="00A65542">
        <w:rPr>
          <w:sz w:val="16"/>
          <w:highlight w:val="yellow"/>
        </w:rPr>
        <w:t>Source of data for national extreme poverty threshold, such as the National Statistics Office</w:t>
      </w:r>
      <w:r w:rsidRPr="004F3EDA">
        <w:rPr>
          <w:sz w:val="16"/>
        </w:rPr>
        <w:t>]</w:t>
      </w:r>
    </w:p>
    <w:p w14:paraId="6D9ADBF2" w14:textId="77777777" w:rsidR="004F3EDA" w:rsidRPr="004F3EDA" w:rsidRDefault="004F3EDA" w:rsidP="004F3EDA">
      <w:pPr>
        <w:pStyle w:val="BodyText"/>
        <w:spacing w:after="0"/>
        <w:ind w:left="90" w:hanging="90"/>
        <w:rPr>
          <w:sz w:val="16"/>
        </w:rPr>
      </w:pPr>
    </w:p>
    <w:p w14:paraId="794EBD0E" w14:textId="77777777" w:rsidR="009C55C7" w:rsidRDefault="009C55C7">
      <w:pPr>
        <w:widowControl/>
        <w:spacing w:line="240" w:lineRule="auto"/>
      </w:pPr>
      <w:r>
        <w:br w:type="page"/>
      </w:r>
    </w:p>
    <w:p w14:paraId="746CE971" w14:textId="089E99D0" w:rsidR="00B510C1" w:rsidRDefault="003019C5" w:rsidP="00F36C92">
      <w:pPr>
        <w:pStyle w:val="Heading3"/>
      </w:pPr>
      <w:bookmarkStart w:id="770" w:name="_Toc22897341"/>
      <w:bookmarkStart w:id="771" w:name="_Toc50719344"/>
      <w:r>
        <w:t xml:space="preserve">Chapter 5: </w:t>
      </w:r>
      <w:r w:rsidR="00B510C1">
        <w:t>A-WEAI</w:t>
      </w:r>
      <w:bookmarkEnd w:id="770"/>
      <w:bookmarkEnd w:id="771"/>
    </w:p>
    <w:p w14:paraId="359E118F" w14:textId="58E11168" w:rsidR="00B510C1" w:rsidRPr="003019C5" w:rsidRDefault="00B510C1" w:rsidP="003019C5">
      <w:pPr>
        <w:pStyle w:val="Tabletitle"/>
        <w:keepLines/>
        <w:spacing w:before="240"/>
        <w:contextualSpacing/>
        <w:outlineLvl w:val="3"/>
      </w:pPr>
      <w:bookmarkStart w:id="772" w:name="_Toc50719216"/>
      <w:r w:rsidRPr="003019C5">
        <w:t>Table A</w:t>
      </w:r>
      <w:r w:rsidR="009A6920">
        <w:t>1.</w:t>
      </w:r>
      <w:r w:rsidRPr="003019C5">
        <w:t>5.</w:t>
      </w:r>
      <w:r w:rsidR="001527CC" w:rsidRPr="003019C5">
        <w:t>1</w:t>
      </w:r>
      <w:r w:rsidRPr="003019C5">
        <w:t xml:space="preserve">: Comparison of Adequate Achievement in Each A-WEAI Indicator </w:t>
      </w:r>
      <w:r w:rsidR="009A6DF0">
        <w:t xml:space="preserve">in the </w:t>
      </w:r>
      <w:r w:rsidR="00160DC3">
        <w:t>Phase One</w:t>
      </w:r>
      <w:r w:rsidR="007F25EC">
        <w:t xml:space="preserve"> ZOI</w:t>
      </w:r>
      <w:r w:rsidR="009A6DF0" w:rsidRPr="003019C5">
        <w:t xml:space="preserve"> </w:t>
      </w:r>
      <w:r w:rsidRPr="003019C5">
        <w:t xml:space="preserve">Using Uncensored Headcount Ratios, by Sex and Age, Feed the Future </w:t>
      </w:r>
      <w:r w:rsidR="00160DC3">
        <w:t>Phase One</w:t>
      </w:r>
      <w:r w:rsidRPr="003019C5">
        <w:t xml:space="preserve"> Baseline and Endline ZOI Surveys</w:t>
      </w:r>
      <w:bookmarkEnd w:id="772"/>
    </w:p>
    <w:tbl>
      <w:tblPr>
        <w:tblW w:w="5000" w:type="pct"/>
        <w:tblCellMar>
          <w:left w:w="72" w:type="dxa"/>
          <w:right w:w="72" w:type="dxa"/>
        </w:tblCellMar>
        <w:tblLook w:val="04A0" w:firstRow="1" w:lastRow="0" w:firstColumn="1" w:lastColumn="0" w:noHBand="0" w:noVBand="1"/>
      </w:tblPr>
      <w:tblGrid>
        <w:gridCol w:w="1988"/>
        <w:gridCol w:w="833"/>
        <w:gridCol w:w="1064"/>
        <w:gridCol w:w="675"/>
        <w:gridCol w:w="219"/>
        <w:gridCol w:w="842"/>
        <w:gridCol w:w="1066"/>
        <w:gridCol w:w="644"/>
        <w:gridCol w:w="618"/>
        <w:gridCol w:w="926"/>
        <w:gridCol w:w="629"/>
      </w:tblGrid>
      <w:tr w:rsidR="005E7E2A" w:rsidRPr="006048BD" w14:paraId="0D0E7956" w14:textId="77777777" w:rsidTr="005E7E2A">
        <w:trPr>
          <w:tblHeader/>
        </w:trPr>
        <w:tc>
          <w:tcPr>
            <w:tcW w:w="1046" w:type="pct"/>
            <w:vMerge w:val="restart"/>
            <w:tcBorders>
              <w:top w:val="single" w:sz="4" w:space="0" w:color="auto"/>
              <w:left w:val="nil"/>
              <w:bottom w:val="single" w:sz="4" w:space="0" w:color="000000"/>
              <w:right w:val="nil"/>
            </w:tcBorders>
            <w:shd w:val="clear" w:color="000000" w:fill="387990"/>
            <w:vAlign w:val="bottom"/>
            <w:hideMark/>
          </w:tcPr>
          <w:p w14:paraId="32596CF0"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A-WEAI indicator and characteristic</w:t>
            </w:r>
          </w:p>
        </w:tc>
        <w:tc>
          <w:tcPr>
            <w:tcW w:w="1353" w:type="pct"/>
            <w:gridSpan w:val="3"/>
            <w:tcBorders>
              <w:top w:val="single" w:sz="4" w:space="0" w:color="auto"/>
              <w:left w:val="nil"/>
              <w:bottom w:val="single" w:sz="4" w:space="0" w:color="FFFFFF"/>
              <w:right w:val="nil"/>
            </w:tcBorders>
            <w:shd w:val="clear" w:color="000000" w:fill="387990"/>
          </w:tcPr>
          <w:p w14:paraId="644988F0"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BB50263" w14:textId="15DD426A"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15" w:type="pct"/>
            <w:tcBorders>
              <w:top w:val="single" w:sz="4" w:space="0" w:color="auto"/>
              <w:left w:val="nil"/>
              <w:bottom w:val="nil"/>
              <w:right w:val="nil"/>
            </w:tcBorders>
            <w:shd w:val="clear" w:color="000000" w:fill="387990"/>
            <w:vAlign w:val="bottom"/>
            <w:hideMark/>
          </w:tcPr>
          <w:p w14:paraId="5A296994" w14:textId="77777777" w:rsidR="005E7E2A" w:rsidRPr="006048BD" w:rsidRDefault="005E7E2A"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343" w:type="pct"/>
            <w:gridSpan w:val="3"/>
            <w:tcBorders>
              <w:top w:val="single" w:sz="4" w:space="0" w:color="auto"/>
              <w:left w:val="nil"/>
              <w:bottom w:val="single" w:sz="4" w:space="0" w:color="FFFFFF"/>
              <w:right w:val="nil"/>
            </w:tcBorders>
            <w:shd w:val="clear" w:color="000000" w:fill="387990"/>
          </w:tcPr>
          <w:p w14:paraId="3E0CC403" w14:textId="77777777" w:rsidR="005E7E2A"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1C435E6" w14:textId="7417545F"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325" w:type="pct"/>
            <w:tcBorders>
              <w:top w:val="single" w:sz="4" w:space="0" w:color="auto"/>
              <w:left w:val="nil"/>
              <w:bottom w:val="nil"/>
              <w:right w:val="nil"/>
            </w:tcBorders>
            <w:shd w:val="clear" w:color="000000" w:fill="387990"/>
            <w:vAlign w:val="center"/>
            <w:hideMark/>
          </w:tcPr>
          <w:p w14:paraId="5F5477F1"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87" w:type="pct"/>
            <w:vMerge w:val="restart"/>
            <w:tcBorders>
              <w:top w:val="single" w:sz="4" w:space="0" w:color="auto"/>
              <w:left w:val="nil"/>
              <w:right w:val="nil"/>
            </w:tcBorders>
            <w:shd w:val="clear" w:color="000000" w:fill="387990"/>
            <w:vAlign w:val="bottom"/>
            <w:hideMark/>
          </w:tcPr>
          <w:p w14:paraId="5D8EBC80" w14:textId="595FDFF6" w:rsidR="005E7E2A" w:rsidRPr="006048BD" w:rsidRDefault="005E7E2A" w:rsidP="006048BD">
            <w:pPr>
              <w:widowControl/>
              <w:spacing w:line="259" w:lineRule="auto"/>
              <w:jc w:val="center"/>
              <w:rPr>
                <w:rFonts w:eastAsia="Times New Roman" w:cs="Times New Roman"/>
                <w:b/>
                <w:bCs/>
                <w:color w:val="FFFFFF"/>
                <w:sz w:val="20"/>
                <w:szCs w:val="20"/>
              </w:rPr>
            </w:pPr>
          </w:p>
          <w:p w14:paraId="429322C6" w14:textId="47E27515" w:rsidR="005E7E2A" w:rsidRPr="006048BD" w:rsidRDefault="005E7E2A" w:rsidP="006048BD">
            <w:pPr>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c</w:t>
            </w:r>
            <w:proofErr w:type="spellEnd"/>
          </w:p>
        </w:tc>
        <w:tc>
          <w:tcPr>
            <w:tcW w:w="331" w:type="pct"/>
            <w:tcBorders>
              <w:top w:val="single" w:sz="4" w:space="0" w:color="auto"/>
              <w:left w:val="nil"/>
              <w:bottom w:val="nil"/>
              <w:right w:val="nil"/>
            </w:tcBorders>
            <w:shd w:val="clear" w:color="000000" w:fill="387990"/>
            <w:vAlign w:val="bottom"/>
            <w:hideMark/>
          </w:tcPr>
          <w:p w14:paraId="21A9E04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r>
      <w:tr w:rsidR="005E7E2A" w:rsidRPr="006048BD" w14:paraId="6307F633" w14:textId="77777777" w:rsidTr="005E7E2A">
        <w:trPr>
          <w:tblHeader/>
        </w:trPr>
        <w:tc>
          <w:tcPr>
            <w:tcW w:w="1046" w:type="pct"/>
            <w:vMerge/>
            <w:tcBorders>
              <w:top w:val="single" w:sz="4" w:space="0" w:color="auto"/>
              <w:left w:val="nil"/>
              <w:bottom w:val="single" w:sz="4" w:space="0" w:color="000000"/>
              <w:right w:val="nil"/>
            </w:tcBorders>
            <w:vAlign w:val="center"/>
            <w:hideMark/>
          </w:tcPr>
          <w:p w14:paraId="7F5194C8" w14:textId="77777777" w:rsidR="005E7E2A" w:rsidRPr="006048BD" w:rsidRDefault="005E7E2A" w:rsidP="006048BD">
            <w:pPr>
              <w:widowControl/>
              <w:spacing w:line="259" w:lineRule="auto"/>
              <w:rPr>
                <w:rFonts w:eastAsia="Times New Roman" w:cs="Times New Roman"/>
                <w:b/>
                <w:bCs/>
                <w:color w:val="FFFFFF"/>
                <w:sz w:val="20"/>
                <w:szCs w:val="20"/>
              </w:rPr>
            </w:pPr>
          </w:p>
        </w:tc>
        <w:tc>
          <w:tcPr>
            <w:tcW w:w="438" w:type="pct"/>
            <w:tcBorders>
              <w:top w:val="nil"/>
              <w:left w:val="nil"/>
              <w:bottom w:val="single" w:sz="4" w:space="0" w:color="auto"/>
              <w:right w:val="nil"/>
            </w:tcBorders>
            <w:shd w:val="clear" w:color="000000" w:fill="387990"/>
            <w:vAlign w:val="bottom"/>
            <w:hideMark/>
          </w:tcPr>
          <w:p w14:paraId="77C5B3DD" w14:textId="4F83642C" w:rsidR="005E7E2A" w:rsidRPr="006048BD" w:rsidRDefault="005E7E2A" w:rsidP="006048BD">
            <w:pPr>
              <w:widowControl/>
              <w:spacing w:line="259" w:lineRule="auto"/>
              <w:jc w:val="center"/>
              <w:rPr>
                <w:rFonts w:eastAsia="Times New Roman" w:cs="Times New Roman"/>
                <w:b/>
                <w:bCs/>
                <w:color w:val="FFFFFF"/>
                <w:sz w:val="20"/>
                <w:szCs w:val="20"/>
              </w:rPr>
            </w:pPr>
            <w:r w:rsidRPr="00184E17">
              <w:rPr>
                <w:rFonts w:eastAsia="Times New Roman" w:cs="Times New Roman"/>
                <w:b/>
                <w:bCs/>
                <w:color w:val="FFFFFF"/>
                <w:sz w:val="20"/>
                <w:szCs w:val="20"/>
              </w:rPr>
              <w:t>%</w:t>
            </w:r>
            <w:proofErr w:type="spellStart"/>
            <w:proofErr w:type="gramStart"/>
            <w:r w:rsidRPr="006048BD">
              <w:rPr>
                <w:rFonts w:eastAsia="Times New Roman" w:cs="Times New Roman"/>
                <w:b/>
                <w:bCs/>
                <w:color w:val="FFFFFF"/>
                <w:sz w:val="20"/>
                <w:szCs w:val="20"/>
                <w:vertAlign w:val="superscript"/>
              </w:rPr>
              <w:t>a,b</w:t>
            </w:r>
            <w:proofErr w:type="spellEnd"/>
            <w:proofErr w:type="gramEnd"/>
          </w:p>
        </w:tc>
        <w:tc>
          <w:tcPr>
            <w:tcW w:w="560" w:type="pct"/>
            <w:tcBorders>
              <w:top w:val="nil"/>
              <w:left w:val="nil"/>
              <w:bottom w:val="single" w:sz="4" w:space="0" w:color="auto"/>
              <w:right w:val="nil"/>
            </w:tcBorders>
            <w:shd w:val="clear" w:color="000000" w:fill="387990"/>
          </w:tcPr>
          <w:p w14:paraId="1F1DA72C" w14:textId="34789A4B"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55" w:type="pct"/>
            <w:tcBorders>
              <w:top w:val="nil"/>
              <w:left w:val="nil"/>
              <w:bottom w:val="single" w:sz="4" w:space="0" w:color="auto"/>
              <w:right w:val="nil"/>
            </w:tcBorders>
            <w:shd w:val="clear" w:color="000000" w:fill="387990"/>
            <w:vAlign w:val="bottom"/>
            <w:hideMark/>
          </w:tcPr>
          <w:p w14:paraId="7692252F" w14:textId="66CE9B0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115" w:type="pct"/>
            <w:tcBorders>
              <w:top w:val="nil"/>
              <w:left w:val="nil"/>
              <w:bottom w:val="single" w:sz="4" w:space="0" w:color="auto"/>
              <w:right w:val="nil"/>
            </w:tcBorders>
            <w:shd w:val="clear" w:color="000000" w:fill="387990"/>
            <w:vAlign w:val="bottom"/>
            <w:hideMark/>
          </w:tcPr>
          <w:p w14:paraId="5FA97EAC"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443" w:type="pct"/>
            <w:tcBorders>
              <w:top w:val="nil"/>
              <w:left w:val="nil"/>
              <w:bottom w:val="single" w:sz="4" w:space="0" w:color="auto"/>
              <w:right w:val="nil"/>
            </w:tcBorders>
            <w:shd w:val="clear" w:color="000000" w:fill="387990"/>
            <w:vAlign w:val="bottom"/>
            <w:hideMark/>
          </w:tcPr>
          <w:p w14:paraId="046D7D68" w14:textId="5E9B65D9"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roofErr w:type="spellStart"/>
            <w:proofErr w:type="gramStart"/>
            <w:r w:rsidRPr="006048BD">
              <w:rPr>
                <w:rFonts w:eastAsia="Times New Roman" w:cs="Times New Roman"/>
                <w:b/>
                <w:bCs/>
                <w:color w:val="FFFFFF"/>
                <w:sz w:val="20"/>
                <w:szCs w:val="20"/>
                <w:vertAlign w:val="superscript"/>
              </w:rPr>
              <w:t>a,b</w:t>
            </w:r>
            <w:proofErr w:type="spellEnd"/>
            <w:proofErr w:type="gramEnd"/>
          </w:p>
        </w:tc>
        <w:tc>
          <w:tcPr>
            <w:tcW w:w="561" w:type="pct"/>
            <w:tcBorders>
              <w:top w:val="nil"/>
              <w:left w:val="nil"/>
              <w:bottom w:val="single" w:sz="4" w:space="0" w:color="auto"/>
              <w:right w:val="nil"/>
            </w:tcBorders>
            <w:shd w:val="clear" w:color="000000" w:fill="387990"/>
          </w:tcPr>
          <w:p w14:paraId="08450140" w14:textId="7AB0D3D1" w:rsidR="005E7E2A" w:rsidRPr="006048BD" w:rsidRDefault="005E7E2A"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339" w:type="pct"/>
            <w:tcBorders>
              <w:top w:val="nil"/>
              <w:left w:val="nil"/>
              <w:bottom w:val="single" w:sz="4" w:space="0" w:color="auto"/>
              <w:right w:val="nil"/>
            </w:tcBorders>
            <w:shd w:val="clear" w:color="000000" w:fill="387990"/>
            <w:vAlign w:val="bottom"/>
            <w:hideMark/>
          </w:tcPr>
          <w:p w14:paraId="7770A7FD" w14:textId="4D106023"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n</w:t>
            </w:r>
          </w:p>
        </w:tc>
        <w:tc>
          <w:tcPr>
            <w:tcW w:w="325" w:type="pct"/>
            <w:tcBorders>
              <w:top w:val="nil"/>
              <w:left w:val="nil"/>
              <w:bottom w:val="single" w:sz="4" w:space="0" w:color="auto"/>
              <w:right w:val="nil"/>
            </w:tcBorders>
            <w:shd w:val="clear" w:color="000000" w:fill="387990"/>
            <w:vAlign w:val="bottom"/>
            <w:hideMark/>
          </w:tcPr>
          <w:p w14:paraId="37E9915E" w14:textId="77777777" w:rsidR="005E7E2A" w:rsidRPr="006048BD" w:rsidRDefault="005E7E2A"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487" w:type="pct"/>
            <w:vMerge/>
            <w:tcBorders>
              <w:left w:val="nil"/>
              <w:bottom w:val="single" w:sz="4" w:space="0" w:color="auto"/>
              <w:right w:val="nil"/>
            </w:tcBorders>
            <w:shd w:val="clear" w:color="000000" w:fill="387990"/>
            <w:vAlign w:val="bottom"/>
            <w:hideMark/>
          </w:tcPr>
          <w:p w14:paraId="77363AFA" w14:textId="47F6AE6F" w:rsidR="005E7E2A" w:rsidRPr="006048BD" w:rsidRDefault="005E7E2A" w:rsidP="006048BD">
            <w:pPr>
              <w:widowControl/>
              <w:spacing w:line="259" w:lineRule="auto"/>
              <w:jc w:val="center"/>
              <w:rPr>
                <w:rFonts w:eastAsia="Times New Roman" w:cs="Times New Roman"/>
                <w:b/>
                <w:bCs/>
                <w:color w:val="FFFFFF"/>
                <w:sz w:val="20"/>
                <w:szCs w:val="20"/>
              </w:rPr>
            </w:pPr>
          </w:p>
        </w:tc>
        <w:tc>
          <w:tcPr>
            <w:tcW w:w="331" w:type="pct"/>
            <w:tcBorders>
              <w:top w:val="nil"/>
              <w:left w:val="nil"/>
              <w:bottom w:val="single" w:sz="4" w:space="0" w:color="auto"/>
              <w:right w:val="nil"/>
            </w:tcBorders>
            <w:shd w:val="clear" w:color="000000" w:fill="387990"/>
            <w:vAlign w:val="bottom"/>
            <w:hideMark/>
          </w:tcPr>
          <w:p w14:paraId="76818CEA" w14:textId="77777777" w:rsidR="005E7E2A" w:rsidRPr="006048BD" w:rsidRDefault="005E7E2A"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d</w:t>
            </w:r>
            <w:proofErr w:type="spellEnd"/>
          </w:p>
        </w:tc>
      </w:tr>
      <w:tr w:rsidR="00BA775C" w:rsidRPr="006048BD" w14:paraId="0A03353D" w14:textId="77777777" w:rsidTr="005E7E2A">
        <w:tc>
          <w:tcPr>
            <w:tcW w:w="1046" w:type="pct"/>
            <w:tcBorders>
              <w:top w:val="nil"/>
              <w:left w:val="nil"/>
              <w:bottom w:val="single" w:sz="4" w:space="0" w:color="auto"/>
              <w:right w:val="nil"/>
            </w:tcBorders>
            <w:shd w:val="clear" w:color="000000" w:fill="DDEBF7"/>
            <w:vAlign w:val="bottom"/>
            <w:hideMark/>
          </w:tcPr>
          <w:p w14:paraId="437CF2D8" w14:textId="77777777" w:rsidR="0020732E" w:rsidRPr="006048BD" w:rsidRDefault="0020732E"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Women</w:t>
            </w:r>
          </w:p>
        </w:tc>
        <w:tc>
          <w:tcPr>
            <w:tcW w:w="438" w:type="pct"/>
            <w:tcBorders>
              <w:top w:val="nil"/>
              <w:left w:val="nil"/>
              <w:bottom w:val="nil"/>
              <w:right w:val="nil"/>
            </w:tcBorders>
            <w:shd w:val="clear" w:color="000000" w:fill="DDEBF7"/>
            <w:vAlign w:val="bottom"/>
            <w:hideMark/>
          </w:tcPr>
          <w:p w14:paraId="2B7D2D06"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0" w:type="pct"/>
            <w:tcBorders>
              <w:top w:val="nil"/>
              <w:left w:val="nil"/>
              <w:bottom w:val="nil"/>
              <w:right w:val="nil"/>
            </w:tcBorders>
            <w:shd w:val="clear" w:color="000000" w:fill="DDEBF7"/>
          </w:tcPr>
          <w:p w14:paraId="15C7DA3C"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55" w:type="pct"/>
            <w:tcBorders>
              <w:top w:val="nil"/>
              <w:left w:val="nil"/>
              <w:bottom w:val="nil"/>
              <w:right w:val="nil"/>
            </w:tcBorders>
            <w:shd w:val="clear" w:color="000000" w:fill="DDEBF7"/>
            <w:vAlign w:val="bottom"/>
            <w:hideMark/>
          </w:tcPr>
          <w:p w14:paraId="7C350FE0" w14:textId="59470CEE"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xml:space="preserve"> </w:t>
            </w:r>
          </w:p>
        </w:tc>
        <w:tc>
          <w:tcPr>
            <w:tcW w:w="115" w:type="pct"/>
            <w:tcBorders>
              <w:top w:val="nil"/>
              <w:left w:val="nil"/>
              <w:bottom w:val="nil"/>
              <w:right w:val="nil"/>
            </w:tcBorders>
            <w:shd w:val="clear" w:color="000000" w:fill="DDEBF7"/>
            <w:vAlign w:val="bottom"/>
            <w:hideMark/>
          </w:tcPr>
          <w:p w14:paraId="1AAEF645"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43" w:type="pct"/>
            <w:tcBorders>
              <w:top w:val="nil"/>
              <w:left w:val="nil"/>
              <w:bottom w:val="nil"/>
              <w:right w:val="nil"/>
            </w:tcBorders>
            <w:shd w:val="clear" w:color="000000" w:fill="DDEBF7"/>
            <w:vAlign w:val="bottom"/>
            <w:hideMark/>
          </w:tcPr>
          <w:p w14:paraId="452A6C2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61" w:type="pct"/>
            <w:tcBorders>
              <w:top w:val="nil"/>
              <w:left w:val="nil"/>
              <w:bottom w:val="nil"/>
              <w:right w:val="nil"/>
            </w:tcBorders>
            <w:shd w:val="clear" w:color="000000" w:fill="DDEBF7"/>
          </w:tcPr>
          <w:p w14:paraId="4A45F36E" w14:textId="77777777" w:rsidR="0020732E" w:rsidRPr="006048BD" w:rsidRDefault="0020732E" w:rsidP="006048BD">
            <w:pPr>
              <w:widowControl/>
              <w:spacing w:line="259" w:lineRule="auto"/>
              <w:jc w:val="center"/>
              <w:rPr>
                <w:rFonts w:eastAsia="Times New Roman" w:cs="Times New Roman"/>
                <w:b/>
                <w:bCs/>
                <w:color w:val="auto"/>
                <w:sz w:val="20"/>
                <w:szCs w:val="20"/>
              </w:rPr>
            </w:pPr>
          </w:p>
        </w:tc>
        <w:tc>
          <w:tcPr>
            <w:tcW w:w="339" w:type="pct"/>
            <w:tcBorders>
              <w:top w:val="nil"/>
              <w:left w:val="nil"/>
              <w:bottom w:val="nil"/>
              <w:right w:val="nil"/>
            </w:tcBorders>
            <w:shd w:val="clear" w:color="000000" w:fill="DDEBF7"/>
            <w:vAlign w:val="bottom"/>
            <w:hideMark/>
          </w:tcPr>
          <w:p w14:paraId="078367F7" w14:textId="65535DE4"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25" w:type="pct"/>
            <w:tcBorders>
              <w:top w:val="nil"/>
              <w:left w:val="nil"/>
              <w:bottom w:val="single" w:sz="4" w:space="0" w:color="auto"/>
              <w:right w:val="nil"/>
            </w:tcBorders>
            <w:shd w:val="clear" w:color="000000" w:fill="DDEBF7"/>
            <w:vAlign w:val="center"/>
            <w:hideMark/>
          </w:tcPr>
          <w:p w14:paraId="57381BC3"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487" w:type="pct"/>
            <w:tcBorders>
              <w:top w:val="nil"/>
              <w:left w:val="nil"/>
              <w:bottom w:val="single" w:sz="4" w:space="0" w:color="auto"/>
              <w:right w:val="nil"/>
            </w:tcBorders>
            <w:shd w:val="clear" w:color="000000" w:fill="DDEBF7"/>
            <w:vAlign w:val="center"/>
            <w:hideMark/>
          </w:tcPr>
          <w:p w14:paraId="450BF6E4"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c>
          <w:tcPr>
            <w:tcW w:w="331" w:type="pct"/>
            <w:tcBorders>
              <w:top w:val="nil"/>
              <w:left w:val="nil"/>
              <w:bottom w:val="single" w:sz="4" w:space="0" w:color="auto"/>
              <w:right w:val="nil"/>
            </w:tcBorders>
            <w:shd w:val="clear" w:color="000000" w:fill="DDEBF7"/>
            <w:vAlign w:val="center"/>
            <w:hideMark/>
          </w:tcPr>
          <w:p w14:paraId="770B5D32" w14:textId="77777777" w:rsidR="0020732E" w:rsidRPr="006048BD" w:rsidRDefault="0020732E" w:rsidP="006048BD">
            <w:pPr>
              <w:widowControl/>
              <w:spacing w:line="259" w:lineRule="auto"/>
              <w:jc w:val="center"/>
              <w:rPr>
                <w:rFonts w:eastAsia="Times New Roman" w:cs="Times New Roman"/>
                <w:b/>
                <w:bCs/>
                <w:color w:val="auto"/>
                <w:sz w:val="20"/>
                <w:szCs w:val="20"/>
              </w:rPr>
            </w:pPr>
            <w:r w:rsidRPr="006048BD">
              <w:rPr>
                <w:rFonts w:eastAsia="Times New Roman" w:cs="Times New Roman"/>
                <w:b/>
                <w:bCs/>
                <w:color w:val="auto"/>
                <w:sz w:val="20"/>
                <w:szCs w:val="20"/>
              </w:rPr>
              <w:t> </w:t>
            </w:r>
          </w:p>
        </w:tc>
      </w:tr>
      <w:tr w:rsidR="00BA775C" w:rsidRPr="006048BD" w14:paraId="17A47AEC" w14:textId="77777777" w:rsidTr="00D91B76">
        <w:tc>
          <w:tcPr>
            <w:tcW w:w="1046" w:type="pct"/>
            <w:tcBorders>
              <w:top w:val="nil"/>
              <w:left w:val="nil"/>
              <w:bottom w:val="single" w:sz="4" w:space="0" w:color="auto"/>
              <w:right w:val="nil"/>
            </w:tcBorders>
            <w:shd w:val="clear" w:color="auto" w:fill="auto"/>
            <w:vAlign w:val="center"/>
            <w:hideMark/>
          </w:tcPr>
          <w:p w14:paraId="381E123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tcPr>
          <w:p w14:paraId="74ACC201" w14:textId="783C575B"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1B9932B3" w14:textId="6366C264"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tcPr>
          <w:p w14:paraId="229BA942" w14:textId="7C26466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tcPr>
          <w:p w14:paraId="48B91D6C" w14:textId="20EE0C5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tcPr>
          <w:p w14:paraId="00AA86EA" w14:textId="6CE72FEB"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789BE625" w14:textId="6E3E73A3"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tcPr>
          <w:p w14:paraId="290667D8" w14:textId="4F7247E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tcPr>
          <w:p w14:paraId="75CAA315" w14:textId="03A4418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tcPr>
          <w:p w14:paraId="0657177E" w14:textId="3E4BF93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tcPr>
          <w:p w14:paraId="562D01A2" w14:textId="5A13A273"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6C61031" w14:textId="77777777" w:rsidTr="005E7E2A">
        <w:tc>
          <w:tcPr>
            <w:tcW w:w="1046" w:type="pct"/>
            <w:tcBorders>
              <w:top w:val="nil"/>
              <w:left w:val="nil"/>
              <w:bottom w:val="single" w:sz="4" w:space="0" w:color="auto"/>
              <w:right w:val="nil"/>
            </w:tcBorders>
            <w:shd w:val="clear" w:color="000000" w:fill="F2F2F2"/>
            <w:vAlign w:val="center"/>
            <w:hideMark/>
          </w:tcPr>
          <w:p w14:paraId="1C0C65C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2A89BE5" w14:textId="1EC638B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ABE707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971608E" w14:textId="1C7E7796"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4D92028C" w14:textId="462AED7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7578A254" w14:textId="77E46D2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6C7D7BD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2FF858D1" w14:textId="0221F9E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65741DC5" w14:textId="7BF52FB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9A73E83" w14:textId="5004D2B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015FE35" w14:textId="6413B05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B3C9B61" w14:textId="77777777" w:rsidTr="00A0621A">
        <w:tc>
          <w:tcPr>
            <w:tcW w:w="1046" w:type="pct"/>
            <w:tcBorders>
              <w:top w:val="nil"/>
              <w:left w:val="nil"/>
              <w:bottom w:val="single" w:sz="4" w:space="0" w:color="auto"/>
              <w:right w:val="nil"/>
            </w:tcBorders>
            <w:shd w:val="clear" w:color="auto" w:fill="auto"/>
            <w:vAlign w:val="center"/>
            <w:hideMark/>
          </w:tcPr>
          <w:p w14:paraId="076818F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F91BA08" w14:textId="62618E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3D7EA1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9A8EA2" w14:textId="2C1E5CB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485ED2DD" w14:textId="24E5AF2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8CC4558" w14:textId="1A7C85B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F91E85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F8D31BC" w14:textId="684F26D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6B9E15F" w14:textId="686A329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CFBC194" w14:textId="5E99A64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13E39CF" w14:textId="478D13B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7CD1D5F" w14:textId="77777777" w:rsidTr="00A0621A">
        <w:tc>
          <w:tcPr>
            <w:tcW w:w="1046" w:type="pct"/>
            <w:tcBorders>
              <w:top w:val="nil"/>
              <w:left w:val="nil"/>
              <w:bottom w:val="single" w:sz="4" w:space="0" w:color="auto"/>
              <w:right w:val="nil"/>
            </w:tcBorders>
            <w:shd w:val="clear" w:color="auto" w:fill="auto"/>
            <w:vAlign w:val="center"/>
            <w:hideMark/>
          </w:tcPr>
          <w:p w14:paraId="5F21C8B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2E1D93F5" w14:textId="0A3A1B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2DDCC2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FC1ED6E" w14:textId="7412DE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E5D1F" w14:textId="0E4F28D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B071EAA" w14:textId="0DDE0D1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524BA9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B3046A3" w14:textId="68D4C20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6129DC0" w14:textId="51B7736F"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E1766E0" w14:textId="3D12BD8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2D245D0" w14:textId="12FED9F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17E0FBF" w14:textId="77777777" w:rsidTr="005E7E2A">
        <w:tc>
          <w:tcPr>
            <w:tcW w:w="1046" w:type="pct"/>
            <w:tcBorders>
              <w:top w:val="nil"/>
              <w:left w:val="nil"/>
              <w:bottom w:val="single" w:sz="4" w:space="0" w:color="auto"/>
              <w:right w:val="nil"/>
            </w:tcBorders>
            <w:shd w:val="clear" w:color="auto" w:fill="auto"/>
            <w:vAlign w:val="center"/>
            <w:hideMark/>
          </w:tcPr>
          <w:p w14:paraId="22EC9311"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68D2A693" w14:textId="55FB8E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4F143C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44D4677" w14:textId="397E14D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395471A" w14:textId="61D831B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0D5A4A9" w14:textId="3DF7921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7C45A08"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F1AB6AB" w14:textId="0CEE29C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EDE9EB3" w14:textId="1795BCDE"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C15B52F" w14:textId="2116DB2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7D495A8" w14:textId="04E13A5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DEB3117" w14:textId="77777777" w:rsidTr="005E7E2A">
        <w:tc>
          <w:tcPr>
            <w:tcW w:w="1046" w:type="pct"/>
            <w:tcBorders>
              <w:top w:val="nil"/>
              <w:left w:val="nil"/>
              <w:bottom w:val="single" w:sz="4" w:space="0" w:color="auto"/>
              <w:right w:val="nil"/>
            </w:tcBorders>
            <w:shd w:val="clear" w:color="000000" w:fill="F2F2F2"/>
            <w:vAlign w:val="center"/>
            <w:hideMark/>
          </w:tcPr>
          <w:p w14:paraId="7C2ED15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B214D2C" w14:textId="4F86C0D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051A94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79A59BE" w14:textId="3CC5A36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7718FD0" w14:textId="32E5A9B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AA6E479" w14:textId="2FADA3C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7A9F756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F97BB7E" w14:textId="2FBCD76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B0099D4" w14:textId="132437B3"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5D6C3A3" w14:textId="23DFDE3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B1C0B52" w14:textId="5E5D6DC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37D8221" w14:textId="77777777" w:rsidTr="00A0621A">
        <w:tc>
          <w:tcPr>
            <w:tcW w:w="1046" w:type="pct"/>
            <w:tcBorders>
              <w:top w:val="nil"/>
              <w:left w:val="nil"/>
              <w:bottom w:val="single" w:sz="4" w:space="0" w:color="auto"/>
              <w:right w:val="nil"/>
            </w:tcBorders>
            <w:shd w:val="clear" w:color="auto" w:fill="auto"/>
            <w:vAlign w:val="center"/>
            <w:hideMark/>
          </w:tcPr>
          <w:p w14:paraId="32C7133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A386F2F" w14:textId="4148434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1ED4B1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0E27E2" w14:textId="1ABB4F0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41CB95A" w14:textId="2E4E9CC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CFFB101" w14:textId="18E21B8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706F86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8362EC8" w14:textId="31B7BA36"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1AD8A11" w14:textId="15889C6C"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02622B4C" w14:textId="669502CB"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23B258" w14:textId="7D99207A"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6BA419D" w14:textId="77777777" w:rsidTr="00A0621A">
        <w:tc>
          <w:tcPr>
            <w:tcW w:w="1046" w:type="pct"/>
            <w:tcBorders>
              <w:top w:val="nil"/>
              <w:left w:val="nil"/>
              <w:bottom w:val="single" w:sz="4" w:space="0" w:color="auto"/>
              <w:right w:val="nil"/>
            </w:tcBorders>
            <w:shd w:val="clear" w:color="auto" w:fill="auto"/>
            <w:vAlign w:val="center"/>
            <w:hideMark/>
          </w:tcPr>
          <w:p w14:paraId="30F62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ECD6C53" w14:textId="767FD66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0D55DC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9C19B32" w14:textId="72CD80D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36BAE7E" w14:textId="2A59D27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512161B" w14:textId="52ECEEE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BBF5A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1E6C6E1" w14:textId="6C9FDBC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D685AA4" w14:textId="2ADE89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8E30FFB" w14:textId="12D9261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19E8E588" w14:textId="2F9642B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C0BEE4" w14:textId="77777777" w:rsidTr="005E7E2A">
        <w:tc>
          <w:tcPr>
            <w:tcW w:w="1046" w:type="pct"/>
            <w:tcBorders>
              <w:top w:val="nil"/>
              <w:left w:val="nil"/>
              <w:bottom w:val="single" w:sz="4" w:space="0" w:color="auto"/>
              <w:right w:val="nil"/>
            </w:tcBorders>
            <w:shd w:val="clear" w:color="auto" w:fill="auto"/>
            <w:vAlign w:val="center"/>
            <w:hideMark/>
          </w:tcPr>
          <w:p w14:paraId="0273E826"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339DB18D" w14:textId="3289B5C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7C146F23"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14D75" w14:textId="17E9B6BF"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3F56D2E" w14:textId="3278C76C"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96A31DC" w14:textId="5E874649"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56288D3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A07AEF1" w14:textId="566AB181"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3CF54A8" w14:textId="4DB87AE9"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C1A2F7" w14:textId="4FE8CB50"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C95D2B1" w14:textId="30CCA7D0"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5A1339C2" w14:textId="77777777" w:rsidTr="005E7E2A">
        <w:tc>
          <w:tcPr>
            <w:tcW w:w="1046" w:type="pct"/>
            <w:tcBorders>
              <w:top w:val="nil"/>
              <w:left w:val="nil"/>
              <w:bottom w:val="single" w:sz="4" w:space="0" w:color="auto"/>
              <w:right w:val="nil"/>
            </w:tcBorders>
            <w:shd w:val="clear" w:color="000000" w:fill="F2F2F2"/>
            <w:vAlign w:val="center"/>
            <w:hideMark/>
          </w:tcPr>
          <w:p w14:paraId="4F6834ED"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C34AED" w14:textId="364E91A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E606EA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E1E5657" w14:textId="510EC31F"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CE32558" w14:textId="14EC819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11C5D5D" w14:textId="5033B28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0AE74F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58367BB2" w14:textId="0EB995A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3D343D5F" w14:textId="75422A9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1A733AAE" w14:textId="18DA53C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19EF469" w14:textId="0ACBD7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DD1238E" w14:textId="77777777" w:rsidTr="00A0621A">
        <w:tc>
          <w:tcPr>
            <w:tcW w:w="1046" w:type="pct"/>
            <w:tcBorders>
              <w:top w:val="nil"/>
              <w:left w:val="nil"/>
              <w:bottom w:val="single" w:sz="4" w:space="0" w:color="auto"/>
              <w:right w:val="nil"/>
            </w:tcBorders>
            <w:shd w:val="clear" w:color="auto" w:fill="auto"/>
            <w:vAlign w:val="center"/>
            <w:hideMark/>
          </w:tcPr>
          <w:p w14:paraId="2E9BAA9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4ECE210" w14:textId="4903E43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DF300F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EA94CEA" w14:textId="3A87FC9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FF88354" w14:textId="540BB0F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BD2EA94" w14:textId="5F906EC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291D63C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7E3165" w14:textId="3DB0223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539AC76" w14:textId="16477ED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BBCB315" w14:textId="52B9A71D"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12EDC96" w14:textId="374CE08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DEE553" w14:textId="77777777" w:rsidTr="00A0621A">
        <w:tc>
          <w:tcPr>
            <w:tcW w:w="1046" w:type="pct"/>
            <w:tcBorders>
              <w:top w:val="nil"/>
              <w:left w:val="nil"/>
              <w:bottom w:val="single" w:sz="4" w:space="0" w:color="auto"/>
              <w:right w:val="nil"/>
            </w:tcBorders>
            <w:shd w:val="clear" w:color="auto" w:fill="auto"/>
            <w:vAlign w:val="center"/>
            <w:hideMark/>
          </w:tcPr>
          <w:p w14:paraId="0B4E003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A6AFABF" w14:textId="1B4E381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D5748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5225725" w14:textId="157ED25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75CD2F" w14:textId="7845B6F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F4D3407" w14:textId="2589FF93"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5EC672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FD1D3F8" w14:textId="6403EEC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FBDD2CC" w14:textId="3A7D0CF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69A233B" w14:textId="29150183"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2466008" w14:textId="25E7CFE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0A41D3E" w14:textId="77777777" w:rsidTr="005E7E2A">
        <w:tc>
          <w:tcPr>
            <w:tcW w:w="1046" w:type="pct"/>
            <w:tcBorders>
              <w:top w:val="nil"/>
              <w:left w:val="nil"/>
              <w:bottom w:val="single" w:sz="4" w:space="0" w:color="auto"/>
              <w:right w:val="nil"/>
            </w:tcBorders>
            <w:shd w:val="clear" w:color="auto" w:fill="auto"/>
            <w:vAlign w:val="center"/>
            <w:hideMark/>
          </w:tcPr>
          <w:p w14:paraId="321099DD"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41EB7EBD" w14:textId="491F1460"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6CF4F1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269EF22" w14:textId="5A5FC32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5078FFE" w14:textId="4778AEA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E2BD64B" w14:textId="7BD05A6F"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5BEAD4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C8F5FA" w14:textId="06070104"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91660B" w14:textId="0938F96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821D1B3" w14:textId="1A5673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4767CF2" w14:textId="019F607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E141EDB" w14:textId="77777777" w:rsidTr="005E7E2A">
        <w:tc>
          <w:tcPr>
            <w:tcW w:w="1046" w:type="pct"/>
            <w:tcBorders>
              <w:top w:val="nil"/>
              <w:left w:val="nil"/>
              <w:bottom w:val="single" w:sz="4" w:space="0" w:color="auto"/>
              <w:right w:val="nil"/>
            </w:tcBorders>
            <w:shd w:val="clear" w:color="000000" w:fill="F2F2F2"/>
            <w:vAlign w:val="center"/>
            <w:hideMark/>
          </w:tcPr>
          <w:p w14:paraId="730298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459CBEAB" w14:textId="5A44F27F"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E8532E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94B82A9" w14:textId="0811D0D5"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50E04D62" w14:textId="0AB61C62"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48058716" w14:textId="076BA03D"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661A79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71C32B5" w14:textId="433C966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2FD209D2" w14:textId="5AD2608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DE36CD4" w14:textId="3015D187"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8D2E7D0" w14:textId="5013F4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2E1B053" w14:textId="77777777" w:rsidTr="00A0621A">
        <w:tc>
          <w:tcPr>
            <w:tcW w:w="1046" w:type="pct"/>
            <w:tcBorders>
              <w:top w:val="nil"/>
              <w:left w:val="nil"/>
              <w:bottom w:val="single" w:sz="4" w:space="0" w:color="auto"/>
              <w:right w:val="nil"/>
            </w:tcBorders>
            <w:shd w:val="clear" w:color="auto" w:fill="auto"/>
            <w:vAlign w:val="center"/>
            <w:hideMark/>
          </w:tcPr>
          <w:p w14:paraId="74F0A0F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E5CACD4" w14:textId="2888249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7B71A6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5F0D5E" w14:textId="5FFC28D3"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D90AC82" w14:textId="4E762FB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236DD82" w14:textId="2710FA5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86C97BF"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5DDC7561" w14:textId="7FC5F59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D8FEA12" w14:textId="5ACEBAE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C1E7BFB" w14:textId="2F0378C2"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8871FF4" w14:textId="333C788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0A6EC35" w14:textId="77777777" w:rsidTr="00A0621A">
        <w:tc>
          <w:tcPr>
            <w:tcW w:w="1046" w:type="pct"/>
            <w:tcBorders>
              <w:top w:val="nil"/>
              <w:left w:val="nil"/>
              <w:bottom w:val="single" w:sz="4" w:space="0" w:color="auto"/>
              <w:right w:val="nil"/>
            </w:tcBorders>
            <w:shd w:val="clear" w:color="auto" w:fill="auto"/>
            <w:vAlign w:val="center"/>
            <w:hideMark/>
          </w:tcPr>
          <w:p w14:paraId="3736547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A52494B" w14:textId="31E99D6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02145D1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1D29EB6" w14:textId="1A21144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81F6524" w14:textId="72B0E95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777D253" w14:textId="07F4D6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C86D95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0ACC8620" w14:textId="58443A8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634224DB" w14:textId="269EABA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63AA850" w14:textId="1B87058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7357F6E0" w14:textId="25EB505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15802213" w14:textId="77777777" w:rsidTr="005E7E2A">
        <w:tc>
          <w:tcPr>
            <w:tcW w:w="1046" w:type="pct"/>
            <w:tcBorders>
              <w:top w:val="nil"/>
              <w:left w:val="nil"/>
              <w:bottom w:val="single" w:sz="4" w:space="0" w:color="auto"/>
              <w:right w:val="nil"/>
            </w:tcBorders>
            <w:shd w:val="clear" w:color="auto" w:fill="auto"/>
            <w:vAlign w:val="center"/>
            <w:hideMark/>
          </w:tcPr>
          <w:p w14:paraId="6EC0786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68D80EBC" w14:textId="4F7562E8"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37C1B4E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3BA444C" w14:textId="3BEABF8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BDAF711" w14:textId="39A5F44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A4530BF" w14:textId="2E99B5B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3D55CC19"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B6C0CF7" w14:textId="7784D113"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B3A4A0F" w14:textId="6B43E70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7D8A74" w14:textId="269F53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C355810" w14:textId="49437F1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A2D8E1D" w14:textId="77777777" w:rsidTr="005E7E2A">
        <w:tc>
          <w:tcPr>
            <w:tcW w:w="1046" w:type="pct"/>
            <w:tcBorders>
              <w:top w:val="nil"/>
              <w:left w:val="nil"/>
              <w:bottom w:val="single" w:sz="4" w:space="0" w:color="auto"/>
              <w:right w:val="nil"/>
            </w:tcBorders>
            <w:shd w:val="clear" w:color="000000" w:fill="F2F2F2"/>
            <w:vAlign w:val="center"/>
            <w:hideMark/>
          </w:tcPr>
          <w:p w14:paraId="6FA7F89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19F8697D" w14:textId="3D70224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2C716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69F38F8A" w14:textId="3C40F36B"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3FD684A3" w14:textId="4D195BD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3AB4373" w14:textId="60E43C3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247F857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7C474B45" w14:textId="0DFFAC3E"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561F949F" w14:textId="43DF40B0"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43034053" w14:textId="26BD20BA"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EC79860" w14:textId="409D43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051FDE62" w14:textId="77777777" w:rsidTr="00A0621A">
        <w:tc>
          <w:tcPr>
            <w:tcW w:w="1046" w:type="pct"/>
            <w:tcBorders>
              <w:top w:val="nil"/>
              <w:left w:val="nil"/>
              <w:bottom w:val="single" w:sz="4" w:space="0" w:color="auto"/>
              <w:right w:val="nil"/>
            </w:tcBorders>
            <w:shd w:val="clear" w:color="auto" w:fill="auto"/>
            <w:vAlign w:val="center"/>
            <w:hideMark/>
          </w:tcPr>
          <w:p w14:paraId="40B1D67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17D4450" w14:textId="6C3A4852"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FD92BC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DB26391" w14:textId="258F270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7FA2757C" w14:textId="683227EC"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6820A1D" w14:textId="67327348"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C9DA02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15CABBF3" w14:textId="2A968CA0"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9922B6" w14:textId="092DB6E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1003F60" w14:textId="501B88FF"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18C0EC8" w14:textId="4B63733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64A28BE" w14:textId="77777777" w:rsidTr="00A0621A">
        <w:tc>
          <w:tcPr>
            <w:tcW w:w="1046" w:type="pct"/>
            <w:tcBorders>
              <w:top w:val="nil"/>
              <w:left w:val="nil"/>
              <w:bottom w:val="single" w:sz="4" w:space="0" w:color="auto"/>
              <w:right w:val="nil"/>
            </w:tcBorders>
            <w:shd w:val="clear" w:color="auto" w:fill="auto"/>
            <w:vAlign w:val="center"/>
            <w:hideMark/>
          </w:tcPr>
          <w:p w14:paraId="32A31345"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527045A" w14:textId="41487B0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D7EE38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34DEB2B5" w14:textId="5FB929A1"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E7AA491" w14:textId="22EDF7CB"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22082E36" w14:textId="1E47DC79"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8F51F4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EE197CC" w14:textId="0B6C6897"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F894035" w14:textId="0222615A"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B8A6E81" w14:textId="4443A34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8BE442C" w14:textId="71DCC5F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E67376D" w14:textId="77777777" w:rsidTr="005E7E2A">
        <w:tc>
          <w:tcPr>
            <w:tcW w:w="1046" w:type="pct"/>
            <w:tcBorders>
              <w:top w:val="nil"/>
              <w:left w:val="nil"/>
              <w:bottom w:val="single" w:sz="4" w:space="0" w:color="auto"/>
              <w:right w:val="nil"/>
            </w:tcBorders>
            <w:shd w:val="clear" w:color="auto" w:fill="auto"/>
            <w:vAlign w:val="center"/>
            <w:hideMark/>
          </w:tcPr>
          <w:p w14:paraId="4609FC48"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08202848" w14:textId="3DA3A4BE"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28AF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4B608A1" w14:textId="030EC39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75E459" w14:textId="2D98F63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53C61EB2" w14:textId="6029CAD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77727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2946FDF" w14:textId="67C8692B"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394BCB7" w14:textId="32292E4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16981B1E" w14:textId="75E62D18"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4551082" w14:textId="1A5CD80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0C02177" w14:textId="77777777" w:rsidTr="005E7E2A">
        <w:tc>
          <w:tcPr>
            <w:tcW w:w="1046" w:type="pct"/>
            <w:tcBorders>
              <w:top w:val="nil"/>
              <w:left w:val="nil"/>
              <w:bottom w:val="single" w:sz="4" w:space="0" w:color="auto"/>
              <w:right w:val="nil"/>
            </w:tcBorders>
            <w:shd w:val="clear" w:color="000000" w:fill="F2F2F2"/>
            <w:vAlign w:val="center"/>
            <w:hideMark/>
          </w:tcPr>
          <w:p w14:paraId="48C60F2A"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71408B6E" w14:textId="76D7293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2A3B595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5431FE9C" w14:textId="3923B74A"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D01860F" w14:textId="65A458F1"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5E80A9B1" w14:textId="6CF4FEE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0ACD500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08FAC6A4" w14:textId="00AD1362"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7A3452B" w14:textId="716CF5D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5BB9795B" w14:textId="69718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75719077" w14:textId="43DF6E7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1F42488" w14:textId="77777777" w:rsidTr="00A0621A">
        <w:tc>
          <w:tcPr>
            <w:tcW w:w="1046" w:type="pct"/>
            <w:tcBorders>
              <w:top w:val="nil"/>
              <w:left w:val="nil"/>
              <w:bottom w:val="single" w:sz="4" w:space="0" w:color="auto"/>
              <w:right w:val="nil"/>
            </w:tcBorders>
            <w:shd w:val="clear" w:color="auto" w:fill="auto"/>
            <w:vAlign w:val="center"/>
            <w:hideMark/>
          </w:tcPr>
          <w:p w14:paraId="05D08C0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C97B790" w14:textId="6D9EC03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6E0925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5369E7CD" w14:textId="62F11C8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0EE912B" w14:textId="255492E6"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7B43F576" w14:textId="3894532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216D4E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2C9DB5" w14:textId="72D14A2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FAB340C" w14:textId="10E360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8F7ADED" w14:textId="403C0491"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60D83849" w14:textId="5987FDE0"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3C2280A0" w14:textId="77777777" w:rsidTr="00A0621A">
        <w:tc>
          <w:tcPr>
            <w:tcW w:w="1046" w:type="pct"/>
            <w:tcBorders>
              <w:top w:val="nil"/>
              <w:left w:val="nil"/>
              <w:bottom w:val="single" w:sz="4" w:space="0" w:color="auto"/>
              <w:right w:val="nil"/>
            </w:tcBorders>
            <w:shd w:val="clear" w:color="auto" w:fill="auto"/>
            <w:vAlign w:val="center"/>
            <w:hideMark/>
          </w:tcPr>
          <w:p w14:paraId="6E2A515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87F71EF" w14:textId="512353FD"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29B6BDB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C42DD6C" w14:textId="4E8D9C6C"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C358540" w14:textId="3CF40963"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C45BC66" w14:textId="7918E810"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AF4D01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3A5947DB" w14:textId="10536921"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0E267C3F" w14:textId="4818873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44FF146E" w14:textId="7224082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8BFAB7D" w14:textId="6B5971B1"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5690BD9" w14:textId="77777777" w:rsidTr="005E7E2A">
        <w:tc>
          <w:tcPr>
            <w:tcW w:w="1046" w:type="pct"/>
            <w:tcBorders>
              <w:top w:val="nil"/>
              <w:left w:val="nil"/>
              <w:bottom w:val="single" w:sz="4" w:space="0" w:color="auto"/>
              <w:right w:val="nil"/>
            </w:tcBorders>
            <w:shd w:val="clear" w:color="000000" w:fill="DDEBF7"/>
            <w:vAlign w:val="bottom"/>
            <w:hideMark/>
          </w:tcPr>
          <w:p w14:paraId="12AD460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Men</w:t>
            </w:r>
          </w:p>
        </w:tc>
        <w:tc>
          <w:tcPr>
            <w:tcW w:w="438" w:type="pct"/>
            <w:tcBorders>
              <w:top w:val="nil"/>
              <w:left w:val="nil"/>
              <w:bottom w:val="nil"/>
              <w:right w:val="nil"/>
            </w:tcBorders>
            <w:shd w:val="clear" w:color="000000" w:fill="DDEBF7"/>
            <w:vAlign w:val="center"/>
            <w:hideMark/>
          </w:tcPr>
          <w:p w14:paraId="1C645476" w14:textId="616B960D" w:rsidR="00BE28B9" w:rsidRPr="006048BD" w:rsidRDefault="00BE28B9" w:rsidP="00BE28B9">
            <w:pPr>
              <w:widowControl/>
              <w:spacing w:line="259" w:lineRule="auto"/>
              <w:jc w:val="center"/>
              <w:rPr>
                <w:rFonts w:eastAsia="Times New Roman" w:cs="Times New Roman"/>
                <w:bCs/>
                <w:color w:val="auto"/>
                <w:sz w:val="20"/>
                <w:szCs w:val="20"/>
              </w:rPr>
            </w:pPr>
          </w:p>
        </w:tc>
        <w:tc>
          <w:tcPr>
            <w:tcW w:w="560" w:type="pct"/>
            <w:tcBorders>
              <w:top w:val="nil"/>
              <w:left w:val="nil"/>
              <w:bottom w:val="nil"/>
              <w:right w:val="nil"/>
            </w:tcBorders>
            <w:shd w:val="clear" w:color="000000" w:fill="DDEBF7"/>
          </w:tcPr>
          <w:p w14:paraId="1F7987B9"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55" w:type="pct"/>
            <w:tcBorders>
              <w:top w:val="nil"/>
              <w:left w:val="nil"/>
              <w:bottom w:val="nil"/>
              <w:right w:val="nil"/>
            </w:tcBorders>
            <w:shd w:val="clear" w:color="000000" w:fill="DDEBF7"/>
            <w:vAlign w:val="center"/>
            <w:hideMark/>
          </w:tcPr>
          <w:p w14:paraId="5008E525" w14:textId="0226A44B" w:rsidR="00BE28B9" w:rsidRPr="006048BD" w:rsidRDefault="00BE28B9" w:rsidP="00BE28B9">
            <w:pPr>
              <w:widowControl/>
              <w:spacing w:line="259" w:lineRule="auto"/>
              <w:jc w:val="center"/>
              <w:rPr>
                <w:rFonts w:eastAsia="Times New Roman" w:cs="Times New Roman"/>
                <w:bCs/>
                <w:color w:val="auto"/>
                <w:sz w:val="20"/>
                <w:szCs w:val="20"/>
              </w:rPr>
            </w:pPr>
          </w:p>
        </w:tc>
        <w:tc>
          <w:tcPr>
            <w:tcW w:w="115" w:type="pct"/>
            <w:tcBorders>
              <w:top w:val="nil"/>
              <w:left w:val="nil"/>
              <w:bottom w:val="nil"/>
              <w:right w:val="nil"/>
            </w:tcBorders>
            <w:shd w:val="clear" w:color="000000" w:fill="DDEBF7"/>
            <w:vAlign w:val="center"/>
            <w:hideMark/>
          </w:tcPr>
          <w:p w14:paraId="004B91B7" w14:textId="76CD8A4F" w:rsidR="00BE28B9" w:rsidRPr="006048BD" w:rsidRDefault="00BE28B9" w:rsidP="00BE28B9">
            <w:pPr>
              <w:widowControl/>
              <w:spacing w:line="259" w:lineRule="auto"/>
              <w:jc w:val="center"/>
              <w:rPr>
                <w:rFonts w:eastAsia="Times New Roman" w:cs="Times New Roman"/>
                <w:bCs/>
                <w:color w:val="auto"/>
                <w:sz w:val="20"/>
                <w:szCs w:val="20"/>
              </w:rPr>
            </w:pPr>
          </w:p>
        </w:tc>
        <w:tc>
          <w:tcPr>
            <w:tcW w:w="443" w:type="pct"/>
            <w:tcBorders>
              <w:top w:val="nil"/>
              <w:left w:val="nil"/>
              <w:bottom w:val="nil"/>
              <w:right w:val="nil"/>
            </w:tcBorders>
            <w:shd w:val="clear" w:color="000000" w:fill="DDEBF7"/>
            <w:vAlign w:val="center"/>
            <w:hideMark/>
          </w:tcPr>
          <w:p w14:paraId="6E21C1B7" w14:textId="463FF5E8" w:rsidR="00BE28B9" w:rsidRPr="006048BD" w:rsidRDefault="00BE28B9" w:rsidP="00BE28B9">
            <w:pPr>
              <w:widowControl/>
              <w:spacing w:line="259" w:lineRule="auto"/>
              <w:jc w:val="center"/>
              <w:rPr>
                <w:rFonts w:eastAsia="Times New Roman" w:cs="Times New Roman"/>
                <w:bCs/>
                <w:color w:val="auto"/>
                <w:sz w:val="20"/>
                <w:szCs w:val="20"/>
              </w:rPr>
            </w:pPr>
          </w:p>
        </w:tc>
        <w:tc>
          <w:tcPr>
            <w:tcW w:w="561" w:type="pct"/>
            <w:tcBorders>
              <w:top w:val="nil"/>
              <w:left w:val="nil"/>
              <w:bottom w:val="nil"/>
              <w:right w:val="nil"/>
            </w:tcBorders>
            <w:shd w:val="clear" w:color="000000" w:fill="DDEBF7"/>
          </w:tcPr>
          <w:p w14:paraId="0168FD6B" w14:textId="77777777" w:rsidR="00BE28B9" w:rsidRPr="006048BD" w:rsidRDefault="00BE28B9" w:rsidP="00BE28B9">
            <w:pPr>
              <w:widowControl/>
              <w:spacing w:line="259" w:lineRule="auto"/>
              <w:jc w:val="center"/>
              <w:rPr>
                <w:rFonts w:eastAsia="Times New Roman" w:cs="Times New Roman"/>
                <w:bCs/>
                <w:color w:val="auto"/>
                <w:sz w:val="20"/>
                <w:szCs w:val="20"/>
              </w:rPr>
            </w:pPr>
          </w:p>
        </w:tc>
        <w:tc>
          <w:tcPr>
            <w:tcW w:w="339" w:type="pct"/>
            <w:tcBorders>
              <w:top w:val="nil"/>
              <w:left w:val="nil"/>
              <w:bottom w:val="nil"/>
              <w:right w:val="nil"/>
            </w:tcBorders>
            <w:shd w:val="clear" w:color="000000" w:fill="DDEBF7"/>
            <w:vAlign w:val="center"/>
            <w:hideMark/>
          </w:tcPr>
          <w:p w14:paraId="20117814" w14:textId="16958701" w:rsidR="00BE28B9" w:rsidRPr="006048BD" w:rsidRDefault="00BE28B9" w:rsidP="00BE28B9">
            <w:pPr>
              <w:widowControl/>
              <w:spacing w:line="259" w:lineRule="auto"/>
              <w:jc w:val="center"/>
              <w:rPr>
                <w:rFonts w:eastAsia="Times New Roman" w:cs="Times New Roman"/>
                <w:bCs/>
                <w:color w:val="auto"/>
                <w:sz w:val="20"/>
                <w:szCs w:val="20"/>
              </w:rPr>
            </w:pPr>
          </w:p>
        </w:tc>
        <w:tc>
          <w:tcPr>
            <w:tcW w:w="325" w:type="pct"/>
            <w:tcBorders>
              <w:top w:val="nil"/>
              <w:left w:val="nil"/>
              <w:bottom w:val="single" w:sz="4" w:space="0" w:color="auto"/>
              <w:right w:val="nil"/>
            </w:tcBorders>
            <w:shd w:val="clear" w:color="000000" w:fill="DDEBF7"/>
            <w:vAlign w:val="center"/>
            <w:hideMark/>
          </w:tcPr>
          <w:p w14:paraId="59385D06" w14:textId="352CD97D" w:rsidR="00BE28B9" w:rsidRPr="006048BD" w:rsidRDefault="00BE28B9" w:rsidP="00BE28B9">
            <w:pPr>
              <w:widowControl/>
              <w:spacing w:line="259" w:lineRule="auto"/>
              <w:jc w:val="center"/>
              <w:rPr>
                <w:rFonts w:eastAsia="Times New Roman" w:cs="Times New Roman"/>
                <w:bCs/>
                <w:color w:val="auto"/>
                <w:sz w:val="20"/>
                <w:szCs w:val="20"/>
              </w:rPr>
            </w:pPr>
          </w:p>
        </w:tc>
        <w:tc>
          <w:tcPr>
            <w:tcW w:w="487" w:type="pct"/>
            <w:tcBorders>
              <w:top w:val="nil"/>
              <w:left w:val="nil"/>
              <w:bottom w:val="single" w:sz="4" w:space="0" w:color="auto"/>
              <w:right w:val="nil"/>
            </w:tcBorders>
            <w:shd w:val="clear" w:color="000000" w:fill="DDEBF7"/>
            <w:vAlign w:val="center"/>
            <w:hideMark/>
          </w:tcPr>
          <w:p w14:paraId="07146F61" w14:textId="6A3E1DBA" w:rsidR="00BE28B9" w:rsidRPr="006048BD" w:rsidRDefault="00BE28B9" w:rsidP="00BE28B9">
            <w:pPr>
              <w:widowControl/>
              <w:spacing w:line="259" w:lineRule="auto"/>
              <w:jc w:val="center"/>
              <w:rPr>
                <w:rFonts w:eastAsia="Times New Roman" w:cs="Times New Roman"/>
                <w:bCs/>
                <w:color w:val="auto"/>
                <w:sz w:val="20"/>
                <w:szCs w:val="20"/>
              </w:rPr>
            </w:pPr>
          </w:p>
        </w:tc>
        <w:tc>
          <w:tcPr>
            <w:tcW w:w="331" w:type="pct"/>
            <w:tcBorders>
              <w:top w:val="nil"/>
              <w:left w:val="nil"/>
              <w:bottom w:val="single" w:sz="4" w:space="0" w:color="auto"/>
              <w:right w:val="nil"/>
            </w:tcBorders>
            <w:shd w:val="clear" w:color="000000" w:fill="DDEBF7"/>
            <w:vAlign w:val="center"/>
            <w:hideMark/>
          </w:tcPr>
          <w:p w14:paraId="360192C9" w14:textId="6C0769F8" w:rsidR="00BE28B9" w:rsidRPr="006048BD" w:rsidRDefault="00BE28B9" w:rsidP="00BE28B9">
            <w:pPr>
              <w:widowControl/>
              <w:spacing w:line="259" w:lineRule="auto"/>
              <w:jc w:val="center"/>
              <w:rPr>
                <w:rFonts w:eastAsia="Times New Roman" w:cs="Times New Roman"/>
                <w:bCs/>
                <w:color w:val="auto"/>
                <w:sz w:val="20"/>
                <w:szCs w:val="20"/>
              </w:rPr>
            </w:pPr>
          </w:p>
        </w:tc>
      </w:tr>
      <w:tr w:rsidR="00BA775C" w:rsidRPr="006048BD" w14:paraId="15F2A8E4" w14:textId="77777777" w:rsidTr="005E7E2A">
        <w:tc>
          <w:tcPr>
            <w:tcW w:w="1046" w:type="pct"/>
            <w:tcBorders>
              <w:top w:val="nil"/>
              <w:left w:val="nil"/>
              <w:bottom w:val="single" w:sz="4" w:space="0" w:color="auto"/>
              <w:right w:val="nil"/>
            </w:tcBorders>
            <w:shd w:val="clear" w:color="auto" w:fill="auto"/>
            <w:vAlign w:val="center"/>
            <w:hideMark/>
          </w:tcPr>
          <w:p w14:paraId="59F87413"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Input in productive decisions</w:t>
            </w:r>
          </w:p>
        </w:tc>
        <w:tc>
          <w:tcPr>
            <w:tcW w:w="438" w:type="pct"/>
            <w:tcBorders>
              <w:top w:val="single" w:sz="4" w:space="0" w:color="auto"/>
              <w:left w:val="nil"/>
              <w:bottom w:val="single" w:sz="4" w:space="0" w:color="auto"/>
              <w:right w:val="nil"/>
            </w:tcBorders>
            <w:shd w:val="clear" w:color="auto" w:fill="auto"/>
            <w:noWrap/>
            <w:vAlign w:val="center"/>
            <w:hideMark/>
          </w:tcPr>
          <w:p w14:paraId="2B89DAA4" w14:textId="73794388"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single" w:sz="4" w:space="0" w:color="auto"/>
              <w:left w:val="nil"/>
              <w:bottom w:val="single" w:sz="4" w:space="0" w:color="auto"/>
              <w:right w:val="nil"/>
            </w:tcBorders>
            <w:vAlign w:val="center"/>
          </w:tcPr>
          <w:p w14:paraId="4A22BBED"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single" w:sz="4" w:space="0" w:color="auto"/>
              <w:left w:val="nil"/>
              <w:bottom w:val="single" w:sz="4" w:space="0" w:color="auto"/>
              <w:right w:val="nil"/>
            </w:tcBorders>
            <w:shd w:val="clear" w:color="auto" w:fill="auto"/>
            <w:noWrap/>
            <w:vAlign w:val="center"/>
            <w:hideMark/>
          </w:tcPr>
          <w:p w14:paraId="629581F8" w14:textId="7B175B9E"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single" w:sz="4" w:space="0" w:color="auto"/>
              <w:left w:val="nil"/>
              <w:bottom w:val="single" w:sz="4" w:space="0" w:color="auto"/>
              <w:right w:val="nil"/>
            </w:tcBorders>
            <w:shd w:val="clear" w:color="auto" w:fill="auto"/>
            <w:noWrap/>
            <w:vAlign w:val="center"/>
            <w:hideMark/>
          </w:tcPr>
          <w:p w14:paraId="1CA7F05F" w14:textId="1429BA88"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single" w:sz="4" w:space="0" w:color="auto"/>
              <w:left w:val="nil"/>
              <w:bottom w:val="single" w:sz="4" w:space="0" w:color="auto"/>
              <w:right w:val="nil"/>
            </w:tcBorders>
            <w:shd w:val="clear" w:color="auto" w:fill="auto"/>
            <w:noWrap/>
            <w:vAlign w:val="center"/>
            <w:hideMark/>
          </w:tcPr>
          <w:p w14:paraId="71BD27DA" w14:textId="1FE5ABE8"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single" w:sz="4" w:space="0" w:color="auto"/>
              <w:left w:val="nil"/>
              <w:bottom w:val="single" w:sz="4" w:space="0" w:color="auto"/>
              <w:right w:val="nil"/>
            </w:tcBorders>
            <w:vAlign w:val="center"/>
          </w:tcPr>
          <w:p w14:paraId="2936D06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single" w:sz="4" w:space="0" w:color="auto"/>
              <w:left w:val="nil"/>
              <w:bottom w:val="single" w:sz="4" w:space="0" w:color="auto"/>
              <w:right w:val="nil"/>
            </w:tcBorders>
            <w:shd w:val="clear" w:color="auto" w:fill="auto"/>
            <w:noWrap/>
            <w:vAlign w:val="center"/>
            <w:hideMark/>
          </w:tcPr>
          <w:p w14:paraId="00AED102" w14:textId="3AFD79CF"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4D94E21D" w14:textId="366524FF"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FF90258" w14:textId="4A4ED8EE"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DBEBD2" w14:textId="4DE4EEF6"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69C06FA7" w14:textId="77777777" w:rsidTr="005E7E2A">
        <w:tc>
          <w:tcPr>
            <w:tcW w:w="1046" w:type="pct"/>
            <w:tcBorders>
              <w:top w:val="nil"/>
              <w:left w:val="nil"/>
              <w:bottom w:val="single" w:sz="4" w:space="0" w:color="auto"/>
              <w:right w:val="nil"/>
            </w:tcBorders>
            <w:shd w:val="clear" w:color="000000" w:fill="F2F2F2"/>
            <w:vAlign w:val="center"/>
            <w:hideMark/>
          </w:tcPr>
          <w:p w14:paraId="1945DEE3"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28847CD0" w14:textId="62B03EAA"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3BC34C8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7DB502F0" w14:textId="55FF3C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243EA70D" w14:textId="05298D0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29B6CED" w14:textId="261384E2"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BD4CB9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FAE7359" w14:textId="0D5332E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28C0077" w14:textId="2FC1A04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6B2744BB" w14:textId="391BA0D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5C84B27E" w14:textId="73F611A6"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517B7614" w14:textId="77777777" w:rsidTr="00A0621A">
        <w:tc>
          <w:tcPr>
            <w:tcW w:w="1046" w:type="pct"/>
            <w:tcBorders>
              <w:top w:val="nil"/>
              <w:left w:val="nil"/>
              <w:bottom w:val="single" w:sz="4" w:space="0" w:color="auto"/>
              <w:right w:val="nil"/>
            </w:tcBorders>
            <w:shd w:val="clear" w:color="auto" w:fill="auto"/>
            <w:vAlign w:val="center"/>
            <w:hideMark/>
          </w:tcPr>
          <w:p w14:paraId="1688386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02E7AB7F" w14:textId="420FFA53"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4F6A96F1"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0CAADAD7" w14:textId="70999809"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119A2A53" w14:textId="65FF1DCE"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66FCF" w14:textId="0727454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D6DBF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290C3599" w14:textId="0AF0C58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54710533" w14:textId="7D6AB17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748C1C5F" w14:textId="4515E9A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3E294CFE" w14:textId="74B159A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707D9ABD" w14:textId="77777777" w:rsidTr="00A0621A">
        <w:tc>
          <w:tcPr>
            <w:tcW w:w="1046" w:type="pct"/>
            <w:tcBorders>
              <w:top w:val="nil"/>
              <w:left w:val="nil"/>
              <w:bottom w:val="single" w:sz="4" w:space="0" w:color="auto"/>
              <w:right w:val="nil"/>
            </w:tcBorders>
            <w:shd w:val="clear" w:color="auto" w:fill="auto"/>
            <w:vAlign w:val="center"/>
            <w:hideMark/>
          </w:tcPr>
          <w:p w14:paraId="086DB3E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739ABE0A" w14:textId="52CA1504"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7E5A2B6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127976C7" w14:textId="286679C4"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58CE6E8F" w14:textId="4ED02988"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2743B9F" w14:textId="22D637C6"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C2F129E"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01FE3CE" w14:textId="3F773B69"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227333A7" w14:textId="52214302"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7911935" w14:textId="68C624F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80E929" w14:textId="148623F4"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ACCCF" w14:textId="77777777" w:rsidTr="005E7E2A">
        <w:tc>
          <w:tcPr>
            <w:tcW w:w="1046" w:type="pct"/>
            <w:tcBorders>
              <w:top w:val="nil"/>
              <w:left w:val="nil"/>
              <w:bottom w:val="single" w:sz="4" w:space="0" w:color="auto"/>
              <w:right w:val="nil"/>
            </w:tcBorders>
            <w:shd w:val="clear" w:color="auto" w:fill="auto"/>
            <w:vAlign w:val="center"/>
            <w:hideMark/>
          </w:tcPr>
          <w:p w14:paraId="1DA6447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Ownership of assets</w:t>
            </w:r>
          </w:p>
        </w:tc>
        <w:tc>
          <w:tcPr>
            <w:tcW w:w="438" w:type="pct"/>
            <w:tcBorders>
              <w:top w:val="nil"/>
              <w:left w:val="nil"/>
              <w:bottom w:val="single" w:sz="4" w:space="0" w:color="auto"/>
              <w:right w:val="nil"/>
            </w:tcBorders>
            <w:shd w:val="clear" w:color="auto" w:fill="auto"/>
            <w:noWrap/>
            <w:vAlign w:val="center"/>
            <w:hideMark/>
          </w:tcPr>
          <w:p w14:paraId="0E9E44C2" w14:textId="791E0EE5"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5A34AA7"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8C075AE" w14:textId="458DA297"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A6F7EAF" w14:textId="3AC310B7"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625BDDAF" w14:textId="68650875"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4191E1BD"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95461CE" w14:textId="22F2396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353916DF" w14:textId="7EF9177B"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2DE02803" w14:textId="5FDAE274"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0B6BCD97" w14:textId="6B2E5D18"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8ED8691" w14:textId="77777777" w:rsidTr="005E7E2A">
        <w:tc>
          <w:tcPr>
            <w:tcW w:w="1046" w:type="pct"/>
            <w:tcBorders>
              <w:top w:val="nil"/>
              <w:left w:val="nil"/>
              <w:bottom w:val="single" w:sz="4" w:space="0" w:color="auto"/>
              <w:right w:val="nil"/>
            </w:tcBorders>
            <w:shd w:val="clear" w:color="000000" w:fill="F2F2F2"/>
            <w:vAlign w:val="center"/>
            <w:hideMark/>
          </w:tcPr>
          <w:p w14:paraId="364FE875"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3295A061" w14:textId="6CB66391"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78CF5692"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313674D8" w14:textId="594CF7E8"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112D4083" w14:textId="7C76A4B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1010A45B" w14:textId="6E99B36E"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32BA94DA"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697DE477" w14:textId="2A12EA7D"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1DB285EB" w14:textId="2F3CD414"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74A377D9" w14:textId="74385306"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3E39C2A8" w14:textId="2FD5F6AE"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41B5EE2B" w14:textId="77777777" w:rsidTr="00A0621A">
        <w:tc>
          <w:tcPr>
            <w:tcW w:w="1046" w:type="pct"/>
            <w:tcBorders>
              <w:top w:val="nil"/>
              <w:left w:val="nil"/>
              <w:bottom w:val="single" w:sz="4" w:space="0" w:color="auto"/>
              <w:right w:val="nil"/>
            </w:tcBorders>
            <w:shd w:val="clear" w:color="auto" w:fill="auto"/>
            <w:vAlign w:val="center"/>
            <w:hideMark/>
          </w:tcPr>
          <w:p w14:paraId="5B5032D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EBBCEA8" w14:textId="3E654176"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687AEF7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75F3C75D" w14:textId="28448A5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24342DCD" w14:textId="38432114"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00CDE46C" w14:textId="0258C0E7"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51699E24"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75C0B9A1" w14:textId="5A32295C"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D9E50BE" w14:textId="20F4880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540EC117" w14:textId="51845A9C"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5127F99" w14:textId="5D9505E9"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6340409F" w14:textId="77777777" w:rsidTr="00A0621A">
        <w:tc>
          <w:tcPr>
            <w:tcW w:w="1046" w:type="pct"/>
            <w:tcBorders>
              <w:top w:val="nil"/>
              <w:left w:val="nil"/>
              <w:bottom w:val="single" w:sz="4" w:space="0" w:color="auto"/>
              <w:right w:val="nil"/>
            </w:tcBorders>
            <w:shd w:val="clear" w:color="auto" w:fill="auto"/>
            <w:vAlign w:val="center"/>
            <w:hideMark/>
          </w:tcPr>
          <w:p w14:paraId="7B7EBC70"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48100634" w14:textId="3910A36C"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C1473C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29CAD9ED" w14:textId="4DDE1690"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66171530" w14:textId="74E366E5"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1E94C634" w14:textId="52EF4CB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0EA52A26"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C8484B8" w14:textId="15F5B81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2E459CB" w14:textId="1017C525"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2C89B56" w14:textId="5069F8AE"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4FC045D" w14:textId="0C760C8C"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2A1BA0F" w14:textId="77777777" w:rsidTr="005E7E2A">
        <w:tc>
          <w:tcPr>
            <w:tcW w:w="1046" w:type="pct"/>
            <w:tcBorders>
              <w:top w:val="nil"/>
              <w:left w:val="nil"/>
              <w:bottom w:val="single" w:sz="4" w:space="0" w:color="auto"/>
              <w:right w:val="nil"/>
            </w:tcBorders>
            <w:shd w:val="clear" w:color="auto" w:fill="auto"/>
            <w:vAlign w:val="center"/>
            <w:hideMark/>
          </w:tcPr>
          <w:p w14:paraId="32FBEFA0" w14:textId="77777777" w:rsidR="00BE28B9" w:rsidRPr="006048BD" w:rsidRDefault="00BE28B9" w:rsidP="00BE28B9">
            <w:pPr>
              <w:keepNext/>
              <w:widowControl/>
              <w:spacing w:line="259" w:lineRule="auto"/>
              <w:rPr>
                <w:rFonts w:eastAsia="Times New Roman" w:cs="Times New Roman"/>
                <w:sz w:val="20"/>
                <w:szCs w:val="20"/>
              </w:rPr>
            </w:pPr>
            <w:r w:rsidRPr="006048BD">
              <w:rPr>
                <w:rFonts w:eastAsia="Times New Roman" w:cs="Times New Roman"/>
                <w:sz w:val="20"/>
                <w:szCs w:val="20"/>
              </w:rPr>
              <w:t>Access to and decisions on credit</w:t>
            </w:r>
          </w:p>
        </w:tc>
        <w:tc>
          <w:tcPr>
            <w:tcW w:w="438" w:type="pct"/>
            <w:tcBorders>
              <w:top w:val="nil"/>
              <w:left w:val="nil"/>
              <w:bottom w:val="single" w:sz="4" w:space="0" w:color="auto"/>
              <w:right w:val="nil"/>
            </w:tcBorders>
            <w:shd w:val="clear" w:color="auto" w:fill="auto"/>
            <w:noWrap/>
            <w:vAlign w:val="center"/>
            <w:hideMark/>
          </w:tcPr>
          <w:p w14:paraId="06249B21" w14:textId="27CC0877" w:rsidR="00BE28B9" w:rsidRPr="006048BD" w:rsidRDefault="00BE28B9" w:rsidP="005E7E2A">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vAlign w:val="center"/>
          </w:tcPr>
          <w:p w14:paraId="68FA1B2C"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455FF7D6" w14:textId="5F9EC50B" w:rsidR="00BE28B9" w:rsidRPr="006048BD" w:rsidRDefault="00BE28B9" w:rsidP="005E7E2A">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0DB3A516" w14:textId="57F3D121" w:rsidR="00BE28B9" w:rsidRPr="006048BD" w:rsidRDefault="00BE28B9" w:rsidP="005E7E2A">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3FD0F663" w14:textId="3FAACA36" w:rsidR="00BE28B9" w:rsidRPr="006048BD" w:rsidRDefault="00BE28B9" w:rsidP="005E7E2A">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vAlign w:val="center"/>
          </w:tcPr>
          <w:p w14:paraId="72A5FB78" w14:textId="77777777" w:rsidR="00BE28B9" w:rsidRPr="006048BD" w:rsidRDefault="00BE28B9" w:rsidP="005E7E2A">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E89130C" w14:textId="13064587" w:rsidR="00BE28B9" w:rsidRPr="006048BD" w:rsidRDefault="00BE28B9" w:rsidP="005E7E2A">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7BACA074" w14:textId="575025F6" w:rsidR="00BE28B9" w:rsidRPr="006048BD" w:rsidRDefault="00BE28B9" w:rsidP="005E7E2A">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614B5EE4" w14:textId="3155AD62" w:rsidR="00BE28B9" w:rsidRPr="006048BD" w:rsidRDefault="00BE28B9" w:rsidP="005E7E2A">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23843994" w14:textId="3EE96391" w:rsidR="00BE28B9" w:rsidRPr="006048BD" w:rsidRDefault="00BE28B9" w:rsidP="005E7E2A">
            <w:pPr>
              <w:widowControl/>
              <w:spacing w:line="259" w:lineRule="auto"/>
              <w:jc w:val="center"/>
              <w:rPr>
                <w:rFonts w:eastAsia="Times New Roman" w:cs="Times New Roman"/>
                <w:color w:val="auto"/>
                <w:sz w:val="20"/>
                <w:szCs w:val="20"/>
              </w:rPr>
            </w:pPr>
          </w:p>
        </w:tc>
      </w:tr>
      <w:tr w:rsidR="00BA775C" w:rsidRPr="006048BD" w14:paraId="26FDF20E" w14:textId="77777777" w:rsidTr="005E7E2A">
        <w:tc>
          <w:tcPr>
            <w:tcW w:w="1046" w:type="pct"/>
            <w:tcBorders>
              <w:top w:val="nil"/>
              <w:left w:val="nil"/>
              <w:bottom w:val="single" w:sz="4" w:space="0" w:color="auto"/>
              <w:right w:val="nil"/>
            </w:tcBorders>
            <w:shd w:val="clear" w:color="000000" w:fill="F2F2F2"/>
            <w:vAlign w:val="center"/>
            <w:hideMark/>
          </w:tcPr>
          <w:p w14:paraId="316B9C61" w14:textId="77777777" w:rsidR="00BE28B9" w:rsidRPr="006048BD" w:rsidRDefault="00BE28B9" w:rsidP="00BE28B9">
            <w:pPr>
              <w:keepNext/>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85B014B" w14:textId="1A9D78C9"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shd w:val="clear" w:color="000000" w:fill="F2F2F2"/>
          </w:tcPr>
          <w:p w14:paraId="19B64055"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000000" w:fill="F2F2F2"/>
            <w:noWrap/>
            <w:vAlign w:val="center"/>
            <w:hideMark/>
          </w:tcPr>
          <w:p w14:paraId="264D5BBC" w14:textId="6FBBFBC2"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000000" w:fill="F2F2F2"/>
            <w:noWrap/>
            <w:vAlign w:val="center"/>
            <w:hideMark/>
          </w:tcPr>
          <w:p w14:paraId="00C50BB3" w14:textId="064022DA"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000000" w:fill="F2F2F2"/>
            <w:noWrap/>
            <w:vAlign w:val="center"/>
            <w:hideMark/>
          </w:tcPr>
          <w:p w14:paraId="225E81AF" w14:textId="6585C27C"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shd w:val="clear" w:color="000000" w:fill="F2F2F2"/>
          </w:tcPr>
          <w:p w14:paraId="48DAFF5B"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000000" w:fill="F2F2F2"/>
            <w:noWrap/>
            <w:vAlign w:val="center"/>
            <w:hideMark/>
          </w:tcPr>
          <w:p w14:paraId="1EA1DE22" w14:textId="6791363F"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000000" w:fill="F2F2F2"/>
            <w:noWrap/>
            <w:vAlign w:val="center"/>
            <w:hideMark/>
          </w:tcPr>
          <w:p w14:paraId="42D38F3D" w14:textId="5785B799"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000000" w:fill="F2F2F2"/>
            <w:noWrap/>
            <w:vAlign w:val="center"/>
            <w:hideMark/>
          </w:tcPr>
          <w:p w14:paraId="0D03CA74" w14:textId="3F9B7C75"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000000" w:fill="F2F2F2"/>
            <w:noWrap/>
            <w:vAlign w:val="center"/>
            <w:hideMark/>
          </w:tcPr>
          <w:p w14:paraId="657A7C43" w14:textId="4B0278FB"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88190D6" w14:textId="77777777" w:rsidTr="00AF0003">
        <w:tc>
          <w:tcPr>
            <w:tcW w:w="1046" w:type="pct"/>
            <w:tcBorders>
              <w:top w:val="nil"/>
              <w:left w:val="nil"/>
              <w:bottom w:val="single" w:sz="4" w:space="0" w:color="auto"/>
              <w:right w:val="nil"/>
            </w:tcBorders>
            <w:shd w:val="clear" w:color="auto" w:fill="auto"/>
            <w:vAlign w:val="center"/>
            <w:hideMark/>
          </w:tcPr>
          <w:p w14:paraId="773BC326" w14:textId="77777777" w:rsidR="00BE28B9" w:rsidRPr="006048BD" w:rsidRDefault="00BE28B9" w:rsidP="00BE28B9">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4ABA6E42" w14:textId="38E82547" w:rsidR="00BE28B9" w:rsidRPr="006048BD" w:rsidRDefault="00BE28B9" w:rsidP="00BE28B9">
            <w:pPr>
              <w:widowControl/>
              <w:spacing w:line="259" w:lineRule="auto"/>
              <w:jc w:val="center"/>
              <w:rPr>
                <w:rFonts w:eastAsia="Times New Roman" w:cs="Times New Roman"/>
                <w:color w:val="auto"/>
                <w:sz w:val="20"/>
                <w:szCs w:val="20"/>
              </w:rPr>
            </w:pPr>
          </w:p>
        </w:tc>
        <w:tc>
          <w:tcPr>
            <w:tcW w:w="560" w:type="pct"/>
            <w:tcBorders>
              <w:top w:val="nil"/>
              <w:left w:val="nil"/>
              <w:bottom w:val="single" w:sz="4" w:space="0" w:color="auto"/>
              <w:right w:val="nil"/>
            </w:tcBorders>
          </w:tcPr>
          <w:p w14:paraId="5B4A1B50"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55" w:type="pct"/>
            <w:tcBorders>
              <w:top w:val="nil"/>
              <w:left w:val="nil"/>
              <w:bottom w:val="single" w:sz="4" w:space="0" w:color="auto"/>
              <w:right w:val="nil"/>
            </w:tcBorders>
            <w:shd w:val="clear" w:color="auto" w:fill="auto"/>
            <w:noWrap/>
            <w:vAlign w:val="center"/>
            <w:hideMark/>
          </w:tcPr>
          <w:p w14:paraId="6D24B1B7" w14:textId="375F3A3E" w:rsidR="00BE28B9" w:rsidRPr="006048BD" w:rsidRDefault="00BE28B9" w:rsidP="00BE28B9">
            <w:pPr>
              <w:widowControl/>
              <w:spacing w:line="259" w:lineRule="auto"/>
              <w:jc w:val="center"/>
              <w:rPr>
                <w:rFonts w:eastAsia="Times New Roman" w:cs="Times New Roman"/>
                <w:color w:val="auto"/>
                <w:sz w:val="20"/>
                <w:szCs w:val="20"/>
              </w:rPr>
            </w:pPr>
          </w:p>
        </w:tc>
        <w:tc>
          <w:tcPr>
            <w:tcW w:w="115" w:type="pct"/>
            <w:tcBorders>
              <w:top w:val="nil"/>
              <w:left w:val="nil"/>
              <w:bottom w:val="single" w:sz="4" w:space="0" w:color="auto"/>
              <w:right w:val="nil"/>
            </w:tcBorders>
            <w:shd w:val="clear" w:color="auto" w:fill="auto"/>
            <w:noWrap/>
            <w:vAlign w:val="center"/>
            <w:hideMark/>
          </w:tcPr>
          <w:p w14:paraId="33C2AE38" w14:textId="1A4AA01D" w:rsidR="00BE28B9" w:rsidRPr="006048BD" w:rsidRDefault="00BE28B9" w:rsidP="00BE28B9">
            <w:pPr>
              <w:widowControl/>
              <w:spacing w:line="259" w:lineRule="auto"/>
              <w:jc w:val="center"/>
              <w:rPr>
                <w:rFonts w:eastAsia="Times New Roman" w:cs="Times New Roman"/>
                <w:color w:val="auto"/>
                <w:sz w:val="20"/>
                <w:szCs w:val="20"/>
              </w:rPr>
            </w:pPr>
          </w:p>
        </w:tc>
        <w:tc>
          <w:tcPr>
            <w:tcW w:w="443" w:type="pct"/>
            <w:tcBorders>
              <w:top w:val="nil"/>
              <w:left w:val="nil"/>
              <w:bottom w:val="single" w:sz="4" w:space="0" w:color="auto"/>
              <w:right w:val="nil"/>
            </w:tcBorders>
            <w:shd w:val="clear" w:color="auto" w:fill="auto"/>
            <w:noWrap/>
            <w:vAlign w:val="center"/>
            <w:hideMark/>
          </w:tcPr>
          <w:p w14:paraId="4EA2742F" w14:textId="3BED42F1" w:rsidR="00BE28B9" w:rsidRPr="006048BD" w:rsidRDefault="00BE28B9" w:rsidP="00BE28B9">
            <w:pPr>
              <w:widowControl/>
              <w:spacing w:line="259" w:lineRule="auto"/>
              <w:jc w:val="center"/>
              <w:rPr>
                <w:rFonts w:eastAsia="Times New Roman" w:cs="Times New Roman"/>
                <w:color w:val="auto"/>
                <w:sz w:val="20"/>
                <w:szCs w:val="20"/>
              </w:rPr>
            </w:pPr>
          </w:p>
        </w:tc>
        <w:tc>
          <w:tcPr>
            <w:tcW w:w="561" w:type="pct"/>
            <w:tcBorders>
              <w:top w:val="nil"/>
              <w:left w:val="nil"/>
              <w:bottom w:val="single" w:sz="4" w:space="0" w:color="auto"/>
              <w:right w:val="nil"/>
            </w:tcBorders>
          </w:tcPr>
          <w:p w14:paraId="64AD35FC" w14:textId="77777777" w:rsidR="00BE28B9" w:rsidRPr="006048BD" w:rsidRDefault="00BE28B9" w:rsidP="00BE28B9">
            <w:pPr>
              <w:widowControl/>
              <w:spacing w:line="259" w:lineRule="auto"/>
              <w:jc w:val="center"/>
              <w:rPr>
                <w:rFonts w:eastAsia="Times New Roman" w:cs="Times New Roman"/>
                <w:color w:val="auto"/>
                <w:sz w:val="20"/>
                <w:szCs w:val="20"/>
              </w:rPr>
            </w:pPr>
          </w:p>
        </w:tc>
        <w:tc>
          <w:tcPr>
            <w:tcW w:w="339" w:type="pct"/>
            <w:tcBorders>
              <w:top w:val="nil"/>
              <w:left w:val="nil"/>
              <w:bottom w:val="single" w:sz="4" w:space="0" w:color="auto"/>
              <w:right w:val="nil"/>
            </w:tcBorders>
            <w:shd w:val="clear" w:color="auto" w:fill="auto"/>
            <w:noWrap/>
            <w:vAlign w:val="center"/>
            <w:hideMark/>
          </w:tcPr>
          <w:p w14:paraId="495000BF" w14:textId="3599B478" w:rsidR="00BE28B9" w:rsidRPr="006048BD" w:rsidRDefault="00BE28B9" w:rsidP="00BE28B9">
            <w:pPr>
              <w:widowControl/>
              <w:spacing w:line="259" w:lineRule="auto"/>
              <w:jc w:val="center"/>
              <w:rPr>
                <w:rFonts w:eastAsia="Times New Roman" w:cs="Times New Roman"/>
                <w:color w:val="auto"/>
                <w:sz w:val="20"/>
                <w:szCs w:val="20"/>
              </w:rPr>
            </w:pPr>
          </w:p>
        </w:tc>
        <w:tc>
          <w:tcPr>
            <w:tcW w:w="325" w:type="pct"/>
            <w:tcBorders>
              <w:top w:val="nil"/>
              <w:left w:val="nil"/>
              <w:bottom w:val="single" w:sz="4" w:space="0" w:color="auto"/>
              <w:right w:val="nil"/>
            </w:tcBorders>
            <w:shd w:val="clear" w:color="auto" w:fill="auto"/>
            <w:noWrap/>
            <w:vAlign w:val="center"/>
            <w:hideMark/>
          </w:tcPr>
          <w:p w14:paraId="1D3978C7" w14:textId="31F1E4C6" w:rsidR="00BE28B9" w:rsidRPr="006048BD" w:rsidRDefault="00BE28B9" w:rsidP="00BE28B9">
            <w:pPr>
              <w:widowControl/>
              <w:spacing w:line="259" w:lineRule="auto"/>
              <w:jc w:val="center"/>
              <w:rPr>
                <w:rFonts w:eastAsia="Times New Roman" w:cs="Times New Roman"/>
                <w:color w:val="auto"/>
                <w:sz w:val="20"/>
                <w:szCs w:val="20"/>
              </w:rPr>
            </w:pPr>
          </w:p>
        </w:tc>
        <w:tc>
          <w:tcPr>
            <w:tcW w:w="487" w:type="pct"/>
            <w:tcBorders>
              <w:top w:val="nil"/>
              <w:left w:val="nil"/>
              <w:bottom w:val="single" w:sz="4" w:space="0" w:color="auto"/>
              <w:right w:val="nil"/>
            </w:tcBorders>
            <w:shd w:val="clear" w:color="auto" w:fill="auto"/>
            <w:noWrap/>
            <w:vAlign w:val="center"/>
            <w:hideMark/>
          </w:tcPr>
          <w:p w14:paraId="35141212" w14:textId="2FCBE110" w:rsidR="00BE28B9" w:rsidRPr="006048BD" w:rsidRDefault="00BE28B9" w:rsidP="00BE28B9">
            <w:pPr>
              <w:widowControl/>
              <w:spacing w:line="259" w:lineRule="auto"/>
              <w:jc w:val="center"/>
              <w:rPr>
                <w:rFonts w:eastAsia="Times New Roman" w:cs="Times New Roman"/>
                <w:color w:val="auto"/>
                <w:sz w:val="20"/>
                <w:szCs w:val="20"/>
              </w:rPr>
            </w:pPr>
          </w:p>
        </w:tc>
        <w:tc>
          <w:tcPr>
            <w:tcW w:w="331" w:type="pct"/>
            <w:tcBorders>
              <w:top w:val="nil"/>
              <w:left w:val="nil"/>
              <w:bottom w:val="single" w:sz="4" w:space="0" w:color="auto"/>
              <w:right w:val="nil"/>
            </w:tcBorders>
            <w:shd w:val="clear" w:color="auto" w:fill="auto"/>
            <w:noWrap/>
            <w:vAlign w:val="center"/>
            <w:hideMark/>
          </w:tcPr>
          <w:p w14:paraId="5E060884" w14:textId="3B85E127" w:rsidR="00BE28B9" w:rsidRPr="006048BD" w:rsidRDefault="00BE28B9" w:rsidP="00BE28B9">
            <w:pPr>
              <w:widowControl/>
              <w:spacing w:line="259" w:lineRule="auto"/>
              <w:jc w:val="center"/>
              <w:rPr>
                <w:rFonts w:eastAsia="Times New Roman" w:cs="Times New Roman"/>
                <w:color w:val="auto"/>
                <w:sz w:val="20"/>
                <w:szCs w:val="20"/>
              </w:rPr>
            </w:pPr>
          </w:p>
        </w:tc>
      </w:tr>
      <w:tr w:rsidR="00BA775C" w:rsidRPr="006048BD" w14:paraId="2FEB1AEC" w14:textId="77777777" w:rsidTr="00AF0003">
        <w:tc>
          <w:tcPr>
            <w:tcW w:w="1046" w:type="pct"/>
            <w:tcBorders>
              <w:top w:val="nil"/>
              <w:left w:val="nil"/>
              <w:bottom w:val="single" w:sz="4" w:space="0" w:color="auto"/>
              <w:right w:val="nil"/>
            </w:tcBorders>
            <w:shd w:val="clear" w:color="auto" w:fill="auto"/>
            <w:vAlign w:val="center"/>
            <w:hideMark/>
          </w:tcPr>
          <w:p w14:paraId="0D9E3644"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9947DFD" w14:textId="6BE0B7B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5D1A676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0B1F7A1" w14:textId="1D22DA38"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6758F1D" w14:textId="4048F933"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002B25" w14:textId="4A8CF8B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055287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C83FB96" w14:textId="1534A972"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1E579ED5" w14:textId="6CD56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0E2F93B" w14:textId="74AD8BB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800276" w14:textId="40D5B94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3A496AA" w14:textId="77777777" w:rsidTr="005E7E2A">
        <w:tc>
          <w:tcPr>
            <w:tcW w:w="1046" w:type="pct"/>
            <w:tcBorders>
              <w:top w:val="nil"/>
              <w:left w:val="nil"/>
              <w:bottom w:val="single" w:sz="4" w:space="0" w:color="auto"/>
              <w:right w:val="nil"/>
            </w:tcBorders>
            <w:shd w:val="clear" w:color="auto" w:fill="auto"/>
            <w:vAlign w:val="center"/>
            <w:hideMark/>
          </w:tcPr>
          <w:p w14:paraId="69749B99"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Control over income</w:t>
            </w:r>
          </w:p>
        </w:tc>
        <w:tc>
          <w:tcPr>
            <w:tcW w:w="438" w:type="pct"/>
            <w:tcBorders>
              <w:top w:val="nil"/>
              <w:left w:val="nil"/>
              <w:bottom w:val="single" w:sz="4" w:space="0" w:color="auto"/>
              <w:right w:val="nil"/>
            </w:tcBorders>
            <w:shd w:val="clear" w:color="auto" w:fill="auto"/>
            <w:noWrap/>
            <w:vAlign w:val="center"/>
            <w:hideMark/>
          </w:tcPr>
          <w:p w14:paraId="39822632" w14:textId="6230E16E"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3EA5FE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10013A5" w14:textId="78327CCB"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0AFE85B9" w14:textId="60A6895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615CC972" w14:textId="6FEF92A3"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7C9BCF2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A8FFF1" w14:textId="1926B288"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16F9F1C" w14:textId="355F9A46"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360A880" w14:textId="4C744B48"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5E2D1C53" w14:textId="2478E0F9"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369D7D8" w14:textId="77777777" w:rsidTr="005E7E2A">
        <w:tc>
          <w:tcPr>
            <w:tcW w:w="1046" w:type="pct"/>
            <w:tcBorders>
              <w:top w:val="nil"/>
              <w:left w:val="nil"/>
              <w:bottom w:val="single" w:sz="4" w:space="0" w:color="auto"/>
              <w:right w:val="nil"/>
            </w:tcBorders>
            <w:shd w:val="clear" w:color="000000" w:fill="F2F2F2"/>
            <w:vAlign w:val="center"/>
            <w:hideMark/>
          </w:tcPr>
          <w:p w14:paraId="5C34AA8F" w14:textId="77777777" w:rsidR="00BE28B9" w:rsidRPr="00D751B3" w:rsidRDefault="00BE28B9" w:rsidP="00BE28B9">
            <w:pPr>
              <w:widowControl/>
              <w:spacing w:line="259" w:lineRule="auto"/>
              <w:ind w:firstLineChars="100" w:firstLine="201"/>
              <w:rPr>
                <w:rFonts w:eastAsia="Times New Roman" w:cs="Times New Roman"/>
                <w:b/>
                <w:sz w:val="20"/>
                <w:szCs w:val="20"/>
              </w:rPr>
            </w:pPr>
            <w:r w:rsidRPr="00D751B3">
              <w:rPr>
                <w:rFonts w:eastAsia="Times New Roman" w:cs="Times New Roman"/>
                <w:b/>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6B800FA1" w14:textId="4C5B85C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5FCD940A"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2AE491F8" w14:textId="529CAE0A"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1DC0A1F3" w14:textId="31016D1B"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211AC5E" w14:textId="1EC382FF"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F251A8F"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B0E3164" w14:textId="2A5161E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6A89BFB7" w14:textId="09A188D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FB25925" w14:textId="1E1449A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0812C706" w14:textId="0B59454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046C661" w14:textId="77777777" w:rsidTr="00450319">
        <w:tc>
          <w:tcPr>
            <w:tcW w:w="1046" w:type="pct"/>
            <w:tcBorders>
              <w:top w:val="nil"/>
              <w:left w:val="nil"/>
              <w:bottom w:val="single" w:sz="4" w:space="0" w:color="auto"/>
              <w:right w:val="nil"/>
            </w:tcBorders>
            <w:shd w:val="clear" w:color="auto" w:fill="auto"/>
            <w:vAlign w:val="center"/>
            <w:hideMark/>
          </w:tcPr>
          <w:p w14:paraId="1E8A48D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3A18617A" w14:textId="7AC2CF6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23D930B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54606035" w14:textId="0331AD7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057B7C2" w14:textId="609B8B3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031538A" w14:textId="4A39CF0C"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0A1391B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4F5E823D" w14:textId="278A9219"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7B74555" w14:textId="006FA02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0DFD256A" w14:textId="548790C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39117B1" w14:textId="6FC8E80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D06DB0A" w14:textId="77777777" w:rsidTr="00450319">
        <w:tc>
          <w:tcPr>
            <w:tcW w:w="1046" w:type="pct"/>
            <w:tcBorders>
              <w:top w:val="nil"/>
              <w:left w:val="nil"/>
              <w:bottom w:val="single" w:sz="4" w:space="0" w:color="auto"/>
              <w:right w:val="nil"/>
            </w:tcBorders>
            <w:shd w:val="clear" w:color="auto" w:fill="auto"/>
            <w:vAlign w:val="center"/>
            <w:hideMark/>
          </w:tcPr>
          <w:p w14:paraId="2635525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66A51BBD" w14:textId="0979F298"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895CC6"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72601B7" w14:textId="5625ADCC"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381CC470" w14:textId="40A41CF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A8D94D" w14:textId="72F71B9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FE7C68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62A525EE" w14:textId="41CBBB93"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4ACF5D2" w14:textId="1E0125E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C1AE4A4" w14:textId="150AC4B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EC23F65" w14:textId="592A9AB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2F8630C9" w14:textId="77777777" w:rsidTr="005E7E2A">
        <w:tc>
          <w:tcPr>
            <w:tcW w:w="1046" w:type="pct"/>
            <w:tcBorders>
              <w:top w:val="nil"/>
              <w:left w:val="nil"/>
              <w:bottom w:val="single" w:sz="4" w:space="0" w:color="auto"/>
              <w:right w:val="nil"/>
            </w:tcBorders>
            <w:shd w:val="clear" w:color="auto" w:fill="auto"/>
            <w:vAlign w:val="center"/>
            <w:hideMark/>
          </w:tcPr>
          <w:p w14:paraId="2B0DBDD7"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Group membership</w:t>
            </w:r>
          </w:p>
        </w:tc>
        <w:tc>
          <w:tcPr>
            <w:tcW w:w="438" w:type="pct"/>
            <w:tcBorders>
              <w:top w:val="nil"/>
              <w:left w:val="nil"/>
              <w:bottom w:val="single" w:sz="4" w:space="0" w:color="auto"/>
              <w:right w:val="nil"/>
            </w:tcBorders>
            <w:shd w:val="clear" w:color="auto" w:fill="auto"/>
            <w:noWrap/>
            <w:vAlign w:val="center"/>
            <w:hideMark/>
          </w:tcPr>
          <w:p w14:paraId="4938A537" w14:textId="527E5BAF"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44D1C54C"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1D270D18" w14:textId="5DCE0CE6"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7E2E0A96" w14:textId="3B848BA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7591786" w14:textId="66EE44E8"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A70E559"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FE85369" w14:textId="0EBE0274"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4ED4B3EB" w14:textId="03D9ACC3"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71EEDF7" w14:textId="4192EDD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9BE3FD" w14:textId="3CBB1092"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0A29A156" w14:textId="77777777" w:rsidTr="005E7E2A">
        <w:tc>
          <w:tcPr>
            <w:tcW w:w="1046" w:type="pct"/>
            <w:tcBorders>
              <w:top w:val="nil"/>
              <w:left w:val="nil"/>
              <w:bottom w:val="single" w:sz="4" w:space="0" w:color="auto"/>
              <w:right w:val="nil"/>
            </w:tcBorders>
            <w:shd w:val="clear" w:color="000000" w:fill="F2F2F2"/>
            <w:vAlign w:val="center"/>
            <w:hideMark/>
          </w:tcPr>
          <w:p w14:paraId="4A0A5A9F"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A436A2B" w14:textId="6F77851B"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45D2DFF0"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574CB662" w14:textId="40137741"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4FDA15F" w14:textId="73E9DB06"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01249634" w14:textId="6D847A40"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3EEA59B3"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73A2F073" w14:textId="1041947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4CEF6862" w14:textId="1B7CF3CA"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4C575526" w14:textId="7F0FAA94"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4D6A82D2" w14:textId="170FE5DB"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2021BE9" w14:textId="77777777" w:rsidTr="00450319">
        <w:tc>
          <w:tcPr>
            <w:tcW w:w="1046" w:type="pct"/>
            <w:tcBorders>
              <w:top w:val="nil"/>
              <w:left w:val="nil"/>
              <w:bottom w:val="single" w:sz="4" w:space="0" w:color="auto"/>
              <w:right w:val="nil"/>
            </w:tcBorders>
            <w:shd w:val="clear" w:color="auto" w:fill="auto"/>
            <w:vAlign w:val="center"/>
            <w:hideMark/>
          </w:tcPr>
          <w:p w14:paraId="7A1F1B0F"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165DFED8" w14:textId="57F1C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05B639D3"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2F0669A1" w14:textId="1EFA5C5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40F1211" w14:textId="69206011"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134E213" w14:textId="1A126D6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3754F82A"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4D1F32F" w14:textId="4A04DB1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6B045A" w14:textId="31880C81"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6AC16354" w14:textId="0465980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180C7C1D" w14:textId="48872F7F"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18953678" w14:textId="77777777" w:rsidTr="00450319">
        <w:tc>
          <w:tcPr>
            <w:tcW w:w="1046" w:type="pct"/>
            <w:tcBorders>
              <w:top w:val="nil"/>
              <w:left w:val="nil"/>
              <w:bottom w:val="single" w:sz="4" w:space="0" w:color="auto"/>
              <w:right w:val="nil"/>
            </w:tcBorders>
            <w:shd w:val="clear" w:color="auto" w:fill="auto"/>
            <w:vAlign w:val="center"/>
            <w:hideMark/>
          </w:tcPr>
          <w:p w14:paraId="15F5760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04BE208C" w14:textId="0535EFE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0D892FD"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CF35635" w14:textId="3832D315"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E3EDD55" w14:textId="20E0569A"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7CBDFAEA" w14:textId="596706B2"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1428489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1F4FD8B9" w14:textId="77124D3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5539F278" w14:textId="12B2CF00"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4A4B6928" w14:textId="7631C936"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4A0E1054" w14:textId="6F0106A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A1BAD83" w14:textId="77777777" w:rsidTr="005E7E2A">
        <w:tc>
          <w:tcPr>
            <w:tcW w:w="1046" w:type="pct"/>
            <w:tcBorders>
              <w:top w:val="nil"/>
              <w:left w:val="nil"/>
              <w:bottom w:val="single" w:sz="4" w:space="0" w:color="auto"/>
              <w:right w:val="nil"/>
            </w:tcBorders>
            <w:shd w:val="clear" w:color="auto" w:fill="auto"/>
            <w:vAlign w:val="center"/>
            <w:hideMark/>
          </w:tcPr>
          <w:p w14:paraId="2F5745CE" w14:textId="77777777" w:rsidR="00BE28B9" w:rsidRPr="006048BD" w:rsidRDefault="00BE28B9" w:rsidP="00BE28B9">
            <w:pPr>
              <w:widowControl/>
              <w:spacing w:line="259" w:lineRule="auto"/>
              <w:rPr>
                <w:rFonts w:eastAsia="Times New Roman" w:cs="Times New Roman"/>
                <w:sz w:val="20"/>
                <w:szCs w:val="20"/>
              </w:rPr>
            </w:pPr>
            <w:r w:rsidRPr="006048BD">
              <w:rPr>
                <w:rFonts w:eastAsia="Times New Roman" w:cs="Times New Roman"/>
                <w:sz w:val="20"/>
                <w:szCs w:val="20"/>
              </w:rPr>
              <w:t>Workload</w:t>
            </w:r>
          </w:p>
        </w:tc>
        <w:tc>
          <w:tcPr>
            <w:tcW w:w="438" w:type="pct"/>
            <w:tcBorders>
              <w:top w:val="nil"/>
              <w:left w:val="nil"/>
              <w:bottom w:val="single" w:sz="4" w:space="0" w:color="auto"/>
              <w:right w:val="nil"/>
            </w:tcBorders>
            <w:shd w:val="clear" w:color="auto" w:fill="auto"/>
            <w:noWrap/>
            <w:vAlign w:val="center"/>
            <w:hideMark/>
          </w:tcPr>
          <w:p w14:paraId="421DA9C1" w14:textId="15689C52"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1BD3C2BB"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7063A9E" w14:textId="67DCC739"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15036949" w14:textId="16D9697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3EEADD9A" w14:textId="2DAF0904"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2363EE64"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3442CBE" w14:textId="06F5EBCE"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79756005" w14:textId="3A7C654F"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1B085A6F" w14:textId="3BCBCD6A"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2A820C39" w14:textId="14943D38"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350EFF3B" w14:textId="77777777" w:rsidTr="005E7E2A">
        <w:tc>
          <w:tcPr>
            <w:tcW w:w="1046" w:type="pct"/>
            <w:tcBorders>
              <w:top w:val="nil"/>
              <w:left w:val="nil"/>
              <w:bottom w:val="single" w:sz="4" w:space="0" w:color="auto"/>
              <w:right w:val="nil"/>
            </w:tcBorders>
            <w:shd w:val="clear" w:color="000000" w:fill="F2F2F2"/>
            <w:vAlign w:val="center"/>
            <w:hideMark/>
          </w:tcPr>
          <w:p w14:paraId="72DC6D61" w14:textId="77777777" w:rsidR="00BE28B9" w:rsidRPr="006048BD" w:rsidRDefault="00BE28B9" w:rsidP="00BE28B9">
            <w:pPr>
              <w:widowControl/>
              <w:spacing w:line="259" w:lineRule="auto"/>
              <w:ind w:firstLineChars="100" w:firstLine="201"/>
              <w:rPr>
                <w:rFonts w:eastAsia="Times New Roman" w:cs="Times New Roman"/>
                <w:b/>
                <w:bCs/>
                <w:sz w:val="20"/>
                <w:szCs w:val="20"/>
              </w:rPr>
            </w:pPr>
            <w:r w:rsidRPr="006048BD">
              <w:rPr>
                <w:rFonts w:eastAsia="Times New Roman" w:cs="Times New Roman"/>
                <w:b/>
                <w:bCs/>
                <w:sz w:val="20"/>
                <w:szCs w:val="20"/>
              </w:rPr>
              <w:t>Age category</w:t>
            </w:r>
          </w:p>
        </w:tc>
        <w:tc>
          <w:tcPr>
            <w:tcW w:w="438" w:type="pct"/>
            <w:tcBorders>
              <w:top w:val="nil"/>
              <w:left w:val="nil"/>
              <w:bottom w:val="single" w:sz="4" w:space="0" w:color="auto"/>
              <w:right w:val="nil"/>
            </w:tcBorders>
            <w:shd w:val="clear" w:color="000000" w:fill="F2F2F2"/>
            <w:noWrap/>
            <w:vAlign w:val="center"/>
            <w:hideMark/>
          </w:tcPr>
          <w:p w14:paraId="0D5D0692" w14:textId="15FD3B6D"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shd w:val="clear" w:color="000000" w:fill="F2F2F2"/>
          </w:tcPr>
          <w:p w14:paraId="7C1F5274"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000000" w:fill="F2F2F2"/>
            <w:noWrap/>
            <w:vAlign w:val="center"/>
            <w:hideMark/>
          </w:tcPr>
          <w:p w14:paraId="44D1CAE8" w14:textId="4F293D3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000000" w:fill="F2F2F2"/>
            <w:noWrap/>
            <w:vAlign w:val="center"/>
            <w:hideMark/>
          </w:tcPr>
          <w:p w14:paraId="3F620524" w14:textId="0567B3A2"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000000" w:fill="F2F2F2"/>
            <w:noWrap/>
            <w:vAlign w:val="center"/>
            <w:hideMark/>
          </w:tcPr>
          <w:p w14:paraId="2E6C0E45" w14:textId="76630119"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shd w:val="clear" w:color="000000" w:fill="F2F2F2"/>
          </w:tcPr>
          <w:p w14:paraId="0A82B1A0"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000000" w:fill="F2F2F2"/>
            <w:noWrap/>
            <w:vAlign w:val="center"/>
            <w:hideMark/>
          </w:tcPr>
          <w:p w14:paraId="026C3EE4" w14:textId="3FF73A4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000000" w:fill="F2F2F2"/>
            <w:noWrap/>
            <w:vAlign w:val="center"/>
            <w:hideMark/>
          </w:tcPr>
          <w:p w14:paraId="0DB571CB" w14:textId="38645E3B"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000000" w:fill="F2F2F2"/>
            <w:noWrap/>
            <w:vAlign w:val="center"/>
            <w:hideMark/>
          </w:tcPr>
          <w:p w14:paraId="6A026F70" w14:textId="2B951410"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000000" w:fill="F2F2F2"/>
            <w:noWrap/>
            <w:vAlign w:val="center"/>
            <w:hideMark/>
          </w:tcPr>
          <w:p w14:paraId="7A79FDEA" w14:textId="112F6755"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7186395E" w14:textId="77777777" w:rsidTr="00450319">
        <w:tc>
          <w:tcPr>
            <w:tcW w:w="1046" w:type="pct"/>
            <w:tcBorders>
              <w:top w:val="nil"/>
              <w:left w:val="nil"/>
              <w:bottom w:val="single" w:sz="4" w:space="0" w:color="auto"/>
              <w:right w:val="nil"/>
            </w:tcBorders>
            <w:shd w:val="clear" w:color="auto" w:fill="auto"/>
            <w:vAlign w:val="center"/>
            <w:hideMark/>
          </w:tcPr>
          <w:p w14:paraId="1B6252C7"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18-29</w:t>
            </w:r>
          </w:p>
        </w:tc>
        <w:tc>
          <w:tcPr>
            <w:tcW w:w="438" w:type="pct"/>
            <w:tcBorders>
              <w:top w:val="nil"/>
              <w:left w:val="nil"/>
              <w:bottom w:val="single" w:sz="4" w:space="0" w:color="auto"/>
              <w:right w:val="nil"/>
            </w:tcBorders>
            <w:shd w:val="clear" w:color="auto" w:fill="auto"/>
            <w:noWrap/>
            <w:vAlign w:val="center"/>
            <w:hideMark/>
          </w:tcPr>
          <w:p w14:paraId="260E55B1" w14:textId="629BE039"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3F68EB7F"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0EFA2006" w14:textId="372C73F2"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2CAB4CEA" w14:textId="42EBD937"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42B27277" w14:textId="6CF8F98E"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5341A5DD"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52DE27AE" w14:textId="3134D7A5"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2FA51FFE" w14:textId="318DD92C"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7D10E07D" w14:textId="58E528D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0B81116D" w14:textId="6A5DD983" w:rsidR="00BE28B9" w:rsidRPr="006048BD" w:rsidRDefault="00BE28B9" w:rsidP="00BE28B9">
            <w:pPr>
              <w:widowControl/>
              <w:spacing w:line="259" w:lineRule="auto"/>
              <w:jc w:val="center"/>
              <w:rPr>
                <w:rFonts w:eastAsia="Times New Roman" w:cs="Times New Roman"/>
                <w:sz w:val="20"/>
                <w:szCs w:val="20"/>
              </w:rPr>
            </w:pPr>
          </w:p>
        </w:tc>
      </w:tr>
      <w:tr w:rsidR="00BA775C" w:rsidRPr="006048BD" w14:paraId="5E9A3029" w14:textId="77777777" w:rsidTr="00450319">
        <w:tc>
          <w:tcPr>
            <w:tcW w:w="1046" w:type="pct"/>
            <w:tcBorders>
              <w:top w:val="nil"/>
              <w:left w:val="nil"/>
              <w:bottom w:val="single" w:sz="4" w:space="0" w:color="auto"/>
              <w:right w:val="nil"/>
            </w:tcBorders>
            <w:shd w:val="clear" w:color="auto" w:fill="auto"/>
            <w:vAlign w:val="center"/>
            <w:hideMark/>
          </w:tcPr>
          <w:p w14:paraId="4553C2E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w:t>
            </w:r>
          </w:p>
        </w:tc>
        <w:tc>
          <w:tcPr>
            <w:tcW w:w="438" w:type="pct"/>
            <w:tcBorders>
              <w:top w:val="nil"/>
              <w:left w:val="nil"/>
              <w:bottom w:val="single" w:sz="4" w:space="0" w:color="auto"/>
              <w:right w:val="nil"/>
            </w:tcBorders>
            <w:shd w:val="clear" w:color="auto" w:fill="auto"/>
            <w:noWrap/>
            <w:vAlign w:val="center"/>
            <w:hideMark/>
          </w:tcPr>
          <w:p w14:paraId="39683C22" w14:textId="2D6E6303" w:rsidR="00BE28B9" w:rsidRPr="006048BD" w:rsidRDefault="00BE28B9" w:rsidP="00BE28B9">
            <w:pPr>
              <w:widowControl/>
              <w:spacing w:line="259" w:lineRule="auto"/>
              <w:jc w:val="center"/>
              <w:rPr>
                <w:rFonts w:eastAsia="Times New Roman" w:cs="Times New Roman"/>
                <w:sz w:val="20"/>
                <w:szCs w:val="20"/>
              </w:rPr>
            </w:pPr>
          </w:p>
        </w:tc>
        <w:tc>
          <w:tcPr>
            <w:tcW w:w="560" w:type="pct"/>
            <w:tcBorders>
              <w:top w:val="nil"/>
              <w:left w:val="nil"/>
              <w:bottom w:val="single" w:sz="4" w:space="0" w:color="auto"/>
              <w:right w:val="nil"/>
            </w:tcBorders>
          </w:tcPr>
          <w:p w14:paraId="7E2C6E78" w14:textId="77777777" w:rsidR="00BE28B9" w:rsidRPr="006048BD" w:rsidRDefault="00BE28B9" w:rsidP="00BE28B9">
            <w:pPr>
              <w:widowControl/>
              <w:spacing w:line="259" w:lineRule="auto"/>
              <w:jc w:val="center"/>
              <w:rPr>
                <w:rFonts w:eastAsia="Times New Roman" w:cs="Times New Roman"/>
                <w:sz w:val="20"/>
                <w:szCs w:val="20"/>
              </w:rPr>
            </w:pPr>
          </w:p>
        </w:tc>
        <w:tc>
          <w:tcPr>
            <w:tcW w:w="355" w:type="pct"/>
            <w:tcBorders>
              <w:top w:val="nil"/>
              <w:left w:val="nil"/>
              <w:bottom w:val="single" w:sz="4" w:space="0" w:color="auto"/>
              <w:right w:val="nil"/>
            </w:tcBorders>
            <w:shd w:val="clear" w:color="auto" w:fill="auto"/>
            <w:noWrap/>
            <w:vAlign w:val="center"/>
            <w:hideMark/>
          </w:tcPr>
          <w:p w14:paraId="6ED7AAA2" w14:textId="45D7AD9E" w:rsidR="00BE28B9" w:rsidRPr="006048BD" w:rsidRDefault="00BE28B9" w:rsidP="00BE28B9">
            <w:pPr>
              <w:widowControl/>
              <w:spacing w:line="259" w:lineRule="auto"/>
              <w:jc w:val="center"/>
              <w:rPr>
                <w:rFonts w:eastAsia="Times New Roman" w:cs="Times New Roman"/>
                <w:sz w:val="20"/>
                <w:szCs w:val="20"/>
              </w:rPr>
            </w:pPr>
          </w:p>
        </w:tc>
        <w:tc>
          <w:tcPr>
            <w:tcW w:w="115" w:type="pct"/>
            <w:tcBorders>
              <w:top w:val="nil"/>
              <w:left w:val="nil"/>
              <w:bottom w:val="single" w:sz="4" w:space="0" w:color="auto"/>
              <w:right w:val="nil"/>
            </w:tcBorders>
            <w:shd w:val="clear" w:color="auto" w:fill="auto"/>
            <w:noWrap/>
            <w:vAlign w:val="center"/>
            <w:hideMark/>
          </w:tcPr>
          <w:p w14:paraId="62B9F13A" w14:textId="6F1B7E1F" w:rsidR="00BE28B9" w:rsidRPr="006048BD" w:rsidRDefault="00BE28B9" w:rsidP="00BE28B9">
            <w:pPr>
              <w:widowControl/>
              <w:spacing w:line="259" w:lineRule="auto"/>
              <w:jc w:val="center"/>
              <w:rPr>
                <w:rFonts w:eastAsia="Times New Roman" w:cs="Times New Roman"/>
                <w:sz w:val="20"/>
                <w:szCs w:val="20"/>
              </w:rPr>
            </w:pPr>
          </w:p>
        </w:tc>
        <w:tc>
          <w:tcPr>
            <w:tcW w:w="443" w:type="pct"/>
            <w:tcBorders>
              <w:top w:val="nil"/>
              <w:left w:val="nil"/>
              <w:bottom w:val="single" w:sz="4" w:space="0" w:color="auto"/>
              <w:right w:val="nil"/>
            </w:tcBorders>
            <w:shd w:val="clear" w:color="auto" w:fill="auto"/>
            <w:noWrap/>
            <w:vAlign w:val="center"/>
            <w:hideMark/>
          </w:tcPr>
          <w:p w14:paraId="126818F6" w14:textId="0CC2701D" w:rsidR="00BE28B9" w:rsidRPr="006048BD" w:rsidRDefault="00BE28B9" w:rsidP="00BE28B9">
            <w:pPr>
              <w:widowControl/>
              <w:spacing w:line="259" w:lineRule="auto"/>
              <w:jc w:val="center"/>
              <w:rPr>
                <w:rFonts w:eastAsia="Times New Roman" w:cs="Times New Roman"/>
                <w:sz w:val="20"/>
                <w:szCs w:val="20"/>
              </w:rPr>
            </w:pPr>
          </w:p>
        </w:tc>
        <w:tc>
          <w:tcPr>
            <w:tcW w:w="561" w:type="pct"/>
            <w:tcBorders>
              <w:top w:val="nil"/>
              <w:left w:val="nil"/>
              <w:bottom w:val="single" w:sz="4" w:space="0" w:color="auto"/>
              <w:right w:val="nil"/>
            </w:tcBorders>
          </w:tcPr>
          <w:p w14:paraId="6E825B11" w14:textId="77777777" w:rsidR="00BE28B9" w:rsidRPr="006048BD" w:rsidRDefault="00BE28B9" w:rsidP="00BE28B9">
            <w:pPr>
              <w:widowControl/>
              <w:spacing w:line="259" w:lineRule="auto"/>
              <w:jc w:val="center"/>
              <w:rPr>
                <w:rFonts w:eastAsia="Times New Roman" w:cs="Times New Roman"/>
                <w:sz w:val="20"/>
                <w:szCs w:val="20"/>
              </w:rPr>
            </w:pPr>
          </w:p>
        </w:tc>
        <w:tc>
          <w:tcPr>
            <w:tcW w:w="339" w:type="pct"/>
            <w:tcBorders>
              <w:top w:val="nil"/>
              <w:left w:val="nil"/>
              <w:bottom w:val="single" w:sz="4" w:space="0" w:color="auto"/>
              <w:right w:val="nil"/>
            </w:tcBorders>
            <w:shd w:val="clear" w:color="auto" w:fill="auto"/>
            <w:noWrap/>
            <w:vAlign w:val="center"/>
            <w:hideMark/>
          </w:tcPr>
          <w:p w14:paraId="3E925582" w14:textId="2D609D61" w:rsidR="00BE28B9" w:rsidRPr="006048BD" w:rsidRDefault="00BE28B9" w:rsidP="00BE28B9">
            <w:pPr>
              <w:widowControl/>
              <w:spacing w:line="259" w:lineRule="auto"/>
              <w:jc w:val="center"/>
              <w:rPr>
                <w:rFonts w:eastAsia="Times New Roman" w:cs="Times New Roman"/>
                <w:sz w:val="20"/>
                <w:szCs w:val="20"/>
              </w:rPr>
            </w:pPr>
          </w:p>
        </w:tc>
        <w:tc>
          <w:tcPr>
            <w:tcW w:w="325" w:type="pct"/>
            <w:tcBorders>
              <w:top w:val="nil"/>
              <w:left w:val="nil"/>
              <w:bottom w:val="single" w:sz="4" w:space="0" w:color="auto"/>
              <w:right w:val="nil"/>
            </w:tcBorders>
            <w:shd w:val="clear" w:color="auto" w:fill="auto"/>
            <w:noWrap/>
            <w:vAlign w:val="center"/>
            <w:hideMark/>
          </w:tcPr>
          <w:p w14:paraId="0EE7224A" w14:textId="19AB4D67" w:rsidR="00BE28B9" w:rsidRPr="006048BD" w:rsidRDefault="00BE28B9" w:rsidP="00BE28B9">
            <w:pPr>
              <w:widowControl/>
              <w:spacing w:line="259" w:lineRule="auto"/>
              <w:jc w:val="center"/>
              <w:rPr>
                <w:rFonts w:eastAsia="Times New Roman" w:cs="Times New Roman"/>
                <w:sz w:val="20"/>
                <w:szCs w:val="20"/>
              </w:rPr>
            </w:pPr>
          </w:p>
        </w:tc>
        <w:tc>
          <w:tcPr>
            <w:tcW w:w="487" w:type="pct"/>
            <w:tcBorders>
              <w:top w:val="nil"/>
              <w:left w:val="nil"/>
              <w:bottom w:val="single" w:sz="4" w:space="0" w:color="auto"/>
              <w:right w:val="nil"/>
            </w:tcBorders>
            <w:shd w:val="clear" w:color="auto" w:fill="auto"/>
            <w:noWrap/>
            <w:vAlign w:val="center"/>
            <w:hideMark/>
          </w:tcPr>
          <w:p w14:paraId="2F5A5A16" w14:textId="34EB64EF" w:rsidR="00BE28B9" w:rsidRPr="006048BD" w:rsidRDefault="00BE28B9" w:rsidP="00BE28B9">
            <w:pPr>
              <w:widowControl/>
              <w:spacing w:line="259" w:lineRule="auto"/>
              <w:jc w:val="center"/>
              <w:rPr>
                <w:rFonts w:eastAsia="Times New Roman" w:cs="Times New Roman"/>
                <w:sz w:val="20"/>
                <w:szCs w:val="20"/>
              </w:rPr>
            </w:pPr>
          </w:p>
        </w:tc>
        <w:tc>
          <w:tcPr>
            <w:tcW w:w="331" w:type="pct"/>
            <w:tcBorders>
              <w:top w:val="nil"/>
              <w:left w:val="nil"/>
              <w:bottom w:val="single" w:sz="4" w:space="0" w:color="auto"/>
              <w:right w:val="nil"/>
            </w:tcBorders>
            <w:shd w:val="clear" w:color="auto" w:fill="auto"/>
            <w:noWrap/>
            <w:vAlign w:val="center"/>
            <w:hideMark/>
          </w:tcPr>
          <w:p w14:paraId="383EDC67" w14:textId="458BE1BE" w:rsidR="00BE28B9" w:rsidRPr="006048BD" w:rsidRDefault="00BE28B9" w:rsidP="00BE28B9">
            <w:pPr>
              <w:widowControl/>
              <w:spacing w:line="259" w:lineRule="auto"/>
              <w:jc w:val="center"/>
              <w:rPr>
                <w:rFonts w:eastAsia="Times New Roman" w:cs="Times New Roman"/>
                <w:sz w:val="20"/>
                <w:szCs w:val="20"/>
              </w:rPr>
            </w:pPr>
          </w:p>
        </w:tc>
      </w:tr>
    </w:tbl>
    <w:p w14:paraId="0E8EF705" w14:textId="435F4B53" w:rsidR="00F13B7A" w:rsidRDefault="00F13B7A" w:rsidP="001527CC">
      <w:pPr>
        <w:pStyle w:val="BodyText"/>
        <w:spacing w:after="0"/>
        <w:ind w:left="90" w:hanging="90"/>
        <w:rPr>
          <w:sz w:val="16"/>
        </w:rPr>
      </w:pPr>
      <w:r>
        <w:rPr>
          <w:sz w:val="16"/>
        </w:rPr>
        <w:t>A-WEAI=Abbreviated Women’s Empowerment in Agriculture Index</w:t>
      </w:r>
    </w:p>
    <w:p w14:paraId="70E0B0BE" w14:textId="77777777" w:rsidR="00F36C92" w:rsidRPr="00001529" w:rsidRDefault="00F36C92" w:rsidP="001527CC">
      <w:pPr>
        <w:pStyle w:val="BodyText"/>
        <w:spacing w:after="0"/>
        <w:ind w:left="90" w:hanging="90"/>
        <w:rPr>
          <w:sz w:val="16"/>
        </w:rPr>
      </w:pPr>
      <w:commentRangeStart w:id="773"/>
      <w:r w:rsidRPr="00001529">
        <w:rPr>
          <w:sz w:val="16"/>
        </w:rPr>
        <w:t>^ Results not statistically reliable, n&lt;30</w:t>
      </w:r>
      <w:commentRangeEnd w:id="773"/>
      <w:r w:rsidR="00B435DA">
        <w:rPr>
          <w:rStyle w:val="CommentReference"/>
        </w:rPr>
        <w:commentReference w:id="773"/>
      </w:r>
    </w:p>
    <w:p w14:paraId="76E94D6D" w14:textId="77777777" w:rsidR="00F36C92" w:rsidRDefault="00F36C92" w:rsidP="001527CC">
      <w:pPr>
        <w:pStyle w:val="BodyText"/>
        <w:spacing w:after="0"/>
        <w:ind w:left="90" w:hanging="90"/>
        <w:rPr>
          <w:sz w:val="16"/>
        </w:rPr>
      </w:pPr>
      <w:proofErr w:type="spellStart"/>
      <w:proofErr w:type="gramStart"/>
      <w:r w:rsidRPr="00001529">
        <w:rPr>
          <w:sz w:val="16"/>
          <w:vertAlign w:val="superscript"/>
        </w:rPr>
        <w:t>a</w:t>
      </w:r>
      <w:proofErr w:type="spellEnd"/>
      <w:proofErr w:type="gramEnd"/>
      <w:r w:rsidRPr="00001529">
        <w:rPr>
          <w:sz w:val="16"/>
        </w:rPr>
        <w:t xml:space="preserve"> Estimates for women exclude households that do not have a primary adult female decisionmaker or that have missing or incomplete indicator data.</w:t>
      </w:r>
    </w:p>
    <w:p w14:paraId="6F4C37B8" w14:textId="77777777" w:rsidR="00F36C92" w:rsidRPr="00001529" w:rsidRDefault="00F36C92" w:rsidP="001527CC">
      <w:pPr>
        <w:pStyle w:val="BodyText"/>
        <w:spacing w:after="0"/>
        <w:ind w:left="90" w:hanging="90"/>
        <w:rPr>
          <w:sz w:val="16"/>
        </w:rPr>
      </w:pPr>
      <w:r w:rsidRPr="00001529">
        <w:rPr>
          <w:sz w:val="16"/>
          <w:vertAlign w:val="superscript"/>
        </w:rPr>
        <w:t>b</w:t>
      </w:r>
      <w:r w:rsidRPr="00001529">
        <w:rPr>
          <w:sz w:val="16"/>
        </w:rPr>
        <w:t xml:space="preserve"> Estimates for men exclude households that do not have a primary adult male decisionmaker or that have missing or incomplete indicator data.</w:t>
      </w:r>
    </w:p>
    <w:p w14:paraId="5A02880D" w14:textId="77777777" w:rsidR="00F36C92" w:rsidRPr="00001529" w:rsidRDefault="00F36C92" w:rsidP="001527CC">
      <w:pPr>
        <w:pStyle w:val="BodyText"/>
        <w:spacing w:after="0"/>
        <w:ind w:left="90" w:hanging="90"/>
        <w:rPr>
          <w:sz w:val="16"/>
        </w:rPr>
      </w:pPr>
      <w:r w:rsidRPr="00001529">
        <w:rPr>
          <w:sz w:val="16"/>
          <w:vertAlign w:val="superscript"/>
        </w:rPr>
        <w:t>c</w:t>
      </w:r>
      <w:r w:rsidRPr="00001529">
        <w:rPr>
          <w:sz w:val="16"/>
        </w:rPr>
        <w:t xml:space="preserve"> Significance tests were performed to determine whether a difference exists between the baseline and endline estimates.</w:t>
      </w:r>
    </w:p>
    <w:p w14:paraId="2E2A3E74" w14:textId="77777777" w:rsidR="00F36C92" w:rsidRPr="00001529" w:rsidRDefault="00F36C92" w:rsidP="001527CC">
      <w:pPr>
        <w:pStyle w:val="BodyText"/>
        <w:spacing w:after="0"/>
        <w:ind w:left="90" w:hanging="90"/>
        <w:rPr>
          <w:sz w:val="16"/>
        </w:rPr>
      </w:pPr>
      <w:r w:rsidRPr="00001529">
        <w:rPr>
          <w:sz w:val="16"/>
          <w:vertAlign w:val="superscript"/>
        </w:rPr>
        <w:t>d</w:t>
      </w:r>
      <w:r w:rsidRPr="00001529">
        <w:rPr>
          <w:sz w:val="16"/>
        </w:rPr>
        <w:t xml:space="preserve"> Differences found to be statistically significant are indicated by level: * p&lt;0.05, ** p&lt;0.01, *** p&lt;0.001.</w:t>
      </w:r>
    </w:p>
    <w:p w14:paraId="25AAB8EA" w14:textId="77777777" w:rsidR="00F36C92" w:rsidRPr="00001529" w:rsidRDefault="00F36C92" w:rsidP="001527CC">
      <w:pPr>
        <w:pStyle w:val="BodyText"/>
        <w:spacing w:after="0"/>
        <w:ind w:left="90" w:hanging="90"/>
        <w:rPr>
          <w:sz w:val="16"/>
        </w:rPr>
      </w:pPr>
      <w:r w:rsidRPr="00001529">
        <w:rPr>
          <w:sz w:val="16"/>
        </w:rPr>
        <w:t xml:space="preserve">Notes: </w:t>
      </w:r>
    </w:p>
    <w:p w14:paraId="2184BB82" w14:textId="77777777" w:rsidR="00F36C92" w:rsidRPr="00001529" w:rsidRDefault="00F36C92" w:rsidP="001527CC">
      <w:pPr>
        <w:pStyle w:val="BodyText"/>
        <w:spacing w:after="0"/>
        <w:ind w:left="90" w:hanging="90"/>
        <w:rPr>
          <w:sz w:val="16"/>
        </w:rPr>
      </w:pPr>
      <w:r w:rsidRPr="00001529">
        <w:rPr>
          <w:sz w:val="16"/>
        </w:rPr>
        <w:t>Estimates are sample-weighted; numbers of observations are unweighted.</w:t>
      </w:r>
    </w:p>
    <w:p w14:paraId="7C1A1D2D" w14:textId="2AB3402B" w:rsidR="00F36C92" w:rsidRPr="00001529" w:rsidRDefault="001E6FD5" w:rsidP="001527CC">
      <w:pPr>
        <w:pStyle w:val="BodyText"/>
        <w:spacing w:after="0"/>
        <w:ind w:left="90" w:hanging="90"/>
        <w:rPr>
          <w:sz w:val="16"/>
        </w:rPr>
      </w:pPr>
      <w:r w:rsidRPr="00044AFF">
        <w:rPr>
          <w:sz w:val="16"/>
        </w:rPr>
        <w:t>Estimates are based on primary adult decisionmakers</w:t>
      </w:r>
      <w:r>
        <w:rPr>
          <w:sz w:val="16"/>
        </w:rPr>
        <w:t xml:space="preserve"> who are de jure household members</w:t>
      </w:r>
      <w:r w:rsidR="00F36C92" w:rsidRPr="00001529">
        <w:rPr>
          <w:sz w:val="16"/>
        </w:rPr>
        <w:t>.</w:t>
      </w:r>
      <w:r w:rsidR="00F36C92" w:rsidRPr="00001529">
        <w:rPr>
          <w:sz w:val="16"/>
        </w:rPr>
        <w:tab/>
      </w:r>
      <w:r w:rsidR="00F36C92" w:rsidRPr="00001529">
        <w:rPr>
          <w:sz w:val="16"/>
        </w:rPr>
        <w:tab/>
      </w:r>
    </w:p>
    <w:p w14:paraId="574905FC" w14:textId="7781957F" w:rsidR="00F36C92" w:rsidRDefault="00F36C92" w:rsidP="001527CC">
      <w:pPr>
        <w:pStyle w:val="BodyText"/>
        <w:ind w:left="90" w:hanging="90"/>
        <w:rPr>
          <w:sz w:val="16"/>
        </w:rPr>
      </w:pPr>
      <w:r w:rsidRPr="00001529">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164441B" w14:textId="77777777" w:rsidR="009C55C7" w:rsidRDefault="009C55C7">
      <w:pPr>
        <w:widowControl/>
        <w:spacing w:line="240" w:lineRule="auto"/>
      </w:pPr>
      <w:r>
        <w:br w:type="page"/>
      </w:r>
    </w:p>
    <w:p w14:paraId="4586A778" w14:textId="522CE260" w:rsidR="00F3646C" w:rsidRPr="00F3646C" w:rsidRDefault="00F3646C" w:rsidP="00744ACA">
      <w:pPr>
        <w:pStyle w:val="Tabletitle"/>
        <w:keepLines/>
        <w:spacing w:before="240"/>
        <w:contextualSpacing/>
        <w:outlineLvl w:val="3"/>
      </w:pPr>
      <w:bookmarkStart w:id="774" w:name="_Toc50719217"/>
      <w:r w:rsidRPr="00F3646C">
        <w:t>Table A</w:t>
      </w:r>
      <w:r w:rsidR="009A6920">
        <w:t>1.</w:t>
      </w:r>
      <w:r w:rsidRPr="00F3646C">
        <w:t>5.2: Comparison of Participation in Activities, by Sex, Feed the Future Phase One Baseline and Endline ZOI Surveys</w:t>
      </w:r>
      <w:bookmarkEnd w:id="774"/>
    </w:p>
    <w:tbl>
      <w:tblPr>
        <w:tblW w:w="5051" w:type="pct"/>
        <w:tblLayout w:type="fixed"/>
        <w:tblLook w:val="04A0" w:firstRow="1" w:lastRow="0" w:firstColumn="1" w:lastColumn="0" w:noHBand="0" w:noVBand="1"/>
      </w:tblPr>
      <w:tblGrid>
        <w:gridCol w:w="3775"/>
        <w:gridCol w:w="645"/>
        <w:gridCol w:w="1104"/>
        <w:gridCol w:w="282"/>
        <w:gridCol w:w="618"/>
        <w:gridCol w:w="1110"/>
        <w:gridCol w:w="675"/>
        <w:gridCol w:w="820"/>
        <w:gridCol w:w="645"/>
      </w:tblGrid>
      <w:tr w:rsidR="009E230D" w:rsidRPr="005E3ECE" w14:paraId="22F0EB31" w14:textId="77777777" w:rsidTr="00122705">
        <w:trPr>
          <w:trHeight w:val="259"/>
          <w:tblHeader/>
        </w:trPr>
        <w:tc>
          <w:tcPr>
            <w:tcW w:w="3690" w:type="dxa"/>
            <w:vMerge w:val="restart"/>
            <w:tcBorders>
              <w:top w:val="single" w:sz="4" w:space="0" w:color="auto"/>
              <w:left w:val="nil"/>
              <w:right w:val="nil"/>
            </w:tcBorders>
            <w:shd w:val="clear" w:color="auto" w:fill="387990"/>
            <w:noWrap/>
            <w:vAlign w:val="bottom"/>
            <w:hideMark/>
          </w:tcPr>
          <w:p w14:paraId="1CF7A57A"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63940C57" w14:textId="77777777" w:rsidR="009E230D" w:rsidRPr="00F3646C" w:rsidRDefault="009E230D" w:rsidP="00B10F39">
            <w:pPr>
              <w:widowControl/>
              <w:spacing w:line="259" w:lineRule="auto"/>
              <w:rPr>
                <w:rFonts w:eastAsia="Times New Roman" w:cs="Calibri"/>
                <w:b/>
                <w:bCs/>
                <w:color w:val="FFFFFF"/>
                <w:sz w:val="20"/>
                <w:szCs w:val="20"/>
              </w:rPr>
            </w:pPr>
            <w:r w:rsidRPr="00F3646C">
              <w:rPr>
                <w:rFonts w:eastAsia="Times New Roman" w:cs="Calibri"/>
                <w:b/>
                <w:bCs/>
                <w:color w:val="FFFFFF"/>
                <w:sz w:val="20"/>
                <w:szCs w:val="20"/>
              </w:rPr>
              <w:t> </w:t>
            </w:r>
          </w:p>
          <w:p w14:paraId="7AC0C06F" w14:textId="41AA4956" w:rsidR="009E230D" w:rsidRPr="00F3646C" w:rsidRDefault="009E230D" w:rsidP="00B10F39">
            <w:pPr>
              <w:spacing w:line="259" w:lineRule="auto"/>
              <w:rPr>
                <w:rFonts w:eastAsia="Times New Roman" w:cs="Calibri"/>
                <w:b/>
                <w:bCs/>
                <w:color w:val="FFFFFF"/>
                <w:sz w:val="20"/>
                <w:szCs w:val="20"/>
              </w:rPr>
            </w:pPr>
            <w:r w:rsidRPr="00F3646C">
              <w:rPr>
                <w:rFonts w:eastAsia="Times New Roman" w:cs="Calibri"/>
                <w:b/>
                <w:bCs/>
                <w:color w:val="FFFFFF"/>
                <w:sz w:val="20"/>
                <w:szCs w:val="20"/>
              </w:rPr>
              <w:t>Activity</w:t>
            </w:r>
          </w:p>
        </w:tc>
        <w:tc>
          <w:tcPr>
            <w:tcW w:w="5765" w:type="dxa"/>
            <w:gridSpan w:val="8"/>
            <w:tcBorders>
              <w:top w:val="single" w:sz="4" w:space="0" w:color="auto"/>
              <w:left w:val="nil"/>
              <w:bottom w:val="single" w:sz="4" w:space="0" w:color="FFFFFF"/>
              <w:right w:val="nil"/>
            </w:tcBorders>
            <w:shd w:val="clear" w:color="auto" w:fill="387990"/>
            <w:vAlign w:val="bottom"/>
            <w:hideMark/>
          </w:tcPr>
          <w:p w14:paraId="4FA353EA" w14:textId="06B55A70" w:rsidR="009E230D" w:rsidRPr="00F3646C" w:rsidRDefault="009E230D"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r w:rsidR="00B93B71">
              <w:rPr>
                <w:rFonts w:eastAsia="Times New Roman" w:cs="Calibri"/>
                <w:b/>
                <w:bCs/>
                <w:color w:val="FFFFFF"/>
                <w:sz w:val="20"/>
                <w:szCs w:val="20"/>
              </w:rPr>
              <w:t>articipated in</w:t>
            </w:r>
            <w:r w:rsidRPr="00F3646C">
              <w:rPr>
                <w:rFonts w:eastAsia="Times New Roman" w:cs="Calibri"/>
                <w:b/>
                <w:bCs/>
                <w:color w:val="FFFFFF"/>
                <w:sz w:val="20"/>
                <w:szCs w:val="20"/>
              </w:rPr>
              <w:t xml:space="preserve"> activity</w:t>
            </w:r>
          </w:p>
        </w:tc>
      </w:tr>
      <w:tr w:rsidR="000A1341" w:rsidRPr="005E3ECE" w14:paraId="7ECA6D5D" w14:textId="77777777" w:rsidTr="00122705">
        <w:trPr>
          <w:trHeight w:val="259"/>
          <w:tblHeader/>
        </w:trPr>
        <w:tc>
          <w:tcPr>
            <w:tcW w:w="3690" w:type="dxa"/>
            <w:vMerge/>
            <w:tcBorders>
              <w:left w:val="nil"/>
              <w:right w:val="nil"/>
            </w:tcBorders>
            <w:shd w:val="clear" w:color="auto" w:fill="387990"/>
            <w:noWrap/>
            <w:vAlign w:val="bottom"/>
            <w:hideMark/>
          </w:tcPr>
          <w:p w14:paraId="0F7B88B3" w14:textId="4240BE29" w:rsidR="000A1341" w:rsidRPr="00F3646C" w:rsidRDefault="000A1341" w:rsidP="00B10F39">
            <w:pPr>
              <w:spacing w:line="259" w:lineRule="auto"/>
              <w:rPr>
                <w:rFonts w:eastAsia="Times New Roman" w:cs="Calibri"/>
                <w:b/>
                <w:bCs/>
                <w:color w:val="FFFFFF"/>
                <w:sz w:val="20"/>
                <w:szCs w:val="20"/>
              </w:rPr>
            </w:pPr>
          </w:p>
        </w:tc>
        <w:tc>
          <w:tcPr>
            <w:tcW w:w="1709" w:type="dxa"/>
            <w:gridSpan w:val="2"/>
            <w:tcBorders>
              <w:top w:val="single" w:sz="4" w:space="0" w:color="FFFFFF"/>
              <w:left w:val="nil"/>
              <w:bottom w:val="single" w:sz="4" w:space="0" w:color="FFFFFF"/>
              <w:right w:val="nil"/>
            </w:tcBorders>
            <w:shd w:val="clear" w:color="auto" w:fill="387990"/>
            <w:vAlign w:val="bottom"/>
            <w:hideMark/>
          </w:tcPr>
          <w:p w14:paraId="113802F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Baseline </w:t>
            </w:r>
            <w:r w:rsidRPr="00F3646C">
              <w:rPr>
                <w:rFonts w:eastAsia="Times New Roman" w:cs="Calibri"/>
                <w:b/>
                <w:bCs/>
                <w:color w:val="FFFFFF"/>
                <w:sz w:val="20"/>
                <w:szCs w:val="20"/>
              </w:rPr>
              <w:br/>
              <w:t>([Year(s)])</w:t>
            </w:r>
          </w:p>
        </w:tc>
        <w:tc>
          <w:tcPr>
            <w:tcW w:w="276" w:type="dxa"/>
            <w:vMerge w:val="restart"/>
            <w:tcBorders>
              <w:top w:val="nil"/>
              <w:left w:val="nil"/>
              <w:bottom w:val="single" w:sz="4" w:space="0" w:color="000000"/>
              <w:right w:val="nil"/>
            </w:tcBorders>
            <w:shd w:val="clear" w:color="auto" w:fill="387990"/>
            <w:vAlign w:val="bottom"/>
            <w:hideMark/>
          </w:tcPr>
          <w:p w14:paraId="2CD6593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tc>
        <w:tc>
          <w:tcPr>
            <w:tcW w:w="1689" w:type="dxa"/>
            <w:gridSpan w:val="2"/>
            <w:tcBorders>
              <w:top w:val="single" w:sz="4" w:space="0" w:color="FFFFFF"/>
              <w:left w:val="nil"/>
              <w:bottom w:val="single" w:sz="4" w:space="0" w:color="FFFFFF"/>
              <w:right w:val="nil"/>
            </w:tcBorders>
            <w:shd w:val="clear" w:color="auto" w:fill="387990"/>
            <w:vAlign w:val="bottom"/>
            <w:hideMark/>
          </w:tcPr>
          <w:p w14:paraId="3629F95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xml:space="preserve">Endline </w:t>
            </w:r>
            <w:r w:rsidRPr="00F3646C">
              <w:rPr>
                <w:rFonts w:eastAsia="Times New Roman" w:cs="Calibri"/>
                <w:b/>
                <w:bCs/>
                <w:color w:val="FFFFFF"/>
                <w:sz w:val="20"/>
                <w:szCs w:val="20"/>
              </w:rPr>
              <w:br/>
              <w:t>([Year(s)])</w:t>
            </w:r>
          </w:p>
        </w:tc>
        <w:tc>
          <w:tcPr>
            <w:tcW w:w="660" w:type="dxa"/>
            <w:vMerge w:val="restart"/>
            <w:tcBorders>
              <w:top w:val="nil"/>
              <w:left w:val="nil"/>
              <w:right w:val="nil"/>
            </w:tcBorders>
            <w:shd w:val="clear" w:color="auto" w:fill="387990"/>
            <w:vAlign w:val="bottom"/>
            <w:hideMark/>
          </w:tcPr>
          <w:p w14:paraId="188AEF6B"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034E337B" w14:textId="250F90D9"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Diff.</w:t>
            </w:r>
          </w:p>
        </w:tc>
        <w:tc>
          <w:tcPr>
            <w:tcW w:w="801" w:type="dxa"/>
            <w:vMerge w:val="restart"/>
            <w:tcBorders>
              <w:top w:val="nil"/>
              <w:left w:val="nil"/>
              <w:right w:val="nil"/>
            </w:tcBorders>
            <w:shd w:val="clear" w:color="auto" w:fill="387990"/>
            <w:vAlign w:val="bottom"/>
            <w:hideMark/>
          </w:tcPr>
          <w:p w14:paraId="6BFACF2F"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6A1998BF" w14:textId="0FEB1D03" w:rsidR="000A1341" w:rsidRPr="00F3646C" w:rsidRDefault="000A1341" w:rsidP="00B10F39">
            <w:pPr>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p-</w:t>
            </w:r>
            <w:proofErr w:type="spellStart"/>
            <w:r w:rsidRPr="00F3646C">
              <w:rPr>
                <w:rFonts w:eastAsia="Times New Roman" w:cs="Calibri"/>
                <w:b/>
                <w:bCs/>
                <w:color w:val="FFFFFF"/>
                <w:sz w:val="20"/>
                <w:szCs w:val="20"/>
              </w:rPr>
              <w:t>value</w:t>
            </w:r>
            <w:r w:rsidRPr="00F3646C">
              <w:rPr>
                <w:rFonts w:eastAsia="Times New Roman" w:cs="Calibri"/>
                <w:b/>
                <w:bCs/>
                <w:color w:val="FFFFFF"/>
                <w:sz w:val="20"/>
                <w:szCs w:val="20"/>
                <w:vertAlign w:val="superscript"/>
              </w:rPr>
              <w:t>a</w:t>
            </w:r>
            <w:proofErr w:type="spellEnd"/>
          </w:p>
        </w:tc>
        <w:tc>
          <w:tcPr>
            <w:tcW w:w="630" w:type="dxa"/>
            <w:vMerge w:val="restart"/>
            <w:tcBorders>
              <w:top w:val="nil"/>
              <w:left w:val="nil"/>
              <w:right w:val="nil"/>
            </w:tcBorders>
            <w:shd w:val="clear" w:color="auto" w:fill="387990"/>
            <w:vAlign w:val="bottom"/>
            <w:hideMark/>
          </w:tcPr>
          <w:p w14:paraId="6E19C526"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 </w:t>
            </w:r>
          </w:p>
          <w:p w14:paraId="7305D7E3" w14:textId="6DAD361E" w:rsidR="000A1341" w:rsidRPr="00F3646C" w:rsidRDefault="000A1341" w:rsidP="00B10F39">
            <w:pPr>
              <w:spacing w:line="259" w:lineRule="auto"/>
              <w:jc w:val="center"/>
              <w:rPr>
                <w:rFonts w:eastAsia="Times New Roman" w:cs="Calibri"/>
                <w:b/>
                <w:bCs/>
                <w:color w:val="FFFFFF"/>
                <w:sz w:val="20"/>
                <w:szCs w:val="20"/>
              </w:rPr>
            </w:pPr>
            <w:proofErr w:type="spellStart"/>
            <w:r w:rsidRPr="00F3646C">
              <w:rPr>
                <w:rFonts w:eastAsia="Times New Roman" w:cs="Calibri"/>
                <w:b/>
                <w:bCs/>
                <w:color w:val="FFFFFF"/>
                <w:sz w:val="20"/>
                <w:szCs w:val="20"/>
              </w:rPr>
              <w:t>Sig.</w:t>
            </w:r>
            <w:r w:rsidRPr="00F3646C">
              <w:rPr>
                <w:rFonts w:eastAsia="Times New Roman" w:cs="Calibri"/>
                <w:b/>
                <w:bCs/>
                <w:color w:val="FFFFFF"/>
                <w:sz w:val="20"/>
                <w:szCs w:val="20"/>
                <w:vertAlign w:val="superscript"/>
              </w:rPr>
              <w:t>b</w:t>
            </w:r>
            <w:proofErr w:type="spellEnd"/>
          </w:p>
        </w:tc>
      </w:tr>
      <w:tr w:rsidR="000A1341" w:rsidRPr="005E3ECE" w14:paraId="114C444F" w14:textId="77777777" w:rsidTr="00122705">
        <w:trPr>
          <w:trHeight w:val="259"/>
          <w:tblHeader/>
        </w:trPr>
        <w:tc>
          <w:tcPr>
            <w:tcW w:w="3690" w:type="dxa"/>
            <w:vMerge/>
            <w:tcBorders>
              <w:left w:val="nil"/>
              <w:bottom w:val="single" w:sz="4" w:space="0" w:color="auto"/>
              <w:right w:val="nil"/>
            </w:tcBorders>
            <w:shd w:val="clear" w:color="auto" w:fill="387990"/>
            <w:noWrap/>
            <w:vAlign w:val="bottom"/>
            <w:hideMark/>
          </w:tcPr>
          <w:p w14:paraId="36D286AA" w14:textId="5259A02E" w:rsidR="000A1341" w:rsidRPr="00F3646C" w:rsidRDefault="000A1341" w:rsidP="00B10F39">
            <w:pPr>
              <w:widowControl/>
              <w:spacing w:line="259" w:lineRule="auto"/>
              <w:rPr>
                <w:rFonts w:eastAsia="Times New Roman" w:cs="Calibri"/>
                <w:b/>
                <w:bCs/>
                <w:color w:val="FFFFFF"/>
                <w:sz w:val="20"/>
                <w:szCs w:val="20"/>
              </w:rPr>
            </w:pPr>
          </w:p>
        </w:tc>
        <w:tc>
          <w:tcPr>
            <w:tcW w:w="630" w:type="dxa"/>
            <w:tcBorders>
              <w:top w:val="nil"/>
              <w:left w:val="nil"/>
              <w:bottom w:val="single" w:sz="4" w:space="0" w:color="auto"/>
              <w:right w:val="nil"/>
            </w:tcBorders>
            <w:shd w:val="clear" w:color="auto" w:fill="387990"/>
            <w:vAlign w:val="bottom"/>
            <w:hideMark/>
          </w:tcPr>
          <w:p w14:paraId="45850797"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79" w:type="dxa"/>
            <w:tcBorders>
              <w:top w:val="nil"/>
              <w:left w:val="nil"/>
              <w:bottom w:val="single" w:sz="4" w:space="0" w:color="auto"/>
              <w:right w:val="nil"/>
            </w:tcBorders>
            <w:shd w:val="clear" w:color="auto" w:fill="387990"/>
            <w:vAlign w:val="bottom"/>
            <w:hideMark/>
          </w:tcPr>
          <w:p w14:paraId="1B8111E9"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276" w:type="dxa"/>
            <w:vMerge/>
            <w:tcBorders>
              <w:top w:val="nil"/>
              <w:left w:val="nil"/>
              <w:bottom w:val="single" w:sz="4" w:space="0" w:color="000000"/>
              <w:right w:val="nil"/>
            </w:tcBorders>
            <w:shd w:val="clear" w:color="auto" w:fill="387990"/>
            <w:vAlign w:val="center"/>
            <w:hideMark/>
          </w:tcPr>
          <w:p w14:paraId="4198DA42" w14:textId="77777777" w:rsidR="000A1341" w:rsidRPr="00F3646C" w:rsidRDefault="000A1341" w:rsidP="00B10F39">
            <w:pPr>
              <w:widowControl/>
              <w:spacing w:line="259" w:lineRule="auto"/>
              <w:rPr>
                <w:rFonts w:eastAsia="Times New Roman" w:cs="Calibri"/>
                <w:b/>
                <w:bCs/>
                <w:color w:val="FFFFFF"/>
                <w:sz w:val="20"/>
                <w:szCs w:val="20"/>
              </w:rPr>
            </w:pPr>
          </w:p>
        </w:tc>
        <w:tc>
          <w:tcPr>
            <w:tcW w:w="604" w:type="dxa"/>
            <w:tcBorders>
              <w:top w:val="nil"/>
              <w:left w:val="nil"/>
              <w:bottom w:val="single" w:sz="4" w:space="0" w:color="auto"/>
              <w:right w:val="nil"/>
            </w:tcBorders>
            <w:shd w:val="clear" w:color="auto" w:fill="387990"/>
            <w:vAlign w:val="bottom"/>
            <w:hideMark/>
          </w:tcPr>
          <w:p w14:paraId="1FF9DBD0"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w:t>
            </w:r>
          </w:p>
        </w:tc>
        <w:tc>
          <w:tcPr>
            <w:tcW w:w="1085" w:type="dxa"/>
            <w:tcBorders>
              <w:top w:val="nil"/>
              <w:left w:val="nil"/>
              <w:bottom w:val="single" w:sz="4" w:space="0" w:color="auto"/>
              <w:right w:val="nil"/>
            </w:tcBorders>
            <w:shd w:val="clear" w:color="auto" w:fill="387990"/>
            <w:vAlign w:val="bottom"/>
            <w:hideMark/>
          </w:tcPr>
          <w:p w14:paraId="4F727921" w14:textId="77777777" w:rsidR="000A1341" w:rsidRPr="00F3646C" w:rsidRDefault="000A1341" w:rsidP="00B10F39">
            <w:pPr>
              <w:widowControl/>
              <w:spacing w:line="259" w:lineRule="auto"/>
              <w:jc w:val="center"/>
              <w:rPr>
                <w:rFonts w:eastAsia="Times New Roman" w:cs="Calibri"/>
                <w:b/>
                <w:bCs/>
                <w:color w:val="FFFFFF"/>
                <w:sz w:val="20"/>
                <w:szCs w:val="20"/>
              </w:rPr>
            </w:pPr>
            <w:r w:rsidRPr="00F3646C">
              <w:rPr>
                <w:rFonts w:eastAsia="Times New Roman" w:cs="Calibri"/>
                <w:b/>
                <w:bCs/>
                <w:color w:val="FFFFFF"/>
                <w:sz w:val="20"/>
                <w:szCs w:val="20"/>
              </w:rPr>
              <w:t>95% CI</w:t>
            </w:r>
          </w:p>
        </w:tc>
        <w:tc>
          <w:tcPr>
            <w:tcW w:w="660" w:type="dxa"/>
            <w:vMerge/>
            <w:tcBorders>
              <w:left w:val="nil"/>
              <w:bottom w:val="single" w:sz="4" w:space="0" w:color="auto"/>
              <w:right w:val="nil"/>
            </w:tcBorders>
            <w:shd w:val="clear" w:color="auto" w:fill="387990"/>
            <w:vAlign w:val="bottom"/>
            <w:hideMark/>
          </w:tcPr>
          <w:p w14:paraId="759DB429" w14:textId="78D50493" w:rsidR="000A1341" w:rsidRPr="00F3646C" w:rsidRDefault="000A1341" w:rsidP="00B10F39">
            <w:pPr>
              <w:widowControl/>
              <w:spacing w:line="259" w:lineRule="auto"/>
              <w:jc w:val="center"/>
              <w:rPr>
                <w:rFonts w:eastAsia="Times New Roman" w:cs="Calibri"/>
                <w:b/>
                <w:bCs/>
                <w:color w:val="FFFFFF"/>
                <w:sz w:val="20"/>
                <w:szCs w:val="20"/>
              </w:rPr>
            </w:pPr>
          </w:p>
        </w:tc>
        <w:tc>
          <w:tcPr>
            <w:tcW w:w="801" w:type="dxa"/>
            <w:vMerge/>
            <w:tcBorders>
              <w:left w:val="nil"/>
              <w:bottom w:val="single" w:sz="4" w:space="0" w:color="auto"/>
              <w:right w:val="nil"/>
            </w:tcBorders>
            <w:shd w:val="clear" w:color="auto" w:fill="387990"/>
            <w:vAlign w:val="bottom"/>
            <w:hideMark/>
          </w:tcPr>
          <w:p w14:paraId="3E158C8B" w14:textId="4D9324B7" w:rsidR="000A1341" w:rsidRPr="00F3646C" w:rsidRDefault="000A1341" w:rsidP="00B10F39">
            <w:pPr>
              <w:widowControl/>
              <w:spacing w:line="259" w:lineRule="auto"/>
              <w:jc w:val="center"/>
              <w:rPr>
                <w:rFonts w:eastAsia="Times New Roman" w:cs="Calibri"/>
                <w:b/>
                <w:bCs/>
                <w:color w:val="FFFFFF"/>
                <w:sz w:val="20"/>
                <w:szCs w:val="20"/>
              </w:rPr>
            </w:pPr>
          </w:p>
        </w:tc>
        <w:tc>
          <w:tcPr>
            <w:tcW w:w="630" w:type="dxa"/>
            <w:vMerge/>
            <w:tcBorders>
              <w:left w:val="nil"/>
              <w:bottom w:val="single" w:sz="4" w:space="0" w:color="auto"/>
              <w:right w:val="nil"/>
            </w:tcBorders>
            <w:shd w:val="clear" w:color="auto" w:fill="387990"/>
            <w:vAlign w:val="bottom"/>
            <w:hideMark/>
          </w:tcPr>
          <w:p w14:paraId="5BBD8FE1" w14:textId="3969280F" w:rsidR="000A1341" w:rsidRPr="00F3646C" w:rsidRDefault="000A1341" w:rsidP="00B10F39">
            <w:pPr>
              <w:widowControl/>
              <w:spacing w:line="259" w:lineRule="auto"/>
              <w:jc w:val="center"/>
              <w:rPr>
                <w:rFonts w:eastAsia="Times New Roman" w:cs="Calibri"/>
                <w:b/>
                <w:bCs/>
                <w:color w:val="FFFFFF"/>
                <w:sz w:val="20"/>
                <w:szCs w:val="20"/>
              </w:rPr>
            </w:pPr>
          </w:p>
        </w:tc>
      </w:tr>
      <w:tr w:rsidR="00B10F39" w:rsidRPr="005E3ECE" w14:paraId="080A70DE" w14:textId="77777777" w:rsidTr="00122705">
        <w:trPr>
          <w:trHeight w:val="259"/>
        </w:trPr>
        <w:tc>
          <w:tcPr>
            <w:tcW w:w="3690" w:type="dxa"/>
            <w:tcBorders>
              <w:top w:val="nil"/>
              <w:left w:val="nil"/>
              <w:bottom w:val="single" w:sz="4" w:space="0" w:color="auto"/>
              <w:right w:val="nil"/>
            </w:tcBorders>
            <w:shd w:val="clear" w:color="000000" w:fill="DDEBF7"/>
            <w:vAlign w:val="bottom"/>
            <w:hideMark/>
          </w:tcPr>
          <w:p w14:paraId="35E54E49" w14:textId="77777777" w:rsidR="008E0C62" w:rsidRPr="00F3646C" w:rsidRDefault="008E0C62" w:rsidP="00B10F39">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Women</w:t>
            </w:r>
            <w:r w:rsidRPr="00F3646C">
              <w:rPr>
                <w:rFonts w:eastAsia="Times New Roman" w:cs="Calibri"/>
                <w:b/>
                <w:bCs/>
                <w:color w:val="auto"/>
                <w:sz w:val="20"/>
                <w:szCs w:val="20"/>
                <w:vertAlign w:val="superscript"/>
              </w:rPr>
              <w:t>c</w:t>
            </w:r>
            <w:proofErr w:type="spellEnd"/>
          </w:p>
        </w:tc>
        <w:tc>
          <w:tcPr>
            <w:tcW w:w="630" w:type="dxa"/>
            <w:tcBorders>
              <w:top w:val="nil"/>
              <w:left w:val="nil"/>
              <w:bottom w:val="single" w:sz="4" w:space="0" w:color="auto"/>
              <w:right w:val="nil"/>
            </w:tcBorders>
            <w:shd w:val="clear" w:color="000000" w:fill="DDEBF7"/>
            <w:vAlign w:val="bottom"/>
            <w:hideMark/>
          </w:tcPr>
          <w:p w14:paraId="38F91A37" w14:textId="22736E43" w:rsidR="008E0C62" w:rsidRPr="00F3646C" w:rsidRDefault="008E0C62" w:rsidP="00286F7B">
            <w:pPr>
              <w:widowControl/>
              <w:spacing w:line="259" w:lineRule="auto"/>
              <w:jc w:val="center"/>
              <w:rPr>
                <w:rFonts w:eastAsia="Times New Roman" w:cs="Calibri"/>
                <w:b/>
                <w:bCs/>
                <w:color w:val="auto"/>
                <w:sz w:val="20"/>
                <w:szCs w:val="20"/>
              </w:rPr>
            </w:pPr>
          </w:p>
        </w:tc>
        <w:tc>
          <w:tcPr>
            <w:tcW w:w="1079" w:type="dxa"/>
            <w:tcBorders>
              <w:top w:val="nil"/>
              <w:left w:val="nil"/>
              <w:bottom w:val="single" w:sz="4" w:space="0" w:color="auto"/>
              <w:right w:val="nil"/>
            </w:tcBorders>
            <w:shd w:val="clear" w:color="000000" w:fill="DDEBF7"/>
            <w:vAlign w:val="bottom"/>
            <w:hideMark/>
          </w:tcPr>
          <w:p w14:paraId="476F85B3" w14:textId="4159D648" w:rsidR="008E0C62" w:rsidRPr="00F3646C" w:rsidRDefault="008E0C62" w:rsidP="00286F7B">
            <w:pPr>
              <w:widowControl/>
              <w:spacing w:line="259" w:lineRule="auto"/>
              <w:jc w:val="center"/>
              <w:rPr>
                <w:rFonts w:eastAsia="Times New Roman" w:cs="Calibri"/>
                <w:b/>
                <w:bCs/>
                <w:color w:val="auto"/>
                <w:sz w:val="20"/>
                <w:szCs w:val="20"/>
              </w:rPr>
            </w:pPr>
          </w:p>
        </w:tc>
        <w:tc>
          <w:tcPr>
            <w:tcW w:w="276" w:type="dxa"/>
            <w:tcBorders>
              <w:top w:val="nil"/>
              <w:left w:val="nil"/>
              <w:bottom w:val="single" w:sz="4" w:space="0" w:color="auto"/>
              <w:right w:val="nil"/>
            </w:tcBorders>
            <w:shd w:val="clear" w:color="000000" w:fill="DDEBF7"/>
            <w:vAlign w:val="bottom"/>
            <w:hideMark/>
          </w:tcPr>
          <w:p w14:paraId="1C68F614" w14:textId="2E7E6F1C" w:rsidR="008E0C62" w:rsidRPr="00F3646C" w:rsidRDefault="008E0C62" w:rsidP="00286F7B">
            <w:pPr>
              <w:widowControl/>
              <w:spacing w:line="259" w:lineRule="auto"/>
              <w:jc w:val="center"/>
              <w:rPr>
                <w:rFonts w:eastAsia="Times New Roman" w:cs="Calibri"/>
                <w:b/>
                <w:bCs/>
                <w:color w:val="auto"/>
                <w:sz w:val="20"/>
                <w:szCs w:val="20"/>
              </w:rPr>
            </w:pPr>
          </w:p>
        </w:tc>
        <w:tc>
          <w:tcPr>
            <w:tcW w:w="604" w:type="dxa"/>
            <w:tcBorders>
              <w:top w:val="nil"/>
              <w:left w:val="nil"/>
              <w:bottom w:val="single" w:sz="4" w:space="0" w:color="auto"/>
              <w:right w:val="nil"/>
            </w:tcBorders>
            <w:shd w:val="clear" w:color="000000" w:fill="DDEBF7"/>
            <w:vAlign w:val="bottom"/>
            <w:hideMark/>
          </w:tcPr>
          <w:p w14:paraId="01B50CC6" w14:textId="43794EAD" w:rsidR="008E0C62" w:rsidRPr="00F3646C" w:rsidRDefault="008E0C62" w:rsidP="00286F7B">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000000" w:fill="DDEBF7"/>
            <w:vAlign w:val="bottom"/>
            <w:hideMark/>
          </w:tcPr>
          <w:p w14:paraId="19B7C18D" w14:textId="1FCC23F5" w:rsidR="008E0C62" w:rsidRPr="00F3646C" w:rsidRDefault="008E0C62" w:rsidP="00286F7B">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000000" w:fill="DDEBF7"/>
            <w:vAlign w:val="center"/>
            <w:hideMark/>
          </w:tcPr>
          <w:p w14:paraId="39890BDA" w14:textId="758C3110" w:rsidR="008E0C62" w:rsidRPr="00F3646C" w:rsidRDefault="008E0C62" w:rsidP="00286F7B">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000000" w:fill="DDEBF7"/>
            <w:vAlign w:val="center"/>
            <w:hideMark/>
          </w:tcPr>
          <w:p w14:paraId="59987B91" w14:textId="1E432275" w:rsidR="008E0C62" w:rsidRPr="00F3646C" w:rsidRDefault="008E0C62" w:rsidP="00286F7B">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000000" w:fill="DDEBF7"/>
            <w:vAlign w:val="center"/>
            <w:hideMark/>
          </w:tcPr>
          <w:p w14:paraId="49C94D8E" w14:textId="108DAEDC" w:rsidR="008E0C62" w:rsidRPr="00F3646C" w:rsidRDefault="008E0C62" w:rsidP="00286F7B">
            <w:pPr>
              <w:widowControl/>
              <w:spacing w:line="259" w:lineRule="auto"/>
              <w:jc w:val="center"/>
              <w:rPr>
                <w:rFonts w:eastAsia="Times New Roman" w:cs="Calibri"/>
                <w:b/>
                <w:bCs/>
                <w:color w:val="auto"/>
                <w:sz w:val="20"/>
                <w:szCs w:val="20"/>
              </w:rPr>
            </w:pPr>
          </w:p>
        </w:tc>
      </w:tr>
      <w:tr w:rsidR="000A1341" w:rsidRPr="005E3ECE" w14:paraId="7670AAFA"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398A85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tcPr>
          <w:p w14:paraId="627F44E8" w14:textId="29F2283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tcPr>
          <w:p w14:paraId="47836BAC" w14:textId="16BB492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tcPr>
          <w:p w14:paraId="17C674D6" w14:textId="6EF644D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tcPr>
          <w:p w14:paraId="337CF6EE" w14:textId="22EDC56A"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tcPr>
          <w:p w14:paraId="5C19E359" w14:textId="32813C29"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tcPr>
          <w:p w14:paraId="6833B3D5" w14:textId="238EA5F4"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tcPr>
          <w:p w14:paraId="2286DECD" w14:textId="0C4A904E"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tcPr>
          <w:p w14:paraId="2B1E31F2" w14:textId="2A8A0766" w:rsidR="000A1341" w:rsidRPr="00F3646C" w:rsidRDefault="000A1341" w:rsidP="000A1341">
            <w:pPr>
              <w:widowControl/>
              <w:spacing w:line="259" w:lineRule="auto"/>
              <w:jc w:val="center"/>
              <w:rPr>
                <w:rFonts w:eastAsia="Times New Roman" w:cs="Calibri"/>
                <w:sz w:val="20"/>
                <w:szCs w:val="20"/>
              </w:rPr>
            </w:pPr>
          </w:p>
        </w:tc>
      </w:tr>
      <w:tr w:rsidR="000A1341" w:rsidRPr="005E3ECE" w14:paraId="4B9F99A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B5C33E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7B40F5B8" w14:textId="3050EDA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61F7FE5" w14:textId="2BB9981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17A24F9" w14:textId="0A0CEA0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E92173" w14:textId="2C7AB4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B50D13" w14:textId="7A5B638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C35E1C" w14:textId="1F06A42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FE013B" w14:textId="5CD3A80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B8222F5" w14:textId="3EE31D05" w:rsidR="000A1341" w:rsidRPr="00F3646C" w:rsidRDefault="000A1341" w:rsidP="000A1341">
            <w:pPr>
              <w:widowControl/>
              <w:spacing w:line="259" w:lineRule="auto"/>
              <w:jc w:val="center"/>
              <w:rPr>
                <w:rFonts w:eastAsia="Times New Roman" w:cs="Calibri"/>
                <w:sz w:val="20"/>
                <w:szCs w:val="20"/>
              </w:rPr>
            </w:pPr>
          </w:p>
        </w:tc>
      </w:tr>
      <w:tr w:rsidR="000A1341" w:rsidRPr="005E3ECE" w14:paraId="2176226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4D6AAEE"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7A6851B0" w14:textId="29DD0CE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F12B5FE" w14:textId="2045BE3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BDC77DC" w14:textId="2E9ED67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3EF21AB" w14:textId="1E974E1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7EB626D" w14:textId="3B03F97D"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2BF07A" w14:textId="2286FEB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CB53BFB" w14:textId="2FE65ED7"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CAE6D9" w14:textId="33D125F6" w:rsidR="000A1341" w:rsidRPr="00F3646C" w:rsidRDefault="000A1341" w:rsidP="000A1341">
            <w:pPr>
              <w:widowControl/>
              <w:spacing w:line="259" w:lineRule="auto"/>
              <w:jc w:val="center"/>
              <w:rPr>
                <w:rFonts w:eastAsia="Times New Roman" w:cs="Calibri"/>
                <w:sz w:val="20"/>
                <w:szCs w:val="20"/>
              </w:rPr>
            </w:pPr>
          </w:p>
        </w:tc>
      </w:tr>
      <w:tr w:rsidR="000A1341" w:rsidRPr="005E3ECE" w14:paraId="103362C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C11DB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42FC4A7" w14:textId="79AA2F9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7983088" w14:textId="10F1DE2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48AA088" w14:textId="29E332B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53D540E" w14:textId="0C1E50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CCE5DF9" w14:textId="0206286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3F7FED6" w14:textId="41484A0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BF82871" w14:textId="0D4C2C1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344295" w14:textId="3E440E0D" w:rsidR="000A1341" w:rsidRPr="00F3646C" w:rsidRDefault="000A1341" w:rsidP="000A1341">
            <w:pPr>
              <w:widowControl/>
              <w:spacing w:line="259" w:lineRule="auto"/>
              <w:jc w:val="center"/>
              <w:rPr>
                <w:rFonts w:eastAsia="Times New Roman" w:cs="Calibri"/>
                <w:sz w:val="20"/>
                <w:szCs w:val="20"/>
              </w:rPr>
            </w:pPr>
          </w:p>
        </w:tc>
      </w:tr>
      <w:tr w:rsidR="000A1341" w:rsidRPr="005E3ECE" w14:paraId="08596B1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E611954"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E15655D" w14:textId="53DBDC3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5DE5CF3" w14:textId="349B2AF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EA0D103" w14:textId="3FCC97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A7F27CD" w14:textId="26D2872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B26906F" w14:textId="7598B3E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17FA534" w14:textId="7E3A3D4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F17C2F" w14:textId="1B4D5B42"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335C4B5" w14:textId="01B2A8B4" w:rsidR="000A1341" w:rsidRPr="00F3646C" w:rsidRDefault="000A1341" w:rsidP="000A1341">
            <w:pPr>
              <w:widowControl/>
              <w:spacing w:line="259" w:lineRule="auto"/>
              <w:jc w:val="center"/>
              <w:rPr>
                <w:rFonts w:eastAsia="Times New Roman" w:cs="Calibri"/>
                <w:sz w:val="20"/>
                <w:szCs w:val="20"/>
              </w:rPr>
            </w:pPr>
          </w:p>
        </w:tc>
      </w:tr>
      <w:tr w:rsidR="000A1341" w:rsidRPr="005E3ECE" w14:paraId="162B94A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96EE88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EDBC807" w14:textId="3DFEBDEF"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95A2D7" w14:textId="70C94AA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794D3F7" w14:textId="754298F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3949DF9" w14:textId="16F294D8"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77D1B06" w14:textId="7344F1F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3582662F" w14:textId="3703863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96EAF8" w14:textId="1D40E4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6C11A63" w14:textId="5D9DA529" w:rsidR="000A1341" w:rsidRPr="00F3646C" w:rsidRDefault="000A1341" w:rsidP="000A1341">
            <w:pPr>
              <w:widowControl/>
              <w:spacing w:line="259" w:lineRule="auto"/>
              <w:jc w:val="center"/>
              <w:rPr>
                <w:rFonts w:eastAsia="Times New Roman" w:cs="Calibri"/>
                <w:sz w:val="20"/>
                <w:szCs w:val="20"/>
              </w:rPr>
            </w:pPr>
          </w:p>
        </w:tc>
      </w:tr>
      <w:tr w:rsidR="000A1341" w:rsidRPr="005E3ECE" w14:paraId="7F619A2D"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0F398C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C38BB4C" w14:textId="03D5FB4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7762481" w14:textId="43157D0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A635729" w14:textId="2A6B46A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01381C2" w14:textId="7082097F"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765BC5A" w14:textId="47B33A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F7B078" w14:textId="41C535B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39DB63" w14:textId="45AAA943"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FA23F1B" w14:textId="3F2C4BE0" w:rsidR="000A1341" w:rsidRPr="00F3646C" w:rsidRDefault="000A1341" w:rsidP="000A1341">
            <w:pPr>
              <w:widowControl/>
              <w:spacing w:line="259" w:lineRule="auto"/>
              <w:jc w:val="center"/>
              <w:rPr>
                <w:rFonts w:eastAsia="Times New Roman" w:cs="Calibri"/>
                <w:sz w:val="20"/>
                <w:szCs w:val="20"/>
              </w:rPr>
            </w:pPr>
          </w:p>
        </w:tc>
      </w:tr>
      <w:tr w:rsidR="000A1341" w:rsidRPr="005E3ECE" w14:paraId="1A299BD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E64A66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651D45A" w14:textId="2167B6BB"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C4C6D58" w14:textId="22D9DC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B0B8AFB" w14:textId="1ADBE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4DF99FF" w14:textId="004BD88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23AB2B" w14:textId="78BEE53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06A8129" w14:textId="4E6C934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0E9FB5A" w14:textId="365BBFE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B5C9664" w14:textId="78DCB21D" w:rsidR="000A1341" w:rsidRPr="00F3646C" w:rsidRDefault="000A1341" w:rsidP="000A1341">
            <w:pPr>
              <w:widowControl/>
              <w:spacing w:line="259" w:lineRule="auto"/>
              <w:jc w:val="center"/>
              <w:rPr>
                <w:rFonts w:eastAsia="Times New Roman" w:cs="Calibri"/>
                <w:sz w:val="20"/>
                <w:szCs w:val="20"/>
              </w:rPr>
            </w:pPr>
          </w:p>
        </w:tc>
      </w:tr>
      <w:tr w:rsidR="000A1341" w:rsidRPr="005E3ECE" w14:paraId="7E3E40A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94C5CE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1194BC93" w14:textId="45A9F62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212FECA" w14:textId="2454F42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DC54560" w14:textId="6A269E8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4036458" w14:textId="669BB91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12D502B" w14:textId="7F199035"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2697769" w14:textId="12BE391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16BF4D" w14:textId="26A005B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AB5C3BD" w14:textId="6408DEDA" w:rsidR="000A1341" w:rsidRPr="00F3646C" w:rsidRDefault="000A1341" w:rsidP="000A1341">
            <w:pPr>
              <w:widowControl/>
              <w:spacing w:line="259" w:lineRule="auto"/>
              <w:jc w:val="center"/>
              <w:rPr>
                <w:rFonts w:eastAsia="Times New Roman" w:cs="Calibri"/>
                <w:sz w:val="20"/>
                <w:szCs w:val="20"/>
              </w:rPr>
            </w:pPr>
          </w:p>
        </w:tc>
      </w:tr>
      <w:tr w:rsidR="000A1341" w:rsidRPr="005E3ECE" w14:paraId="2D57B82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3C55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3F6D076" w14:textId="435A3E1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EA7EC46" w14:textId="780BE9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B20161D" w14:textId="7BFA0C2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8FD4AD4" w14:textId="42B1AE5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82C56E5" w14:textId="357A9FB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80E6BA7" w14:textId="3C4E145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C44C50E" w14:textId="1A6EED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5486654" w14:textId="2C983630" w:rsidR="000A1341" w:rsidRPr="00F3646C" w:rsidRDefault="000A1341" w:rsidP="000A1341">
            <w:pPr>
              <w:widowControl/>
              <w:spacing w:line="259" w:lineRule="auto"/>
              <w:jc w:val="center"/>
              <w:rPr>
                <w:rFonts w:eastAsia="Times New Roman" w:cs="Calibri"/>
                <w:sz w:val="20"/>
                <w:szCs w:val="20"/>
              </w:rPr>
            </w:pPr>
          </w:p>
        </w:tc>
      </w:tr>
      <w:tr w:rsidR="000A1341" w:rsidRPr="005E3ECE" w14:paraId="7E7542DC"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9403724"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 xml:space="preserve">Domestic work (fetching food and </w:t>
            </w:r>
            <w:proofErr w:type="gramStart"/>
            <w:r w:rsidRPr="00F3646C">
              <w:rPr>
                <w:rFonts w:eastAsia="Times New Roman" w:cs="Calibri"/>
                <w:sz w:val="20"/>
                <w:szCs w:val="20"/>
              </w:rPr>
              <w:t>water)</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4F900F6F" w14:textId="66638802"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4ACE75E" w14:textId="136593E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834FD61" w14:textId="3AE7392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3E9523A" w14:textId="5388E7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9042256" w14:textId="46378AD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EA5F79D" w14:textId="5BD5C54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019089E" w14:textId="32FDFB9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6C7349" w14:textId="54AA0F5F" w:rsidR="000A1341" w:rsidRPr="00F3646C" w:rsidRDefault="000A1341" w:rsidP="000A1341">
            <w:pPr>
              <w:widowControl/>
              <w:spacing w:line="259" w:lineRule="auto"/>
              <w:jc w:val="center"/>
              <w:rPr>
                <w:rFonts w:eastAsia="Times New Roman" w:cs="Calibri"/>
                <w:sz w:val="20"/>
                <w:szCs w:val="20"/>
              </w:rPr>
            </w:pPr>
          </w:p>
        </w:tc>
      </w:tr>
      <w:tr w:rsidR="000A1341" w:rsidRPr="005E3ECE" w14:paraId="5EE2746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392FABD"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68AA1892" w14:textId="1B1C93D8"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07D993D" w14:textId="3260814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D6CB132" w14:textId="3B4BBF3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DD6A48D" w14:textId="63F416B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73A9D0" w14:textId="26196E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6465C52" w14:textId="38BDCC3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4505B67" w14:textId="6450A7A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CF5F4D" w14:textId="053CC907" w:rsidR="000A1341" w:rsidRPr="00F3646C" w:rsidRDefault="000A1341" w:rsidP="000A1341">
            <w:pPr>
              <w:widowControl/>
              <w:spacing w:line="259" w:lineRule="auto"/>
              <w:jc w:val="center"/>
              <w:rPr>
                <w:rFonts w:eastAsia="Times New Roman" w:cs="Calibri"/>
                <w:sz w:val="20"/>
                <w:szCs w:val="20"/>
              </w:rPr>
            </w:pPr>
          </w:p>
        </w:tc>
      </w:tr>
      <w:tr w:rsidR="000A1341" w:rsidRPr="005E3ECE" w14:paraId="78524F4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098F7F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Commuting (for work or </w:t>
            </w:r>
            <w:proofErr w:type="gramStart"/>
            <w:r w:rsidRPr="00F3646C">
              <w:rPr>
                <w:rFonts w:eastAsia="Times New Roman" w:cs="Calibri"/>
                <w:sz w:val="20"/>
                <w:szCs w:val="20"/>
              </w:rPr>
              <w:t>school)</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776CFF43" w14:textId="07F8C1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89B350" w14:textId="6D2CA82D"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CB0D535" w14:textId="653CBB9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06F04798" w14:textId="65F633D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AF756ED" w14:textId="3130066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DCEB198" w14:textId="1A72F0A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D7FD27C" w14:textId="46869F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BBAB6B7" w14:textId="35940092" w:rsidR="000A1341" w:rsidRPr="00F3646C" w:rsidRDefault="000A1341" w:rsidP="000A1341">
            <w:pPr>
              <w:widowControl/>
              <w:spacing w:line="259" w:lineRule="auto"/>
              <w:jc w:val="center"/>
              <w:rPr>
                <w:rFonts w:eastAsia="Times New Roman" w:cs="Calibri"/>
                <w:sz w:val="20"/>
                <w:szCs w:val="20"/>
              </w:rPr>
            </w:pPr>
          </w:p>
        </w:tc>
      </w:tr>
      <w:tr w:rsidR="000A1341" w:rsidRPr="005E3ECE" w14:paraId="283881E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8B81A2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19D02F66" w14:textId="09E6A8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2B71EBD" w14:textId="70D61B5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6232BD4" w14:textId="60E4398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E551E76" w14:textId="2E804810"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27E626C" w14:textId="0A595AF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5927CA3" w14:textId="21047933"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FC443EB" w14:textId="43AA527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76E6BE2" w14:textId="782AC797" w:rsidR="000A1341" w:rsidRPr="00F3646C" w:rsidRDefault="000A1341" w:rsidP="000A1341">
            <w:pPr>
              <w:widowControl/>
              <w:spacing w:line="259" w:lineRule="auto"/>
              <w:jc w:val="center"/>
              <w:rPr>
                <w:rFonts w:eastAsia="Times New Roman" w:cs="Calibri"/>
                <w:sz w:val="20"/>
                <w:szCs w:val="20"/>
              </w:rPr>
            </w:pPr>
          </w:p>
        </w:tc>
      </w:tr>
      <w:tr w:rsidR="000A1341" w:rsidRPr="005E3ECE" w14:paraId="0A009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ADCCE9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3EE6CDF" w14:textId="1C37F1A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CD35DB6" w14:textId="293F639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BED986" w14:textId="7FDBBD3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BABAB51" w14:textId="2BF5E2E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D820C3" w14:textId="130DC91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56DA6B2" w14:textId="12E8AB7C"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AA0A393" w14:textId="030781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FB01EFC" w14:textId="51ECA561" w:rsidR="000A1341" w:rsidRPr="00F3646C" w:rsidRDefault="000A1341" w:rsidP="000A1341">
            <w:pPr>
              <w:widowControl/>
              <w:spacing w:line="259" w:lineRule="auto"/>
              <w:jc w:val="center"/>
              <w:rPr>
                <w:rFonts w:eastAsia="Times New Roman" w:cs="Calibri"/>
                <w:sz w:val="20"/>
                <w:szCs w:val="20"/>
              </w:rPr>
            </w:pPr>
          </w:p>
        </w:tc>
      </w:tr>
      <w:tr w:rsidR="000A1341" w:rsidRPr="005E3ECE" w14:paraId="6FD5F82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37C571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6424D984" w14:textId="7E9165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4B99044" w14:textId="2AFF8D2A"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DE06F73" w14:textId="28D73EE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620543C" w14:textId="6495EC8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14C6A3F" w14:textId="66A0D0F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B94D4D1" w14:textId="427E45B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7B53F47" w14:textId="0146369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494942" w14:textId="7DA9B511" w:rsidR="000A1341" w:rsidRPr="00F3646C" w:rsidRDefault="000A1341" w:rsidP="000A1341">
            <w:pPr>
              <w:widowControl/>
              <w:spacing w:line="259" w:lineRule="auto"/>
              <w:jc w:val="center"/>
              <w:rPr>
                <w:rFonts w:eastAsia="Times New Roman" w:cs="Calibri"/>
                <w:sz w:val="20"/>
                <w:szCs w:val="20"/>
              </w:rPr>
            </w:pPr>
          </w:p>
        </w:tc>
      </w:tr>
      <w:tr w:rsidR="000A1341" w:rsidRPr="005E3ECE" w14:paraId="5650CE8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E9EEF7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3256E5D5" w14:textId="7294486E"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ABBD83F" w14:textId="3DABA80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363C7BF" w14:textId="7D5B2A4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F2C294" w14:textId="2D71D60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D1F7997" w14:textId="032CF502"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0B8856D2" w14:textId="6EC00A1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8777C47" w14:textId="58510A2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E755EE" w14:textId="380032B2" w:rsidR="000A1341" w:rsidRPr="00F3646C" w:rsidRDefault="000A1341" w:rsidP="000A1341">
            <w:pPr>
              <w:widowControl/>
              <w:spacing w:line="259" w:lineRule="auto"/>
              <w:jc w:val="center"/>
              <w:rPr>
                <w:rFonts w:eastAsia="Times New Roman" w:cs="Calibri"/>
                <w:sz w:val="20"/>
                <w:szCs w:val="20"/>
              </w:rPr>
            </w:pPr>
          </w:p>
        </w:tc>
      </w:tr>
      <w:tr w:rsidR="000A1341" w:rsidRPr="005E3ECE" w14:paraId="307C364B"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50F4FD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67775D59" w14:textId="7AA5A20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945029C" w14:textId="3F464F7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820E5D" w14:textId="07648A57"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36DCAA4" w14:textId="371BDED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03F302" w14:textId="43415AB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8E7043" w14:textId="3D40F7B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375A0B2" w14:textId="006B0E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2A284EF" w14:textId="26145BBD" w:rsidR="000A1341" w:rsidRPr="00F3646C" w:rsidRDefault="000A1341" w:rsidP="000A1341">
            <w:pPr>
              <w:widowControl/>
              <w:spacing w:line="259" w:lineRule="auto"/>
              <w:jc w:val="center"/>
              <w:rPr>
                <w:rFonts w:eastAsia="Times New Roman" w:cs="Calibri"/>
                <w:sz w:val="20"/>
                <w:szCs w:val="20"/>
              </w:rPr>
            </w:pPr>
          </w:p>
        </w:tc>
      </w:tr>
      <w:tr w:rsidR="000A1341" w:rsidRPr="005E3ECE" w14:paraId="3295FEC3"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3BA90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3D0137D" w14:textId="76101EB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08860C0" w14:textId="6377AC5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F48462" w14:textId="011B2A8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1878D41" w14:textId="0A3C056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842AE96" w14:textId="3BA7A09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1307E44" w14:textId="28C8052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C68E55F" w14:textId="1C7B625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F345236" w14:textId="447993E1" w:rsidR="000A1341" w:rsidRPr="00F3646C" w:rsidRDefault="000A1341" w:rsidP="000A1341">
            <w:pPr>
              <w:widowControl/>
              <w:spacing w:line="259" w:lineRule="auto"/>
              <w:jc w:val="center"/>
              <w:rPr>
                <w:rFonts w:eastAsia="Times New Roman" w:cs="Calibri"/>
                <w:sz w:val="20"/>
                <w:szCs w:val="20"/>
              </w:rPr>
            </w:pPr>
          </w:p>
        </w:tc>
      </w:tr>
      <w:tr w:rsidR="000A1341" w:rsidRPr="005E3ECE" w14:paraId="5A1C788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F5B3DA1" w14:textId="77777777" w:rsidR="000A1341" w:rsidRPr="00F3646C" w:rsidRDefault="000A1341" w:rsidP="000A1341">
            <w:pPr>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women</w:t>
            </w:r>
          </w:p>
        </w:tc>
        <w:tc>
          <w:tcPr>
            <w:tcW w:w="630" w:type="dxa"/>
            <w:tcBorders>
              <w:top w:val="nil"/>
              <w:left w:val="nil"/>
              <w:bottom w:val="single" w:sz="4" w:space="0" w:color="auto"/>
              <w:right w:val="nil"/>
            </w:tcBorders>
            <w:shd w:val="clear" w:color="auto" w:fill="auto"/>
            <w:vAlign w:val="center"/>
            <w:hideMark/>
          </w:tcPr>
          <w:p w14:paraId="2A582B92" w14:textId="072AEF8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38C50F7" w14:textId="15334717"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90ACDCE" w14:textId="6B3AF04E"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E86028B" w14:textId="4F21CDF5"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761C7CDD" w14:textId="5EE6FFF3"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3DEF198E" w14:textId="5EF60636"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18B42C63" w14:textId="1F5925E7"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53179699" w14:textId="3A0FD20E"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247B007B" w14:textId="77777777" w:rsidTr="00122705">
        <w:trPr>
          <w:trHeight w:val="259"/>
        </w:trPr>
        <w:tc>
          <w:tcPr>
            <w:tcW w:w="3690" w:type="dxa"/>
            <w:tcBorders>
              <w:top w:val="single" w:sz="4" w:space="0" w:color="auto"/>
              <w:left w:val="nil"/>
              <w:bottom w:val="single" w:sz="4" w:space="0" w:color="auto"/>
              <w:right w:val="nil"/>
            </w:tcBorders>
            <w:shd w:val="clear" w:color="000000" w:fill="DDEBF7"/>
            <w:vAlign w:val="bottom"/>
            <w:hideMark/>
          </w:tcPr>
          <w:p w14:paraId="1149DD3E" w14:textId="77777777" w:rsidR="000A1341" w:rsidRPr="00F3646C" w:rsidRDefault="000A1341" w:rsidP="000A1341">
            <w:pPr>
              <w:widowControl/>
              <w:spacing w:line="259" w:lineRule="auto"/>
              <w:rPr>
                <w:rFonts w:eastAsia="Times New Roman" w:cs="Calibri"/>
                <w:b/>
                <w:bCs/>
                <w:color w:val="auto"/>
                <w:sz w:val="20"/>
                <w:szCs w:val="20"/>
              </w:rPr>
            </w:pPr>
            <w:proofErr w:type="spellStart"/>
            <w:r w:rsidRPr="00F3646C">
              <w:rPr>
                <w:rFonts w:eastAsia="Times New Roman" w:cs="Calibri"/>
                <w:b/>
                <w:bCs/>
                <w:color w:val="auto"/>
                <w:sz w:val="20"/>
                <w:szCs w:val="20"/>
              </w:rPr>
              <w:t>Men</w:t>
            </w:r>
            <w:r w:rsidRPr="00F3646C">
              <w:rPr>
                <w:rFonts w:eastAsia="Times New Roman" w:cs="Calibri"/>
                <w:b/>
                <w:bCs/>
                <w:color w:val="auto"/>
                <w:sz w:val="20"/>
                <w:szCs w:val="20"/>
                <w:vertAlign w:val="superscript"/>
              </w:rPr>
              <w:t>e</w:t>
            </w:r>
            <w:proofErr w:type="spellEnd"/>
          </w:p>
        </w:tc>
        <w:tc>
          <w:tcPr>
            <w:tcW w:w="630" w:type="dxa"/>
            <w:tcBorders>
              <w:top w:val="single" w:sz="4" w:space="0" w:color="auto"/>
              <w:left w:val="nil"/>
              <w:bottom w:val="single" w:sz="4" w:space="0" w:color="auto"/>
              <w:right w:val="nil"/>
            </w:tcBorders>
            <w:shd w:val="clear" w:color="000000" w:fill="DDEBF7"/>
            <w:vAlign w:val="bottom"/>
            <w:hideMark/>
          </w:tcPr>
          <w:p w14:paraId="59B95E73" w14:textId="0BFA3356" w:rsidR="000A1341" w:rsidRPr="00F3646C" w:rsidRDefault="000A1341" w:rsidP="000A1341">
            <w:pPr>
              <w:widowControl/>
              <w:spacing w:line="259" w:lineRule="auto"/>
              <w:jc w:val="center"/>
              <w:rPr>
                <w:rFonts w:eastAsia="Times New Roman" w:cs="Calibri"/>
                <w:b/>
                <w:bCs/>
                <w:color w:val="auto"/>
                <w:sz w:val="20"/>
                <w:szCs w:val="20"/>
              </w:rPr>
            </w:pPr>
          </w:p>
        </w:tc>
        <w:tc>
          <w:tcPr>
            <w:tcW w:w="1079" w:type="dxa"/>
            <w:tcBorders>
              <w:top w:val="single" w:sz="4" w:space="0" w:color="auto"/>
              <w:left w:val="nil"/>
              <w:bottom w:val="single" w:sz="4" w:space="0" w:color="auto"/>
              <w:right w:val="nil"/>
            </w:tcBorders>
            <w:shd w:val="clear" w:color="000000" w:fill="DDEBF7"/>
            <w:vAlign w:val="bottom"/>
            <w:hideMark/>
          </w:tcPr>
          <w:p w14:paraId="37695432" w14:textId="18903253" w:rsidR="000A1341" w:rsidRPr="00F3646C" w:rsidRDefault="000A1341" w:rsidP="000A1341">
            <w:pPr>
              <w:widowControl/>
              <w:spacing w:line="259" w:lineRule="auto"/>
              <w:jc w:val="center"/>
              <w:rPr>
                <w:rFonts w:eastAsia="Times New Roman" w:cs="Calibri"/>
                <w:b/>
                <w:bCs/>
                <w:color w:val="auto"/>
                <w:sz w:val="20"/>
                <w:szCs w:val="20"/>
              </w:rPr>
            </w:pPr>
          </w:p>
        </w:tc>
        <w:tc>
          <w:tcPr>
            <w:tcW w:w="276" w:type="dxa"/>
            <w:tcBorders>
              <w:top w:val="single" w:sz="4" w:space="0" w:color="auto"/>
              <w:left w:val="nil"/>
              <w:bottom w:val="single" w:sz="4" w:space="0" w:color="auto"/>
              <w:right w:val="nil"/>
            </w:tcBorders>
            <w:shd w:val="clear" w:color="000000" w:fill="DDEBF7"/>
            <w:vAlign w:val="bottom"/>
            <w:hideMark/>
          </w:tcPr>
          <w:p w14:paraId="5ECFC3A6" w14:textId="6EE769F3" w:rsidR="000A1341" w:rsidRPr="00F3646C" w:rsidRDefault="000A1341" w:rsidP="000A1341">
            <w:pPr>
              <w:widowControl/>
              <w:spacing w:line="259" w:lineRule="auto"/>
              <w:jc w:val="center"/>
              <w:rPr>
                <w:rFonts w:eastAsia="Times New Roman" w:cs="Calibri"/>
                <w:b/>
                <w:bCs/>
                <w:color w:val="auto"/>
                <w:sz w:val="20"/>
                <w:szCs w:val="20"/>
              </w:rPr>
            </w:pPr>
          </w:p>
        </w:tc>
        <w:tc>
          <w:tcPr>
            <w:tcW w:w="604" w:type="dxa"/>
            <w:tcBorders>
              <w:top w:val="single" w:sz="4" w:space="0" w:color="auto"/>
              <w:left w:val="nil"/>
              <w:bottom w:val="single" w:sz="4" w:space="0" w:color="auto"/>
              <w:right w:val="nil"/>
            </w:tcBorders>
            <w:shd w:val="clear" w:color="000000" w:fill="DDEBF7"/>
            <w:vAlign w:val="bottom"/>
            <w:hideMark/>
          </w:tcPr>
          <w:p w14:paraId="6391AE10" w14:textId="3ED87A46"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single" w:sz="4" w:space="0" w:color="auto"/>
              <w:left w:val="nil"/>
              <w:bottom w:val="single" w:sz="4" w:space="0" w:color="auto"/>
              <w:right w:val="nil"/>
            </w:tcBorders>
            <w:shd w:val="clear" w:color="000000" w:fill="DDEBF7"/>
            <w:vAlign w:val="bottom"/>
            <w:hideMark/>
          </w:tcPr>
          <w:p w14:paraId="66CF9831" w14:textId="11D7B7F5"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single" w:sz="4" w:space="0" w:color="auto"/>
              <w:left w:val="nil"/>
              <w:bottom w:val="single" w:sz="4" w:space="0" w:color="auto"/>
              <w:right w:val="nil"/>
            </w:tcBorders>
            <w:shd w:val="clear" w:color="000000" w:fill="DDEBF7"/>
            <w:vAlign w:val="center"/>
            <w:hideMark/>
          </w:tcPr>
          <w:p w14:paraId="450E7DB8" w14:textId="1BB8F465"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single" w:sz="4" w:space="0" w:color="auto"/>
              <w:left w:val="nil"/>
              <w:bottom w:val="single" w:sz="4" w:space="0" w:color="auto"/>
              <w:right w:val="nil"/>
            </w:tcBorders>
            <w:shd w:val="clear" w:color="000000" w:fill="DDEBF7"/>
            <w:vAlign w:val="center"/>
            <w:hideMark/>
          </w:tcPr>
          <w:p w14:paraId="57F9E797" w14:textId="2184779F"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single" w:sz="4" w:space="0" w:color="auto"/>
              <w:left w:val="nil"/>
              <w:bottom w:val="single" w:sz="4" w:space="0" w:color="auto"/>
              <w:right w:val="nil"/>
            </w:tcBorders>
            <w:shd w:val="clear" w:color="000000" w:fill="DDEBF7"/>
            <w:vAlign w:val="center"/>
            <w:hideMark/>
          </w:tcPr>
          <w:p w14:paraId="29366D57" w14:textId="71EDD9B0" w:rsidR="000A1341" w:rsidRPr="00F3646C" w:rsidRDefault="000A1341" w:rsidP="000A1341">
            <w:pPr>
              <w:widowControl/>
              <w:spacing w:line="259" w:lineRule="auto"/>
              <w:jc w:val="center"/>
              <w:rPr>
                <w:rFonts w:eastAsia="Times New Roman" w:cs="Calibri"/>
                <w:b/>
                <w:bCs/>
                <w:color w:val="auto"/>
                <w:sz w:val="20"/>
                <w:szCs w:val="20"/>
              </w:rPr>
            </w:pPr>
          </w:p>
        </w:tc>
      </w:tr>
      <w:tr w:rsidR="000A1341" w:rsidRPr="005E3ECE" w14:paraId="3428A5D6" w14:textId="77777777" w:rsidTr="00122705">
        <w:trPr>
          <w:trHeight w:val="259"/>
        </w:trPr>
        <w:tc>
          <w:tcPr>
            <w:tcW w:w="3690" w:type="dxa"/>
            <w:tcBorders>
              <w:top w:val="single" w:sz="4" w:space="0" w:color="auto"/>
              <w:left w:val="nil"/>
              <w:bottom w:val="single" w:sz="4" w:space="0" w:color="auto"/>
              <w:right w:val="nil"/>
            </w:tcBorders>
            <w:shd w:val="clear" w:color="auto" w:fill="auto"/>
            <w:vAlign w:val="center"/>
            <w:hideMark/>
          </w:tcPr>
          <w:p w14:paraId="1DCE3C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Sleeping and resting</w:t>
            </w:r>
          </w:p>
        </w:tc>
        <w:tc>
          <w:tcPr>
            <w:tcW w:w="630" w:type="dxa"/>
            <w:tcBorders>
              <w:top w:val="single" w:sz="4" w:space="0" w:color="auto"/>
              <w:left w:val="nil"/>
              <w:bottom w:val="single" w:sz="4" w:space="0" w:color="auto"/>
              <w:right w:val="nil"/>
            </w:tcBorders>
            <w:shd w:val="clear" w:color="auto" w:fill="auto"/>
            <w:vAlign w:val="center"/>
            <w:hideMark/>
          </w:tcPr>
          <w:p w14:paraId="0BFDC2A9" w14:textId="4CC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single" w:sz="4" w:space="0" w:color="auto"/>
              <w:left w:val="nil"/>
              <w:bottom w:val="single" w:sz="4" w:space="0" w:color="auto"/>
              <w:right w:val="nil"/>
            </w:tcBorders>
            <w:shd w:val="clear" w:color="auto" w:fill="auto"/>
            <w:vAlign w:val="center"/>
            <w:hideMark/>
          </w:tcPr>
          <w:p w14:paraId="21217B41" w14:textId="42838F9F"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single" w:sz="4" w:space="0" w:color="auto"/>
              <w:left w:val="nil"/>
              <w:bottom w:val="single" w:sz="4" w:space="0" w:color="auto"/>
              <w:right w:val="nil"/>
            </w:tcBorders>
            <w:shd w:val="clear" w:color="auto" w:fill="auto"/>
            <w:vAlign w:val="center"/>
            <w:hideMark/>
          </w:tcPr>
          <w:p w14:paraId="1C822663" w14:textId="4C299E2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single" w:sz="4" w:space="0" w:color="auto"/>
              <w:left w:val="nil"/>
              <w:bottom w:val="single" w:sz="4" w:space="0" w:color="auto"/>
              <w:right w:val="nil"/>
            </w:tcBorders>
            <w:shd w:val="clear" w:color="auto" w:fill="auto"/>
            <w:vAlign w:val="center"/>
            <w:hideMark/>
          </w:tcPr>
          <w:p w14:paraId="4807592A" w14:textId="73A429E2" w:rsidR="000A1341" w:rsidRPr="00F3646C" w:rsidRDefault="000A1341" w:rsidP="000A1341">
            <w:pPr>
              <w:widowControl/>
              <w:spacing w:line="259" w:lineRule="auto"/>
              <w:jc w:val="center"/>
              <w:rPr>
                <w:rFonts w:eastAsia="Times New Roman" w:cs="Calibri"/>
                <w:sz w:val="20"/>
                <w:szCs w:val="20"/>
              </w:rPr>
            </w:pPr>
          </w:p>
        </w:tc>
        <w:tc>
          <w:tcPr>
            <w:tcW w:w="1085" w:type="dxa"/>
            <w:tcBorders>
              <w:top w:val="single" w:sz="4" w:space="0" w:color="auto"/>
              <w:left w:val="nil"/>
              <w:bottom w:val="single" w:sz="4" w:space="0" w:color="auto"/>
              <w:right w:val="nil"/>
            </w:tcBorders>
            <w:shd w:val="clear" w:color="auto" w:fill="auto"/>
            <w:vAlign w:val="center"/>
            <w:hideMark/>
          </w:tcPr>
          <w:p w14:paraId="5CF478BF" w14:textId="7BE7B165" w:rsidR="000A1341" w:rsidRPr="00F3646C" w:rsidRDefault="000A1341" w:rsidP="000A1341">
            <w:pPr>
              <w:widowControl/>
              <w:spacing w:line="259" w:lineRule="auto"/>
              <w:jc w:val="center"/>
              <w:rPr>
                <w:rFonts w:eastAsia="Times New Roman" w:cs="Calibri"/>
                <w:sz w:val="20"/>
                <w:szCs w:val="20"/>
              </w:rPr>
            </w:pPr>
          </w:p>
        </w:tc>
        <w:tc>
          <w:tcPr>
            <w:tcW w:w="660" w:type="dxa"/>
            <w:tcBorders>
              <w:top w:val="single" w:sz="4" w:space="0" w:color="auto"/>
              <w:left w:val="nil"/>
              <w:bottom w:val="single" w:sz="4" w:space="0" w:color="auto"/>
              <w:right w:val="nil"/>
            </w:tcBorders>
            <w:shd w:val="clear" w:color="auto" w:fill="auto"/>
            <w:vAlign w:val="center"/>
            <w:hideMark/>
          </w:tcPr>
          <w:p w14:paraId="29C92515" w14:textId="028D57EC" w:rsidR="000A1341" w:rsidRPr="00F3646C" w:rsidRDefault="000A1341" w:rsidP="000A1341">
            <w:pPr>
              <w:widowControl/>
              <w:spacing w:line="259" w:lineRule="auto"/>
              <w:jc w:val="center"/>
              <w:rPr>
                <w:rFonts w:eastAsia="Times New Roman" w:cs="Calibri"/>
                <w:sz w:val="20"/>
                <w:szCs w:val="20"/>
              </w:rPr>
            </w:pPr>
          </w:p>
        </w:tc>
        <w:tc>
          <w:tcPr>
            <w:tcW w:w="801" w:type="dxa"/>
            <w:tcBorders>
              <w:top w:val="single" w:sz="4" w:space="0" w:color="auto"/>
              <w:left w:val="nil"/>
              <w:bottom w:val="single" w:sz="4" w:space="0" w:color="auto"/>
              <w:right w:val="nil"/>
            </w:tcBorders>
            <w:shd w:val="clear" w:color="auto" w:fill="auto"/>
            <w:vAlign w:val="center"/>
            <w:hideMark/>
          </w:tcPr>
          <w:p w14:paraId="24A06D79" w14:textId="03729F54" w:rsidR="000A1341" w:rsidRPr="00F3646C" w:rsidRDefault="000A1341" w:rsidP="000A1341">
            <w:pPr>
              <w:widowControl/>
              <w:spacing w:line="259" w:lineRule="auto"/>
              <w:jc w:val="center"/>
              <w:rPr>
                <w:rFonts w:eastAsia="Times New Roman" w:cs="Calibri"/>
                <w:sz w:val="20"/>
                <w:szCs w:val="20"/>
              </w:rPr>
            </w:pPr>
          </w:p>
        </w:tc>
        <w:tc>
          <w:tcPr>
            <w:tcW w:w="630" w:type="dxa"/>
            <w:tcBorders>
              <w:top w:val="single" w:sz="4" w:space="0" w:color="auto"/>
              <w:left w:val="nil"/>
              <w:bottom w:val="single" w:sz="4" w:space="0" w:color="auto"/>
              <w:right w:val="nil"/>
            </w:tcBorders>
            <w:shd w:val="clear" w:color="auto" w:fill="auto"/>
            <w:vAlign w:val="center"/>
            <w:hideMark/>
          </w:tcPr>
          <w:p w14:paraId="39948270" w14:textId="5F56FB89" w:rsidR="000A1341" w:rsidRPr="00F3646C" w:rsidRDefault="000A1341" w:rsidP="000A1341">
            <w:pPr>
              <w:widowControl/>
              <w:spacing w:line="259" w:lineRule="auto"/>
              <w:jc w:val="center"/>
              <w:rPr>
                <w:rFonts w:eastAsia="Times New Roman" w:cs="Calibri"/>
                <w:sz w:val="20"/>
                <w:szCs w:val="20"/>
              </w:rPr>
            </w:pPr>
          </w:p>
        </w:tc>
      </w:tr>
      <w:tr w:rsidR="000A1341" w:rsidRPr="005E3ECE" w14:paraId="438D6CEA"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166EC1E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Eating and drinking</w:t>
            </w:r>
          </w:p>
        </w:tc>
        <w:tc>
          <w:tcPr>
            <w:tcW w:w="630" w:type="dxa"/>
            <w:tcBorders>
              <w:top w:val="nil"/>
              <w:left w:val="nil"/>
              <w:bottom w:val="single" w:sz="4" w:space="0" w:color="auto"/>
              <w:right w:val="nil"/>
            </w:tcBorders>
            <w:shd w:val="clear" w:color="auto" w:fill="auto"/>
            <w:vAlign w:val="center"/>
            <w:hideMark/>
          </w:tcPr>
          <w:p w14:paraId="3211BFD8" w14:textId="26FC9313"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F97DC9" w14:textId="42A30210"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75B6A54" w14:textId="02930891"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90AD7FB" w14:textId="5DBC539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00C8C41" w14:textId="1CE02C3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C6D6BD0" w14:textId="5F0E0337"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2CCDC801" w14:textId="379E33C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D7EA61A" w14:textId="4B34B76D" w:rsidR="000A1341" w:rsidRPr="00F3646C" w:rsidRDefault="000A1341" w:rsidP="000A1341">
            <w:pPr>
              <w:widowControl/>
              <w:spacing w:line="259" w:lineRule="auto"/>
              <w:jc w:val="center"/>
              <w:rPr>
                <w:rFonts w:eastAsia="Times New Roman" w:cs="Calibri"/>
                <w:sz w:val="20"/>
                <w:szCs w:val="20"/>
              </w:rPr>
            </w:pPr>
          </w:p>
        </w:tc>
      </w:tr>
      <w:tr w:rsidR="000A1341" w:rsidRPr="005E3ECE" w14:paraId="502F98E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3981EA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Personal care</w:t>
            </w:r>
          </w:p>
        </w:tc>
        <w:tc>
          <w:tcPr>
            <w:tcW w:w="630" w:type="dxa"/>
            <w:tcBorders>
              <w:top w:val="nil"/>
              <w:left w:val="nil"/>
              <w:bottom w:val="single" w:sz="4" w:space="0" w:color="auto"/>
              <w:right w:val="nil"/>
            </w:tcBorders>
            <w:shd w:val="clear" w:color="auto" w:fill="auto"/>
            <w:vAlign w:val="center"/>
            <w:hideMark/>
          </w:tcPr>
          <w:p w14:paraId="1DDDD29A" w14:textId="406DA68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1E52C2B" w14:textId="499AE31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FDC5FBD" w14:textId="56068C7F"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451A1A3" w14:textId="5448C53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AB2CB19" w14:textId="06C3C4F4"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8265299" w14:textId="1F67678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713BB396" w14:textId="5CFCA526"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A657303" w14:textId="63589897" w:rsidR="000A1341" w:rsidRPr="00F3646C" w:rsidRDefault="000A1341" w:rsidP="000A1341">
            <w:pPr>
              <w:widowControl/>
              <w:spacing w:line="259" w:lineRule="auto"/>
              <w:jc w:val="center"/>
              <w:rPr>
                <w:rFonts w:eastAsia="Times New Roman" w:cs="Calibri"/>
                <w:sz w:val="20"/>
                <w:szCs w:val="20"/>
              </w:rPr>
            </w:pPr>
          </w:p>
        </w:tc>
      </w:tr>
      <w:tr w:rsidR="000A1341" w:rsidRPr="005E3ECE" w14:paraId="3192965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4D0AD63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School and </w:t>
            </w:r>
            <w:proofErr w:type="spellStart"/>
            <w:r w:rsidRPr="00F3646C">
              <w:rPr>
                <w:rFonts w:eastAsia="Times New Roman" w:cs="Calibri"/>
                <w:sz w:val="20"/>
                <w:szCs w:val="20"/>
              </w:rPr>
              <w:t>homework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3C93AE6" w14:textId="58E2C76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9E55C80" w14:textId="0F0784A5"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F1A7742" w14:textId="2E786E7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55E1A3C" w14:textId="5D32410A"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762141FD" w14:textId="6BF601DC"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ED9113" w14:textId="57B23DF8"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8E38401" w14:textId="6C00466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B4C0F2E" w14:textId="6199F286" w:rsidR="000A1341" w:rsidRPr="00F3646C" w:rsidRDefault="000A1341" w:rsidP="000A1341">
            <w:pPr>
              <w:widowControl/>
              <w:spacing w:line="259" w:lineRule="auto"/>
              <w:jc w:val="center"/>
              <w:rPr>
                <w:rFonts w:eastAsia="Times New Roman" w:cs="Calibri"/>
                <w:sz w:val="20"/>
                <w:szCs w:val="20"/>
              </w:rPr>
            </w:pPr>
          </w:p>
        </w:tc>
      </w:tr>
      <w:tr w:rsidR="000A1341" w:rsidRPr="005E3ECE" w14:paraId="6BC615B8"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F9E699C"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Work as </w:t>
            </w:r>
            <w:proofErr w:type="spellStart"/>
            <w:r w:rsidRPr="00F3646C">
              <w:rPr>
                <w:rFonts w:eastAsia="Times New Roman" w:cs="Calibri"/>
                <w:sz w:val="20"/>
                <w:szCs w:val="20"/>
              </w:rPr>
              <w:t>employed</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B4675FD" w14:textId="69F9EA80"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9294F77" w14:textId="33A618F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0DA58EF" w14:textId="0618041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926DFD" w14:textId="62608EDC"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3926059" w14:textId="2D557ED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18708AE" w14:textId="43EFCD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64C698" w14:textId="61B2624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9235E5B" w14:textId="137218DD" w:rsidR="000A1341" w:rsidRPr="00F3646C" w:rsidRDefault="000A1341" w:rsidP="000A1341">
            <w:pPr>
              <w:widowControl/>
              <w:spacing w:line="259" w:lineRule="auto"/>
              <w:jc w:val="center"/>
              <w:rPr>
                <w:rFonts w:eastAsia="Times New Roman" w:cs="Calibri"/>
                <w:sz w:val="20"/>
                <w:szCs w:val="20"/>
              </w:rPr>
            </w:pPr>
          </w:p>
        </w:tc>
      </w:tr>
      <w:tr w:rsidR="000A1341" w:rsidRPr="005E3ECE" w14:paraId="4AAB4915"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93C1B1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Own business </w:t>
            </w:r>
            <w:proofErr w:type="spellStart"/>
            <w:r w:rsidRPr="00F3646C">
              <w:rPr>
                <w:rFonts w:eastAsia="Times New Roman" w:cs="Calibri"/>
                <w:sz w:val="20"/>
                <w:szCs w:val="20"/>
              </w:rPr>
              <w:t>work</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01E84D40" w14:textId="1B30978D"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E84872" w14:textId="3232B7B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5302019" w14:textId="5EBEC9D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24C3208" w14:textId="5852E9B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028134F" w14:textId="7FDD07C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6C796C3A" w14:textId="5D80C95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939E58F" w14:textId="30B808DC"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D28556D" w14:textId="1F38B0FF" w:rsidR="000A1341" w:rsidRPr="00F3646C" w:rsidRDefault="000A1341" w:rsidP="000A1341">
            <w:pPr>
              <w:widowControl/>
              <w:spacing w:line="259" w:lineRule="auto"/>
              <w:jc w:val="center"/>
              <w:rPr>
                <w:rFonts w:eastAsia="Times New Roman" w:cs="Calibri"/>
                <w:sz w:val="20"/>
                <w:szCs w:val="20"/>
              </w:rPr>
            </w:pPr>
          </w:p>
        </w:tc>
      </w:tr>
      <w:tr w:rsidR="000A1341" w:rsidRPr="005E3ECE" w14:paraId="0F952D56"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281F87D7"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Farming, livestock, </w:t>
            </w:r>
            <w:proofErr w:type="spellStart"/>
            <w:r w:rsidRPr="00F3646C">
              <w:rPr>
                <w:rFonts w:eastAsia="Times New Roman" w:cs="Calibri"/>
                <w:sz w:val="20"/>
                <w:szCs w:val="20"/>
              </w:rPr>
              <w:t>fishing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5CAB1B72" w14:textId="5CEAEEA4"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B48C42D" w14:textId="3BD1F8C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219AAB12" w14:textId="01418CB0"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5A19845" w14:textId="4ABEFDB9"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35B7AE3" w14:textId="1C188E7B"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7863EEA" w14:textId="751ED5AE"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42878CB" w14:textId="3AF85B9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FAEB8CC" w14:textId="64DF62FC" w:rsidR="000A1341" w:rsidRPr="00F3646C" w:rsidRDefault="000A1341" w:rsidP="000A1341">
            <w:pPr>
              <w:widowControl/>
              <w:spacing w:line="259" w:lineRule="auto"/>
              <w:jc w:val="center"/>
              <w:rPr>
                <w:rFonts w:eastAsia="Times New Roman" w:cs="Calibri"/>
                <w:sz w:val="20"/>
                <w:szCs w:val="20"/>
              </w:rPr>
            </w:pPr>
          </w:p>
        </w:tc>
      </w:tr>
      <w:tr w:rsidR="000A1341" w:rsidRPr="005E3ECE" w14:paraId="2A11A6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8F8EBF8"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Shopping, getting </w:t>
            </w:r>
            <w:proofErr w:type="spellStart"/>
            <w:r w:rsidRPr="00F3646C">
              <w:rPr>
                <w:rFonts w:eastAsia="Times New Roman" w:cs="Calibri"/>
                <w:sz w:val="20"/>
                <w:szCs w:val="20"/>
              </w:rPr>
              <w:t>services</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0817DFC" w14:textId="68E54C4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CAEDCF" w14:textId="3FAC9E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E12000E" w14:textId="5C4B881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398FB9E" w14:textId="58B1111B"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EF9B0D7" w14:textId="1BEA137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C021D25" w14:textId="7DF9DA8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824E3A3" w14:textId="75424C01"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A3DE431" w14:textId="0B6ABB14" w:rsidR="000A1341" w:rsidRPr="00F3646C" w:rsidRDefault="000A1341" w:rsidP="000A1341">
            <w:pPr>
              <w:widowControl/>
              <w:spacing w:line="259" w:lineRule="auto"/>
              <w:jc w:val="center"/>
              <w:rPr>
                <w:rFonts w:eastAsia="Times New Roman" w:cs="Calibri"/>
                <w:sz w:val="20"/>
                <w:szCs w:val="20"/>
              </w:rPr>
            </w:pPr>
          </w:p>
        </w:tc>
      </w:tr>
      <w:tr w:rsidR="000A1341" w:rsidRPr="005E3ECE" w14:paraId="71C8A85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2225916"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Weaving, sewing, textile care</w:t>
            </w:r>
            <w:r w:rsidRPr="00F3646C">
              <w:rPr>
                <w:rFonts w:eastAsia="Times New Roman" w:cs="Calibri"/>
                <w:sz w:val="20"/>
                <w:szCs w:val="20"/>
                <w:vertAlign w:val="superscript"/>
              </w:rPr>
              <w:t>d</w:t>
            </w:r>
          </w:p>
        </w:tc>
        <w:tc>
          <w:tcPr>
            <w:tcW w:w="630" w:type="dxa"/>
            <w:tcBorders>
              <w:top w:val="nil"/>
              <w:left w:val="nil"/>
              <w:bottom w:val="single" w:sz="4" w:space="0" w:color="auto"/>
              <w:right w:val="nil"/>
            </w:tcBorders>
            <w:shd w:val="clear" w:color="auto" w:fill="auto"/>
            <w:vAlign w:val="center"/>
            <w:hideMark/>
          </w:tcPr>
          <w:p w14:paraId="7AC050F1" w14:textId="1897935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EE3759" w14:textId="09FCE088"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CE1D3C" w14:textId="453E660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54460B6" w14:textId="05DDAD62"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4B3EFEC2" w14:textId="245145F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AC02DBF" w14:textId="5CF60BDD"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9A7C6FC" w14:textId="6632162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4489A024" w14:textId="2A8862C2" w:rsidR="000A1341" w:rsidRPr="00F3646C" w:rsidRDefault="000A1341" w:rsidP="000A1341">
            <w:pPr>
              <w:widowControl/>
              <w:spacing w:line="259" w:lineRule="auto"/>
              <w:jc w:val="center"/>
              <w:rPr>
                <w:rFonts w:eastAsia="Times New Roman" w:cs="Calibri"/>
                <w:sz w:val="20"/>
                <w:szCs w:val="20"/>
              </w:rPr>
            </w:pPr>
          </w:p>
        </w:tc>
      </w:tr>
      <w:tr w:rsidR="000A1341" w:rsidRPr="005E3ECE" w14:paraId="4C9CE137"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EE14DA" w14:textId="77777777" w:rsidR="000A1341" w:rsidRPr="00F3646C" w:rsidRDefault="000A1341" w:rsidP="000A1341">
            <w:pPr>
              <w:widowControl/>
              <w:spacing w:line="259" w:lineRule="auto"/>
              <w:ind w:firstLineChars="100" w:firstLine="200"/>
              <w:rPr>
                <w:rFonts w:eastAsia="Times New Roman" w:cs="Calibri"/>
                <w:sz w:val="20"/>
                <w:szCs w:val="20"/>
              </w:rPr>
            </w:pPr>
            <w:proofErr w:type="spellStart"/>
            <w:r w:rsidRPr="00F3646C">
              <w:rPr>
                <w:rFonts w:eastAsia="Times New Roman" w:cs="Calibri"/>
                <w:sz w:val="20"/>
                <w:szCs w:val="20"/>
              </w:rPr>
              <w:t>Cooking</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7DA2B88C" w14:textId="4D4173B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68ECC64" w14:textId="6301C32B"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0F440A26" w14:textId="55A93A96"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04603E9" w14:textId="583970E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910CCA6" w14:textId="2EACEA51"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487CF53" w14:textId="3AA5F932"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192986E2" w14:textId="0C55CFDB"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69285CF2" w14:textId="5313AC1F" w:rsidR="000A1341" w:rsidRPr="00F3646C" w:rsidRDefault="000A1341" w:rsidP="000A1341">
            <w:pPr>
              <w:widowControl/>
              <w:spacing w:line="259" w:lineRule="auto"/>
              <w:jc w:val="center"/>
              <w:rPr>
                <w:rFonts w:eastAsia="Times New Roman" w:cs="Calibri"/>
                <w:sz w:val="20"/>
                <w:szCs w:val="20"/>
              </w:rPr>
            </w:pPr>
          </w:p>
        </w:tc>
      </w:tr>
      <w:tr w:rsidR="000A1341" w:rsidRPr="005E3ECE" w14:paraId="5E0E8B9F"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978E8FA" w14:textId="77777777" w:rsidR="000A1341" w:rsidRPr="00F3646C" w:rsidRDefault="000A1341" w:rsidP="000A1341">
            <w:pPr>
              <w:widowControl/>
              <w:spacing w:line="259" w:lineRule="auto"/>
              <w:ind w:leftChars="80" w:left="192"/>
              <w:rPr>
                <w:rFonts w:eastAsia="Times New Roman" w:cs="Calibri"/>
                <w:sz w:val="20"/>
                <w:szCs w:val="20"/>
              </w:rPr>
            </w:pPr>
            <w:r w:rsidRPr="00F3646C">
              <w:rPr>
                <w:rFonts w:eastAsia="Times New Roman" w:cs="Calibri"/>
                <w:sz w:val="20"/>
                <w:szCs w:val="20"/>
              </w:rPr>
              <w:t xml:space="preserve">Domestic work (fetching food and </w:t>
            </w:r>
            <w:proofErr w:type="gramStart"/>
            <w:r w:rsidRPr="00F3646C">
              <w:rPr>
                <w:rFonts w:eastAsia="Times New Roman" w:cs="Calibri"/>
                <w:sz w:val="20"/>
                <w:szCs w:val="20"/>
              </w:rPr>
              <w:t>water)</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6E8E8B2B" w14:textId="34BEF78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6D7DF458" w14:textId="1D29EC54"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413BA66" w14:textId="6C5C0B8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E29A38" w14:textId="2233696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374334E7" w14:textId="295E6337"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851649A" w14:textId="2510F89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8D23E3" w14:textId="171CA660"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2A6A14B" w14:textId="4127603B" w:rsidR="000A1341" w:rsidRPr="00F3646C" w:rsidRDefault="000A1341" w:rsidP="000A1341">
            <w:pPr>
              <w:widowControl/>
              <w:spacing w:line="259" w:lineRule="auto"/>
              <w:jc w:val="center"/>
              <w:rPr>
                <w:rFonts w:eastAsia="Times New Roman" w:cs="Calibri"/>
                <w:sz w:val="20"/>
                <w:szCs w:val="20"/>
              </w:rPr>
            </w:pPr>
          </w:p>
        </w:tc>
      </w:tr>
      <w:tr w:rsidR="000A1341" w:rsidRPr="005E3ECE" w14:paraId="67835AD2"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F0F36A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Care for children, adults, </w:t>
            </w:r>
            <w:proofErr w:type="spellStart"/>
            <w:r w:rsidRPr="00F3646C">
              <w:rPr>
                <w:rFonts w:eastAsia="Times New Roman" w:cs="Calibri"/>
                <w:sz w:val="20"/>
                <w:szCs w:val="20"/>
              </w:rPr>
              <w:t>elderly</w:t>
            </w:r>
            <w:r w:rsidRPr="00F3646C">
              <w:rPr>
                <w:rFonts w:eastAsia="Times New Roman" w:cs="Calibri"/>
                <w:sz w:val="20"/>
                <w:szCs w:val="20"/>
                <w:vertAlign w:val="superscript"/>
              </w:rPr>
              <w:t>d</w:t>
            </w:r>
            <w:proofErr w:type="spellEnd"/>
          </w:p>
        </w:tc>
        <w:tc>
          <w:tcPr>
            <w:tcW w:w="630" w:type="dxa"/>
            <w:tcBorders>
              <w:top w:val="nil"/>
              <w:left w:val="nil"/>
              <w:bottom w:val="single" w:sz="4" w:space="0" w:color="auto"/>
              <w:right w:val="nil"/>
            </w:tcBorders>
            <w:shd w:val="clear" w:color="auto" w:fill="auto"/>
            <w:vAlign w:val="center"/>
            <w:hideMark/>
          </w:tcPr>
          <w:p w14:paraId="35B0104A" w14:textId="1EA3897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3E6DB123" w14:textId="02DE098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113165C8" w14:textId="1B214635"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F1A69DF" w14:textId="668F2CE1"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35C5D0A" w14:textId="1DB9AB7A"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296A17FC" w14:textId="76F424D5"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6626DFBC" w14:textId="0F36047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C620A2E" w14:textId="2655A065" w:rsidR="000A1341" w:rsidRPr="00F3646C" w:rsidRDefault="000A1341" w:rsidP="000A1341">
            <w:pPr>
              <w:widowControl/>
              <w:spacing w:line="259" w:lineRule="auto"/>
              <w:jc w:val="center"/>
              <w:rPr>
                <w:rFonts w:eastAsia="Times New Roman" w:cs="Calibri"/>
                <w:sz w:val="20"/>
                <w:szCs w:val="20"/>
              </w:rPr>
            </w:pPr>
          </w:p>
        </w:tc>
      </w:tr>
      <w:tr w:rsidR="000A1341" w:rsidRPr="005E3ECE" w14:paraId="650DC4F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5402420"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 xml:space="preserve">Commuting (for work or </w:t>
            </w:r>
            <w:proofErr w:type="gramStart"/>
            <w:r w:rsidRPr="00F3646C">
              <w:rPr>
                <w:rFonts w:eastAsia="Times New Roman" w:cs="Calibri"/>
                <w:sz w:val="20"/>
                <w:szCs w:val="20"/>
              </w:rPr>
              <w:t>school)</w:t>
            </w:r>
            <w:r w:rsidRPr="00F3646C">
              <w:rPr>
                <w:rFonts w:eastAsia="Times New Roman" w:cs="Calibri"/>
                <w:sz w:val="20"/>
                <w:szCs w:val="20"/>
                <w:vertAlign w:val="superscript"/>
              </w:rPr>
              <w:t>d</w:t>
            </w:r>
            <w:proofErr w:type="gramEnd"/>
          </w:p>
        </w:tc>
        <w:tc>
          <w:tcPr>
            <w:tcW w:w="630" w:type="dxa"/>
            <w:tcBorders>
              <w:top w:val="nil"/>
              <w:left w:val="nil"/>
              <w:bottom w:val="single" w:sz="4" w:space="0" w:color="auto"/>
              <w:right w:val="nil"/>
            </w:tcBorders>
            <w:shd w:val="clear" w:color="auto" w:fill="auto"/>
            <w:vAlign w:val="center"/>
            <w:hideMark/>
          </w:tcPr>
          <w:p w14:paraId="78B6A06F" w14:textId="3DF71CC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1135C71A" w14:textId="4C16FEB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723DED3" w14:textId="29359954"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16282F34" w14:textId="0847FAD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EA79C9C" w14:textId="4C6FD7D6"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F2FC16C" w14:textId="79B807A1"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061C2148" w14:textId="240991FE"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003580DB" w14:textId="1E328355" w:rsidR="000A1341" w:rsidRPr="00F3646C" w:rsidRDefault="000A1341" w:rsidP="000A1341">
            <w:pPr>
              <w:widowControl/>
              <w:spacing w:line="259" w:lineRule="auto"/>
              <w:jc w:val="center"/>
              <w:rPr>
                <w:rFonts w:eastAsia="Times New Roman" w:cs="Calibri"/>
                <w:sz w:val="20"/>
                <w:szCs w:val="20"/>
              </w:rPr>
            </w:pPr>
          </w:p>
        </w:tc>
      </w:tr>
      <w:tr w:rsidR="000A1341" w:rsidRPr="005E3ECE" w14:paraId="652B013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C4B3FFB"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Travel (not for work or school)</w:t>
            </w:r>
          </w:p>
        </w:tc>
        <w:tc>
          <w:tcPr>
            <w:tcW w:w="630" w:type="dxa"/>
            <w:tcBorders>
              <w:top w:val="nil"/>
              <w:left w:val="nil"/>
              <w:bottom w:val="single" w:sz="4" w:space="0" w:color="auto"/>
              <w:right w:val="nil"/>
            </w:tcBorders>
            <w:shd w:val="clear" w:color="auto" w:fill="auto"/>
            <w:vAlign w:val="center"/>
            <w:hideMark/>
          </w:tcPr>
          <w:p w14:paraId="4DE255C0" w14:textId="12E5275A"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F009138" w14:textId="7C236881"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3D015D1" w14:textId="756D21A2"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70E1D228" w14:textId="76B03EF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22484391" w14:textId="626C27A0"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954CF0B" w14:textId="6A39113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597A9C5" w14:textId="2A577BD9"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3658BD10" w14:textId="79370520" w:rsidR="000A1341" w:rsidRPr="00F3646C" w:rsidRDefault="000A1341" w:rsidP="000A1341">
            <w:pPr>
              <w:widowControl/>
              <w:spacing w:line="259" w:lineRule="auto"/>
              <w:jc w:val="center"/>
              <w:rPr>
                <w:rFonts w:eastAsia="Times New Roman" w:cs="Calibri"/>
                <w:sz w:val="20"/>
                <w:szCs w:val="20"/>
              </w:rPr>
            </w:pPr>
          </w:p>
        </w:tc>
      </w:tr>
      <w:tr w:rsidR="000A1341" w:rsidRPr="005E3ECE" w14:paraId="6AB3664E"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DDB9DC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Watching TV, listening to radio, reading</w:t>
            </w:r>
          </w:p>
        </w:tc>
        <w:tc>
          <w:tcPr>
            <w:tcW w:w="630" w:type="dxa"/>
            <w:tcBorders>
              <w:top w:val="nil"/>
              <w:left w:val="nil"/>
              <w:bottom w:val="single" w:sz="4" w:space="0" w:color="auto"/>
              <w:right w:val="nil"/>
            </w:tcBorders>
            <w:shd w:val="clear" w:color="auto" w:fill="auto"/>
            <w:vAlign w:val="center"/>
            <w:hideMark/>
          </w:tcPr>
          <w:p w14:paraId="2D400D72" w14:textId="4ECC9FE6"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D508C75" w14:textId="1B1F1D63"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6292743" w14:textId="13B728D9"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53D42F79" w14:textId="74A6C40D"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0E2E11A6" w14:textId="3CBC21E8"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867B4DF" w14:textId="186D8C70"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D927EE4" w14:textId="3DB15F48"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581ACD4A" w14:textId="58A128A4" w:rsidR="000A1341" w:rsidRPr="00F3646C" w:rsidRDefault="000A1341" w:rsidP="000A1341">
            <w:pPr>
              <w:widowControl/>
              <w:spacing w:line="259" w:lineRule="auto"/>
              <w:jc w:val="center"/>
              <w:rPr>
                <w:rFonts w:eastAsia="Times New Roman" w:cs="Calibri"/>
                <w:sz w:val="20"/>
                <w:szCs w:val="20"/>
              </w:rPr>
            </w:pPr>
          </w:p>
        </w:tc>
      </w:tr>
      <w:tr w:rsidR="000A1341" w:rsidRPr="005E3ECE" w14:paraId="6FFF61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7F68C009"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Exercising</w:t>
            </w:r>
          </w:p>
        </w:tc>
        <w:tc>
          <w:tcPr>
            <w:tcW w:w="630" w:type="dxa"/>
            <w:tcBorders>
              <w:top w:val="nil"/>
              <w:left w:val="nil"/>
              <w:bottom w:val="single" w:sz="4" w:space="0" w:color="auto"/>
              <w:right w:val="nil"/>
            </w:tcBorders>
            <w:shd w:val="clear" w:color="auto" w:fill="auto"/>
            <w:vAlign w:val="center"/>
            <w:hideMark/>
          </w:tcPr>
          <w:p w14:paraId="709C0337" w14:textId="39A11377"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2C344F31" w14:textId="737487A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6DCEC82A" w14:textId="58861B0A"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30E1EA65" w14:textId="2BC84027"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65E9F756" w14:textId="3C51D2C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5BC2857E" w14:textId="2A0F5E54"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0881827" w14:textId="2AA28E0A"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101360CB" w14:textId="392FE116" w:rsidR="000A1341" w:rsidRPr="00F3646C" w:rsidRDefault="000A1341" w:rsidP="000A1341">
            <w:pPr>
              <w:widowControl/>
              <w:spacing w:line="259" w:lineRule="auto"/>
              <w:jc w:val="center"/>
              <w:rPr>
                <w:rFonts w:eastAsia="Times New Roman" w:cs="Calibri"/>
                <w:sz w:val="20"/>
                <w:szCs w:val="20"/>
              </w:rPr>
            </w:pPr>
          </w:p>
        </w:tc>
      </w:tr>
      <w:tr w:rsidR="000A1341" w:rsidRPr="005E3ECE" w14:paraId="672A0430"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335B54B3"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Social activities and hobbies</w:t>
            </w:r>
          </w:p>
        </w:tc>
        <w:tc>
          <w:tcPr>
            <w:tcW w:w="630" w:type="dxa"/>
            <w:tcBorders>
              <w:top w:val="nil"/>
              <w:left w:val="nil"/>
              <w:bottom w:val="single" w:sz="4" w:space="0" w:color="auto"/>
              <w:right w:val="nil"/>
            </w:tcBorders>
            <w:shd w:val="clear" w:color="auto" w:fill="auto"/>
            <w:vAlign w:val="center"/>
            <w:hideMark/>
          </w:tcPr>
          <w:p w14:paraId="51CD2E05" w14:textId="7CDADF75"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476B4B3C" w14:textId="73BB7CDE"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7A321955" w14:textId="7AB24A1B"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F02B83A" w14:textId="24D1D89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6628E11" w14:textId="216E9FD3"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1DF10BE7" w14:textId="2BF6375F"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43625BB5" w14:textId="1FB7098F"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2F6510D6" w14:textId="4BF688D1" w:rsidR="000A1341" w:rsidRPr="00F3646C" w:rsidRDefault="000A1341" w:rsidP="000A1341">
            <w:pPr>
              <w:widowControl/>
              <w:spacing w:line="259" w:lineRule="auto"/>
              <w:jc w:val="center"/>
              <w:rPr>
                <w:rFonts w:eastAsia="Times New Roman" w:cs="Calibri"/>
                <w:sz w:val="20"/>
                <w:szCs w:val="20"/>
              </w:rPr>
            </w:pPr>
          </w:p>
        </w:tc>
      </w:tr>
      <w:tr w:rsidR="000A1341" w:rsidRPr="005E3ECE" w14:paraId="1825F9B1"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51EF9CDF"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Religious activities</w:t>
            </w:r>
          </w:p>
        </w:tc>
        <w:tc>
          <w:tcPr>
            <w:tcW w:w="630" w:type="dxa"/>
            <w:tcBorders>
              <w:top w:val="nil"/>
              <w:left w:val="nil"/>
              <w:bottom w:val="single" w:sz="4" w:space="0" w:color="auto"/>
              <w:right w:val="nil"/>
            </w:tcBorders>
            <w:shd w:val="clear" w:color="auto" w:fill="auto"/>
            <w:vAlign w:val="center"/>
            <w:hideMark/>
          </w:tcPr>
          <w:p w14:paraId="70620561" w14:textId="4BEB99E9"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B75496E" w14:textId="287C4D46"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5D8EF014" w14:textId="43AD30CD"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4F9D177E" w14:textId="6635EF0E"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589B09A6" w14:textId="3E20C9F9"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4ECE0D14" w14:textId="0AF11FCA"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51D8A80F" w14:textId="5F5D430D"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FB42196" w14:textId="17E22C2E" w:rsidR="000A1341" w:rsidRPr="00F3646C" w:rsidRDefault="000A1341" w:rsidP="000A1341">
            <w:pPr>
              <w:widowControl/>
              <w:spacing w:line="259" w:lineRule="auto"/>
              <w:jc w:val="center"/>
              <w:rPr>
                <w:rFonts w:eastAsia="Times New Roman" w:cs="Calibri"/>
                <w:sz w:val="20"/>
                <w:szCs w:val="20"/>
              </w:rPr>
            </w:pPr>
          </w:p>
        </w:tc>
      </w:tr>
      <w:tr w:rsidR="000A1341" w:rsidRPr="005E3ECE" w14:paraId="26715B1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03E8B29A" w14:textId="77777777" w:rsidR="000A1341" w:rsidRPr="00F3646C" w:rsidRDefault="000A1341" w:rsidP="000A1341">
            <w:pPr>
              <w:widowControl/>
              <w:spacing w:line="259" w:lineRule="auto"/>
              <w:ind w:firstLineChars="100" w:firstLine="200"/>
              <w:rPr>
                <w:rFonts w:eastAsia="Times New Roman" w:cs="Calibri"/>
                <w:sz w:val="20"/>
                <w:szCs w:val="20"/>
              </w:rPr>
            </w:pPr>
            <w:r w:rsidRPr="00F3646C">
              <w:rPr>
                <w:rFonts w:eastAsia="Times New Roman" w:cs="Calibri"/>
                <w:sz w:val="20"/>
                <w:szCs w:val="20"/>
              </w:rPr>
              <w:t>Other</w:t>
            </w:r>
          </w:p>
        </w:tc>
        <w:tc>
          <w:tcPr>
            <w:tcW w:w="630" w:type="dxa"/>
            <w:tcBorders>
              <w:top w:val="nil"/>
              <w:left w:val="nil"/>
              <w:bottom w:val="single" w:sz="4" w:space="0" w:color="auto"/>
              <w:right w:val="nil"/>
            </w:tcBorders>
            <w:shd w:val="clear" w:color="auto" w:fill="auto"/>
            <w:vAlign w:val="center"/>
            <w:hideMark/>
          </w:tcPr>
          <w:p w14:paraId="1118735F" w14:textId="5AC5AE1C"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720ECA8A" w14:textId="6CB55A5C"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3C7D17D4" w14:textId="045874BC"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2607F80F" w14:textId="508306C5" w:rsidR="000A1341" w:rsidRPr="00F3646C" w:rsidRDefault="000A1341" w:rsidP="000A1341">
            <w:pPr>
              <w:widowControl/>
              <w:spacing w:line="259" w:lineRule="auto"/>
              <w:jc w:val="center"/>
              <w:rPr>
                <w:rFonts w:eastAsia="Times New Roman" w:cs="Calibri"/>
                <w:sz w:val="20"/>
                <w:szCs w:val="20"/>
              </w:rPr>
            </w:pPr>
          </w:p>
        </w:tc>
        <w:tc>
          <w:tcPr>
            <w:tcW w:w="1085" w:type="dxa"/>
            <w:tcBorders>
              <w:top w:val="nil"/>
              <w:left w:val="nil"/>
              <w:bottom w:val="single" w:sz="4" w:space="0" w:color="auto"/>
              <w:right w:val="nil"/>
            </w:tcBorders>
            <w:shd w:val="clear" w:color="auto" w:fill="auto"/>
            <w:vAlign w:val="center"/>
            <w:hideMark/>
          </w:tcPr>
          <w:p w14:paraId="1AC41B56" w14:textId="4DA78F6E" w:rsidR="000A1341" w:rsidRPr="00F3646C" w:rsidRDefault="000A1341" w:rsidP="000A1341">
            <w:pPr>
              <w:widowControl/>
              <w:spacing w:line="259" w:lineRule="auto"/>
              <w:jc w:val="center"/>
              <w:rPr>
                <w:rFonts w:eastAsia="Times New Roman" w:cs="Calibri"/>
                <w:sz w:val="20"/>
                <w:szCs w:val="20"/>
              </w:rPr>
            </w:pPr>
          </w:p>
        </w:tc>
        <w:tc>
          <w:tcPr>
            <w:tcW w:w="660" w:type="dxa"/>
            <w:tcBorders>
              <w:top w:val="nil"/>
              <w:left w:val="nil"/>
              <w:bottom w:val="single" w:sz="4" w:space="0" w:color="auto"/>
              <w:right w:val="nil"/>
            </w:tcBorders>
            <w:shd w:val="clear" w:color="auto" w:fill="auto"/>
            <w:vAlign w:val="center"/>
            <w:hideMark/>
          </w:tcPr>
          <w:p w14:paraId="70597B72" w14:textId="30363CF6" w:rsidR="000A1341" w:rsidRPr="00F3646C" w:rsidRDefault="000A1341" w:rsidP="000A1341">
            <w:pPr>
              <w:widowControl/>
              <w:spacing w:line="259" w:lineRule="auto"/>
              <w:jc w:val="center"/>
              <w:rPr>
                <w:rFonts w:eastAsia="Times New Roman" w:cs="Calibri"/>
                <w:sz w:val="20"/>
                <w:szCs w:val="20"/>
              </w:rPr>
            </w:pPr>
          </w:p>
        </w:tc>
        <w:tc>
          <w:tcPr>
            <w:tcW w:w="801" w:type="dxa"/>
            <w:tcBorders>
              <w:top w:val="nil"/>
              <w:left w:val="nil"/>
              <w:bottom w:val="single" w:sz="4" w:space="0" w:color="auto"/>
              <w:right w:val="nil"/>
            </w:tcBorders>
            <w:shd w:val="clear" w:color="auto" w:fill="auto"/>
            <w:vAlign w:val="center"/>
            <w:hideMark/>
          </w:tcPr>
          <w:p w14:paraId="33E1B003" w14:textId="2BCD8694" w:rsidR="000A1341" w:rsidRPr="00F3646C" w:rsidRDefault="000A1341" w:rsidP="000A1341">
            <w:pPr>
              <w:widowControl/>
              <w:spacing w:line="259" w:lineRule="auto"/>
              <w:jc w:val="center"/>
              <w:rPr>
                <w:rFonts w:eastAsia="Times New Roman" w:cs="Calibri"/>
                <w:sz w:val="20"/>
                <w:szCs w:val="20"/>
              </w:rPr>
            </w:pPr>
          </w:p>
        </w:tc>
        <w:tc>
          <w:tcPr>
            <w:tcW w:w="630" w:type="dxa"/>
            <w:tcBorders>
              <w:top w:val="nil"/>
              <w:left w:val="nil"/>
              <w:bottom w:val="single" w:sz="4" w:space="0" w:color="auto"/>
              <w:right w:val="nil"/>
            </w:tcBorders>
            <w:shd w:val="clear" w:color="auto" w:fill="auto"/>
            <w:vAlign w:val="center"/>
            <w:hideMark/>
          </w:tcPr>
          <w:p w14:paraId="742A36A2" w14:textId="06B0B41C" w:rsidR="000A1341" w:rsidRPr="00F3646C" w:rsidRDefault="000A1341" w:rsidP="000A1341">
            <w:pPr>
              <w:widowControl/>
              <w:spacing w:line="259" w:lineRule="auto"/>
              <w:jc w:val="center"/>
              <w:rPr>
                <w:rFonts w:eastAsia="Times New Roman" w:cs="Calibri"/>
                <w:sz w:val="20"/>
                <w:szCs w:val="20"/>
              </w:rPr>
            </w:pPr>
          </w:p>
        </w:tc>
      </w:tr>
      <w:tr w:rsidR="000A1341" w:rsidRPr="005E3ECE" w14:paraId="544DB6E4" w14:textId="77777777" w:rsidTr="00122705">
        <w:trPr>
          <w:trHeight w:val="259"/>
        </w:trPr>
        <w:tc>
          <w:tcPr>
            <w:tcW w:w="3690" w:type="dxa"/>
            <w:tcBorders>
              <w:top w:val="nil"/>
              <w:left w:val="nil"/>
              <w:bottom w:val="single" w:sz="4" w:space="0" w:color="auto"/>
              <w:right w:val="nil"/>
            </w:tcBorders>
            <w:shd w:val="clear" w:color="auto" w:fill="auto"/>
            <w:vAlign w:val="center"/>
            <w:hideMark/>
          </w:tcPr>
          <w:p w14:paraId="65BFCAF5" w14:textId="77777777" w:rsidR="000A1341" w:rsidRPr="00F3646C" w:rsidRDefault="000A1341" w:rsidP="000A1341">
            <w:pPr>
              <w:keepNext/>
              <w:widowControl/>
              <w:spacing w:line="259" w:lineRule="auto"/>
              <w:rPr>
                <w:rFonts w:eastAsia="Times New Roman" w:cs="Calibri"/>
                <w:b/>
                <w:bCs/>
                <w:color w:val="auto"/>
                <w:sz w:val="20"/>
                <w:szCs w:val="20"/>
              </w:rPr>
            </w:pPr>
            <w:r w:rsidRPr="00F3646C">
              <w:rPr>
                <w:rFonts w:eastAsia="Times New Roman" w:cs="Calibri"/>
                <w:b/>
                <w:bCs/>
                <w:color w:val="auto"/>
                <w:sz w:val="20"/>
                <w:szCs w:val="20"/>
              </w:rPr>
              <w:t>Number of men</w:t>
            </w:r>
          </w:p>
        </w:tc>
        <w:tc>
          <w:tcPr>
            <w:tcW w:w="630" w:type="dxa"/>
            <w:tcBorders>
              <w:top w:val="nil"/>
              <w:left w:val="nil"/>
              <w:bottom w:val="single" w:sz="4" w:space="0" w:color="auto"/>
              <w:right w:val="nil"/>
            </w:tcBorders>
            <w:shd w:val="clear" w:color="auto" w:fill="auto"/>
            <w:vAlign w:val="center"/>
            <w:hideMark/>
          </w:tcPr>
          <w:p w14:paraId="09D9F7CB" w14:textId="43FA4F91" w:rsidR="000A1341" w:rsidRPr="00F3646C" w:rsidRDefault="000A1341" w:rsidP="000A1341">
            <w:pPr>
              <w:widowControl/>
              <w:spacing w:line="259" w:lineRule="auto"/>
              <w:jc w:val="center"/>
              <w:rPr>
                <w:rFonts w:eastAsia="Times New Roman" w:cs="Times New Roman"/>
                <w:sz w:val="20"/>
                <w:szCs w:val="20"/>
              </w:rPr>
            </w:pPr>
          </w:p>
        </w:tc>
        <w:tc>
          <w:tcPr>
            <w:tcW w:w="1079" w:type="dxa"/>
            <w:tcBorders>
              <w:top w:val="nil"/>
              <w:left w:val="nil"/>
              <w:bottom w:val="single" w:sz="4" w:space="0" w:color="auto"/>
              <w:right w:val="nil"/>
            </w:tcBorders>
            <w:shd w:val="clear" w:color="auto" w:fill="auto"/>
            <w:vAlign w:val="center"/>
            <w:hideMark/>
          </w:tcPr>
          <w:p w14:paraId="0A03D19C" w14:textId="74CB4CC2" w:rsidR="000A1341" w:rsidRPr="00F3646C" w:rsidRDefault="000A1341" w:rsidP="000A1341">
            <w:pPr>
              <w:widowControl/>
              <w:spacing w:line="259" w:lineRule="auto"/>
              <w:jc w:val="center"/>
              <w:rPr>
                <w:rFonts w:eastAsia="Times New Roman" w:cs="Times New Roman"/>
                <w:sz w:val="20"/>
                <w:szCs w:val="20"/>
              </w:rPr>
            </w:pPr>
          </w:p>
        </w:tc>
        <w:tc>
          <w:tcPr>
            <w:tcW w:w="276" w:type="dxa"/>
            <w:tcBorders>
              <w:top w:val="nil"/>
              <w:left w:val="nil"/>
              <w:bottom w:val="single" w:sz="4" w:space="0" w:color="auto"/>
              <w:right w:val="nil"/>
            </w:tcBorders>
            <w:shd w:val="clear" w:color="auto" w:fill="auto"/>
            <w:vAlign w:val="center"/>
            <w:hideMark/>
          </w:tcPr>
          <w:p w14:paraId="4F8CFD40" w14:textId="364C9B93" w:rsidR="000A1341" w:rsidRPr="00F3646C" w:rsidRDefault="000A1341" w:rsidP="000A1341">
            <w:pPr>
              <w:widowControl/>
              <w:spacing w:line="259" w:lineRule="auto"/>
              <w:jc w:val="center"/>
              <w:rPr>
                <w:rFonts w:eastAsia="Times New Roman" w:cs="Times New Roman"/>
                <w:sz w:val="20"/>
                <w:szCs w:val="20"/>
              </w:rPr>
            </w:pPr>
          </w:p>
        </w:tc>
        <w:tc>
          <w:tcPr>
            <w:tcW w:w="604" w:type="dxa"/>
            <w:tcBorders>
              <w:top w:val="nil"/>
              <w:left w:val="nil"/>
              <w:bottom w:val="single" w:sz="4" w:space="0" w:color="auto"/>
              <w:right w:val="nil"/>
            </w:tcBorders>
            <w:shd w:val="clear" w:color="auto" w:fill="auto"/>
            <w:vAlign w:val="center"/>
            <w:hideMark/>
          </w:tcPr>
          <w:p w14:paraId="6EDC6733" w14:textId="33F91BDD" w:rsidR="000A1341" w:rsidRPr="00F3646C" w:rsidRDefault="000A1341" w:rsidP="000A1341">
            <w:pPr>
              <w:widowControl/>
              <w:spacing w:line="259" w:lineRule="auto"/>
              <w:jc w:val="center"/>
              <w:rPr>
                <w:rFonts w:eastAsia="Times New Roman" w:cs="Calibri"/>
                <w:b/>
                <w:bCs/>
                <w:color w:val="auto"/>
                <w:sz w:val="20"/>
                <w:szCs w:val="20"/>
              </w:rPr>
            </w:pPr>
          </w:p>
        </w:tc>
        <w:tc>
          <w:tcPr>
            <w:tcW w:w="1085" w:type="dxa"/>
            <w:tcBorders>
              <w:top w:val="nil"/>
              <w:left w:val="nil"/>
              <w:bottom w:val="single" w:sz="4" w:space="0" w:color="auto"/>
              <w:right w:val="nil"/>
            </w:tcBorders>
            <w:shd w:val="clear" w:color="auto" w:fill="auto"/>
            <w:vAlign w:val="center"/>
            <w:hideMark/>
          </w:tcPr>
          <w:p w14:paraId="186FFF66" w14:textId="76AEAF5E" w:rsidR="000A1341" w:rsidRPr="00F3646C" w:rsidRDefault="000A1341" w:rsidP="000A1341">
            <w:pPr>
              <w:widowControl/>
              <w:spacing w:line="259" w:lineRule="auto"/>
              <w:jc w:val="center"/>
              <w:rPr>
                <w:rFonts w:eastAsia="Times New Roman" w:cs="Calibri"/>
                <w:b/>
                <w:bCs/>
                <w:color w:val="auto"/>
                <w:sz w:val="20"/>
                <w:szCs w:val="20"/>
              </w:rPr>
            </w:pPr>
          </w:p>
        </w:tc>
        <w:tc>
          <w:tcPr>
            <w:tcW w:w="660" w:type="dxa"/>
            <w:tcBorders>
              <w:top w:val="nil"/>
              <w:left w:val="nil"/>
              <w:bottom w:val="single" w:sz="4" w:space="0" w:color="auto"/>
              <w:right w:val="nil"/>
            </w:tcBorders>
            <w:shd w:val="clear" w:color="auto" w:fill="auto"/>
            <w:vAlign w:val="center"/>
            <w:hideMark/>
          </w:tcPr>
          <w:p w14:paraId="1BA5A6E0" w14:textId="268AB14C" w:rsidR="000A1341" w:rsidRPr="00F3646C" w:rsidRDefault="000A1341" w:rsidP="000A1341">
            <w:pPr>
              <w:widowControl/>
              <w:spacing w:line="259" w:lineRule="auto"/>
              <w:jc w:val="center"/>
              <w:rPr>
                <w:rFonts w:eastAsia="Times New Roman" w:cs="Calibri"/>
                <w:b/>
                <w:bCs/>
                <w:color w:val="auto"/>
                <w:sz w:val="20"/>
                <w:szCs w:val="20"/>
              </w:rPr>
            </w:pPr>
          </w:p>
        </w:tc>
        <w:tc>
          <w:tcPr>
            <w:tcW w:w="801" w:type="dxa"/>
            <w:tcBorders>
              <w:top w:val="nil"/>
              <w:left w:val="nil"/>
              <w:bottom w:val="single" w:sz="4" w:space="0" w:color="auto"/>
              <w:right w:val="nil"/>
            </w:tcBorders>
            <w:shd w:val="clear" w:color="auto" w:fill="auto"/>
            <w:vAlign w:val="center"/>
            <w:hideMark/>
          </w:tcPr>
          <w:p w14:paraId="3CFFA968" w14:textId="31C065BC" w:rsidR="000A1341" w:rsidRPr="00F3646C" w:rsidRDefault="000A1341" w:rsidP="000A1341">
            <w:pPr>
              <w:widowControl/>
              <w:spacing w:line="259" w:lineRule="auto"/>
              <w:jc w:val="center"/>
              <w:rPr>
                <w:rFonts w:eastAsia="Times New Roman" w:cs="Calibri"/>
                <w:b/>
                <w:bCs/>
                <w:color w:val="auto"/>
                <w:sz w:val="20"/>
                <w:szCs w:val="20"/>
              </w:rPr>
            </w:pPr>
          </w:p>
        </w:tc>
        <w:tc>
          <w:tcPr>
            <w:tcW w:w="630" w:type="dxa"/>
            <w:tcBorders>
              <w:top w:val="nil"/>
              <w:left w:val="nil"/>
              <w:bottom w:val="single" w:sz="4" w:space="0" w:color="auto"/>
              <w:right w:val="nil"/>
            </w:tcBorders>
            <w:shd w:val="clear" w:color="auto" w:fill="auto"/>
            <w:vAlign w:val="center"/>
            <w:hideMark/>
          </w:tcPr>
          <w:p w14:paraId="3712BFF1" w14:textId="3D0BAED2" w:rsidR="000A1341" w:rsidRPr="00F3646C" w:rsidRDefault="000A1341" w:rsidP="000A1341">
            <w:pPr>
              <w:widowControl/>
              <w:spacing w:line="259" w:lineRule="auto"/>
              <w:jc w:val="center"/>
              <w:rPr>
                <w:rFonts w:eastAsia="Times New Roman" w:cs="Calibri"/>
                <w:b/>
                <w:bCs/>
                <w:color w:val="auto"/>
                <w:sz w:val="20"/>
                <w:szCs w:val="20"/>
              </w:rPr>
            </w:pPr>
          </w:p>
        </w:tc>
      </w:tr>
    </w:tbl>
    <w:p w14:paraId="6AF81BFE"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rPr>
        <w:t>^ Results not statistically reliable, n&lt;30</w:t>
      </w:r>
    </w:p>
    <w:p w14:paraId="4B56E266" w14:textId="77777777" w:rsidR="00286F7B" w:rsidRPr="00F3646C" w:rsidRDefault="00286F7B" w:rsidP="00DA1B19">
      <w:pPr>
        <w:keepNext/>
        <w:widowControl/>
        <w:spacing w:line="259" w:lineRule="auto"/>
        <w:rPr>
          <w:rFonts w:eastAsia="Times New Roman" w:cs="Calibri"/>
          <w:sz w:val="16"/>
          <w:szCs w:val="16"/>
        </w:rPr>
      </w:pPr>
      <w:r w:rsidRPr="00F3646C">
        <w:rPr>
          <w:rFonts w:eastAsia="Times New Roman" w:cs="Calibri"/>
          <w:sz w:val="16"/>
          <w:szCs w:val="16"/>
          <w:vertAlign w:val="superscript"/>
        </w:rPr>
        <w:t xml:space="preserve">a </w:t>
      </w:r>
      <w:r w:rsidRPr="00F3646C">
        <w:rPr>
          <w:rFonts w:eastAsia="Times New Roman" w:cs="Calibri"/>
          <w:sz w:val="16"/>
          <w:szCs w:val="16"/>
        </w:rPr>
        <w:t xml:space="preserve">Significance tests were performed to determine whether a difference exists between the baseline and endline estimates. </w:t>
      </w:r>
    </w:p>
    <w:p w14:paraId="5F383819"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 xml:space="preserve">b </w:t>
      </w:r>
      <w:r w:rsidRPr="00F3646C">
        <w:rPr>
          <w:rFonts w:eastAsia="Times New Roman" w:cs="Calibri"/>
          <w:sz w:val="16"/>
          <w:szCs w:val="16"/>
        </w:rPr>
        <w:t>Differences found to be statistically significant are indicated by level: * p&lt;0.05, ** p&lt;0.01, *** p&lt;0.001.</w:t>
      </w:r>
    </w:p>
    <w:p w14:paraId="0ACCF725" w14:textId="77777777" w:rsidR="00286F7B" w:rsidRPr="00F3646C" w:rsidRDefault="00286F7B" w:rsidP="00525FF8">
      <w:pPr>
        <w:widowControl/>
        <w:spacing w:line="259" w:lineRule="auto"/>
        <w:ind w:left="90" w:hanging="90"/>
        <w:rPr>
          <w:rFonts w:eastAsia="Times New Roman" w:cs="Calibri"/>
          <w:sz w:val="16"/>
          <w:szCs w:val="16"/>
        </w:rPr>
      </w:pPr>
      <w:r w:rsidRPr="00F3646C">
        <w:rPr>
          <w:rFonts w:eastAsia="Times New Roman" w:cs="Calibri"/>
          <w:sz w:val="16"/>
          <w:szCs w:val="16"/>
          <w:vertAlign w:val="superscript"/>
        </w:rPr>
        <w:t xml:space="preserve">c </w:t>
      </w:r>
      <w:r w:rsidRPr="00F3646C">
        <w:rPr>
          <w:rFonts w:eastAsia="Times New Roman" w:cs="Calibri"/>
          <w:sz w:val="16"/>
          <w:szCs w:val="16"/>
        </w:rPr>
        <w:t xml:space="preserve">Estimates for women exclude households that do not have a primary adult female decisionmaker or that have missing or incomplete indicator data. </w:t>
      </w:r>
    </w:p>
    <w:p w14:paraId="7431F4AB"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vertAlign w:val="superscript"/>
        </w:rPr>
        <w:t>d</w:t>
      </w:r>
      <w:r w:rsidRPr="00F3646C">
        <w:rPr>
          <w:rFonts w:eastAsia="Times New Roman" w:cs="Calibri"/>
          <w:sz w:val="16"/>
          <w:szCs w:val="16"/>
        </w:rPr>
        <w:t xml:space="preserve"> Activities considered to be work in the A-WEAI calculations</w:t>
      </w:r>
    </w:p>
    <w:p w14:paraId="3B844719" w14:textId="77777777" w:rsidR="00286F7B" w:rsidRPr="00F3646C" w:rsidRDefault="00286F7B" w:rsidP="00B10F39">
      <w:pPr>
        <w:widowControl/>
        <w:spacing w:line="259" w:lineRule="auto"/>
        <w:rPr>
          <w:rFonts w:eastAsia="Times New Roman" w:cs="Calibri"/>
          <w:sz w:val="16"/>
          <w:szCs w:val="16"/>
        </w:rPr>
      </w:pPr>
      <w:proofErr w:type="spellStart"/>
      <w:r w:rsidRPr="00F3646C">
        <w:rPr>
          <w:rFonts w:eastAsia="Times New Roman" w:cs="Calibri"/>
          <w:sz w:val="16"/>
          <w:szCs w:val="16"/>
          <w:vertAlign w:val="superscript"/>
        </w:rPr>
        <w:t>e</w:t>
      </w:r>
      <w:proofErr w:type="spellEnd"/>
      <w:r w:rsidRPr="00F3646C">
        <w:rPr>
          <w:rFonts w:eastAsia="Times New Roman" w:cs="Calibri"/>
          <w:sz w:val="16"/>
          <w:szCs w:val="16"/>
          <w:vertAlign w:val="superscript"/>
        </w:rPr>
        <w:t xml:space="preserve"> </w:t>
      </w:r>
      <w:r w:rsidRPr="00F3646C">
        <w:rPr>
          <w:rFonts w:eastAsia="Times New Roman" w:cs="Calibri"/>
          <w:sz w:val="16"/>
          <w:szCs w:val="16"/>
        </w:rPr>
        <w:t xml:space="preserve">Estimates for men exclude households that do not have a primary adult male decisionmaker or that have missing or incomplete indicator data. </w:t>
      </w:r>
    </w:p>
    <w:p w14:paraId="5CA8510A"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 xml:space="preserve">Notes: </w:t>
      </w:r>
      <w:r w:rsidRPr="00F3646C">
        <w:rPr>
          <w:rFonts w:eastAsia="Times New Roman" w:cs="Calibri"/>
          <w:sz w:val="16"/>
          <w:szCs w:val="16"/>
        </w:rPr>
        <w:br/>
        <w:t>Estimates are sample-weighted; numbers of observations are unweighted.</w:t>
      </w:r>
      <w:r w:rsidRPr="00F3646C">
        <w:rPr>
          <w:rFonts w:eastAsia="Times New Roman" w:cs="Calibri"/>
          <w:sz w:val="16"/>
          <w:szCs w:val="16"/>
        </w:rPr>
        <w:br/>
        <w:t>Estimates are based on primary adult decisionmakers who are de jure household members.</w:t>
      </w:r>
    </w:p>
    <w:p w14:paraId="4039C6FF" w14:textId="77777777" w:rsidR="00286F7B" w:rsidRPr="00F3646C" w:rsidRDefault="00286F7B" w:rsidP="00B10F39">
      <w:pPr>
        <w:widowControl/>
        <w:spacing w:line="259" w:lineRule="auto"/>
        <w:rPr>
          <w:rFonts w:eastAsia="Times New Roman" w:cs="Calibri"/>
          <w:sz w:val="16"/>
          <w:szCs w:val="16"/>
        </w:rPr>
      </w:pPr>
      <w:r w:rsidRPr="00F3646C">
        <w:rPr>
          <w:rFonts w:eastAsia="Times New Roman" w:cs="Calibri"/>
          <w:sz w:val="16"/>
          <w:szCs w:val="16"/>
        </w:rPr>
        <w:t>Sources: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BL survey year(s</w:t>
      </w:r>
      <w:r w:rsidRPr="00F3646C">
        <w:rPr>
          <w:rFonts w:eastAsia="Times New Roman" w:cs="Calibri"/>
          <w:sz w:val="16"/>
          <w:szCs w:val="16"/>
        </w:rPr>
        <w:t>)]; Feed the Future [</w:t>
      </w:r>
      <w:r w:rsidRPr="00F3646C">
        <w:rPr>
          <w:rFonts w:eastAsia="Times New Roman" w:cs="Calibri"/>
          <w:sz w:val="16"/>
          <w:szCs w:val="16"/>
          <w:highlight w:val="yellow"/>
        </w:rPr>
        <w:t>Country</w:t>
      </w:r>
      <w:r w:rsidRPr="00F3646C">
        <w:rPr>
          <w:rFonts w:eastAsia="Times New Roman" w:cs="Calibri"/>
          <w:sz w:val="16"/>
          <w:szCs w:val="16"/>
        </w:rPr>
        <w:t>] ZOI Survey [</w:t>
      </w:r>
      <w:r w:rsidRPr="00F3646C">
        <w:rPr>
          <w:rFonts w:eastAsia="Times New Roman" w:cs="Calibri"/>
          <w:sz w:val="16"/>
          <w:szCs w:val="16"/>
          <w:highlight w:val="yellow"/>
        </w:rPr>
        <w:t>EL survey year(s)]</w:t>
      </w:r>
    </w:p>
    <w:p w14:paraId="31442915" w14:textId="77777777" w:rsidR="009868B1" w:rsidRDefault="009868B1">
      <w:pPr>
        <w:widowControl/>
        <w:spacing w:line="240" w:lineRule="auto"/>
      </w:pPr>
    </w:p>
    <w:p w14:paraId="65445BC7" w14:textId="77777777" w:rsidR="009868B1" w:rsidRDefault="009868B1">
      <w:pPr>
        <w:widowControl/>
        <w:spacing w:line="240" w:lineRule="auto"/>
      </w:pPr>
      <w:r>
        <w:br w:type="page"/>
      </w:r>
    </w:p>
    <w:p w14:paraId="44B337CF" w14:textId="43F2C8D4" w:rsidR="009868B1" w:rsidRPr="009868B1" w:rsidRDefault="009868B1" w:rsidP="00744ACA">
      <w:pPr>
        <w:pStyle w:val="Tabletitle"/>
        <w:keepLines/>
        <w:spacing w:before="240"/>
        <w:contextualSpacing/>
        <w:outlineLvl w:val="3"/>
      </w:pPr>
      <w:bookmarkStart w:id="775" w:name="_Toc50719218"/>
      <w:r w:rsidRPr="009868B1">
        <w:t>Table A</w:t>
      </w:r>
      <w:r w:rsidR="009A6920">
        <w:t>1.</w:t>
      </w:r>
      <w:r w:rsidRPr="009868B1">
        <w:t>5.3: Comparison of Mean Hours Devoted to Activities, by Sex, Feed the Future Phase One Baseline and Endline ZOI Surveys</w:t>
      </w:r>
      <w:bookmarkEnd w:id="775"/>
    </w:p>
    <w:tbl>
      <w:tblPr>
        <w:tblW w:w="9528" w:type="dxa"/>
        <w:tblLayout w:type="fixed"/>
        <w:tblLook w:val="04A0" w:firstRow="1" w:lastRow="0" w:firstColumn="1" w:lastColumn="0" w:noHBand="0" w:noVBand="1"/>
      </w:tblPr>
      <w:tblGrid>
        <w:gridCol w:w="3600"/>
        <w:gridCol w:w="714"/>
        <w:gridCol w:w="1080"/>
        <w:gridCol w:w="270"/>
        <w:gridCol w:w="720"/>
        <w:gridCol w:w="1080"/>
        <w:gridCol w:w="616"/>
        <w:gridCol w:w="824"/>
        <w:gridCol w:w="624"/>
      </w:tblGrid>
      <w:tr w:rsidR="004D273B" w:rsidRPr="00B86C54" w14:paraId="5B57F1B4" w14:textId="77777777" w:rsidTr="004D273B">
        <w:trPr>
          <w:trHeight w:val="259"/>
          <w:tblHeader/>
        </w:trPr>
        <w:tc>
          <w:tcPr>
            <w:tcW w:w="3600" w:type="dxa"/>
            <w:tcBorders>
              <w:top w:val="single" w:sz="4" w:space="0" w:color="auto"/>
              <w:left w:val="nil"/>
              <w:bottom w:val="nil"/>
              <w:right w:val="nil"/>
            </w:tcBorders>
            <w:shd w:val="clear" w:color="000000" w:fill="387990"/>
            <w:noWrap/>
            <w:vAlign w:val="bottom"/>
            <w:hideMark/>
          </w:tcPr>
          <w:p w14:paraId="2215B18E"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5928" w:type="dxa"/>
            <w:gridSpan w:val="8"/>
            <w:tcBorders>
              <w:top w:val="single" w:sz="4" w:space="0" w:color="auto"/>
              <w:left w:val="nil"/>
              <w:bottom w:val="single" w:sz="4" w:space="0" w:color="FFFFFF"/>
              <w:right w:val="nil"/>
            </w:tcBorders>
            <w:shd w:val="clear" w:color="000000" w:fill="387990"/>
            <w:vAlign w:val="center"/>
            <w:hideMark/>
          </w:tcPr>
          <w:p w14:paraId="35496296"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Mean hours devoted (</w:t>
            </w:r>
            <w:proofErr w:type="spellStart"/>
            <w:proofErr w:type="gramStart"/>
            <w:r w:rsidRPr="00B86C54">
              <w:rPr>
                <w:rFonts w:eastAsia="Times New Roman" w:cs="Calibri"/>
                <w:b/>
                <w:bCs/>
                <w:color w:val="FFFFFF"/>
                <w:sz w:val="20"/>
                <w:szCs w:val="20"/>
              </w:rPr>
              <w:t>hours:minutes</w:t>
            </w:r>
            <w:proofErr w:type="spellEnd"/>
            <w:proofErr w:type="gramEnd"/>
            <w:r w:rsidRPr="00B86C54">
              <w:rPr>
                <w:rFonts w:eastAsia="Times New Roman" w:cs="Calibri"/>
                <w:b/>
                <w:bCs/>
                <w:color w:val="FFFFFF"/>
                <w:sz w:val="20"/>
                <w:szCs w:val="20"/>
              </w:rPr>
              <w:t>)</w:t>
            </w:r>
          </w:p>
        </w:tc>
      </w:tr>
      <w:tr w:rsidR="00B86C54" w:rsidRPr="00B86C54" w14:paraId="0050C4CA" w14:textId="77777777" w:rsidTr="004D273B">
        <w:trPr>
          <w:trHeight w:val="259"/>
          <w:tblHeader/>
        </w:trPr>
        <w:tc>
          <w:tcPr>
            <w:tcW w:w="3600" w:type="dxa"/>
            <w:tcBorders>
              <w:top w:val="nil"/>
              <w:left w:val="nil"/>
              <w:bottom w:val="nil"/>
              <w:right w:val="nil"/>
            </w:tcBorders>
            <w:shd w:val="clear" w:color="000000" w:fill="387990"/>
            <w:noWrap/>
            <w:vAlign w:val="bottom"/>
            <w:hideMark/>
          </w:tcPr>
          <w:p w14:paraId="57E05EBB"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 </w:t>
            </w:r>
          </w:p>
        </w:tc>
        <w:tc>
          <w:tcPr>
            <w:tcW w:w="1794" w:type="dxa"/>
            <w:gridSpan w:val="2"/>
            <w:tcBorders>
              <w:top w:val="single" w:sz="4" w:space="0" w:color="FFFFFF"/>
              <w:left w:val="nil"/>
              <w:bottom w:val="single" w:sz="4" w:space="0" w:color="FFFFFF"/>
              <w:right w:val="nil"/>
            </w:tcBorders>
            <w:shd w:val="clear" w:color="000000" w:fill="387990"/>
            <w:vAlign w:val="center"/>
            <w:hideMark/>
          </w:tcPr>
          <w:p w14:paraId="559F0BB1"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Baseline </w:t>
            </w:r>
            <w:r w:rsidRPr="00B86C54">
              <w:rPr>
                <w:rFonts w:eastAsia="Times New Roman" w:cs="Calibri"/>
                <w:b/>
                <w:bCs/>
                <w:color w:val="FFFFFF"/>
                <w:sz w:val="20"/>
                <w:szCs w:val="20"/>
              </w:rPr>
              <w:br/>
              <w:t>([Year(s)])</w:t>
            </w:r>
          </w:p>
        </w:tc>
        <w:tc>
          <w:tcPr>
            <w:tcW w:w="270" w:type="dxa"/>
            <w:vMerge w:val="restart"/>
            <w:tcBorders>
              <w:top w:val="nil"/>
              <w:left w:val="nil"/>
              <w:right w:val="nil"/>
            </w:tcBorders>
            <w:shd w:val="clear" w:color="000000" w:fill="387990"/>
            <w:vAlign w:val="center"/>
            <w:hideMark/>
          </w:tcPr>
          <w:p w14:paraId="51906462" w14:textId="13355D65" w:rsidR="00B86C54" w:rsidRPr="00B86C54" w:rsidRDefault="00B86C54" w:rsidP="009A2150">
            <w:pPr>
              <w:widowControl/>
              <w:spacing w:line="240" w:lineRule="auto"/>
              <w:jc w:val="center"/>
              <w:rPr>
                <w:rFonts w:eastAsia="Times New Roman" w:cs="Calibri"/>
                <w:b/>
                <w:bCs/>
                <w:color w:val="FFFFFF"/>
                <w:sz w:val="20"/>
                <w:szCs w:val="20"/>
              </w:rPr>
            </w:pPr>
          </w:p>
        </w:tc>
        <w:tc>
          <w:tcPr>
            <w:tcW w:w="1800" w:type="dxa"/>
            <w:gridSpan w:val="2"/>
            <w:tcBorders>
              <w:top w:val="single" w:sz="4" w:space="0" w:color="FFFFFF"/>
              <w:left w:val="nil"/>
              <w:bottom w:val="single" w:sz="4" w:space="0" w:color="FFFFFF"/>
              <w:right w:val="nil"/>
            </w:tcBorders>
            <w:shd w:val="clear" w:color="000000" w:fill="387990"/>
            <w:vAlign w:val="center"/>
            <w:hideMark/>
          </w:tcPr>
          <w:p w14:paraId="2B67F0B3" w14:textId="77777777" w:rsidR="00B86C54" w:rsidRPr="00B86C54" w:rsidRDefault="00B86C54" w:rsidP="009A2150">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 xml:space="preserve">Endline </w:t>
            </w:r>
            <w:r w:rsidRPr="00B86C54">
              <w:rPr>
                <w:rFonts w:eastAsia="Times New Roman" w:cs="Calibri"/>
                <w:b/>
                <w:bCs/>
                <w:color w:val="FFFFFF"/>
                <w:sz w:val="20"/>
                <w:szCs w:val="20"/>
              </w:rPr>
              <w:br/>
              <w:t>([Year(s)])</w:t>
            </w:r>
          </w:p>
        </w:tc>
        <w:tc>
          <w:tcPr>
            <w:tcW w:w="616" w:type="dxa"/>
            <w:vMerge w:val="restart"/>
            <w:tcBorders>
              <w:top w:val="nil"/>
              <w:left w:val="nil"/>
              <w:right w:val="nil"/>
            </w:tcBorders>
            <w:shd w:val="clear" w:color="000000" w:fill="387990"/>
            <w:vAlign w:val="bottom"/>
            <w:hideMark/>
          </w:tcPr>
          <w:p w14:paraId="4D89C87C"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Diff.</w:t>
            </w:r>
          </w:p>
        </w:tc>
        <w:tc>
          <w:tcPr>
            <w:tcW w:w="824" w:type="dxa"/>
            <w:vMerge w:val="restart"/>
            <w:tcBorders>
              <w:top w:val="nil"/>
              <w:left w:val="nil"/>
              <w:right w:val="nil"/>
            </w:tcBorders>
            <w:shd w:val="clear" w:color="000000" w:fill="387990"/>
            <w:vAlign w:val="bottom"/>
            <w:hideMark/>
          </w:tcPr>
          <w:p w14:paraId="39DD257F"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p-</w:t>
            </w:r>
            <w:proofErr w:type="spellStart"/>
            <w:r w:rsidRPr="00B86C54">
              <w:rPr>
                <w:rFonts w:eastAsia="Times New Roman" w:cs="Calibri"/>
                <w:b/>
                <w:bCs/>
                <w:color w:val="FFFFFF"/>
                <w:sz w:val="20"/>
                <w:szCs w:val="20"/>
              </w:rPr>
              <w:t>value</w:t>
            </w:r>
            <w:r w:rsidRPr="00B86C54">
              <w:rPr>
                <w:rFonts w:eastAsia="Times New Roman" w:cs="Calibri"/>
                <w:b/>
                <w:bCs/>
                <w:color w:val="FFFFFF"/>
                <w:sz w:val="20"/>
                <w:szCs w:val="20"/>
                <w:vertAlign w:val="superscript"/>
              </w:rPr>
              <w:t>a</w:t>
            </w:r>
            <w:proofErr w:type="spellEnd"/>
          </w:p>
        </w:tc>
        <w:tc>
          <w:tcPr>
            <w:tcW w:w="624" w:type="dxa"/>
            <w:vMerge w:val="restart"/>
            <w:tcBorders>
              <w:top w:val="nil"/>
              <w:left w:val="nil"/>
              <w:right w:val="nil"/>
            </w:tcBorders>
            <w:shd w:val="clear" w:color="000000" w:fill="387990"/>
            <w:vAlign w:val="bottom"/>
            <w:hideMark/>
          </w:tcPr>
          <w:p w14:paraId="73F45AEA" w14:textId="77777777" w:rsidR="00B86C54" w:rsidRPr="00B86C54" w:rsidRDefault="00B86C54" w:rsidP="00B86C54">
            <w:pPr>
              <w:widowControl/>
              <w:spacing w:line="240" w:lineRule="auto"/>
              <w:jc w:val="center"/>
              <w:rPr>
                <w:rFonts w:eastAsia="Times New Roman" w:cs="Calibri"/>
                <w:b/>
                <w:bCs/>
                <w:color w:val="FFFFFF"/>
                <w:sz w:val="20"/>
                <w:szCs w:val="20"/>
              </w:rPr>
            </w:pPr>
            <w:proofErr w:type="spellStart"/>
            <w:r w:rsidRPr="00B86C54">
              <w:rPr>
                <w:rFonts w:eastAsia="Times New Roman" w:cs="Calibri"/>
                <w:b/>
                <w:bCs/>
                <w:color w:val="FFFFFF"/>
                <w:sz w:val="20"/>
                <w:szCs w:val="20"/>
              </w:rPr>
              <w:t>Sig.</w:t>
            </w:r>
            <w:r w:rsidRPr="00B86C54">
              <w:rPr>
                <w:rFonts w:eastAsia="Times New Roman" w:cs="Calibri"/>
                <w:b/>
                <w:bCs/>
                <w:color w:val="FFFFFF"/>
                <w:sz w:val="20"/>
                <w:szCs w:val="20"/>
                <w:vertAlign w:val="superscript"/>
              </w:rPr>
              <w:t>b</w:t>
            </w:r>
            <w:proofErr w:type="spellEnd"/>
          </w:p>
        </w:tc>
      </w:tr>
      <w:tr w:rsidR="00B86C54" w:rsidRPr="00B86C54" w14:paraId="0F41A5C8" w14:textId="77777777" w:rsidTr="004D273B">
        <w:trPr>
          <w:trHeight w:val="259"/>
          <w:tblHeader/>
        </w:trPr>
        <w:tc>
          <w:tcPr>
            <w:tcW w:w="3600" w:type="dxa"/>
            <w:tcBorders>
              <w:top w:val="nil"/>
              <w:left w:val="nil"/>
              <w:bottom w:val="single" w:sz="4" w:space="0" w:color="auto"/>
              <w:right w:val="nil"/>
            </w:tcBorders>
            <w:shd w:val="clear" w:color="000000" w:fill="387990"/>
            <w:noWrap/>
            <w:vAlign w:val="bottom"/>
            <w:hideMark/>
          </w:tcPr>
          <w:p w14:paraId="359A1D93" w14:textId="77777777" w:rsidR="00B86C54" w:rsidRPr="00B86C54" w:rsidRDefault="00B86C54" w:rsidP="00B86C54">
            <w:pPr>
              <w:widowControl/>
              <w:spacing w:line="240" w:lineRule="auto"/>
              <w:rPr>
                <w:rFonts w:eastAsia="Times New Roman" w:cs="Calibri"/>
                <w:b/>
                <w:bCs/>
                <w:color w:val="FFFFFF"/>
                <w:sz w:val="20"/>
                <w:szCs w:val="20"/>
              </w:rPr>
            </w:pPr>
            <w:r w:rsidRPr="00B86C54">
              <w:rPr>
                <w:rFonts w:eastAsia="Times New Roman" w:cs="Calibri"/>
                <w:b/>
                <w:bCs/>
                <w:color w:val="FFFFFF"/>
                <w:sz w:val="20"/>
                <w:szCs w:val="20"/>
              </w:rPr>
              <w:t>Activity</w:t>
            </w:r>
          </w:p>
        </w:tc>
        <w:tc>
          <w:tcPr>
            <w:tcW w:w="714" w:type="dxa"/>
            <w:tcBorders>
              <w:top w:val="nil"/>
              <w:left w:val="nil"/>
              <w:bottom w:val="single" w:sz="4" w:space="0" w:color="auto"/>
              <w:right w:val="nil"/>
            </w:tcBorders>
            <w:shd w:val="clear" w:color="000000" w:fill="387990"/>
            <w:vAlign w:val="bottom"/>
            <w:hideMark/>
          </w:tcPr>
          <w:p w14:paraId="746D5FF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2307DE4D"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270" w:type="dxa"/>
            <w:vMerge/>
            <w:tcBorders>
              <w:left w:val="nil"/>
              <w:bottom w:val="single" w:sz="4" w:space="0" w:color="000000"/>
              <w:right w:val="nil"/>
            </w:tcBorders>
            <w:vAlign w:val="center"/>
            <w:hideMark/>
          </w:tcPr>
          <w:p w14:paraId="7FE7F9C6" w14:textId="77777777" w:rsidR="00B86C54" w:rsidRPr="00B86C54" w:rsidRDefault="00B86C54" w:rsidP="00B86C54">
            <w:pPr>
              <w:widowControl/>
              <w:spacing w:line="240" w:lineRule="auto"/>
              <w:rPr>
                <w:rFonts w:eastAsia="Times New Roman" w:cs="Calibri"/>
                <w:b/>
                <w:bCs/>
                <w:color w:val="FFFFFF"/>
                <w:sz w:val="20"/>
                <w:szCs w:val="20"/>
              </w:rPr>
            </w:pPr>
          </w:p>
        </w:tc>
        <w:tc>
          <w:tcPr>
            <w:tcW w:w="720" w:type="dxa"/>
            <w:tcBorders>
              <w:top w:val="nil"/>
              <w:left w:val="nil"/>
              <w:bottom w:val="single" w:sz="4" w:space="0" w:color="auto"/>
              <w:right w:val="nil"/>
            </w:tcBorders>
            <w:shd w:val="clear" w:color="000000" w:fill="387990"/>
            <w:vAlign w:val="bottom"/>
            <w:hideMark/>
          </w:tcPr>
          <w:p w14:paraId="01661DEA"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Est.</w:t>
            </w:r>
          </w:p>
        </w:tc>
        <w:tc>
          <w:tcPr>
            <w:tcW w:w="1080" w:type="dxa"/>
            <w:tcBorders>
              <w:top w:val="nil"/>
              <w:left w:val="nil"/>
              <w:bottom w:val="single" w:sz="4" w:space="0" w:color="auto"/>
              <w:right w:val="nil"/>
            </w:tcBorders>
            <w:shd w:val="clear" w:color="000000" w:fill="387990"/>
            <w:vAlign w:val="bottom"/>
            <w:hideMark/>
          </w:tcPr>
          <w:p w14:paraId="45964C96" w14:textId="77777777" w:rsidR="00B86C54" w:rsidRPr="00B86C54" w:rsidRDefault="00B86C54" w:rsidP="00B86C54">
            <w:pPr>
              <w:widowControl/>
              <w:spacing w:line="240" w:lineRule="auto"/>
              <w:jc w:val="center"/>
              <w:rPr>
                <w:rFonts w:eastAsia="Times New Roman" w:cs="Calibri"/>
                <w:b/>
                <w:bCs/>
                <w:color w:val="FFFFFF"/>
                <w:sz w:val="20"/>
                <w:szCs w:val="20"/>
              </w:rPr>
            </w:pPr>
            <w:r w:rsidRPr="00B86C54">
              <w:rPr>
                <w:rFonts w:eastAsia="Times New Roman" w:cs="Calibri"/>
                <w:b/>
                <w:bCs/>
                <w:color w:val="FFFFFF"/>
                <w:sz w:val="20"/>
                <w:szCs w:val="20"/>
              </w:rPr>
              <w:t>95% CI</w:t>
            </w:r>
          </w:p>
        </w:tc>
        <w:tc>
          <w:tcPr>
            <w:tcW w:w="616" w:type="dxa"/>
            <w:vMerge/>
            <w:tcBorders>
              <w:left w:val="nil"/>
              <w:bottom w:val="single" w:sz="4" w:space="0" w:color="000000"/>
              <w:right w:val="nil"/>
            </w:tcBorders>
            <w:vAlign w:val="center"/>
            <w:hideMark/>
          </w:tcPr>
          <w:p w14:paraId="3204E146" w14:textId="77777777" w:rsidR="00B86C54" w:rsidRPr="00B86C54" w:rsidRDefault="00B86C54" w:rsidP="00B86C54">
            <w:pPr>
              <w:widowControl/>
              <w:spacing w:line="240" w:lineRule="auto"/>
              <w:rPr>
                <w:rFonts w:eastAsia="Times New Roman" w:cs="Calibri"/>
                <w:b/>
                <w:bCs/>
                <w:color w:val="FFFFFF"/>
                <w:sz w:val="20"/>
                <w:szCs w:val="20"/>
              </w:rPr>
            </w:pPr>
          </w:p>
        </w:tc>
        <w:tc>
          <w:tcPr>
            <w:tcW w:w="824" w:type="dxa"/>
            <w:vMerge/>
            <w:tcBorders>
              <w:left w:val="nil"/>
              <w:bottom w:val="single" w:sz="4" w:space="0" w:color="000000"/>
              <w:right w:val="nil"/>
            </w:tcBorders>
            <w:vAlign w:val="center"/>
            <w:hideMark/>
          </w:tcPr>
          <w:p w14:paraId="00430403" w14:textId="77777777" w:rsidR="00B86C54" w:rsidRPr="00B86C54" w:rsidRDefault="00B86C54" w:rsidP="00B86C54">
            <w:pPr>
              <w:widowControl/>
              <w:spacing w:line="240" w:lineRule="auto"/>
              <w:rPr>
                <w:rFonts w:eastAsia="Times New Roman" w:cs="Calibri"/>
                <w:b/>
                <w:bCs/>
                <w:color w:val="FFFFFF"/>
                <w:sz w:val="20"/>
                <w:szCs w:val="20"/>
              </w:rPr>
            </w:pPr>
          </w:p>
        </w:tc>
        <w:tc>
          <w:tcPr>
            <w:tcW w:w="624" w:type="dxa"/>
            <w:vMerge/>
            <w:tcBorders>
              <w:left w:val="nil"/>
              <w:bottom w:val="single" w:sz="4" w:space="0" w:color="000000"/>
              <w:right w:val="nil"/>
            </w:tcBorders>
            <w:vAlign w:val="center"/>
            <w:hideMark/>
          </w:tcPr>
          <w:p w14:paraId="25FDA8CE" w14:textId="77777777" w:rsidR="00B86C54" w:rsidRPr="00B86C54" w:rsidRDefault="00B86C54" w:rsidP="00B86C54">
            <w:pPr>
              <w:widowControl/>
              <w:spacing w:line="240" w:lineRule="auto"/>
              <w:rPr>
                <w:rFonts w:eastAsia="Times New Roman" w:cs="Calibri"/>
                <w:b/>
                <w:bCs/>
                <w:color w:val="FFFFFF"/>
                <w:sz w:val="20"/>
                <w:szCs w:val="20"/>
              </w:rPr>
            </w:pPr>
          </w:p>
        </w:tc>
      </w:tr>
      <w:tr w:rsidR="00B86C54" w:rsidRPr="00B86C54" w14:paraId="7EB099B6"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64819B55"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Women</w:t>
            </w:r>
            <w:r w:rsidRPr="00B86C54">
              <w:rPr>
                <w:rFonts w:eastAsia="Times New Roman" w:cs="Calibri"/>
                <w:b/>
                <w:bCs/>
                <w:color w:val="auto"/>
                <w:sz w:val="20"/>
                <w:szCs w:val="20"/>
                <w:vertAlign w:val="superscript"/>
              </w:rPr>
              <w:t>c</w:t>
            </w:r>
            <w:proofErr w:type="spellEnd"/>
          </w:p>
        </w:tc>
        <w:tc>
          <w:tcPr>
            <w:tcW w:w="714" w:type="dxa"/>
            <w:tcBorders>
              <w:top w:val="nil"/>
              <w:left w:val="nil"/>
              <w:bottom w:val="nil"/>
              <w:right w:val="nil"/>
            </w:tcBorders>
            <w:shd w:val="clear" w:color="000000" w:fill="DDEBF7"/>
            <w:vAlign w:val="bottom"/>
            <w:hideMark/>
          </w:tcPr>
          <w:p w14:paraId="5B30F620"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005F19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B56586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1A8A149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E452E1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7F06E40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4666C40C"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6F7BE29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109393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805D9D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tcPr>
          <w:p w14:paraId="73822D1F" w14:textId="7F419D1D" w:rsidR="00B86C54" w:rsidRPr="00B86C54" w:rsidRDefault="00B86C54" w:rsidP="00B86C54">
            <w:pPr>
              <w:widowControl/>
              <w:spacing w:line="240" w:lineRule="auto"/>
              <w:rPr>
                <w:rFonts w:eastAsia="Times New Roman" w:cs="Times New Roman"/>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6409E450" w14:textId="77AB3C9F" w:rsidR="00B86C54" w:rsidRPr="00B86C54" w:rsidRDefault="00B86C54" w:rsidP="00B86C54">
            <w:pPr>
              <w:widowControl/>
              <w:spacing w:line="240" w:lineRule="auto"/>
              <w:rPr>
                <w:rFonts w:eastAsia="Times New Roman" w:cs="Times New Roman"/>
                <w:sz w:val="20"/>
                <w:szCs w:val="20"/>
              </w:rPr>
            </w:pPr>
          </w:p>
        </w:tc>
        <w:tc>
          <w:tcPr>
            <w:tcW w:w="270" w:type="dxa"/>
            <w:tcBorders>
              <w:top w:val="single" w:sz="4" w:space="0" w:color="auto"/>
              <w:left w:val="nil"/>
              <w:bottom w:val="single" w:sz="4" w:space="0" w:color="auto"/>
              <w:right w:val="nil"/>
            </w:tcBorders>
            <w:shd w:val="clear" w:color="auto" w:fill="auto"/>
            <w:vAlign w:val="center"/>
          </w:tcPr>
          <w:p w14:paraId="6A88BA2F" w14:textId="79FCF0B5" w:rsidR="00B86C54" w:rsidRPr="00B86C54" w:rsidRDefault="00B86C54" w:rsidP="00B86C54">
            <w:pPr>
              <w:widowControl/>
              <w:spacing w:line="240" w:lineRule="auto"/>
              <w:rPr>
                <w:rFonts w:eastAsia="Times New Roman" w:cs="Times New Roman"/>
                <w:sz w:val="20"/>
                <w:szCs w:val="20"/>
              </w:rPr>
            </w:pPr>
          </w:p>
        </w:tc>
        <w:tc>
          <w:tcPr>
            <w:tcW w:w="720" w:type="dxa"/>
            <w:tcBorders>
              <w:top w:val="single" w:sz="4" w:space="0" w:color="auto"/>
              <w:left w:val="nil"/>
              <w:bottom w:val="single" w:sz="4" w:space="0" w:color="auto"/>
              <w:right w:val="nil"/>
            </w:tcBorders>
            <w:shd w:val="clear" w:color="auto" w:fill="auto"/>
            <w:vAlign w:val="center"/>
          </w:tcPr>
          <w:p w14:paraId="1A5B9736" w14:textId="6BF03A64" w:rsidR="00B86C54" w:rsidRPr="00B86C54" w:rsidRDefault="00B86C54" w:rsidP="00B86C54">
            <w:pPr>
              <w:widowControl/>
              <w:spacing w:line="240" w:lineRule="auto"/>
              <w:jc w:val="center"/>
              <w:rPr>
                <w:rFonts w:eastAsia="Times New Roman" w:cs="Calibri"/>
                <w:sz w:val="20"/>
                <w:szCs w:val="20"/>
              </w:rPr>
            </w:pPr>
          </w:p>
        </w:tc>
        <w:tc>
          <w:tcPr>
            <w:tcW w:w="1080" w:type="dxa"/>
            <w:tcBorders>
              <w:top w:val="single" w:sz="4" w:space="0" w:color="auto"/>
              <w:left w:val="nil"/>
              <w:bottom w:val="single" w:sz="4" w:space="0" w:color="auto"/>
              <w:right w:val="nil"/>
            </w:tcBorders>
            <w:shd w:val="clear" w:color="auto" w:fill="auto"/>
            <w:vAlign w:val="center"/>
          </w:tcPr>
          <w:p w14:paraId="46C4A8F1" w14:textId="686B001D" w:rsidR="00B86C54" w:rsidRPr="00B86C54" w:rsidRDefault="00B86C54" w:rsidP="00B86C54">
            <w:pPr>
              <w:widowControl/>
              <w:spacing w:line="240" w:lineRule="auto"/>
              <w:jc w:val="center"/>
              <w:rPr>
                <w:rFonts w:eastAsia="Times New Roman" w:cs="Calibri"/>
                <w:sz w:val="20"/>
                <w:szCs w:val="20"/>
              </w:rPr>
            </w:pPr>
          </w:p>
        </w:tc>
        <w:tc>
          <w:tcPr>
            <w:tcW w:w="616" w:type="dxa"/>
            <w:tcBorders>
              <w:top w:val="nil"/>
              <w:left w:val="nil"/>
              <w:bottom w:val="single" w:sz="4" w:space="0" w:color="auto"/>
              <w:right w:val="nil"/>
            </w:tcBorders>
            <w:shd w:val="clear" w:color="auto" w:fill="auto"/>
            <w:vAlign w:val="center"/>
          </w:tcPr>
          <w:p w14:paraId="0191F37B" w14:textId="530E58A1" w:rsidR="00B86C54" w:rsidRPr="00B86C54" w:rsidRDefault="00B86C54" w:rsidP="00B86C54">
            <w:pPr>
              <w:widowControl/>
              <w:spacing w:line="240" w:lineRule="auto"/>
              <w:jc w:val="center"/>
              <w:rPr>
                <w:rFonts w:eastAsia="Times New Roman" w:cs="Calibri"/>
                <w:sz w:val="20"/>
                <w:szCs w:val="20"/>
              </w:rPr>
            </w:pPr>
          </w:p>
        </w:tc>
        <w:tc>
          <w:tcPr>
            <w:tcW w:w="824" w:type="dxa"/>
            <w:tcBorders>
              <w:top w:val="nil"/>
              <w:left w:val="nil"/>
              <w:bottom w:val="single" w:sz="4" w:space="0" w:color="auto"/>
              <w:right w:val="nil"/>
            </w:tcBorders>
            <w:shd w:val="clear" w:color="auto" w:fill="auto"/>
            <w:vAlign w:val="center"/>
          </w:tcPr>
          <w:p w14:paraId="57366590" w14:textId="6D4389E7" w:rsidR="00B86C54" w:rsidRPr="00B86C54" w:rsidRDefault="00B86C54" w:rsidP="00B86C54">
            <w:pPr>
              <w:widowControl/>
              <w:spacing w:line="240" w:lineRule="auto"/>
              <w:jc w:val="center"/>
              <w:rPr>
                <w:rFonts w:eastAsia="Times New Roman" w:cs="Calibri"/>
                <w:sz w:val="20"/>
                <w:szCs w:val="20"/>
              </w:rPr>
            </w:pPr>
          </w:p>
        </w:tc>
        <w:tc>
          <w:tcPr>
            <w:tcW w:w="624" w:type="dxa"/>
            <w:tcBorders>
              <w:top w:val="nil"/>
              <w:left w:val="nil"/>
              <w:bottom w:val="single" w:sz="4" w:space="0" w:color="auto"/>
              <w:right w:val="nil"/>
            </w:tcBorders>
            <w:shd w:val="clear" w:color="auto" w:fill="auto"/>
            <w:vAlign w:val="center"/>
          </w:tcPr>
          <w:p w14:paraId="5CE321C6" w14:textId="64320054" w:rsidR="00B86C54" w:rsidRPr="00B86C54" w:rsidRDefault="00B86C54" w:rsidP="00B86C54">
            <w:pPr>
              <w:widowControl/>
              <w:spacing w:line="240" w:lineRule="auto"/>
              <w:jc w:val="center"/>
              <w:rPr>
                <w:rFonts w:eastAsia="Times New Roman" w:cs="Calibri"/>
                <w:sz w:val="20"/>
                <w:szCs w:val="20"/>
              </w:rPr>
            </w:pPr>
          </w:p>
        </w:tc>
      </w:tr>
      <w:tr w:rsidR="00B86C54" w:rsidRPr="00B86C54" w14:paraId="63D9992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913E3"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739C8FB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42CF7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61E4D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8AE5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280AA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D1758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3A3D5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F4DB9B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E657BB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DD690D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1B7F701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2FC9A2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24B3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5FC6BA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FBABB0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9A537A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5512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B3BCF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22184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64709F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E5652D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0B439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D0BDD1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2DBB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46D0F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6F97DF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634BD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8617D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68903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A091F7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B0A399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4FD8E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C41E72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4E4C1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AD9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DF9F7E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A906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B60A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558921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471266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53DB45D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E14003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058D1B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A711E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099211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D97934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AFAB4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EFC05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9F8CCCF"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1EA367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137EAC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93626F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D81895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D7E2C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C8A047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5DA78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958A75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91872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90378C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8D5ECB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1E7790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1A08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C91C3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34C58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2DD9E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B05AED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41259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EFDC88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069537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53E376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0EE11A4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CB8F84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F1A366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A6E4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C882C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F1874C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455C0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7E8289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C567C5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73B2C6D4"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2C82965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8CF8EF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DAC1BA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AEB16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ED8E2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1800F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8E393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8D99E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446EE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CEC5F9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 xml:space="preserve">Domestic work (fetching food and </w:t>
            </w:r>
            <w:proofErr w:type="gramStart"/>
            <w:r w:rsidRPr="00B86C54">
              <w:rPr>
                <w:rFonts w:eastAsia="Times New Roman" w:cs="Calibri"/>
                <w:sz w:val="20"/>
                <w:szCs w:val="20"/>
              </w:rPr>
              <w:t>water)</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731BB26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0897895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87B739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30E44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559F71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68321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356CA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3A8BC1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04560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B5FAF1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00CD0C6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560A4D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7A1213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B839D4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336BC3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5E0303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4A6E02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F2737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F0CD5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64E4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Commuting (for work or </w:t>
            </w:r>
            <w:proofErr w:type="gramStart"/>
            <w:r w:rsidRPr="00B86C54">
              <w:rPr>
                <w:rFonts w:eastAsia="Times New Roman" w:cs="Calibri"/>
                <w:sz w:val="20"/>
                <w:szCs w:val="20"/>
              </w:rPr>
              <w:t>school)</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5B759D4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A20BD4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50A6E5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C37CA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36A55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15C5ED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AE231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6684CE7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0E2722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2925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11B4161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4C0B3C5"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FBD5B9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E70881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E212C4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9AC5E6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54AF9C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01280C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2EB8605"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A426715"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407988D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1827AE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5B142C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C5CF2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4BF3B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74B7F3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65BEC8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8D831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D4D3C90"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0810DD0"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1FBA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F3D9B3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9777DA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81BEA7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1FFF5F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38BA0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E9A43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F279A09"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0FDC16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7192C5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7BC7D3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C0EE49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265312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F1A8D8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B3C2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2E99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DD089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429571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FF5F349"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F155E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27A1FD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224648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9317E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AD8D2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AFD886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B665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F9384F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6056F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891A72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9832D8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5876978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8A080D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7CA88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95A21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1CDB35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B66F7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826B9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9B803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832724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6C6445C"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women</w:t>
            </w:r>
          </w:p>
        </w:tc>
        <w:tc>
          <w:tcPr>
            <w:tcW w:w="714" w:type="dxa"/>
            <w:tcBorders>
              <w:top w:val="nil"/>
              <w:left w:val="nil"/>
              <w:bottom w:val="single" w:sz="4" w:space="0" w:color="auto"/>
              <w:right w:val="nil"/>
            </w:tcBorders>
            <w:shd w:val="clear" w:color="auto" w:fill="auto"/>
            <w:vAlign w:val="center"/>
            <w:hideMark/>
          </w:tcPr>
          <w:p w14:paraId="7F39321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043B72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50D65DD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ADBA314"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670C0E2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5487F0D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7E2F5FE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7A7F7ED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53CB9838" w14:textId="77777777" w:rsidTr="004D273B">
        <w:trPr>
          <w:trHeight w:val="259"/>
        </w:trPr>
        <w:tc>
          <w:tcPr>
            <w:tcW w:w="3600" w:type="dxa"/>
            <w:tcBorders>
              <w:top w:val="nil"/>
              <w:left w:val="nil"/>
              <w:bottom w:val="single" w:sz="4" w:space="0" w:color="auto"/>
              <w:right w:val="nil"/>
            </w:tcBorders>
            <w:shd w:val="clear" w:color="000000" w:fill="DDEBF7"/>
            <w:vAlign w:val="bottom"/>
            <w:hideMark/>
          </w:tcPr>
          <w:p w14:paraId="1257A641" w14:textId="77777777" w:rsidR="00B86C54" w:rsidRPr="00B86C54" w:rsidRDefault="00B86C54" w:rsidP="00B86C54">
            <w:pPr>
              <w:widowControl/>
              <w:spacing w:line="240" w:lineRule="auto"/>
              <w:rPr>
                <w:rFonts w:eastAsia="Times New Roman" w:cs="Calibri"/>
                <w:b/>
                <w:bCs/>
                <w:color w:val="auto"/>
                <w:sz w:val="20"/>
                <w:szCs w:val="20"/>
              </w:rPr>
            </w:pPr>
            <w:proofErr w:type="spellStart"/>
            <w:r w:rsidRPr="00B86C54">
              <w:rPr>
                <w:rFonts w:eastAsia="Times New Roman" w:cs="Calibri"/>
                <w:b/>
                <w:bCs/>
                <w:color w:val="auto"/>
                <w:sz w:val="20"/>
                <w:szCs w:val="20"/>
              </w:rPr>
              <w:t>Men</w:t>
            </w:r>
            <w:r w:rsidRPr="00B86C54">
              <w:rPr>
                <w:rFonts w:eastAsia="Times New Roman" w:cs="Calibri"/>
                <w:b/>
                <w:bCs/>
                <w:color w:val="auto"/>
                <w:sz w:val="20"/>
                <w:szCs w:val="20"/>
                <w:vertAlign w:val="superscript"/>
              </w:rPr>
              <w:t>e</w:t>
            </w:r>
            <w:proofErr w:type="spellEnd"/>
          </w:p>
        </w:tc>
        <w:tc>
          <w:tcPr>
            <w:tcW w:w="714" w:type="dxa"/>
            <w:tcBorders>
              <w:top w:val="nil"/>
              <w:left w:val="nil"/>
              <w:bottom w:val="nil"/>
              <w:right w:val="nil"/>
            </w:tcBorders>
            <w:shd w:val="clear" w:color="000000" w:fill="DDEBF7"/>
            <w:vAlign w:val="bottom"/>
            <w:hideMark/>
          </w:tcPr>
          <w:p w14:paraId="4791BA85"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CAD4EEB"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270" w:type="dxa"/>
            <w:tcBorders>
              <w:top w:val="nil"/>
              <w:left w:val="nil"/>
              <w:bottom w:val="nil"/>
              <w:right w:val="nil"/>
            </w:tcBorders>
            <w:shd w:val="clear" w:color="000000" w:fill="DDEBF7"/>
            <w:vAlign w:val="bottom"/>
            <w:hideMark/>
          </w:tcPr>
          <w:p w14:paraId="5FB9559A"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720" w:type="dxa"/>
            <w:tcBorders>
              <w:top w:val="nil"/>
              <w:left w:val="nil"/>
              <w:bottom w:val="nil"/>
              <w:right w:val="nil"/>
            </w:tcBorders>
            <w:shd w:val="clear" w:color="000000" w:fill="DDEBF7"/>
            <w:vAlign w:val="bottom"/>
            <w:hideMark/>
          </w:tcPr>
          <w:p w14:paraId="6415D2AE"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nil"/>
              <w:right w:val="nil"/>
            </w:tcBorders>
            <w:shd w:val="clear" w:color="000000" w:fill="DDEBF7"/>
            <w:vAlign w:val="bottom"/>
            <w:hideMark/>
          </w:tcPr>
          <w:p w14:paraId="34403FF8"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000000" w:fill="DDEBF7"/>
            <w:vAlign w:val="center"/>
            <w:hideMark/>
          </w:tcPr>
          <w:p w14:paraId="1FE2D00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000000" w:fill="DDEBF7"/>
            <w:vAlign w:val="center"/>
            <w:hideMark/>
          </w:tcPr>
          <w:p w14:paraId="5B529812"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000000" w:fill="DDEBF7"/>
            <w:vAlign w:val="center"/>
            <w:hideMark/>
          </w:tcPr>
          <w:p w14:paraId="0AA0BEFD"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r w:rsidR="00B86C54" w:rsidRPr="00B86C54" w14:paraId="663F0FA2"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49B91E8"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Sleeping and resting</w:t>
            </w:r>
          </w:p>
        </w:tc>
        <w:tc>
          <w:tcPr>
            <w:tcW w:w="714" w:type="dxa"/>
            <w:tcBorders>
              <w:top w:val="single" w:sz="4" w:space="0" w:color="auto"/>
              <w:left w:val="nil"/>
              <w:bottom w:val="single" w:sz="4" w:space="0" w:color="auto"/>
              <w:right w:val="nil"/>
            </w:tcBorders>
            <w:shd w:val="clear" w:color="auto" w:fill="auto"/>
            <w:vAlign w:val="center"/>
            <w:hideMark/>
          </w:tcPr>
          <w:p w14:paraId="1F394A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3FB16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single" w:sz="4" w:space="0" w:color="auto"/>
              <w:left w:val="nil"/>
              <w:bottom w:val="single" w:sz="4" w:space="0" w:color="auto"/>
              <w:right w:val="nil"/>
            </w:tcBorders>
            <w:shd w:val="clear" w:color="auto" w:fill="auto"/>
            <w:vAlign w:val="center"/>
            <w:hideMark/>
          </w:tcPr>
          <w:p w14:paraId="02942D8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single" w:sz="4" w:space="0" w:color="auto"/>
              <w:left w:val="nil"/>
              <w:bottom w:val="single" w:sz="4" w:space="0" w:color="auto"/>
              <w:right w:val="nil"/>
            </w:tcBorders>
            <w:shd w:val="clear" w:color="auto" w:fill="auto"/>
            <w:vAlign w:val="center"/>
            <w:hideMark/>
          </w:tcPr>
          <w:p w14:paraId="09A3FAC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single" w:sz="4" w:space="0" w:color="auto"/>
              <w:left w:val="nil"/>
              <w:bottom w:val="single" w:sz="4" w:space="0" w:color="auto"/>
              <w:right w:val="nil"/>
            </w:tcBorders>
            <w:shd w:val="clear" w:color="auto" w:fill="auto"/>
            <w:vAlign w:val="center"/>
            <w:hideMark/>
          </w:tcPr>
          <w:p w14:paraId="72D755A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49FD66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95C0A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B116AE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72833A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7B376"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Eating and drinking</w:t>
            </w:r>
          </w:p>
        </w:tc>
        <w:tc>
          <w:tcPr>
            <w:tcW w:w="714" w:type="dxa"/>
            <w:tcBorders>
              <w:top w:val="nil"/>
              <w:left w:val="nil"/>
              <w:bottom w:val="single" w:sz="4" w:space="0" w:color="auto"/>
              <w:right w:val="nil"/>
            </w:tcBorders>
            <w:shd w:val="clear" w:color="auto" w:fill="auto"/>
            <w:vAlign w:val="center"/>
            <w:hideMark/>
          </w:tcPr>
          <w:p w14:paraId="05BC882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CBF91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C3D3C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34CDA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58C27C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82386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5D9515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11990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213343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C534C0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Personal care</w:t>
            </w:r>
          </w:p>
        </w:tc>
        <w:tc>
          <w:tcPr>
            <w:tcW w:w="714" w:type="dxa"/>
            <w:tcBorders>
              <w:top w:val="nil"/>
              <w:left w:val="nil"/>
              <w:bottom w:val="single" w:sz="4" w:space="0" w:color="auto"/>
              <w:right w:val="nil"/>
            </w:tcBorders>
            <w:shd w:val="clear" w:color="auto" w:fill="auto"/>
            <w:vAlign w:val="center"/>
            <w:hideMark/>
          </w:tcPr>
          <w:p w14:paraId="7298ED7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FDA627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8005BA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30C8E9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6A7AAC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94ED52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053281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367AD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C1D2D5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5C6FEF7"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School and </w:t>
            </w:r>
            <w:proofErr w:type="spellStart"/>
            <w:r w:rsidRPr="00B86C54">
              <w:rPr>
                <w:rFonts w:eastAsia="Times New Roman" w:cs="Calibri"/>
                <w:sz w:val="20"/>
                <w:szCs w:val="20"/>
              </w:rPr>
              <w:t>homework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E303F0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BEEEA47"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79E6D8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3DB9AD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ACF43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7C5E78B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4918C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249967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E653E5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661369A"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Work as </w:t>
            </w:r>
            <w:proofErr w:type="spellStart"/>
            <w:r w:rsidRPr="00B86C54">
              <w:rPr>
                <w:rFonts w:eastAsia="Times New Roman" w:cs="Calibri"/>
                <w:sz w:val="20"/>
                <w:szCs w:val="20"/>
              </w:rPr>
              <w:t>employed</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A787D2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B66E8E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36020A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749C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461899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1CE8BD6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7B7C8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8D0E2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26B9365B"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D149A32"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Own business </w:t>
            </w:r>
            <w:proofErr w:type="spellStart"/>
            <w:r w:rsidRPr="00B86C54">
              <w:rPr>
                <w:rFonts w:eastAsia="Times New Roman" w:cs="Calibri"/>
                <w:sz w:val="20"/>
                <w:szCs w:val="20"/>
              </w:rPr>
              <w:t>work</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A6C31C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BF63C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064C9F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75A5442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03364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2E9CC92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4FDDA0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461605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34A065E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A67119C"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Farming, livestock, </w:t>
            </w:r>
            <w:proofErr w:type="spellStart"/>
            <w:r w:rsidRPr="00B86C54">
              <w:rPr>
                <w:rFonts w:eastAsia="Times New Roman" w:cs="Calibri"/>
                <w:sz w:val="20"/>
                <w:szCs w:val="20"/>
              </w:rPr>
              <w:t>fishing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4F1B4B4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5232F0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1CF98F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42B7CB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35C5B8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930758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31A99E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E8E500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DDCD7A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72D8B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Shopping, getting </w:t>
            </w:r>
            <w:proofErr w:type="spellStart"/>
            <w:r w:rsidRPr="00B86C54">
              <w:rPr>
                <w:rFonts w:eastAsia="Times New Roman" w:cs="Calibri"/>
                <w:sz w:val="20"/>
                <w:szCs w:val="20"/>
              </w:rPr>
              <w:t>services</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38EFBC7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01EFE7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01533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864F97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4C3D0E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7330DD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CA76AC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DB7C3B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5EA2BB8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C4A82D4"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Weaving, sewing, textile care</w:t>
            </w:r>
            <w:r w:rsidRPr="00B86C54">
              <w:rPr>
                <w:rFonts w:eastAsia="Times New Roman" w:cs="Calibri"/>
                <w:sz w:val="20"/>
                <w:szCs w:val="20"/>
                <w:vertAlign w:val="superscript"/>
              </w:rPr>
              <w:t>d</w:t>
            </w:r>
          </w:p>
        </w:tc>
        <w:tc>
          <w:tcPr>
            <w:tcW w:w="714" w:type="dxa"/>
            <w:tcBorders>
              <w:top w:val="nil"/>
              <w:left w:val="nil"/>
              <w:bottom w:val="single" w:sz="4" w:space="0" w:color="auto"/>
              <w:right w:val="nil"/>
            </w:tcBorders>
            <w:shd w:val="clear" w:color="auto" w:fill="auto"/>
            <w:vAlign w:val="center"/>
            <w:hideMark/>
          </w:tcPr>
          <w:p w14:paraId="7189D2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F59E65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46E6ED3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4279E7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1EF61C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2BA11C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499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D6674F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AC9571C"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018ECD" w14:textId="77777777" w:rsidR="00B86C54" w:rsidRPr="00B86C54" w:rsidRDefault="00B86C54" w:rsidP="00B86C54">
            <w:pPr>
              <w:widowControl/>
              <w:spacing w:line="240" w:lineRule="auto"/>
              <w:ind w:firstLineChars="100" w:firstLine="200"/>
              <w:rPr>
                <w:rFonts w:eastAsia="Times New Roman" w:cs="Calibri"/>
                <w:sz w:val="20"/>
                <w:szCs w:val="20"/>
              </w:rPr>
            </w:pPr>
            <w:proofErr w:type="spellStart"/>
            <w:r w:rsidRPr="00B86C54">
              <w:rPr>
                <w:rFonts w:eastAsia="Times New Roman" w:cs="Calibri"/>
                <w:sz w:val="20"/>
                <w:szCs w:val="20"/>
              </w:rPr>
              <w:t>Cooking</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6AD0170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4C0F549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32DB70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D306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9A17BAB"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3120EE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66D1880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F5C80E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B876DD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91FB46C"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 xml:space="preserve">Domestic work (fetching food and </w:t>
            </w:r>
            <w:proofErr w:type="gramStart"/>
            <w:r w:rsidRPr="00B86C54">
              <w:rPr>
                <w:rFonts w:eastAsia="Times New Roman" w:cs="Calibri"/>
                <w:sz w:val="20"/>
                <w:szCs w:val="20"/>
              </w:rPr>
              <w:t>water)</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605978C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637AAF6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4A7BEB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24D149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421C3DC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07AA90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0CB2373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BFC5C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6267017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658D791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Care for children, adults, </w:t>
            </w:r>
            <w:proofErr w:type="spellStart"/>
            <w:r w:rsidRPr="00B86C54">
              <w:rPr>
                <w:rFonts w:eastAsia="Times New Roman" w:cs="Calibri"/>
                <w:sz w:val="20"/>
                <w:szCs w:val="20"/>
              </w:rPr>
              <w:t>elderly</w:t>
            </w:r>
            <w:r w:rsidRPr="00B86C54">
              <w:rPr>
                <w:rFonts w:eastAsia="Times New Roman" w:cs="Calibri"/>
                <w:sz w:val="20"/>
                <w:szCs w:val="20"/>
                <w:vertAlign w:val="superscript"/>
              </w:rPr>
              <w:t>d</w:t>
            </w:r>
            <w:proofErr w:type="spellEnd"/>
          </w:p>
        </w:tc>
        <w:tc>
          <w:tcPr>
            <w:tcW w:w="714" w:type="dxa"/>
            <w:tcBorders>
              <w:top w:val="nil"/>
              <w:left w:val="nil"/>
              <w:bottom w:val="single" w:sz="4" w:space="0" w:color="auto"/>
              <w:right w:val="nil"/>
            </w:tcBorders>
            <w:shd w:val="clear" w:color="auto" w:fill="auto"/>
            <w:vAlign w:val="center"/>
            <w:hideMark/>
          </w:tcPr>
          <w:p w14:paraId="7F6C4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78E95D9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BB84B7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5834C7F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BE8022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EA69D0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8E3FFA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DD43E4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AB7F17"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24B0F9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 xml:space="preserve">Commuting (for work or </w:t>
            </w:r>
            <w:proofErr w:type="gramStart"/>
            <w:r w:rsidRPr="00B86C54">
              <w:rPr>
                <w:rFonts w:eastAsia="Times New Roman" w:cs="Calibri"/>
                <w:sz w:val="20"/>
                <w:szCs w:val="20"/>
              </w:rPr>
              <w:t>school)</w:t>
            </w:r>
            <w:r w:rsidRPr="00B86C54">
              <w:rPr>
                <w:rFonts w:eastAsia="Times New Roman" w:cs="Calibri"/>
                <w:sz w:val="20"/>
                <w:szCs w:val="20"/>
                <w:vertAlign w:val="superscript"/>
              </w:rPr>
              <w:t>d</w:t>
            </w:r>
            <w:proofErr w:type="gramEnd"/>
          </w:p>
        </w:tc>
        <w:tc>
          <w:tcPr>
            <w:tcW w:w="714" w:type="dxa"/>
            <w:tcBorders>
              <w:top w:val="nil"/>
              <w:left w:val="nil"/>
              <w:bottom w:val="single" w:sz="4" w:space="0" w:color="auto"/>
              <w:right w:val="nil"/>
            </w:tcBorders>
            <w:shd w:val="clear" w:color="auto" w:fill="auto"/>
            <w:vAlign w:val="center"/>
            <w:hideMark/>
          </w:tcPr>
          <w:p w14:paraId="345B66A3"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17D4CB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2EF5BA1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3F1C10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0C860E5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DE1FF2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206F85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5072657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33F9066"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1376EAD"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Travel (not for work or school)</w:t>
            </w:r>
          </w:p>
        </w:tc>
        <w:tc>
          <w:tcPr>
            <w:tcW w:w="714" w:type="dxa"/>
            <w:tcBorders>
              <w:top w:val="nil"/>
              <w:left w:val="nil"/>
              <w:bottom w:val="single" w:sz="4" w:space="0" w:color="auto"/>
              <w:right w:val="nil"/>
            </w:tcBorders>
            <w:shd w:val="clear" w:color="auto" w:fill="auto"/>
            <w:vAlign w:val="center"/>
            <w:hideMark/>
          </w:tcPr>
          <w:p w14:paraId="469D83B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3D3DFE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24151A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EE51D2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9C133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C9A3213"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27FB78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48AF96F8"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3F7C13"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893468A" w14:textId="77777777" w:rsidR="00B86C54" w:rsidRPr="00B86C54" w:rsidRDefault="00B86C54" w:rsidP="00B86C54">
            <w:pPr>
              <w:widowControl/>
              <w:spacing w:line="240" w:lineRule="auto"/>
              <w:ind w:leftChars="80" w:left="192"/>
              <w:rPr>
                <w:rFonts w:eastAsia="Times New Roman" w:cs="Calibri"/>
                <w:sz w:val="20"/>
                <w:szCs w:val="20"/>
              </w:rPr>
            </w:pPr>
            <w:r w:rsidRPr="00B86C54">
              <w:rPr>
                <w:rFonts w:eastAsia="Times New Roman" w:cs="Calibri"/>
                <w:sz w:val="20"/>
                <w:szCs w:val="20"/>
              </w:rPr>
              <w:t>Watching TV, listening to radio, reading</w:t>
            </w:r>
          </w:p>
        </w:tc>
        <w:tc>
          <w:tcPr>
            <w:tcW w:w="714" w:type="dxa"/>
            <w:tcBorders>
              <w:top w:val="nil"/>
              <w:left w:val="nil"/>
              <w:bottom w:val="single" w:sz="4" w:space="0" w:color="auto"/>
              <w:right w:val="nil"/>
            </w:tcBorders>
            <w:shd w:val="clear" w:color="auto" w:fill="auto"/>
            <w:vAlign w:val="center"/>
            <w:hideMark/>
          </w:tcPr>
          <w:p w14:paraId="1505D96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C72F468"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0116EA0A"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671D343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6668C66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5C9000A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B752E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79961F6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758F2B0D"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187ADA9"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Exercising</w:t>
            </w:r>
          </w:p>
        </w:tc>
        <w:tc>
          <w:tcPr>
            <w:tcW w:w="714" w:type="dxa"/>
            <w:tcBorders>
              <w:top w:val="nil"/>
              <w:left w:val="nil"/>
              <w:bottom w:val="single" w:sz="4" w:space="0" w:color="auto"/>
              <w:right w:val="nil"/>
            </w:tcBorders>
            <w:shd w:val="clear" w:color="auto" w:fill="auto"/>
            <w:vAlign w:val="center"/>
            <w:hideMark/>
          </w:tcPr>
          <w:p w14:paraId="1D1DEE2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04746F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97AF714"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D65A9AF"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02B7C3C"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0F49E596"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0F9728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1CAB600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0FABD71A"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10739B5F"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Social activities and hobbies</w:t>
            </w:r>
          </w:p>
        </w:tc>
        <w:tc>
          <w:tcPr>
            <w:tcW w:w="714" w:type="dxa"/>
            <w:tcBorders>
              <w:top w:val="nil"/>
              <w:left w:val="nil"/>
              <w:bottom w:val="single" w:sz="4" w:space="0" w:color="auto"/>
              <w:right w:val="nil"/>
            </w:tcBorders>
            <w:shd w:val="clear" w:color="auto" w:fill="auto"/>
            <w:vAlign w:val="center"/>
            <w:hideMark/>
          </w:tcPr>
          <w:p w14:paraId="3E1C328D"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5ACC170C"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629D20AB"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40FB1CE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7C8FDEF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66AAEC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35BF255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010749E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4030FC8"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4E67B74B"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Religious activities</w:t>
            </w:r>
          </w:p>
        </w:tc>
        <w:tc>
          <w:tcPr>
            <w:tcW w:w="714" w:type="dxa"/>
            <w:tcBorders>
              <w:top w:val="nil"/>
              <w:left w:val="nil"/>
              <w:bottom w:val="single" w:sz="4" w:space="0" w:color="auto"/>
              <w:right w:val="nil"/>
            </w:tcBorders>
            <w:shd w:val="clear" w:color="auto" w:fill="auto"/>
            <w:vAlign w:val="center"/>
            <w:hideMark/>
          </w:tcPr>
          <w:p w14:paraId="7BEF9C16"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3243E67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71EC26A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0B930DCA"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2384B874"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35A50B37"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17AC04F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3D4826BE"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1E9D26F4"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54812D71" w14:textId="77777777" w:rsidR="00B86C54" w:rsidRPr="00B86C54" w:rsidRDefault="00B86C54" w:rsidP="00B86C54">
            <w:pPr>
              <w:widowControl/>
              <w:spacing w:line="240" w:lineRule="auto"/>
              <w:ind w:firstLineChars="100" w:firstLine="200"/>
              <w:rPr>
                <w:rFonts w:eastAsia="Times New Roman" w:cs="Calibri"/>
                <w:sz w:val="20"/>
                <w:szCs w:val="20"/>
              </w:rPr>
            </w:pPr>
            <w:r w:rsidRPr="00B86C54">
              <w:rPr>
                <w:rFonts w:eastAsia="Times New Roman" w:cs="Calibri"/>
                <w:sz w:val="20"/>
                <w:szCs w:val="20"/>
              </w:rPr>
              <w:t>Other</w:t>
            </w:r>
          </w:p>
        </w:tc>
        <w:tc>
          <w:tcPr>
            <w:tcW w:w="714" w:type="dxa"/>
            <w:tcBorders>
              <w:top w:val="nil"/>
              <w:left w:val="nil"/>
              <w:bottom w:val="single" w:sz="4" w:space="0" w:color="auto"/>
              <w:right w:val="nil"/>
            </w:tcBorders>
            <w:shd w:val="clear" w:color="auto" w:fill="auto"/>
            <w:vAlign w:val="center"/>
            <w:hideMark/>
          </w:tcPr>
          <w:p w14:paraId="7AB93452"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2E1919B0"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3FB3DFF"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288616F0"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1080" w:type="dxa"/>
            <w:tcBorders>
              <w:top w:val="nil"/>
              <w:left w:val="nil"/>
              <w:bottom w:val="single" w:sz="4" w:space="0" w:color="auto"/>
              <w:right w:val="nil"/>
            </w:tcBorders>
            <w:shd w:val="clear" w:color="auto" w:fill="auto"/>
            <w:vAlign w:val="center"/>
            <w:hideMark/>
          </w:tcPr>
          <w:p w14:paraId="3B2AAA9D"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16" w:type="dxa"/>
            <w:tcBorders>
              <w:top w:val="nil"/>
              <w:left w:val="nil"/>
              <w:bottom w:val="single" w:sz="4" w:space="0" w:color="auto"/>
              <w:right w:val="nil"/>
            </w:tcBorders>
            <w:shd w:val="clear" w:color="auto" w:fill="auto"/>
            <w:vAlign w:val="center"/>
            <w:hideMark/>
          </w:tcPr>
          <w:p w14:paraId="6EE01011"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824" w:type="dxa"/>
            <w:tcBorders>
              <w:top w:val="nil"/>
              <w:left w:val="nil"/>
              <w:bottom w:val="single" w:sz="4" w:space="0" w:color="auto"/>
              <w:right w:val="nil"/>
            </w:tcBorders>
            <w:shd w:val="clear" w:color="auto" w:fill="auto"/>
            <w:vAlign w:val="center"/>
            <w:hideMark/>
          </w:tcPr>
          <w:p w14:paraId="24D53D82"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c>
          <w:tcPr>
            <w:tcW w:w="624" w:type="dxa"/>
            <w:tcBorders>
              <w:top w:val="nil"/>
              <w:left w:val="nil"/>
              <w:bottom w:val="single" w:sz="4" w:space="0" w:color="auto"/>
              <w:right w:val="nil"/>
            </w:tcBorders>
            <w:shd w:val="clear" w:color="auto" w:fill="auto"/>
            <w:vAlign w:val="center"/>
            <w:hideMark/>
          </w:tcPr>
          <w:p w14:paraId="23A57C45" w14:textId="77777777" w:rsidR="00B86C54" w:rsidRPr="00B86C54" w:rsidRDefault="00B86C54" w:rsidP="00B86C54">
            <w:pPr>
              <w:widowControl/>
              <w:spacing w:line="240" w:lineRule="auto"/>
              <w:jc w:val="center"/>
              <w:rPr>
                <w:rFonts w:eastAsia="Times New Roman" w:cs="Calibri"/>
                <w:sz w:val="20"/>
                <w:szCs w:val="20"/>
              </w:rPr>
            </w:pPr>
            <w:r w:rsidRPr="00B86C54">
              <w:rPr>
                <w:rFonts w:eastAsia="Times New Roman" w:cs="Calibri"/>
                <w:sz w:val="20"/>
                <w:szCs w:val="20"/>
              </w:rPr>
              <w:t> </w:t>
            </w:r>
          </w:p>
        </w:tc>
      </w:tr>
      <w:tr w:rsidR="00B86C54" w:rsidRPr="00B86C54" w14:paraId="4FEC9F31" w14:textId="77777777" w:rsidTr="004D273B">
        <w:trPr>
          <w:trHeight w:val="259"/>
        </w:trPr>
        <w:tc>
          <w:tcPr>
            <w:tcW w:w="3600" w:type="dxa"/>
            <w:tcBorders>
              <w:top w:val="nil"/>
              <w:left w:val="nil"/>
              <w:bottom w:val="single" w:sz="4" w:space="0" w:color="auto"/>
              <w:right w:val="nil"/>
            </w:tcBorders>
            <w:shd w:val="clear" w:color="auto" w:fill="auto"/>
            <w:vAlign w:val="center"/>
            <w:hideMark/>
          </w:tcPr>
          <w:p w14:paraId="0DEC27D9" w14:textId="77777777" w:rsidR="00B86C54" w:rsidRPr="00B86C54" w:rsidRDefault="00B86C54" w:rsidP="00B86C54">
            <w:pPr>
              <w:widowControl/>
              <w:spacing w:line="240" w:lineRule="auto"/>
              <w:rPr>
                <w:rFonts w:eastAsia="Times New Roman" w:cs="Calibri"/>
                <w:b/>
                <w:bCs/>
                <w:color w:val="auto"/>
                <w:sz w:val="20"/>
                <w:szCs w:val="20"/>
              </w:rPr>
            </w:pPr>
            <w:r w:rsidRPr="00B86C54">
              <w:rPr>
                <w:rFonts w:eastAsia="Times New Roman" w:cs="Calibri"/>
                <w:b/>
                <w:bCs/>
                <w:color w:val="auto"/>
                <w:sz w:val="20"/>
                <w:szCs w:val="20"/>
              </w:rPr>
              <w:t>Number of men</w:t>
            </w:r>
          </w:p>
        </w:tc>
        <w:tc>
          <w:tcPr>
            <w:tcW w:w="714" w:type="dxa"/>
            <w:tcBorders>
              <w:top w:val="nil"/>
              <w:left w:val="nil"/>
              <w:bottom w:val="single" w:sz="4" w:space="0" w:color="auto"/>
              <w:right w:val="nil"/>
            </w:tcBorders>
            <w:shd w:val="clear" w:color="auto" w:fill="auto"/>
            <w:vAlign w:val="center"/>
            <w:hideMark/>
          </w:tcPr>
          <w:p w14:paraId="37C17511"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1080" w:type="dxa"/>
            <w:tcBorders>
              <w:top w:val="nil"/>
              <w:left w:val="nil"/>
              <w:bottom w:val="single" w:sz="4" w:space="0" w:color="auto"/>
              <w:right w:val="nil"/>
            </w:tcBorders>
            <w:shd w:val="clear" w:color="auto" w:fill="auto"/>
            <w:vAlign w:val="center"/>
            <w:hideMark/>
          </w:tcPr>
          <w:p w14:paraId="13B4E0B9"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270" w:type="dxa"/>
            <w:tcBorders>
              <w:top w:val="nil"/>
              <w:left w:val="nil"/>
              <w:bottom w:val="single" w:sz="4" w:space="0" w:color="auto"/>
              <w:right w:val="nil"/>
            </w:tcBorders>
            <w:shd w:val="clear" w:color="auto" w:fill="auto"/>
            <w:vAlign w:val="center"/>
            <w:hideMark/>
          </w:tcPr>
          <w:p w14:paraId="1D1DE0FE" w14:textId="77777777" w:rsidR="00B86C54" w:rsidRPr="00B86C54" w:rsidRDefault="00B86C54" w:rsidP="00B86C54">
            <w:pPr>
              <w:widowControl/>
              <w:spacing w:line="240" w:lineRule="auto"/>
              <w:rPr>
                <w:rFonts w:eastAsia="Times New Roman" w:cs="Times New Roman"/>
                <w:sz w:val="20"/>
                <w:szCs w:val="20"/>
              </w:rPr>
            </w:pPr>
            <w:r w:rsidRPr="00B86C54">
              <w:rPr>
                <w:rFonts w:eastAsia="Times New Roman" w:cs="Times New Roman"/>
                <w:sz w:val="20"/>
                <w:szCs w:val="20"/>
              </w:rPr>
              <w:t> </w:t>
            </w:r>
          </w:p>
        </w:tc>
        <w:tc>
          <w:tcPr>
            <w:tcW w:w="720" w:type="dxa"/>
            <w:tcBorders>
              <w:top w:val="nil"/>
              <w:left w:val="nil"/>
              <w:bottom w:val="single" w:sz="4" w:space="0" w:color="auto"/>
              <w:right w:val="nil"/>
            </w:tcBorders>
            <w:shd w:val="clear" w:color="auto" w:fill="auto"/>
            <w:vAlign w:val="center"/>
            <w:hideMark/>
          </w:tcPr>
          <w:p w14:paraId="1E4D2433"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1080" w:type="dxa"/>
            <w:tcBorders>
              <w:top w:val="nil"/>
              <w:left w:val="nil"/>
              <w:bottom w:val="single" w:sz="4" w:space="0" w:color="auto"/>
              <w:right w:val="nil"/>
            </w:tcBorders>
            <w:shd w:val="clear" w:color="auto" w:fill="auto"/>
            <w:vAlign w:val="center"/>
            <w:hideMark/>
          </w:tcPr>
          <w:p w14:paraId="10728DA6"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16" w:type="dxa"/>
            <w:tcBorders>
              <w:top w:val="nil"/>
              <w:left w:val="nil"/>
              <w:bottom w:val="single" w:sz="4" w:space="0" w:color="auto"/>
              <w:right w:val="nil"/>
            </w:tcBorders>
            <w:shd w:val="clear" w:color="auto" w:fill="auto"/>
            <w:vAlign w:val="center"/>
            <w:hideMark/>
          </w:tcPr>
          <w:p w14:paraId="15B0D9F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824" w:type="dxa"/>
            <w:tcBorders>
              <w:top w:val="nil"/>
              <w:left w:val="nil"/>
              <w:bottom w:val="single" w:sz="4" w:space="0" w:color="auto"/>
              <w:right w:val="nil"/>
            </w:tcBorders>
            <w:shd w:val="clear" w:color="auto" w:fill="auto"/>
            <w:vAlign w:val="center"/>
            <w:hideMark/>
          </w:tcPr>
          <w:p w14:paraId="3CA6CF91"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c>
          <w:tcPr>
            <w:tcW w:w="624" w:type="dxa"/>
            <w:tcBorders>
              <w:top w:val="nil"/>
              <w:left w:val="nil"/>
              <w:bottom w:val="single" w:sz="4" w:space="0" w:color="auto"/>
              <w:right w:val="nil"/>
            </w:tcBorders>
            <w:shd w:val="clear" w:color="auto" w:fill="auto"/>
            <w:vAlign w:val="center"/>
            <w:hideMark/>
          </w:tcPr>
          <w:p w14:paraId="6675CAA9" w14:textId="77777777" w:rsidR="00B86C54" w:rsidRPr="00B86C54" w:rsidRDefault="00B86C54" w:rsidP="00B86C54">
            <w:pPr>
              <w:widowControl/>
              <w:spacing w:line="240" w:lineRule="auto"/>
              <w:jc w:val="center"/>
              <w:rPr>
                <w:rFonts w:eastAsia="Times New Roman" w:cs="Calibri"/>
                <w:b/>
                <w:bCs/>
                <w:color w:val="auto"/>
                <w:sz w:val="20"/>
                <w:szCs w:val="20"/>
              </w:rPr>
            </w:pPr>
            <w:r w:rsidRPr="00B86C54">
              <w:rPr>
                <w:rFonts w:eastAsia="Times New Roman" w:cs="Calibri"/>
                <w:b/>
                <w:bCs/>
                <w:color w:val="auto"/>
                <w:sz w:val="20"/>
                <w:szCs w:val="20"/>
              </w:rPr>
              <w:t> </w:t>
            </w:r>
          </w:p>
        </w:tc>
      </w:tr>
    </w:tbl>
    <w:p w14:paraId="7B3D007C" w14:textId="77777777" w:rsidR="002175E8" w:rsidRDefault="002175E8" w:rsidP="00286F7B">
      <w:pPr>
        <w:keepNext/>
        <w:widowControl/>
        <w:spacing w:line="259" w:lineRule="auto"/>
        <w:rPr>
          <w:rFonts w:eastAsia="Times New Roman" w:cs="Calibri"/>
          <w:sz w:val="16"/>
          <w:szCs w:val="16"/>
        </w:rPr>
      </w:pPr>
      <w:r>
        <w:rPr>
          <w:rFonts w:eastAsia="Times New Roman" w:cs="Calibri"/>
          <w:sz w:val="16"/>
          <w:szCs w:val="16"/>
        </w:rPr>
        <w:t>Est.=estimate</w:t>
      </w:r>
    </w:p>
    <w:p w14:paraId="67B9C3EA" w14:textId="06FEE251"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rPr>
        <w:t>^ Results not statistically reliable, n&lt;30</w:t>
      </w:r>
    </w:p>
    <w:p w14:paraId="5C9DE3DD"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a </w:t>
      </w:r>
      <w:r w:rsidRPr="009868B1">
        <w:rPr>
          <w:rFonts w:eastAsia="Times New Roman" w:cs="Calibri"/>
          <w:sz w:val="16"/>
          <w:szCs w:val="16"/>
        </w:rPr>
        <w:t xml:space="preserve">Significance tests were performed to determine whether a difference exists between the baseline and endline estimates. </w:t>
      </w:r>
    </w:p>
    <w:p w14:paraId="303B78CB" w14:textId="77777777" w:rsidR="007A3292" w:rsidRPr="009868B1" w:rsidRDefault="007A3292" w:rsidP="00286F7B">
      <w:pPr>
        <w:keepNext/>
        <w:widowControl/>
        <w:spacing w:line="259" w:lineRule="auto"/>
        <w:rPr>
          <w:rFonts w:eastAsia="Times New Roman" w:cs="Calibri"/>
          <w:sz w:val="16"/>
          <w:szCs w:val="16"/>
        </w:rPr>
      </w:pPr>
      <w:r w:rsidRPr="009868B1">
        <w:rPr>
          <w:rFonts w:eastAsia="Times New Roman" w:cs="Calibri"/>
          <w:sz w:val="16"/>
          <w:szCs w:val="16"/>
          <w:vertAlign w:val="superscript"/>
        </w:rPr>
        <w:t xml:space="preserve">b </w:t>
      </w:r>
      <w:r w:rsidRPr="009868B1">
        <w:rPr>
          <w:rFonts w:eastAsia="Times New Roman" w:cs="Calibri"/>
          <w:sz w:val="16"/>
          <w:szCs w:val="16"/>
        </w:rPr>
        <w:t>Differences found to be statistically significant are indicated by level: * p&lt;0.05, ** p&lt;0.01, *** p&lt;0.001.</w:t>
      </w:r>
    </w:p>
    <w:p w14:paraId="7495BF9C" w14:textId="77777777" w:rsidR="007A3292" w:rsidRPr="009868B1" w:rsidRDefault="007A3292" w:rsidP="009A2150">
      <w:pPr>
        <w:keepNext/>
        <w:widowControl/>
        <w:spacing w:line="259" w:lineRule="auto"/>
        <w:ind w:left="90" w:hanging="90"/>
        <w:rPr>
          <w:rFonts w:eastAsia="Times New Roman" w:cs="Calibri"/>
          <w:sz w:val="16"/>
          <w:szCs w:val="16"/>
        </w:rPr>
      </w:pPr>
      <w:r w:rsidRPr="009868B1">
        <w:rPr>
          <w:rFonts w:eastAsia="Times New Roman" w:cs="Calibri"/>
          <w:sz w:val="16"/>
          <w:szCs w:val="16"/>
          <w:vertAlign w:val="superscript"/>
        </w:rPr>
        <w:t xml:space="preserve">c </w:t>
      </w:r>
      <w:r w:rsidRPr="009868B1">
        <w:rPr>
          <w:rFonts w:eastAsia="Times New Roman" w:cs="Calibri"/>
          <w:sz w:val="16"/>
          <w:szCs w:val="16"/>
        </w:rPr>
        <w:t xml:space="preserve">Estimates for women exclude households that do not have a primary adult female decisionmaker or that have missing or incomplete indicator data. </w:t>
      </w:r>
    </w:p>
    <w:p w14:paraId="2FE4C8E5"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vertAlign w:val="superscript"/>
        </w:rPr>
        <w:t>d</w:t>
      </w:r>
      <w:r w:rsidRPr="009868B1">
        <w:rPr>
          <w:rFonts w:eastAsia="Times New Roman" w:cs="Calibri"/>
          <w:sz w:val="16"/>
          <w:szCs w:val="16"/>
        </w:rPr>
        <w:t xml:space="preserve"> Activities considered to be work in the A-WEAI calculations</w:t>
      </w:r>
    </w:p>
    <w:p w14:paraId="76FBD187" w14:textId="77777777" w:rsidR="007A3292" w:rsidRPr="009868B1" w:rsidRDefault="007A3292" w:rsidP="009868B1">
      <w:pPr>
        <w:widowControl/>
        <w:spacing w:line="259" w:lineRule="auto"/>
        <w:rPr>
          <w:rFonts w:eastAsia="Times New Roman" w:cs="Calibri"/>
          <w:sz w:val="16"/>
          <w:szCs w:val="16"/>
        </w:rPr>
      </w:pPr>
      <w:proofErr w:type="spellStart"/>
      <w:r w:rsidRPr="009868B1">
        <w:rPr>
          <w:rFonts w:eastAsia="Times New Roman" w:cs="Calibri"/>
          <w:sz w:val="16"/>
          <w:szCs w:val="16"/>
          <w:vertAlign w:val="superscript"/>
        </w:rPr>
        <w:t>e</w:t>
      </w:r>
      <w:proofErr w:type="spellEnd"/>
      <w:r w:rsidRPr="009868B1">
        <w:rPr>
          <w:rFonts w:eastAsia="Times New Roman" w:cs="Calibri"/>
          <w:sz w:val="16"/>
          <w:szCs w:val="16"/>
          <w:vertAlign w:val="superscript"/>
        </w:rPr>
        <w:t xml:space="preserve"> </w:t>
      </w:r>
      <w:r w:rsidRPr="009868B1">
        <w:rPr>
          <w:rFonts w:eastAsia="Times New Roman" w:cs="Calibri"/>
          <w:sz w:val="16"/>
          <w:szCs w:val="16"/>
        </w:rPr>
        <w:t xml:space="preserve">Estimates for men exclude households that do not have a primary adult male decisionmaker or that have missing or incomplete indicator data. </w:t>
      </w:r>
    </w:p>
    <w:p w14:paraId="35A22E2A" w14:textId="77777777"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 xml:space="preserve">Notes: </w:t>
      </w:r>
      <w:r w:rsidRPr="009868B1">
        <w:rPr>
          <w:rFonts w:eastAsia="Times New Roman" w:cs="Calibri"/>
          <w:sz w:val="16"/>
          <w:szCs w:val="16"/>
        </w:rPr>
        <w:br/>
        <w:t>Estimates are sample-weighted; numbers of observations are unweighted.</w:t>
      </w:r>
      <w:r w:rsidRPr="009868B1">
        <w:rPr>
          <w:rFonts w:eastAsia="Times New Roman" w:cs="Calibri"/>
          <w:sz w:val="16"/>
          <w:szCs w:val="16"/>
        </w:rPr>
        <w:br/>
        <w:t>Estimates are based on primary adult decisionmakers who are de jure household members.</w:t>
      </w:r>
    </w:p>
    <w:p w14:paraId="29D1E07E" w14:textId="2DC2136E" w:rsidR="007A3292" w:rsidRPr="009868B1" w:rsidRDefault="007A3292" w:rsidP="009868B1">
      <w:pPr>
        <w:widowControl/>
        <w:spacing w:line="259" w:lineRule="auto"/>
        <w:rPr>
          <w:rFonts w:eastAsia="Times New Roman" w:cs="Calibri"/>
          <w:sz w:val="16"/>
          <w:szCs w:val="16"/>
        </w:rPr>
      </w:pPr>
      <w:r w:rsidRPr="009868B1">
        <w:rPr>
          <w:rFonts w:eastAsia="Times New Roman" w:cs="Calibri"/>
          <w:sz w:val="16"/>
          <w:szCs w:val="16"/>
        </w:rPr>
        <w:t>Sources: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baseline</w:t>
      </w:r>
      <w:r w:rsidRPr="009868B1">
        <w:rPr>
          <w:rFonts w:eastAsia="Times New Roman" w:cs="Calibri"/>
          <w:sz w:val="16"/>
          <w:szCs w:val="16"/>
          <w:highlight w:val="yellow"/>
        </w:rPr>
        <w:t xml:space="preserve"> survey year(s)</w:t>
      </w:r>
      <w:r w:rsidRPr="009868B1">
        <w:rPr>
          <w:rFonts w:eastAsia="Times New Roman" w:cs="Calibri"/>
          <w:sz w:val="16"/>
          <w:szCs w:val="16"/>
        </w:rPr>
        <w:t>]; Feed the Future [</w:t>
      </w:r>
      <w:r w:rsidRPr="009868B1">
        <w:rPr>
          <w:rFonts w:eastAsia="Times New Roman" w:cs="Calibri"/>
          <w:sz w:val="16"/>
          <w:szCs w:val="16"/>
          <w:highlight w:val="yellow"/>
        </w:rPr>
        <w:t>Country</w:t>
      </w:r>
      <w:r w:rsidRPr="009868B1">
        <w:rPr>
          <w:rFonts w:eastAsia="Times New Roman" w:cs="Calibri"/>
          <w:sz w:val="16"/>
          <w:szCs w:val="16"/>
        </w:rPr>
        <w:t>] ZOI Survey [</w:t>
      </w:r>
      <w:r w:rsidR="00552F38">
        <w:rPr>
          <w:rFonts w:eastAsia="Times New Roman" w:cs="Calibri"/>
          <w:sz w:val="16"/>
          <w:szCs w:val="16"/>
        </w:rPr>
        <w:t>endline</w:t>
      </w:r>
      <w:r w:rsidRPr="009868B1">
        <w:rPr>
          <w:rFonts w:eastAsia="Times New Roman" w:cs="Calibri"/>
          <w:sz w:val="16"/>
          <w:szCs w:val="16"/>
          <w:highlight w:val="yellow"/>
        </w:rPr>
        <w:t xml:space="preserve"> survey year(s)]</w:t>
      </w:r>
    </w:p>
    <w:p w14:paraId="15F60DCA" w14:textId="1EE8D51C" w:rsidR="006048BD" w:rsidRDefault="006048BD">
      <w:pPr>
        <w:widowControl/>
        <w:spacing w:line="240" w:lineRule="auto"/>
        <w:rPr>
          <w:rFonts w:eastAsia="Cabin" w:cs="Cabin"/>
          <w:b/>
        </w:rPr>
      </w:pPr>
      <w:r>
        <w:br w:type="page"/>
      </w:r>
    </w:p>
    <w:p w14:paraId="04C60ED3" w14:textId="3176AAB8" w:rsidR="00B510C1" w:rsidRDefault="003019C5" w:rsidP="00F36C92">
      <w:pPr>
        <w:pStyle w:val="Heading3"/>
      </w:pPr>
      <w:bookmarkStart w:id="776" w:name="_Toc22897342"/>
      <w:bookmarkStart w:id="777" w:name="_Toc50719345"/>
      <w:r>
        <w:t xml:space="preserve">Chapter 6: </w:t>
      </w:r>
      <w:r w:rsidR="00B510C1">
        <w:t>Household hunger</w:t>
      </w:r>
      <w:bookmarkEnd w:id="776"/>
      <w:r>
        <w:t xml:space="preserve"> and dietary intake</w:t>
      </w:r>
      <w:bookmarkEnd w:id="777"/>
    </w:p>
    <w:p w14:paraId="7ECC253E" w14:textId="6655314D" w:rsidR="00B510C1" w:rsidRPr="003019C5" w:rsidRDefault="00B510C1" w:rsidP="003019C5">
      <w:pPr>
        <w:pStyle w:val="Tabletitle"/>
        <w:keepLines/>
        <w:spacing w:before="240"/>
        <w:contextualSpacing/>
        <w:outlineLvl w:val="3"/>
      </w:pPr>
      <w:bookmarkStart w:id="778" w:name="_Toc50719219"/>
      <w:r w:rsidRPr="003019C5">
        <w:t>Table A</w:t>
      </w:r>
      <w:r w:rsidR="009A6920">
        <w:t>1.</w:t>
      </w:r>
      <w:r w:rsidRPr="003019C5">
        <w:t>6.1.1: Comparison of Moderate to Severe Household Hunger</w:t>
      </w:r>
      <w:r w:rsidR="009A6DF0" w:rsidRPr="009A6DF0">
        <w:t xml:space="preserve"> </w:t>
      </w:r>
      <w:r w:rsidR="009A6DF0">
        <w:t xml:space="preserve">in the </w:t>
      </w:r>
      <w:r w:rsidR="00160DC3">
        <w:t>Phase One</w:t>
      </w:r>
      <w:r w:rsidR="007F25EC">
        <w:t xml:space="preserve"> ZOI</w:t>
      </w:r>
      <w:r w:rsidRPr="003019C5">
        <w:t xml:space="preserve">, in Total and by Selected Household Characteristics, Feed the Future </w:t>
      </w:r>
      <w:r w:rsidR="00160DC3">
        <w:t>Phase One</w:t>
      </w:r>
      <w:r w:rsidRPr="003019C5">
        <w:t xml:space="preserve"> Baseline and Endline ZOI Surveys</w:t>
      </w:r>
      <w:bookmarkEnd w:id="778"/>
    </w:p>
    <w:tbl>
      <w:tblPr>
        <w:tblW w:w="5000" w:type="pct"/>
        <w:tblLayout w:type="fixed"/>
        <w:tblCellMar>
          <w:left w:w="72" w:type="dxa"/>
          <w:right w:w="72" w:type="dxa"/>
        </w:tblCellMar>
        <w:tblLook w:val="04A0" w:firstRow="1" w:lastRow="0" w:firstColumn="1" w:lastColumn="0" w:noHBand="0" w:noVBand="1"/>
      </w:tblPr>
      <w:tblGrid>
        <w:gridCol w:w="2397"/>
        <w:gridCol w:w="665"/>
        <w:gridCol w:w="954"/>
        <w:gridCol w:w="671"/>
        <w:gridCol w:w="191"/>
        <w:gridCol w:w="669"/>
        <w:gridCol w:w="955"/>
        <w:gridCol w:w="669"/>
        <w:gridCol w:w="644"/>
        <w:gridCol w:w="886"/>
        <w:gridCol w:w="803"/>
      </w:tblGrid>
      <w:tr w:rsidR="0020732E" w:rsidRPr="006048BD" w14:paraId="67879632" w14:textId="77777777" w:rsidTr="0005358E">
        <w:tc>
          <w:tcPr>
            <w:tcW w:w="2255" w:type="dxa"/>
            <w:tcBorders>
              <w:top w:val="single" w:sz="4" w:space="0" w:color="auto"/>
              <w:left w:val="nil"/>
              <w:bottom w:val="nil"/>
              <w:right w:val="nil"/>
            </w:tcBorders>
            <w:shd w:val="clear" w:color="000000" w:fill="387990"/>
            <w:noWrap/>
            <w:vAlign w:val="bottom"/>
            <w:hideMark/>
          </w:tcPr>
          <w:p w14:paraId="13809EEA"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6" w:type="dxa"/>
            <w:gridSpan w:val="3"/>
            <w:tcBorders>
              <w:top w:val="single" w:sz="4" w:space="0" w:color="auto"/>
              <w:left w:val="nil"/>
              <w:bottom w:val="single" w:sz="4" w:space="0" w:color="FFFFFF"/>
              <w:right w:val="nil"/>
            </w:tcBorders>
            <w:shd w:val="clear" w:color="000000" w:fill="387990"/>
          </w:tcPr>
          <w:p w14:paraId="1EB25A45"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5D3B6B" w14:textId="52C9B1AF"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3BBD4B7E" w14:textId="77777777" w:rsidR="0020732E" w:rsidRPr="006048BD" w:rsidRDefault="0020732E"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59" w:type="dxa"/>
            <w:gridSpan w:val="3"/>
            <w:tcBorders>
              <w:top w:val="single" w:sz="4" w:space="0" w:color="auto"/>
              <w:left w:val="nil"/>
              <w:bottom w:val="single" w:sz="4" w:space="0" w:color="FFFFFF"/>
              <w:right w:val="nil"/>
            </w:tcBorders>
            <w:shd w:val="clear" w:color="000000" w:fill="387990"/>
          </w:tcPr>
          <w:p w14:paraId="4F989711" w14:textId="77777777" w:rsidR="0020732E"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805EF85" w14:textId="3B3DDEC9"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606" w:type="dxa"/>
            <w:vMerge w:val="restart"/>
            <w:tcBorders>
              <w:top w:val="single" w:sz="4" w:space="0" w:color="auto"/>
              <w:left w:val="nil"/>
              <w:right w:val="nil"/>
            </w:tcBorders>
            <w:shd w:val="clear" w:color="000000" w:fill="387990"/>
            <w:vAlign w:val="bottom"/>
            <w:hideMark/>
          </w:tcPr>
          <w:p w14:paraId="46C2BDD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4" w:type="dxa"/>
            <w:vMerge w:val="restart"/>
            <w:tcBorders>
              <w:top w:val="single" w:sz="4" w:space="0" w:color="auto"/>
              <w:left w:val="nil"/>
              <w:right w:val="nil"/>
            </w:tcBorders>
            <w:shd w:val="clear" w:color="000000" w:fill="387990"/>
            <w:vAlign w:val="bottom"/>
            <w:hideMark/>
          </w:tcPr>
          <w:p w14:paraId="0D5E6AA9"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756" w:type="dxa"/>
            <w:vMerge w:val="restart"/>
            <w:tcBorders>
              <w:top w:val="single" w:sz="4" w:space="0" w:color="auto"/>
              <w:left w:val="nil"/>
              <w:right w:val="nil"/>
            </w:tcBorders>
            <w:shd w:val="clear" w:color="000000" w:fill="387990"/>
            <w:vAlign w:val="bottom"/>
            <w:hideMark/>
          </w:tcPr>
          <w:p w14:paraId="7A2E9142" w14:textId="77777777"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20732E" w:rsidRPr="006048BD" w14:paraId="2A403E62" w14:textId="77777777" w:rsidTr="0005358E">
        <w:tc>
          <w:tcPr>
            <w:tcW w:w="2255" w:type="dxa"/>
            <w:tcBorders>
              <w:top w:val="nil"/>
              <w:left w:val="nil"/>
              <w:bottom w:val="single" w:sz="4" w:space="0" w:color="auto"/>
              <w:right w:val="nil"/>
            </w:tcBorders>
            <w:shd w:val="clear" w:color="000000" w:fill="387990"/>
            <w:vAlign w:val="bottom"/>
            <w:hideMark/>
          </w:tcPr>
          <w:p w14:paraId="5799FADE" w14:textId="77777777" w:rsidR="0020732E" w:rsidRPr="006048BD" w:rsidRDefault="0020732E"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6" w:type="dxa"/>
            <w:tcBorders>
              <w:top w:val="nil"/>
              <w:left w:val="nil"/>
              <w:bottom w:val="single" w:sz="4" w:space="0" w:color="auto"/>
              <w:right w:val="nil"/>
            </w:tcBorders>
            <w:shd w:val="clear" w:color="000000" w:fill="387990"/>
            <w:vAlign w:val="bottom"/>
            <w:hideMark/>
          </w:tcPr>
          <w:p w14:paraId="4939F668" w14:textId="636E715F"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8" w:type="dxa"/>
            <w:tcBorders>
              <w:top w:val="nil"/>
              <w:left w:val="nil"/>
              <w:bottom w:val="single" w:sz="4" w:space="0" w:color="auto"/>
              <w:right w:val="nil"/>
            </w:tcBorders>
            <w:shd w:val="clear" w:color="000000" w:fill="387990"/>
          </w:tcPr>
          <w:p w14:paraId="1CFE5919" w14:textId="4AAB3BAB"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2" w:type="dxa"/>
            <w:tcBorders>
              <w:top w:val="nil"/>
              <w:left w:val="nil"/>
              <w:bottom w:val="single" w:sz="4" w:space="0" w:color="auto"/>
              <w:right w:val="nil"/>
            </w:tcBorders>
            <w:shd w:val="clear" w:color="000000" w:fill="387990"/>
            <w:noWrap/>
            <w:vAlign w:val="bottom"/>
            <w:hideMark/>
          </w:tcPr>
          <w:p w14:paraId="4FAED2DD" w14:textId="7E4E4D74"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00DC5563" w14:textId="77777777" w:rsidR="0020732E" w:rsidRPr="006048BD" w:rsidRDefault="0020732E"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1FC45610" w14:textId="638CC30A" w:rsidR="0020732E" w:rsidRPr="006048BD" w:rsidRDefault="0005358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899" w:type="dxa"/>
            <w:tcBorders>
              <w:top w:val="nil"/>
              <w:left w:val="nil"/>
              <w:bottom w:val="single" w:sz="4" w:space="0" w:color="auto"/>
              <w:right w:val="nil"/>
            </w:tcBorders>
            <w:shd w:val="clear" w:color="000000" w:fill="387990"/>
          </w:tcPr>
          <w:p w14:paraId="7BF9F78C" w14:textId="3BCEF1CF" w:rsidR="0020732E" w:rsidRPr="006048BD" w:rsidRDefault="0020732E"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4A2665E6" w14:textId="29B0BAC6" w:rsidR="0020732E" w:rsidRPr="006048BD" w:rsidRDefault="0020732E"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606" w:type="dxa"/>
            <w:vMerge/>
            <w:tcBorders>
              <w:left w:val="nil"/>
              <w:bottom w:val="single" w:sz="4" w:space="0" w:color="000000"/>
              <w:right w:val="nil"/>
            </w:tcBorders>
            <w:vAlign w:val="center"/>
            <w:hideMark/>
          </w:tcPr>
          <w:p w14:paraId="3E2015D7"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834" w:type="dxa"/>
            <w:vMerge/>
            <w:tcBorders>
              <w:left w:val="nil"/>
              <w:bottom w:val="single" w:sz="4" w:space="0" w:color="000000"/>
              <w:right w:val="nil"/>
            </w:tcBorders>
            <w:vAlign w:val="center"/>
            <w:hideMark/>
          </w:tcPr>
          <w:p w14:paraId="4977C5BD" w14:textId="77777777" w:rsidR="0020732E" w:rsidRPr="006048BD" w:rsidRDefault="0020732E" w:rsidP="006048BD">
            <w:pPr>
              <w:widowControl/>
              <w:spacing w:line="259" w:lineRule="auto"/>
              <w:rPr>
                <w:rFonts w:eastAsia="Times New Roman" w:cs="Times New Roman"/>
                <w:b/>
                <w:bCs/>
                <w:color w:val="FFFFFF"/>
                <w:sz w:val="20"/>
                <w:szCs w:val="20"/>
              </w:rPr>
            </w:pPr>
          </w:p>
        </w:tc>
        <w:tc>
          <w:tcPr>
            <w:tcW w:w="756" w:type="dxa"/>
            <w:vMerge/>
            <w:tcBorders>
              <w:left w:val="nil"/>
              <w:bottom w:val="single" w:sz="4" w:space="0" w:color="000000"/>
              <w:right w:val="nil"/>
            </w:tcBorders>
            <w:vAlign w:val="center"/>
            <w:hideMark/>
          </w:tcPr>
          <w:p w14:paraId="12E9B137" w14:textId="77777777" w:rsidR="0020732E" w:rsidRPr="006048BD" w:rsidRDefault="0020732E" w:rsidP="006048BD">
            <w:pPr>
              <w:widowControl/>
              <w:spacing w:line="259" w:lineRule="auto"/>
              <w:rPr>
                <w:rFonts w:eastAsia="Times New Roman" w:cs="Times New Roman"/>
                <w:b/>
                <w:bCs/>
                <w:color w:val="FFFFFF"/>
                <w:sz w:val="20"/>
                <w:szCs w:val="20"/>
              </w:rPr>
            </w:pPr>
          </w:p>
        </w:tc>
      </w:tr>
      <w:tr w:rsidR="00BE28B9" w:rsidRPr="006048BD" w14:paraId="5267AA97" w14:textId="77777777" w:rsidTr="004D273B">
        <w:trPr>
          <w:trHeight w:val="259"/>
        </w:trPr>
        <w:tc>
          <w:tcPr>
            <w:tcW w:w="2255" w:type="dxa"/>
            <w:tcBorders>
              <w:top w:val="nil"/>
              <w:left w:val="nil"/>
              <w:bottom w:val="single" w:sz="4" w:space="0" w:color="auto"/>
              <w:right w:val="nil"/>
            </w:tcBorders>
            <w:shd w:val="clear" w:color="auto" w:fill="auto"/>
            <w:noWrap/>
            <w:vAlign w:val="center"/>
            <w:hideMark/>
          </w:tcPr>
          <w:p w14:paraId="7DA6004D" w14:textId="77777777" w:rsidR="00BE28B9" w:rsidRPr="006048BD" w:rsidRDefault="00BE28B9" w:rsidP="00BE28B9">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6" w:type="dxa"/>
            <w:tcBorders>
              <w:top w:val="nil"/>
              <w:left w:val="nil"/>
              <w:bottom w:val="single" w:sz="4" w:space="0" w:color="auto"/>
              <w:right w:val="nil"/>
            </w:tcBorders>
            <w:shd w:val="clear" w:color="auto" w:fill="auto"/>
            <w:noWrap/>
            <w:vAlign w:val="center"/>
          </w:tcPr>
          <w:p w14:paraId="64668DD8" w14:textId="5BCDF35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vAlign w:val="center"/>
          </w:tcPr>
          <w:p w14:paraId="36305CAD" w14:textId="618238E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tcPr>
          <w:p w14:paraId="4D5C8BAF" w14:textId="36226B7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26787D8" w14:textId="02B3258C"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08D3706B" w14:textId="6B36F35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vAlign w:val="center"/>
          </w:tcPr>
          <w:p w14:paraId="280838DD" w14:textId="2CDE678A"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328C7198" w14:textId="30E06DB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tcPr>
          <w:p w14:paraId="50EE9AF3" w14:textId="52B97C3F"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tcPr>
          <w:p w14:paraId="67C9CF88" w14:textId="3EAECB4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tcPr>
          <w:p w14:paraId="442B7656" w14:textId="01CD5E7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42ADC58"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6E084B87" w14:textId="2C3C501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4F4670B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C5F84FB"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0214275"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77D8339" w14:textId="7C3BE085"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05200D15"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E783436"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5477D4C8"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6F14579B"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B53CDB9"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6" w:type="dxa"/>
            <w:tcBorders>
              <w:top w:val="nil"/>
              <w:left w:val="nil"/>
              <w:bottom w:val="single" w:sz="4" w:space="0" w:color="auto"/>
              <w:right w:val="nil"/>
            </w:tcBorders>
            <w:shd w:val="clear" w:color="auto" w:fill="auto"/>
            <w:noWrap/>
            <w:vAlign w:val="center"/>
            <w:hideMark/>
          </w:tcPr>
          <w:p w14:paraId="6907FD0F" w14:textId="236E9A7E"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CD11D3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28413E5" w14:textId="03BC609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FFC242A" w14:textId="09E51DF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7042F5C" w14:textId="35BC7A88"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8AE1A5B"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6999692" w14:textId="39590F5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1D3210B8" w14:textId="40A54AD2"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7B29D23" w14:textId="0BD23DE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A433350" w14:textId="1B9DB29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519497D5"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7A71C37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6" w:type="dxa"/>
            <w:tcBorders>
              <w:top w:val="nil"/>
              <w:left w:val="nil"/>
              <w:bottom w:val="single" w:sz="4" w:space="0" w:color="auto"/>
              <w:right w:val="nil"/>
            </w:tcBorders>
            <w:shd w:val="clear" w:color="auto" w:fill="auto"/>
            <w:noWrap/>
            <w:vAlign w:val="center"/>
            <w:hideMark/>
          </w:tcPr>
          <w:p w14:paraId="79641393" w14:textId="0BD9255F"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407DB7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0F4FF7E6" w14:textId="4FD185D3"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9E5F206" w14:textId="2EB17FA6"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5827DE3" w14:textId="6A7AD4E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6ECE09D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A243FAA" w14:textId="1800B936"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2BAB1A33" w14:textId="7AE9FFF3"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799B70" w14:textId="53A0327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D4D17BE" w14:textId="43BCDC5E"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ADB1BD3"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4C91AEFA"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6" w:type="dxa"/>
            <w:tcBorders>
              <w:top w:val="nil"/>
              <w:left w:val="nil"/>
              <w:bottom w:val="single" w:sz="4" w:space="0" w:color="auto"/>
              <w:right w:val="nil"/>
            </w:tcBorders>
            <w:shd w:val="clear" w:color="auto" w:fill="auto"/>
            <w:noWrap/>
            <w:vAlign w:val="center"/>
            <w:hideMark/>
          </w:tcPr>
          <w:p w14:paraId="0BF29C8B" w14:textId="3F5ED38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24B6920"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56C2D4D" w14:textId="0223CBBB"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212D4A3" w14:textId="056751E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3774602F" w14:textId="67BCC8A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53C4835"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69AC54B" w14:textId="50CEB68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8F7608" w14:textId="7F8DE1C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36657556" w14:textId="342FF7D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D532C65" w14:textId="2F442763"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6AAA4552" w14:textId="77777777" w:rsidTr="008A44F4">
        <w:trPr>
          <w:trHeight w:val="259"/>
        </w:trPr>
        <w:tc>
          <w:tcPr>
            <w:tcW w:w="2255" w:type="dxa"/>
            <w:tcBorders>
              <w:top w:val="nil"/>
              <w:left w:val="nil"/>
              <w:bottom w:val="single" w:sz="4" w:space="0" w:color="auto"/>
              <w:right w:val="nil"/>
            </w:tcBorders>
            <w:shd w:val="clear" w:color="auto" w:fill="auto"/>
            <w:noWrap/>
            <w:vAlign w:val="center"/>
            <w:hideMark/>
          </w:tcPr>
          <w:p w14:paraId="32C72E51"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6" w:type="dxa"/>
            <w:tcBorders>
              <w:top w:val="nil"/>
              <w:left w:val="nil"/>
              <w:bottom w:val="single" w:sz="4" w:space="0" w:color="auto"/>
              <w:right w:val="nil"/>
            </w:tcBorders>
            <w:shd w:val="clear" w:color="auto" w:fill="auto"/>
            <w:noWrap/>
            <w:vAlign w:val="center"/>
            <w:hideMark/>
          </w:tcPr>
          <w:p w14:paraId="1E48A9E7" w14:textId="64A7C0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1D493895"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4AAB98A" w14:textId="54E62C95"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49CCCEF" w14:textId="2A19EF3F"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E6EB296" w14:textId="3FFC13D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C38DF84"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7C5DC17" w14:textId="0EC08EF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C992FA8" w14:textId="28319C59"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4916E99" w14:textId="666F5CD7"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7A4CAD88" w14:textId="5949928C"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441764C"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1325201" w14:textId="4BEDE4FC"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2280A377"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C0BE16D"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7A7FE5A0"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2ED3DA3B" w14:textId="19E17CDD"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1067D5C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4FE8388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1ACCF78C"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0881E80C"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1E64238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6" w:type="dxa"/>
            <w:tcBorders>
              <w:top w:val="nil"/>
              <w:left w:val="nil"/>
              <w:bottom w:val="single" w:sz="4" w:space="0" w:color="auto"/>
              <w:right w:val="nil"/>
            </w:tcBorders>
            <w:shd w:val="clear" w:color="auto" w:fill="auto"/>
            <w:noWrap/>
            <w:vAlign w:val="center"/>
            <w:hideMark/>
          </w:tcPr>
          <w:p w14:paraId="02B44E7C" w14:textId="7687FB05"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ACB178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A33AD5B" w14:textId="39213A6C"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B8E72C0" w14:textId="3071E91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2D4EF70" w14:textId="1D07D9BF"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D108F89"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DF284A9" w14:textId="65F5AD91"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0BD833AB" w14:textId="18595F5B"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28091F6" w14:textId="5A74040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96C3D8C" w14:textId="2FCB2A94"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7F1F5E4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AAFD312"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6" w:type="dxa"/>
            <w:tcBorders>
              <w:top w:val="nil"/>
              <w:left w:val="nil"/>
              <w:bottom w:val="single" w:sz="4" w:space="0" w:color="auto"/>
              <w:right w:val="nil"/>
            </w:tcBorders>
            <w:shd w:val="clear" w:color="auto" w:fill="auto"/>
            <w:noWrap/>
            <w:vAlign w:val="center"/>
            <w:hideMark/>
          </w:tcPr>
          <w:p w14:paraId="46415B04" w14:textId="202D45C9"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6468439B"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544D7D7F" w14:textId="12F1E19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3BD45132" w14:textId="0258AE2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B3BBFC2" w14:textId="1F1DC94A"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0A8BC4FE"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E385217" w14:textId="0A30BB3D"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1B2034F" w14:textId="5F51B046"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1108A7D6" w14:textId="622F9579"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141B8739" w14:textId="56863D77"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0664F010"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171FD46"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6" w:type="dxa"/>
            <w:tcBorders>
              <w:top w:val="nil"/>
              <w:left w:val="nil"/>
              <w:bottom w:val="single" w:sz="4" w:space="0" w:color="auto"/>
              <w:right w:val="nil"/>
            </w:tcBorders>
            <w:shd w:val="clear" w:color="auto" w:fill="auto"/>
            <w:noWrap/>
            <w:vAlign w:val="center"/>
            <w:hideMark/>
          </w:tcPr>
          <w:p w14:paraId="3D0E5AF2" w14:textId="76F0D764"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24F828B1"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6AC3BAC5" w14:textId="03D53252"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E114FE" w14:textId="3767C411"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2EF5706" w14:textId="22D99200"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556A8CA7"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2EA59AC" w14:textId="51E19052"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437EE2D1" w14:textId="3EF12BB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519E470C" w14:textId="7E38A37A"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0187C4A" w14:textId="5DE483B8"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17F36A41"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695A4CBC"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6" w:type="dxa"/>
            <w:tcBorders>
              <w:top w:val="nil"/>
              <w:left w:val="nil"/>
              <w:bottom w:val="single" w:sz="4" w:space="0" w:color="auto"/>
              <w:right w:val="nil"/>
            </w:tcBorders>
            <w:shd w:val="clear" w:color="auto" w:fill="auto"/>
            <w:noWrap/>
            <w:vAlign w:val="center"/>
            <w:hideMark/>
          </w:tcPr>
          <w:p w14:paraId="483EA79B" w14:textId="229E0230"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0F28B53A"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26B0C0F3" w14:textId="396913C8"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5E6E35F" w14:textId="39AE5E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65AD9D15" w14:textId="716AC1F6"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33E5941"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0702C35" w14:textId="52DAE98B"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7A5CD793" w14:textId="3C4EA7F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2F1496D1" w14:textId="63966330"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43EA8B6B" w14:textId="1B6819BB"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2D8A47EF"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7040060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6" w:type="dxa"/>
            <w:tcBorders>
              <w:top w:val="nil"/>
              <w:left w:val="nil"/>
              <w:bottom w:val="single" w:sz="4" w:space="0" w:color="auto"/>
              <w:right w:val="nil"/>
            </w:tcBorders>
            <w:shd w:val="clear" w:color="auto" w:fill="auto"/>
            <w:noWrap/>
            <w:vAlign w:val="center"/>
            <w:hideMark/>
          </w:tcPr>
          <w:p w14:paraId="6334CA4E" w14:textId="03AFE6FD"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40C5E459"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7B420B58" w14:textId="0E933787"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FBA1639" w14:textId="5DCFCE74"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0F347E0" w14:textId="08300E29"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3B206823"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0191492" w14:textId="43EECC4C"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D3707B8" w14:textId="1A16E187"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638297A1" w14:textId="19A411CD"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23FFF5ED" w14:textId="464B9A26"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4AC6F9E9" w14:textId="77777777" w:rsidTr="004D273B">
        <w:trPr>
          <w:trHeight w:val="259"/>
        </w:trPr>
        <w:tc>
          <w:tcPr>
            <w:tcW w:w="4411" w:type="dxa"/>
            <w:gridSpan w:val="4"/>
            <w:tcBorders>
              <w:top w:val="single" w:sz="4" w:space="0" w:color="auto"/>
              <w:left w:val="nil"/>
              <w:bottom w:val="single" w:sz="4" w:space="0" w:color="auto"/>
              <w:right w:val="nil"/>
            </w:tcBorders>
            <w:shd w:val="clear" w:color="000000" w:fill="DBE7F3"/>
          </w:tcPr>
          <w:p w14:paraId="2CF67690" w14:textId="0988153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62F4AE2"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5F586809"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99" w:type="dxa"/>
            <w:tcBorders>
              <w:top w:val="nil"/>
              <w:left w:val="nil"/>
              <w:bottom w:val="single" w:sz="4" w:space="0" w:color="auto"/>
              <w:right w:val="nil"/>
            </w:tcBorders>
            <w:shd w:val="clear" w:color="000000" w:fill="DBE7F3"/>
          </w:tcPr>
          <w:p w14:paraId="2CBF7EE9" w14:textId="77777777" w:rsidR="00BE28B9" w:rsidRPr="006048BD" w:rsidRDefault="00BE28B9" w:rsidP="00BE28B9">
            <w:pPr>
              <w:widowControl/>
              <w:spacing w:line="259" w:lineRule="auto"/>
              <w:rPr>
                <w:rFonts w:eastAsia="Times New Roman" w:cs="Times New Roman"/>
                <w:b/>
                <w:bCs/>
                <w:color w:val="auto"/>
                <w:sz w:val="20"/>
                <w:szCs w:val="20"/>
              </w:rPr>
            </w:pPr>
          </w:p>
        </w:tc>
        <w:tc>
          <w:tcPr>
            <w:tcW w:w="630" w:type="dxa"/>
            <w:tcBorders>
              <w:top w:val="nil"/>
              <w:left w:val="nil"/>
              <w:bottom w:val="single" w:sz="4" w:space="0" w:color="auto"/>
              <w:right w:val="nil"/>
            </w:tcBorders>
            <w:shd w:val="clear" w:color="000000" w:fill="DBE7F3"/>
            <w:noWrap/>
            <w:vAlign w:val="center"/>
            <w:hideMark/>
          </w:tcPr>
          <w:p w14:paraId="5D9C1A5A" w14:textId="67E73A96"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06" w:type="dxa"/>
            <w:tcBorders>
              <w:top w:val="nil"/>
              <w:left w:val="nil"/>
              <w:bottom w:val="single" w:sz="4" w:space="0" w:color="auto"/>
              <w:right w:val="nil"/>
            </w:tcBorders>
            <w:shd w:val="clear" w:color="000000" w:fill="DBE7F3"/>
            <w:noWrap/>
            <w:vAlign w:val="center"/>
            <w:hideMark/>
          </w:tcPr>
          <w:p w14:paraId="48ABDCEA"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4" w:type="dxa"/>
            <w:tcBorders>
              <w:top w:val="nil"/>
              <w:left w:val="nil"/>
              <w:bottom w:val="single" w:sz="4" w:space="0" w:color="auto"/>
              <w:right w:val="nil"/>
            </w:tcBorders>
            <w:shd w:val="clear" w:color="000000" w:fill="DBE7F3"/>
            <w:noWrap/>
            <w:vAlign w:val="center"/>
            <w:hideMark/>
          </w:tcPr>
          <w:p w14:paraId="2DC9A7B4"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56" w:type="dxa"/>
            <w:tcBorders>
              <w:top w:val="nil"/>
              <w:left w:val="nil"/>
              <w:bottom w:val="single" w:sz="4" w:space="0" w:color="auto"/>
              <w:right w:val="nil"/>
            </w:tcBorders>
            <w:shd w:val="clear" w:color="000000" w:fill="DBE7F3"/>
            <w:noWrap/>
            <w:vAlign w:val="center"/>
            <w:hideMark/>
          </w:tcPr>
          <w:p w14:paraId="2C33656E" w14:textId="77777777" w:rsidR="00BE28B9" w:rsidRPr="006048BD" w:rsidRDefault="00BE28B9" w:rsidP="00BE28B9">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E28B9" w:rsidRPr="006048BD" w14:paraId="26FF9369"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4E6E4E63"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6" w:type="dxa"/>
            <w:tcBorders>
              <w:top w:val="nil"/>
              <w:left w:val="nil"/>
              <w:bottom w:val="single" w:sz="4" w:space="0" w:color="auto"/>
              <w:right w:val="nil"/>
            </w:tcBorders>
            <w:shd w:val="clear" w:color="auto" w:fill="auto"/>
            <w:noWrap/>
            <w:vAlign w:val="center"/>
            <w:hideMark/>
          </w:tcPr>
          <w:p w14:paraId="78C217A2" w14:textId="5D6571E1"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53A02F4D"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11A2BA" w14:textId="0606F2E0"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49CA398" w14:textId="6E33139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83CD8E2" w14:textId="388367FD"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15F6FE20"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15927B2" w14:textId="4BB265C4"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454D073" w14:textId="41084A51"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4F37FD01" w14:textId="0F38AA38"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31F1DEDD" w14:textId="0BE6EA4F" w:rsidR="00BE28B9" w:rsidRPr="006048BD" w:rsidRDefault="00BE28B9" w:rsidP="00BE28B9">
            <w:pPr>
              <w:widowControl/>
              <w:spacing w:line="259" w:lineRule="auto"/>
              <w:jc w:val="center"/>
              <w:rPr>
                <w:rFonts w:eastAsia="Times New Roman" w:cs="Times New Roman"/>
                <w:sz w:val="20"/>
                <w:szCs w:val="20"/>
              </w:rPr>
            </w:pPr>
          </w:p>
        </w:tc>
      </w:tr>
      <w:tr w:rsidR="00BE28B9" w:rsidRPr="006048BD" w14:paraId="3C292497" w14:textId="77777777" w:rsidTr="008A44F4">
        <w:trPr>
          <w:trHeight w:val="259"/>
        </w:trPr>
        <w:tc>
          <w:tcPr>
            <w:tcW w:w="2255" w:type="dxa"/>
            <w:tcBorders>
              <w:top w:val="nil"/>
              <w:left w:val="nil"/>
              <w:bottom w:val="single" w:sz="4" w:space="0" w:color="auto"/>
              <w:right w:val="nil"/>
            </w:tcBorders>
            <w:shd w:val="clear" w:color="auto" w:fill="auto"/>
            <w:vAlign w:val="center"/>
            <w:hideMark/>
          </w:tcPr>
          <w:p w14:paraId="35C6F5CB" w14:textId="77777777" w:rsidR="00BE28B9" w:rsidRPr="006048BD" w:rsidRDefault="00BE28B9" w:rsidP="00BE28B9">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6" w:type="dxa"/>
            <w:tcBorders>
              <w:top w:val="nil"/>
              <w:left w:val="nil"/>
              <w:bottom w:val="single" w:sz="4" w:space="0" w:color="auto"/>
              <w:right w:val="nil"/>
            </w:tcBorders>
            <w:shd w:val="clear" w:color="auto" w:fill="auto"/>
            <w:noWrap/>
            <w:vAlign w:val="center"/>
            <w:hideMark/>
          </w:tcPr>
          <w:p w14:paraId="2CD02DA3" w14:textId="34B78283" w:rsidR="00BE28B9" w:rsidRPr="006048BD" w:rsidRDefault="00BE28B9" w:rsidP="00BE28B9">
            <w:pPr>
              <w:widowControl/>
              <w:spacing w:line="259" w:lineRule="auto"/>
              <w:jc w:val="center"/>
              <w:rPr>
                <w:rFonts w:eastAsia="Times New Roman" w:cs="Times New Roman"/>
                <w:sz w:val="20"/>
                <w:szCs w:val="20"/>
              </w:rPr>
            </w:pPr>
          </w:p>
        </w:tc>
        <w:tc>
          <w:tcPr>
            <w:tcW w:w="898" w:type="dxa"/>
            <w:tcBorders>
              <w:top w:val="nil"/>
              <w:left w:val="nil"/>
              <w:bottom w:val="single" w:sz="4" w:space="0" w:color="auto"/>
              <w:right w:val="nil"/>
            </w:tcBorders>
          </w:tcPr>
          <w:p w14:paraId="38F950E4" w14:textId="77777777" w:rsidR="00BE28B9" w:rsidRPr="006048BD" w:rsidRDefault="00BE28B9" w:rsidP="00BE28B9">
            <w:pPr>
              <w:widowControl/>
              <w:spacing w:line="259" w:lineRule="auto"/>
              <w:jc w:val="center"/>
              <w:rPr>
                <w:rFonts w:eastAsia="Times New Roman" w:cs="Times New Roman"/>
                <w:sz w:val="20"/>
                <w:szCs w:val="20"/>
              </w:rPr>
            </w:pPr>
          </w:p>
        </w:tc>
        <w:tc>
          <w:tcPr>
            <w:tcW w:w="632" w:type="dxa"/>
            <w:tcBorders>
              <w:top w:val="nil"/>
              <w:left w:val="nil"/>
              <w:bottom w:val="single" w:sz="4" w:space="0" w:color="auto"/>
              <w:right w:val="nil"/>
            </w:tcBorders>
            <w:shd w:val="clear" w:color="auto" w:fill="auto"/>
            <w:vAlign w:val="center"/>
            <w:hideMark/>
          </w:tcPr>
          <w:p w14:paraId="4973853B" w14:textId="06605714" w:rsidR="00BE28B9" w:rsidRPr="006048BD" w:rsidRDefault="00BE28B9" w:rsidP="00BE28B9">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CAF90E" w14:textId="21867950"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8C17902" w14:textId="3EE8B653" w:rsidR="00BE28B9" w:rsidRPr="006048BD" w:rsidRDefault="00BE28B9" w:rsidP="00BE28B9">
            <w:pPr>
              <w:widowControl/>
              <w:spacing w:line="259" w:lineRule="auto"/>
              <w:jc w:val="center"/>
              <w:rPr>
                <w:rFonts w:eastAsia="Times New Roman" w:cs="Times New Roman"/>
                <w:sz w:val="20"/>
                <w:szCs w:val="20"/>
              </w:rPr>
            </w:pPr>
          </w:p>
        </w:tc>
        <w:tc>
          <w:tcPr>
            <w:tcW w:w="899" w:type="dxa"/>
            <w:tcBorders>
              <w:top w:val="nil"/>
              <w:left w:val="nil"/>
              <w:bottom w:val="single" w:sz="4" w:space="0" w:color="auto"/>
              <w:right w:val="nil"/>
            </w:tcBorders>
          </w:tcPr>
          <w:p w14:paraId="26554592" w14:textId="77777777" w:rsidR="00BE28B9" w:rsidRPr="006048BD" w:rsidRDefault="00BE28B9" w:rsidP="00BE28B9">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14C235C" w14:textId="09CD5C29" w:rsidR="00BE28B9" w:rsidRPr="006048BD" w:rsidRDefault="00BE28B9" w:rsidP="00BE28B9">
            <w:pPr>
              <w:widowControl/>
              <w:spacing w:line="259" w:lineRule="auto"/>
              <w:jc w:val="center"/>
              <w:rPr>
                <w:rFonts w:eastAsia="Times New Roman" w:cs="Times New Roman"/>
                <w:sz w:val="20"/>
                <w:szCs w:val="20"/>
              </w:rPr>
            </w:pPr>
          </w:p>
        </w:tc>
        <w:tc>
          <w:tcPr>
            <w:tcW w:w="606" w:type="dxa"/>
            <w:tcBorders>
              <w:top w:val="nil"/>
              <w:left w:val="nil"/>
              <w:bottom w:val="single" w:sz="4" w:space="0" w:color="auto"/>
              <w:right w:val="nil"/>
            </w:tcBorders>
            <w:shd w:val="clear" w:color="auto" w:fill="auto"/>
            <w:vAlign w:val="center"/>
            <w:hideMark/>
          </w:tcPr>
          <w:p w14:paraId="30F54DE6" w14:textId="2E480FBC" w:rsidR="00BE28B9" w:rsidRPr="006048BD" w:rsidRDefault="00BE28B9" w:rsidP="00BE28B9">
            <w:pPr>
              <w:widowControl/>
              <w:spacing w:line="259" w:lineRule="auto"/>
              <w:jc w:val="center"/>
              <w:rPr>
                <w:rFonts w:eastAsia="Times New Roman" w:cs="Times New Roman"/>
                <w:sz w:val="20"/>
                <w:szCs w:val="20"/>
              </w:rPr>
            </w:pPr>
          </w:p>
        </w:tc>
        <w:tc>
          <w:tcPr>
            <w:tcW w:w="834" w:type="dxa"/>
            <w:tcBorders>
              <w:top w:val="nil"/>
              <w:left w:val="nil"/>
              <w:bottom w:val="single" w:sz="4" w:space="0" w:color="auto"/>
              <w:right w:val="nil"/>
            </w:tcBorders>
            <w:shd w:val="clear" w:color="auto" w:fill="auto"/>
            <w:vAlign w:val="center"/>
            <w:hideMark/>
          </w:tcPr>
          <w:p w14:paraId="7DB6A284" w14:textId="49DA7885" w:rsidR="00BE28B9" w:rsidRPr="006048BD" w:rsidRDefault="00BE28B9" w:rsidP="00BE28B9">
            <w:pPr>
              <w:widowControl/>
              <w:spacing w:line="259" w:lineRule="auto"/>
              <w:jc w:val="center"/>
              <w:rPr>
                <w:rFonts w:eastAsia="Times New Roman" w:cs="Times New Roman"/>
                <w:sz w:val="20"/>
                <w:szCs w:val="20"/>
              </w:rPr>
            </w:pPr>
          </w:p>
        </w:tc>
        <w:tc>
          <w:tcPr>
            <w:tcW w:w="756" w:type="dxa"/>
            <w:tcBorders>
              <w:top w:val="nil"/>
              <w:left w:val="nil"/>
              <w:bottom w:val="single" w:sz="4" w:space="0" w:color="auto"/>
              <w:right w:val="nil"/>
            </w:tcBorders>
            <w:shd w:val="clear" w:color="auto" w:fill="auto"/>
            <w:vAlign w:val="center"/>
            <w:hideMark/>
          </w:tcPr>
          <w:p w14:paraId="6285A573" w14:textId="5D4E54F4" w:rsidR="00BE28B9" w:rsidRPr="006048BD" w:rsidRDefault="00BE28B9" w:rsidP="00BE28B9">
            <w:pPr>
              <w:widowControl/>
              <w:spacing w:line="259" w:lineRule="auto"/>
              <w:jc w:val="center"/>
              <w:rPr>
                <w:rFonts w:eastAsia="Times New Roman" w:cs="Times New Roman"/>
                <w:sz w:val="20"/>
                <w:szCs w:val="20"/>
              </w:rPr>
            </w:pPr>
          </w:p>
        </w:tc>
      </w:tr>
    </w:tbl>
    <w:p w14:paraId="68A6D618" w14:textId="369AFC9C" w:rsidR="001527CC" w:rsidRPr="001527CC" w:rsidRDefault="001527CC" w:rsidP="001527CC">
      <w:pPr>
        <w:pStyle w:val="BodyText"/>
        <w:spacing w:after="0"/>
        <w:ind w:left="90" w:hanging="90"/>
        <w:rPr>
          <w:sz w:val="16"/>
        </w:rPr>
      </w:pPr>
      <w:commentRangeStart w:id="779"/>
      <w:r w:rsidRPr="001527CC">
        <w:rPr>
          <w:sz w:val="16"/>
        </w:rPr>
        <w:t>^ Results not statistically reliable, n&lt;30</w:t>
      </w:r>
      <w:commentRangeEnd w:id="779"/>
      <w:r w:rsidR="00B435DA">
        <w:rPr>
          <w:rStyle w:val="CommentReference"/>
        </w:rPr>
        <w:commentReference w:id="779"/>
      </w:r>
    </w:p>
    <w:p w14:paraId="637044F0" w14:textId="2BE83C1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65118C71" w14:textId="5E7312F6"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6D45C269" w14:textId="163613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8401D8C" w14:textId="559F3DC4" w:rsidR="001527CC" w:rsidRPr="001527CC" w:rsidRDefault="001527CC" w:rsidP="001527CC">
      <w:pPr>
        <w:pStyle w:val="BodyText"/>
        <w:spacing w:after="0"/>
        <w:ind w:left="90" w:hanging="90"/>
        <w:rPr>
          <w:sz w:val="16"/>
        </w:rPr>
      </w:pPr>
      <w:r w:rsidRPr="001527CC">
        <w:rPr>
          <w:sz w:val="16"/>
        </w:rPr>
        <w:t xml:space="preserve">Notes: </w:t>
      </w:r>
    </w:p>
    <w:p w14:paraId="3EBA50D0"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631B106" w14:textId="4F32C592" w:rsidR="00CF0774" w:rsidRPr="004F3EDA" w:rsidRDefault="00CF0774" w:rsidP="00CF0774">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sidR="00702172">
        <w:rPr>
          <w:sz w:val="16"/>
        </w:rPr>
        <w:t xml:space="preserve">calculated using </w:t>
      </w:r>
      <w:r w:rsidRPr="004F3EDA">
        <w:rPr>
          <w:sz w:val="16"/>
        </w:rPr>
        <w:t xml:space="preserve">de jure </w:t>
      </w:r>
      <w:r>
        <w:rPr>
          <w:sz w:val="16"/>
        </w:rPr>
        <w:t>household members</w:t>
      </w:r>
      <w:r w:rsidRPr="004F3EDA">
        <w:rPr>
          <w:sz w:val="16"/>
        </w:rPr>
        <w:t>.</w:t>
      </w:r>
    </w:p>
    <w:p w14:paraId="6E8AE1AE" w14:textId="5F9DB7F1" w:rsidR="00B510C1"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3792CBF2" w14:textId="77777777" w:rsidR="001527CC" w:rsidRPr="001527CC" w:rsidRDefault="001527CC" w:rsidP="001527CC">
      <w:pPr>
        <w:pStyle w:val="BodyText"/>
      </w:pPr>
    </w:p>
    <w:p w14:paraId="586D588E" w14:textId="77777777" w:rsidR="006048BD" w:rsidRDefault="006048BD">
      <w:pPr>
        <w:widowControl/>
        <w:spacing w:line="240" w:lineRule="auto"/>
        <w:rPr>
          <w:b/>
          <w:snapToGrid w:val="0"/>
          <w:sz w:val="22"/>
          <w:szCs w:val="22"/>
        </w:rPr>
      </w:pPr>
      <w:r>
        <w:br w:type="page"/>
      </w:r>
    </w:p>
    <w:p w14:paraId="4A835256" w14:textId="418AC61A" w:rsidR="001527CC" w:rsidRDefault="00B510C1" w:rsidP="003019C5">
      <w:pPr>
        <w:pStyle w:val="Tabletitle"/>
        <w:keepLines/>
        <w:spacing w:before="240"/>
        <w:contextualSpacing/>
        <w:outlineLvl w:val="3"/>
      </w:pPr>
      <w:bookmarkStart w:id="780" w:name="_Toc50719220"/>
      <w:r w:rsidRPr="00B510C1">
        <w:t xml:space="preserve">Table </w:t>
      </w:r>
      <w:r>
        <w:t>A</w:t>
      </w:r>
      <w:r w:rsidR="009A6920">
        <w:t>1.</w:t>
      </w:r>
      <w:r w:rsidRPr="00B510C1">
        <w:t>6</w:t>
      </w:r>
      <w:r w:rsidR="00DC149B">
        <w:t>.</w:t>
      </w:r>
      <w:r w:rsidRPr="00B510C1">
        <w:t>1</w:t>
      </w:r>
      <w:r w:rsidR="00DC149B">
        <w:t>.</w:t>
      </w:r>
      <w:r>
        <w:t>2</w:t>
      </w:r>
      <w:r w:rsidRPr="00B510C1">
        <w:t>: Comparison of Severe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0"/>
    </w:p>
    <w:tbl>
      <w:tblPr>
        <w:tblW w:w="5000" w:type="pct"/>
        <w:tblLayout w:type="fixed"/>
        <w:tblCellMar>
          <w:left w:w="72" w:type="dxa"/>
          <w:right w:w="72" w:type="dxa"/>
        </w:tblCellMar>
        <w:tblLook w:val="04A0" w:firstRow="1" w:lastRow="0" w:firstColumn="1" w:lastColumn="0" w:noHBand="0" w:noVBand="1"/>
      </w:tblPr>
      <w:tblGrid>
        <w:gridCol w:w="2459"/>
        <w:gridCol w:w="590"/>
        <w:gridCol w:w="983"/>
        <w:gridCol w:w="707"/>
        <w:gridCol w:w="182"/>
        <w:gridCol w:w="584"/>
        <w:gridCol w:w="1082"/>
        <w:gridCol w:w="750"/>
        <w:gridCol w:w="608"/>
        <w:gridCol w:w="804"/>
        <w:gridCol w:w="755"/>
      </w:tblGrid>
      <w:tr w:rsidR="003B3BFE" w:rsidRPr="006048BD" w14:paraId="366EE26C" w14:textId="77777777" w:rsidTr="004D273B">
        <w:trPr>
          <w:trHeight w:val="259"/>
        </w:trPr>
        <w:tc>
          <w:tcPr>
            <w:tcW w:w="2250" w:type="dxa"/>
            <w:tcBorders>
              <w:top w:val="single" w:sz="4" w:space="0" w:color="auto"/>
              <w:left w:val="nil"/>
              <w:bottom w:val="nil"/>
              <w:right w:val="nil"/>
            </w:tcBorders>
            <w:shd w:val="clear" w:color="000000" w:fill="387990"/>
            <w:noWrap/>
            <w:vAlign w:val="bottom"/>
            <w:hideMark/>
          </w:tcPr>
          <w:p w14:paraId="4973940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087" w:type="dxa"/>
            <w:gridSpan w:val="3"/>
            <w:tcBorders>
              <w:top w:val="single" w:sz="4" w:space="0" w:color="auto"/>
              <w:left w:val="nil"/>
              <w:bottom w:val="single" w:sz="4" w:space="0" w:color="FFFFFF"/>
              <w:right w:val="nil"/>
            </w:tcBorders>
            <w:shd w:val="clear" w:color="000000" w:fill="387990"/>
          </w:tcPr>
          <w:p w14:paraId="720252C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E2EFA74"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67" w:type="dxa"/>
            <w:tcBorders>
              <w:top w:val="single" w:sz="4" w:space="0" w:color="auto"/>
              <w:left w:val="nil"/>
              <w:bottom w:val="nil"/>
              <w:right w:val="nil"/>
            </w:tcBorders>
            <w:shd w:val="clear" w:color="000000" w:fill="387990"/>
            <w:noWrap/>
            <w:vAlign w:val="bottom"/>
            <w:hideMark/>
          </w:tcPr>
          <w:p w14:paraId="4B4B23B5" w14:textId="77777777" w:rsidR="003B3BFE" w:rsidRPr="006048BD" w:rsidRDefault="003B3BFE"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13" w:type="dxa"/>
            <w:gridSpan w:val="3"/>
            <w:tcBorders>
              <w:top w:val="single" w:sz="4" w:space="0" w:color="auto"/>
              <w:left w:val="nil"/>
              <w:bottom w:val="single" w:sz="4" w:space="0" w:color="FFFFFF"/>
              <w:right w:val="nil"/>
            </w:tcBorders>
            <w:shd w:val="clear" w:color="000000" w:fill="387990"/>
          </w:tcPr>
          <w:p w14:paraId="1CA5C25A" w14:textId="77777777" w:rsidR="003B3BFE"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1E1DCA3E"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77E4744D"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124EAEA1"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F8E0551"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3B3BFE" w:rsidRPr="006048BD" w14:paraId="28D326FE" w14:textId="77777777" w:rsidTr="004D273B">
        <w:trPr>
          <w:trHeight w:val="259"/>
        </w:trPr>
        <w:tc>
          <w:tcPr>
            <w:tcW w:w="2250" w:type="dxa"/>
            <w:tcBorders>
              <w:top w:val="nil"/>
              <w:left w:val="nil"/>
              <w:bottom w:val="single" w:sz="4" w:space="0" w:color="auto"/>
              <w:right w:val="nil"/>
            </w:tcBorders>
            <w:shd w:val="clear" w:color="000000" w:fill="387990"/>
            <w:vAlign w:val="bottom"/>
            <w:hideMark/>
          </w:tcPr>
          <w:p w14:paraId="56F11596" w14:textId="77777777" w:rsidR="003B3BFE" w:rsidRPr="006048BD" w:rsidRDefault="003B3BFE"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540" w:type="dxa"/>
            <w:tcBorders>
              <w:top w:val="nil"/>
              <w:left w:val="nil"/>
              <w:bottom w:val="single" w:sz="4" w:space="0" w:color="auto"/>
              <w:right w:val="nil"/>
            </w:tcBorders>
            <w:shd w:val="clear" w:color="000000" w:fill="387990"/>
            <w:vAlign w:val="bottom"/>
            <w:hideMark/>
          </w:tcPr>
          <w:p w14:paraId="79D5F8DA" w14:textId="43848339"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20B8A97A"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674A5E8C"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67" w:type="dxa"/>
            <w:tcBorders>
              <w:top w:val="nil"/>
              <w:left w:val="nil"/>
              <w:bottom w:val="single" w:sz="4" w:space="0" w:color="auto"/>
              <w:right w:val="nil"/>
            </w:tcBorders>
            <w:shd w:val="clear" w:color="000000" w:fill="387990"/>
            <w:noWrap/>
            <w:vAlign w:val="bottom"/>
            <w:hideMark/>
          </w:tcPr>
          <w:p w14:paraId="2B1A07AA" w14:textId="77777777" w:rsidR="003B3BFE" w:rsidRPr="006048BD" w:rsidRDefault="003B3BFE"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535" w:type="dxa"/>
            <w:tcBorders>
              <w:top w:val="nil"/>
              <w:left w:val="nil"/>
              <w:bottom w:val="single" w:sz="4" w:space="0" w:color="auto"/>
              <w:right w:val="nil"/>
            </w:tcBorders>
            <w:shd w:val="clear" w:color="000000" w:fill="387990"/>
            <w:vAlign w:val="bottom"/>
            <w:hideMark/>
          </w:tcPr>
          <w:p w14:paraId="20A4C054" w14:textId="3189F22A" w:rsidR="003B3BFE" w:rsidRPr="006048BD" w:rsidRDefault="00305B87"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1" w:type="dxa"/>
            <w:tcBorders>
              <w:top w:val="nil"/>
              <w:left w:val="nil"/>
              <w:bottom w:val="single" w:sz="4" w:space="0" w:color="auto"/>
              <w:right w:val="nil"/>
            </w:tcBorders>
            <w:shd w:val="clear" w:color="000000" w:fill="387990"/>
          </w:tcPr>
          <w:p w14:paraId="6B731980" w14:textId="77777777" w:rsidR="003B3BFE" w:rsidRPr="006048BD" w:rsidRDefault="003B3BFE"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39A62C2D" w14:textId="77777777" w:rsidR="003B3BFE" w:rsidRPr="006048BD" w:rsidRDefault="003B3BFE"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6F98ABF"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1E4C9768" w14:textId="77777777" w:rsidR="003B3BFE" w:rsidRPr="006048BD" w:rsidRDefault="003B3BFE"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B593856" w14:textId="77777777" w:rsidR="003B3BFE" w:rsidRPr="006048BD" w:rsidRDefault="003B3BFE" w:rsidP="00F27E8A">
            <w:pPr>
              <w:widowControl/>
              <w:spacing w:line="259" w:lineRule="auto"/>
              <w:rPr>
                <w:rFonts w:eastAsia="Times New Roman" w:cs="Times New Roman"/>
                <w:b/>
                <w:bCs/>
                <w:color w:val="FFFFFF"/>
                <w:sz w:val="20"/>
                <w:szCs w:val="20"/>
              </w:rPr>
            </w:pPr>
          </w:p>
        </w:tc>
      </w:tr>
      <w:tr w:rsidR="00B605D1" w:rsidRPr="006048BD" w14:paraId="1BABB2E9" w14:textId="77777777" w:rsidTr="004D273B">
        <w:trPr>
          <w:trHeight w:val="259"/>
        </w:trPr>
        <w:tc>
          <w:tcPr>
            <w:tcW w:w="2250" w:type="dxa"/>
            <w:tcBorders>
              <w:top w:val="nil"/>
              <w:left w:val="nil"/>
              <w:bottom w:val="single" w:sz="4" w:space="0" w:color="auto"/>
              <w:right w:val="nil"/>
            </w:tcBorders>
            <w:shd w:val="clear" w:color="auto" w:fill="auto"/>
            <w:noWrap/>
            <w:vAlign w:val="center"/>
            <w:hideMark/>
          </w:tcPr>
          <w:p w14:paraId="478B998B" w14:textId="77777777" w:rsidR="00B605D1" w:rsidRPr="006048BD" w:rsidRDefault="00B605D1" w:rsidP="00B605D1">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540" w:type="dxa"/>
            <w:tcBorders>
              <w:top w:val="nil"/>
              <w:left w:val="nil"/>
              <w:bottom w:val="single" w:sz="4" w:space="0" w:color="auto"/>
              <w:right w:val="nil"/>
            </w:tcBorders>
            <w:shd w:val="clear" w:color="auto" w:fill="auto"/>
            <w:noWrap/>
            <w:vAlign w:val="center"/>
          </w:tcPr>
          <w:p w14:paraId="518E36F9" w14:textId="2EA25C39"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57DFC140" w14:textId="3E967F6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3E05A970" w14:textId="1E04F0CC"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tcPr>
          <w:p w14:paraId="7A420AD2"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tcPr>
          <w:p w14:paraId="52A61206" w14:textId="43047B8F"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vAlign w:val="center"/>
          </w:tcPr>
          <w:p w14:paraId="480E5435" w14:textId="4D11E82A"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8C161E6" w14:textId="37A1965B"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5DD59CEE" w14:textId="5F00AAB4"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66F23146" w14:textId="45336042"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745929F6" w14:textId="06FD79B9"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293C225"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24FB67E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67" w:type="dxa"/>
            <w:tcBorders>
              <w:top w:val="nil"/>
              <w:left w:val="nil"/>
              <w:bottom w:val="single" w:sz="4" w:space="0" w:color="auto"/>
              <w:right w:val="nil"/>
            </w:tcBorders>
            <w:shd w:val="clear" w:color="000000" w:fill="DBE7F3"/>
            <w:noWrap/>
            <w:vAlign w:val="center"/>
            <w:hideMark/>
          </w:tcPr>
          <w:p w14:paraId="5BCD68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721F71D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3B5FB22E"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1435D7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0654E0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96F84C2"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645106B"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E8CDB46"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598BE726"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540" w:type="dxa"/>
            <w:tcBorders>
              <w:top w:val="nil"/>
              <w:left w:val="nil"/>
              <w:bottom w:val="single" w:sz="4" w:space="0" w:color="auto"/>
              <w:right w:val="nil"/>
            </w:tcBorders>
            <w:shd w:val="clear" w:color="auto" w:fill="auto"/>
            <w:noWrap/>
            <w:vAlign w:val="center"/>
            <w:hideMark/>
          </w:tcPr>
          <w:p w14:paraId="672F713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221872E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FDBD4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0753E63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8B3FBD7"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BD1267E"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1BEA33D"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89318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F3ED8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0922E7"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2D6FF325"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1CC4E0BA"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540" w:type="dxa"/>
            <w:tcBorders>
              <w:top w:val="nil"/>
              <w:left w:val="nil"/>
              <w:bottom w:val="single" w:sz="4" w:space="0" w:color="auto"/>
              <w:right w:val="nil"/>
            </w:tcBorders>
            <w:shd w:val="clear" w:color="auto" w:fill="auto"/>
            <w:noWrap/>
            <w:vAlign w:val="center"/>
            <w:hideMark/>
          </w:tcPr>
          <w:p w14:paraId="47EE004F"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08EAE25"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CBB73F1"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E5BCEB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31677C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7FFF098D"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61E5FC1"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C60E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B2F6101"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3A93556"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6003B3C8"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3ACF902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540" w:type="dxa"/>
            <w:tcBorders>
              <w:top w:val="nil"/>
              <w:left w:val="nil"/>
              <w:bottom w:val="single" w:sz="4" w:space="0" w:color="auto"/>
              <w:right w:val="nil"/>
            </w:tcBorders>
            <w:shd w:val="clear" w:color="auto" w:fill="auto"/>
            <w:noWrap/>
            <w:vAlign w:val="center"/>
            <w:hideMark/>
          </w:tcPr>
          <w:p w14:paraId="47DB2853"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DA6DC68"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5625CF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995721A"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54751BF"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3C17E15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B2D3925"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0F63F86"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EFAD8D"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2E1EB10"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4D6750" w14:textId="77777777" w:rsidTr="008A44F4">
        <w:trPr>
          <w:trHeight w:val="259"/>
        </w:trPr>
        <w:tc>
          <w:tcPr>
            <w:tcW w:w="2250" w:type="dxa"/>
            <w:tcBorders>
              <w:top w:val="nil"/>
              <w:left w:val="nil"/>
              <w:bottom w:val="single" w:sz="4" w:space="0" w:color="auto"/>
              <w:right w:val="nil"/>
            </w:tcBorders>
            <w:shd w:val="clear" w:color="auto" w:fill="auto"/>
            <w:noWrap/>
            <w:vAlign w:val="center"/>
            <w:hideMark/>
          </w:tcPr>
          <w:p w14:paraId="0914D9F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540" w:type="dxa"/>
            <w:tcBorders>
              <w:top w:val="nil"/>
              <w:left w:val="nil"/>
              <w:bottom w:val="single" w:sz="4" w:space="0" w:color="auto"/>
              <w:right w:val="nil"/>
            </w:tcBorders>
            <w:shd w:val="clear" w:color="auto" w:fill="auto"/>
            <w:noWrap/>
            <w:vAlign w:val="center"/>
            <w:hideMark/>
          </w:tcPr>
          <w:p w14:paraId="7FF9EE07"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22D8FEF"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8F79460"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D03E477"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49608EE8"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85746DB"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745FA9A"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2ABC4E2"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2ACCAE6"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F0A743"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078B260"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64816E2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67" w:type="dxa"/>
            <w:tcBorders>
              <w:top w:val="nil"/>
              <w:left w:val="nil"/>
              <w:bottom w:val="single" w:sz="4" w:space="0" w:color="auto"/>
              <w:right w:val="nil"/>
            </w:tcBorders>
            <w:shd w:val="clear" w:color="000000" w:fill="DBE7F3"/>
            <w:vAlign w:val="center"/>
            <w:hideMark/>
          </w:tcPr>
          <w:p w14:paraId="546CE04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6FE60B5E"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674EF8BA"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BA8E0D8"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78C6A02C"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76FBB2CA"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106E47F"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715ADB6E"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1600FB3"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540" w:type="dxa"/>
            <w:tcBorders>
              <w:top w:val="nil"/>
              <w:left w:val="nil"/>
              <w:bottom w:val="single" w:sz="4" w:space="0" w:color="auto"/>
              <w:right w:val="nil"/>
            </w:tcBorders>
            <w:shd w:val="clear" w:color="auto" w:fill="auto"/>
            <w:noWrap/>
            <w:vAlign w:val="center"/>
            <w:hideMark/>
          </w:tcPr>
          <w:p w14:paraId="3D47259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D78CF7D"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EBCE7DE"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181A6C"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77BA74DA"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4721C44F"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574E0F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FE65A04"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318049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B76384E"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BD57172"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45A0F5A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540" w:type="dxa"/>
            <w:tcBorders>
              <w:top w:val="nil"/>
              <w:left w:val="nil"/>
              <w:bottom w:val="single" w:sz="4" w:space="0" w:color="auto"/>
              <w:right w:val="nil"/>
            </w:tcBorders>
            <w:shd w:val="clear" w:color="auto" w:fill="auto"/>
            <w:noWrap/>
            <w:vAlign w:val="center"/>
            <w:hideMark/>
          </w:tcPr>
          <w:p w14:paraId="4AFD210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BE99C3A"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C1B5939"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03ADF29"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D9000B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08771CC8"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C97EB03"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B1FC16F"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1C4C960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123F75D"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AA1BACF"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6DE0E7"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540" w:type="dxa"/>
            <w:tcBorders>
              <w:top w:val="nil"/>
              <w:left w:val="nil"/>
              <w:bottom w:val="single" w:sz="4" w:space="0" w:color="auto"/>
              <w:right w:val="nil"/>
            </w:tcBorders>
            <w:shd w:val="clear" w:color="auto" w:fill="auto"/>
            <w:noWrap/>
            <w:vAlign w:val="center"/>
            <w:hideMark/>
          </w:tcPr>
          <w:p w14:paraId="2059EA7E"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4859ED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52A96D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DEA551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1CED45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6B48237"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35F460CE"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B329D18"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FC18EE3"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F938D55"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201D89C"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29889B99"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540" w:type="dxa"/>
            <w:tcBorders>
              <w:top w:val="nil"/>
              <w:left w:val="nil"/>
              <w:bottom w:val="single" w:sz="4" w:space="0" w:color="auto"/>
              <w:right w:val="nil"/>
            </w:tcBorders>
            <w:shd w:val="clear" w:color="auto" w:fill="auto"/>
            <w:noWrap/>
            <w:vAlign w:val="center"/>
            <w:hideMark/>
          </w:tcPr>
          <w:p w14:paraId="78C614EB"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21D817E"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0FD9E02"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3CA38765"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688E1145"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D396D44"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F21A472"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8AE5B9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73FD8AB2"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0BEC7BF"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1C26B86"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BDF9390"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540" w:type="dxa"/>
            <w:tcBorders>
              <w:top w:val="nil"/>
              <w:left w:val="nil"/>
              <w:bottom w:val="single" w:sz="4" w:space="0" w:color="auto"/>
              <w:right w:val="nil"/>
            </w:tcBorders>
            <w:shd w:val="clear" w:color="auto" w:fill="auto"/>
            <w:noWrap/>
            <w:vAlign w:val="center"/>
            <w:hideMark/>
          </w:tcPr>
          <w:p w14:paraId="7B2CF2A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66697F7"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28E08C5D"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49759703"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3F2F3604"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11380ED3"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E9D603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67FD95E"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2D35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A33D6C1"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734DA9B8" w14:textId="77777777" w:rsidTr="004D273B">
        <w:trPr>
          <w:trHeight w:val="259"/>
        </w:trPr>
        <w:tc>
          <w:tcPr>
            <w:tcW w:w="4337" w:type="dxa"/>
            <w:gridSpan w:val="4"/>
            <w:tcBorders>
              <w:top w:val="single" w:sz="4" w:space="0" w:color="auto"/>
              <w:left w:val="nil"/>
              <w:bottom w:val="single" w:sz="4" w:space="0" w:color="auto"/>
              <w:right w:val="nil"/>
            </w:tcBorders>
            <w:shd w:val="clear" w:color="000000" w:fill="DBE7F3"/>
          </w:tcPr>
          <w:p w14:paraId="4AA3E37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67" w:type="dxa"/>
            <w:tcBorders>
              <w:top w:val="nil"/>
              <w:left w:val="nil"/>
              <w:bottom w:val="single" w:sz="4" w:space="0" w:color="auto"/>
              <w:right w:val="nil"/>
            </w:tcBorders>
            <w:shd w:val="clear" w:color="000000" w:fill="DBE7F3"/>
            <w:vAlign w:val="center"/>
            <w:hideMark/>
          </w:tcPr>
          <w:p w14:paraId="0C5A731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35" w:type="dxa"/>
            <w:tcBorders>
              <w:top w:val="nil"/>
              <w:left w:val="nil"/>
              <w:bottom w:val="single" w:sz="4" w:space="0" w:color="auto"/>
              <w:right w:val="nil"/>
            </w:tcBorders>
            <w:shd w:val="clear" w:color="000000" w:fill="DBE7F3"/>
            <w:noWrap/>
            <w:vAlign w:val="center"/>
            <w:hideMark/>
          </w:tcPr>
          <w:p w14:paraId="04FE4D45"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1" w:type="dxa"/>
            <w:tcBorders>
              <w:top w:val="nil"/>
              <w:left w:val="nil"/>
              <w:bottom w:val="single" w:sz="4" w:space="0" w:color="auto"/>
              <w:right w:val="nil"/>
            </w:tcBorders>
            <w:shd w:val="clear" w:color="000000" w:fill="DBE7F3"/>
          </w:tcPr>
          <w:p w14:paraId="2AE6F29C" w14:textId="77777777" w:rsidR="00B605D1" w:rsidRPr="006048BD" w:rsidRDefault="00B605D1" w:rsidP="00B605D1">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78F61A64"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145F78B9"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2DA71791"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E3FDEA7" w14:textId="77777777" w:rsidR="00B605D1" w:rsidRPr="006048BD" w:rsidRDefault="00B605D1" w:rsidP="00B605D1">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B605D1" w:rsidRPr="006048BD" w14:paraId="1734F904"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0574FE32"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540" w:type="dxa"/>
            <w:tcBorders>
              <w:top w:val="nil"/>
              <w:left w:val="nil"/>
              <w:bottom w:val="single" w:sz="4" w:space="0" w:color="auto"/>
              <w:right w:val="nil"/>
            </w:tcBorders>
            <w:shd w:val="clear" w:color="auto" w:fill="auto"/>
            <w:noWrap/>
            <w:vAlign w:val="center"/>
            <w:hideMark/>
          </w:tcPr>
          <w:p w14:paraId="74486B80"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950F534"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1DB8E5A"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6EF0F0F4"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2C58ADD0"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6110D110"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D313E1C"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5289635"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1174785"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1F921C" w14:textId="77777777" w:rsidR="00B605D1" w:rsidRPr="006048BD" w:rsidRDefault="00B605D1" w:rsidP="00B605D1">
            <w:pPr>
              <w:widowControl/>
              <w:spacing w:line="259" w:lineRule="auto"/>
              <w:jc w:val="center"/>
              <w:rPr>
                <w:rFonts w:eastAsia="Times New Roman" w:cs="Times New Roman"/>
                <w:sz w:val="20"/>
                <w:szCs w:val="20"/>
              </w:rPr>
            </w:pPr>
          </w:p>
        </w:tc>
      </w:tr>
      <w:tr w:rsidR="00B605D1" w:rsidRPr="006048BD" w14:paraId="1CF050BA" w14:textId="77777777" w:rsidTr="008A44F4">
        <w:trPr>
          <w:trHeight w:val="259"/>
        </w:trPr>
        <w:tc>
          <w:tcPr>
            <w:tcW w:w="2250" w:type="dxa"/>
            <w:tcBorders>
              <w:top w:val="nil"/>
              <w:left w:val="nil"/>
              <w:bottom w:val="single" w:sz="4" w:space="0" w:color="auto"/>
              <w:right w:val="nil"/>
            </w:tcBorders>
            <w:shd w:val="clear" w:color="auto" w:fill="auto"/>
            <w:vAlign w:val="center"/>
            <w:hideMark/>
          </w:tcPr>
          <w:p w14:paraId="6641D4CF" w14:textId="77777777" w:rsidR="00B605D1" w:rsidRPr="006048BD" w:rsidRDefault="00B605D1" w:rsidP="00B605D1">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540" w:type="dxa"/>
            <w:tcBorders>
              <w:top w:val="nil"/>
              <w:left w:val="nil"/>
              <w:bottom w:val="single" w:sz="4" w:space="0" w:color="auto"/>
              <w:right w:val="nil"/>
            </w:tcBorders>
            <w:shd w:val="clear" w:color="auto" w:fill="auto"/>
            <w:noWrap/>
            <w:vAlign w:val="center"/>
            <w:hideMark/>
          </w:tcPr>
          <w:p w14:paraId="068DF88C" w14:textId="77777777" w:rsidR="00B605D1" w:rsidRPr="006048BD" w:rsidRDefault="00B605D1" w:rsidP="00B605D1">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0F84C331" w14:textId="77777777" w:rsidR="00B605D1" w:rsidRPr="006048BD" w:rsidRDefault="00B605D1" w:rsidP="00B605D1">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7340E858" w14:textId="77777777" w:rsidR="00B605D1" w:rsidRPr="006048BD" w:rsidRDefault="00B605D1" w:rsidP="00B605D1">
            <w:pPr>
              <w:widowControl/>
              <w:spacing w:line="259" w:lineRule="auto"/>
              <w:jc w:val="center"/>
              <w:rPr>
                <w:rFonts w:eastAsia="Times New Roman" w:cs="Times New Roman"/>
                <w:sz w:val="20"/>
                <w:szCs w:val="20"/>
              </w:rPr>
            </w:pPr>
          </w:p>
        </w:tc>
        <w:tc>
          <w:tcPr>
            <w:tcW w:w="167" w:type="dxa"/>
            <w:tcBorders>
              <w:top w:val="nil"/>
              <w:left w:val="nil"/>
              <w:bottom w:val="single" w:sz="4" w:space="0" w:color="auto"/>
              <w:right w:val="nil"/>
            </w:tcBorders>
            <w:shd w:val="clear" w:color="auto" w:fill="auto"/>
            <w:vAlign w:val="center"/>
            <w:hideMark/>
          </w:tcPr>
          <w:p w14:paraId="1C1E64FE" w14:textId="77777777" w:rsidR="00B605D1" w:rsidRPr="006048BD" w:rsidRDefault="00B605D1" w:rsidP="00B605D1">
            <w:pPr>
              <w:widowControl/>
              <w:spacing w:line="259" w:lineRule="auto"/>
              <w:jc w:val="center"/>
              <w:rPr>
                <w:rFonts w:eastAsia="Times New Roman" w:cs="Times New Roman"/>
                <w:sz w:val="20"/>
                <w:szCs w:val="20"/>
              </w:rPr>
            </w:pPr>
          </w:p>
        </w:tc>
        <w:tc>
          <w:tcPr>
            <w:tcW w:w="535" w:type="dxa"/>
            <w:tcBorders>
              <w:top w:val="nil"/>
              <w:left w:val="nil"/>
              <w:bottom w:val="single" w:sz="4" w:space="0" w:color="auto"/>
              <w:right w:val="nil"/>
            </w:tcBorders>
            <w:shd w:val="clear" w:color="auto" w:fill="auto"/>
            <w:noWrap/>
            <w:vAlign w:val="center"/>
            <w:hideMark/>
          </w:tcPr>
          <w:p w14:paraId="551522D6" w14:textId="77777777" w:rsidR="00B605D1" w:rsidRPr="006048BD" w:rsidRDefault="00B605D1" w:rsidP="00B605D1">
            <w:pPr>
              <w:widowControl/>
              <w:spacing w:line="259" w:lineRule="auto"/>
              <w:jc w:val="center"/>
              <w:rPr>
                <w:rFonts w:eastAsia="Times New Roman" w:cs="Times New Roman"/>
                <w:sz w:val="20"/>
                <w:szCs w:val="20"/>
              </w:rPr>
            </w:pPr>
          </w:p>
        </w:tc>
        <w:tc>
          <w:tcPr>
            <w:tcW w:w="991" w:type="dxa"/>
            <w:tcBorders>
              <w:top w:val="nil"/>
              <w:left w:val="nil"/>
              <w:bottom w:val="single" w:sz="4" w:space="0" w:color="auto"/>
              <w:right w:val="nil"/>
            </w:tcBorders>
          </w:tcPr>
          <w:p w14:paraId="26E65F49" w14:textId="77777777" w:rsidR="00B605D1" w:rsidRPr="006048BD" w:rsidRDefault="00B605D1" w:rsidP="00B605D1">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6EE22A70" w14:textId="77777777" w:rsidR="00B605D1" w:rsidRPr="006048BD" w:rsidRDefault="00B605D1" w:rsidP="00B605D1">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583105B" w14:textId="77777777" w:rsidR="00B605D1" w:rsidRPr="006048BD" w:rsidRDefault="00B605D1" w:rsidP="00B605D1">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017750F" w14:textId="77777777" w:rsidR="00B605D1" w:rsidRPr="006048BD" w:rsidRDefault="00B605D1" w:rsidP="00B605D1">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EF29FFB" w14:textId="77777777" w:rsidR="00B605D1" w:rsidRPr="006048BD" w:rsidRDefault="00B605D1" w:rsidP="00B605D1">
            <w:pPr>
              <w:widowControl/>
              <w:spacing w:line="259" w:lineRule="auto"/>
              <w:jc w:val="center"/>
              <w:rPr>
                <w:rFonts w:eastAsia="Times New Roman" w:cs="Times New Roman"/>
                <w:sz w:val="20"/>
                <w:szCs w:val="20"/>
              </w:rPr>
            </w:pPr>
          </w:p>
        </w:tc>
      </w:tr>
    </w:tbl>
    <w:p w14:paraId="4CE6127C" w14:textId="77777777" w:rsidR="001527CC" w:rsidRPr="001527CC" w:rsidRDefault="001527CC" w:rsidP="001527CC">
      <w:pPr>
        <w:pStyle w:val="BodyText"/>
        <w:spacing w:after="0"/>
        <w:rPr>
          <w:sz w:val="16"/>
        </w:rPr>
      </w:pPr>
      <w:commentRangeStart w:id="781"/>
      <w:r w:rsidRPr="001527CC">
        <w:rPr>
          <w:sz w:val="16"/>
        </w:rPr>
        <w:t>^ Results not statistically reliable, n&lt;30</w:t>
      </w:r>
      <w:commentRangeEnd w:id="781"/>
      <w:r w:rsidR="00B435DA">
        <w:rPr>
          <w:rStyle w:val="CommentReference"/>
        </w:rPr>
        <w:commentReference w:id="781"/>
      </w:r>
    </w:p>
    <w:p w14:paraId="3160030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4B5FFCAD"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C6D655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4BD5BB68" w14:textId="77777777" w:rsidR="001527CC" w:rsidRPr="001527CC" w:rsidRDefault="001527CC" w:rsidP="001527CC">
      <w:pPr>
        <w:pStyle w:val="BodyText"/>
        <w:spacing w:after="0"/>
        <w:ind w:left="90" w:hanging="90"/>
        <w:rPr>
          <w:sz w:val="16"/>
        </w:rPr>
      </w:pPr>
      <w:r w:rsidRPr="001527CC">
        <w:rPr>
          <w:sz w:val="16"/>
        </w:rPr>
        <w:t xml:space="preserve">Notes: </w:t>
      </w:r>
    </w:p>
    <w:p w14:paraId="618367D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D797ACB"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082012B3" w14:textId="5036AD31" w:rsidR="00B510C1" w:rsidRP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627E800F" w14:textId="77777777" w:rsidR="00B510C1" w:rsidRDefault="00B510C1" w:rsidP="00F36C92">
      <w:pPr>
        <w:pStyle w:val="BodyText"/>
      </w:pPr>
    </w:p>
    <w:p w14:paraId="15134DB2" w14:textId="77777777" w:rsidR="006048BD" w:rsidRDefault="006048BD">
      <w:pPr>
        <w:widowControl/>
        <w:spacing w:line="240" w:lineRule="auto"/>
        <w:rPr>
          <w:b/>
          <w:snapToGrid w:val="0"/>
          <w:sz w:val="22"/>
          <w:szCs w:val="22"/>
        </w:rPr>
      </w:pPr>
      <w:r>
        <w:br w:type="page"/>
      </w:r>
    </w:p>
    <w:p w14:paraId="7A87BFFB" w14:textId="0E7CF449" w:rsidR="00B510C1" w:rsidRDefault="00B510C1" w:rsidP="003019C5">
      <w:pPr>
        <w:pStyle w:val="Tabletitle"/>
        <w:keepLines/>
        <w:spacing w:before="240"/>
        <w:contextualSpacing/>
        <w:outlineLvl w:val="3"/>
      </w:pPr>
      <w:bookmarkStart w:id="782" w:name="_Toc50719221"/>
      <w:r w:rsidRPr="00B510C1">
        <w:t xml:space="preserve">Table </w:t>
      </w:r>
      <w:r>
        <w:t>A</w:t>
      </w:r>
      <w:r w:rsidR="00DC149B">
        <w:t>1.</w:t>
      </w:r>
      <w:r w:rsidRPr="00B510C1">
        <w:t>6.1</w:t>
      </w:r>
      <w:r>
        <w:t>.3</w:t>
      </w:r>
      <w:r w:rsidRPr="00B510C1">
        <w:t>: Comparison of Moderate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2"/>
    </w:p>
    <w:tbl>
      <w:tblPr>
        <w:tblW w:w="5000" w:type="pct"/>
        <w:tblLayout w:type="fixed"/>
        <w:tblCellMar>
          <w:left w:w="72" w:type="dxa"/>
          <w:right w:w="72" w:type="dxa"/>
        </w:tblCellMar>
        <w:tblLook w:val="04A0" w:firstRow="1" w:lastRow="0" w:firstColumn="1" w:lastColumn="0" w:noHBand="0" w:noVBand="1"/>
      </w:tblPr>
      <w:tblGrid>
        <w:gridCol w:w="2358"/>
        <w:gridCol w:w="660"/>
        <w:gridCol w:w="1039"/>
        <w:gridCol w:w="661"/>
        <w:gridCol w:w="189"/>
        <w:gridCol w:w="661"/>
        <w:gridCol w:w="1039"/>
        <w:gridCol w:w="719"/>
        <w:gridCol w:w="584"/>
        <w:gridCol w:w="869"/>
        <w:gridCol w:w="725"/>
      </w:tblGrid>
      <w:tr w:rsidR="00DF5070" w:rsidRPr="006048BD" w14:paraId="2BC9284F" w14:textId="77777777" w:rsidTr="00DF5070">
        <w:tc>
          <w:tcPr>
            <w:tcW w:w="2249" w:type="dxa"/>
            <w:tcBorders>
              <w:top w:val="single" w:sz="4" w:space="0" w:color="auto"/>
              <w:left w:val="nil"/>
              <w:bottom w:val="nil"/>
              <w:right w:val="nil"/>
            </w:tcBorders>
            <w:shd w:val="clear" w:color="000000" w:fill="387990"/>
            <w:noWrap/>
            <w:vAlign w:val="bottom"/>
            <w:hideMark/>
          </w:tcPr>
          <w:p w14:paraId="397B4536"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50" w:type="dxa"/>
            <w:gridSpan w:val="3"/>
            <w:tcBorders>
              <w:top w:val="single" w:sz="4" w:space="0" w:color="auto"/>
              <w:left w:val="nil"/>
              <w:bottom w:val="single" w:sz="4" w:space="0" w:color="FFFFFF"/>
              <w:right w:val="nil"/>
            </w:tcBorders>
            <w:shd w:val="clear" w:color="000000" w:fill="387990"/>
          </w:tcPr>
          <w:p w14:paraId="491B01A2"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2C1A759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0" w:type="dxa"/>
            <w:tcBorders>
              <w:top w:val="single" w:sz="4" w:space="0" w:color="auto"/>
              <w:left w:val="nil"/>
              <w:bottom w:val="nil"/>
              <w:right w:val="nil"/>
            </w:tcBorders>
            <w:shd w:val="clear" w:color="000000" w:fill="387990"/>
            <w:noWrap/>
            <w:vAlign w:val="bottom"/>
            <w:hideMark/>
          </w:tcPr>
          <w:p w14:paraId="0E1E4EF1" w14:textId="77777777" w:rsidR="00DF5070" w:rsidRPr="006048BD" w:rsidRDefault="00DF5070"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5" w:type="dxa"/>
            <w:gridSpan w:val="3"/>
            <w:tcBorders>
              <w:top w:val="single" w:sz="4" w:space="0" w:color="auto"/>
              <w:left w:val="nil"/>
              <w:bottom w:val="single" w:sz="4" w:space="0" w:color="FFFFFF"/>
              <w:right w:val="nil"/>
            </w:tcBorders>
            <w:shd w:val="clear" w:color="000000" w:fill="387990"/>
          </w:tcPr>
          <w:p w14:paraId="3BC73DA8" w14:textId="77777777" w:rsidR="00DF5070"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6595222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254C475A"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28" w:type="dxa"/>
            <w:vMerge w:val="restart"/>
            <w:tcBorders>
              <w:top w:val="single" w:sz="4" w:space="0" w:color="auto"/>
              <w:left w:val="nil"/>
              <w:right w:val="nil"/>
            </w:tcBorders>
            <w:shd w:val="clear" w:color="000000" w:fill="387990"/>
            <w:vAlign w:val="bottom"/>
            <w:hideMark/>
          </w:tcPr>
          <w:p w14:paraId="7A5A13F8"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6CBD0DD9"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DF5070" w:rsidRPr="006048BD" w14:paraId="2C9DF79D" w14:textId="77777777" w:rsidTr="00DF5070">
        <w:tc>
          <w:tcPr>
            <w:tcW w:w="2249" w:type="dxa"/>
            <w:tcBorders>
              <w:top w:val="nil"/>
              <w:left w:val="nil"/>
              <w:bottom w:val="single" w:sz="4" w:space="0" w:color="auto"/>
              <w:right w:val="nil"/>
            </w:tcBorders>
            <w:shd w:val="clear" w:color="000000" w:fill="387990"/>
            <w:vAlign w:val="bottom"/>
            <w:hideMark/>
          </w:tcPr>
          <w:p w14:paraId="5F1C1685" w14:textId="77777777" w:rsidR="00DF5070" w:rsidRPr="006048BD" w:rsidRDefault="00DF5070"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0" w:type="dxa"/>
            <w:tcBorders>
              <w:top w:val="nil"/>
              <w:left w:val="nil"/>
              <w:bottom w:val="single" w:sz="4" w:space="0" w:color="auto"/>
              <w:right w:val="nil"/>
            </w:tcBorders>
            <w:shd w:val="clear" w:color="000000" w:fill="387990"/>
            <w:vAlign w:val="bottom"/>
            <w:hideMark/>
          </w:tcPr>
          <w:p w14:paraId="5398D285" w14:textId="514EB2CB"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28D108DE"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30" w:type="dxa"/>
            <w:tcBorders>
              <w:top w:val="nil"/>
              <w:left w:val="nil"/>
              <w:bottom w:val="single" w:sz="4" w:space="0" w:color="auto"/>
              <w:right w:val="nil"/>
            </w:tcBorders>
            <w:shd w:val="clear" w:color="000000" w:fill="387990"/>
            <w:noWrap/>
            <w:vAlign w:val="bottom"/>
            <w:hideMark/>
          </w:tcPr>
          <w:p w14:paraId="764DEA3D"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0" w:type="dxa"/>
            <w:tcBorders>
              <w:top w:val="nil"/>
              <w:left w:val="nil"/>
              <w:bottom w:val="single" w:sz="4" w:space="0" w:color="auto"/>
              <w:right w:val="nil"/>
            </w:tcBorders>
            <w:shd w:val="clear" w:color="000000" w:fill="387990"/>
            <w:noWrap/>
            <w:vAlign w:val="bottom"/>
            <w:hideMark/>
          </w:tcPr>
          <w:p w14:paraId="26200BD7" w14:textId="77777777" w:rsidR="00DF5070" w:rsidRPr="006048BD" w:rsidRDefault="00DF5070"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30" w:type="dxa"/>
            <w:tcBorders>
              <w:top w:val="nil"/>
              <w:left w:val="nil"/>
              <w:bottom w:val="single" w:sz="4" w:space="0" w:color="auto"/>
              <w:right w:val="nil"/>
            </w:tcBorders>
            <w:shd w:val="clear" w:color="000000" w:fill="387990"/>
            <w:vAlign w:val="bottom"/>
            <w:hideMark/>
          </w:tcPr>
          <w:p w14:paraId="3672FD50" w14:textId="387537A8"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746CC777" w14:textId="77777777" w:rsidR="00DF5070" w:rsidRPr="006048BD" w:rsidRDefault="00DF5070"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5" w:type="dxa"/>
            <w:tcBorders>
              <w:top w:val="nil"/>
              <w:left w:val="nil"/>
              <w:bottom w:val="single" w:sz="4" w:space="0" w:color="auto"/>
              <w:right w:val="nil"/>
            </w:tcBorders>
            <w:shd w:val="clear" w:color="000000" w:fill="387990"/>
            <w:noWrap/>
            <w:vAlign w:val="bottom"/>
            <w:hideMark/>
          </w:tcPr>
          <w:p w14:paraId="0C2D2588" w14:textId="77777777" w:rsidR="00DF5070" w:rsidRPr="006048BD" w:rsidRDefault="00DF5070"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3B058B47"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828" w:type="dxa"/>
            <w:vMerge/>
            <w:tcBorders>
              <w:left w:val="nil"/>
              <w:bottom w:val="single" w:sz="4" w:space="0" w:color="000000"/>
              <w:right w:val="nil"/>
            </w:tcBorders>
            <w:vAlign w:val="center"/>
            <w:hideMark/>
          </w:tcPr>
          <w:p w14:paraId="5EBCF776" w14:textId="77777777" w:rsidR="00DF5070" w:rsidRPr="006048BD" w:rsidRDefault="00DF5070"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126E4D73" w14:textId="77777777" w:rsidR="00DF5070" w:rsidRPr="006048BD" w:rsidRDefault="00DF5070" w:rsidP="00F27E8A">
            <w:pPr>
              <w:widowControl/>
              <w:spacing w:line="259" w:lineRule="auto"/>
              <w:rPr>
                <w:rFonts w:eastAsia="Times New Roman" w:cs="Times New Roman"/>
                <w:b/>
                <w:bCs/>
                <w:color w:val="FFFFFF"/>
                <w:sz w:val="20"/>
                <w:szCs w:val="20"/>
              </w:rPr>
            </w:pPr>
          </w:p>
        </w:tc>
      </w:tr>
      <w:tr w:rsidR="00DF5070" w:rsidRPr="006048BD" w14:paraId="55D6D058" w14:textId="77777777" w:rsidTr="00484E92">
        <w:tc>
          <w:tcPr>
            <w:tcW w:w="2249" w:type="dxa"/>
            <w:tcBorders>
              <w:top w:val="nil"/>
              <w:left w:val="nil"/>
              <w:bottom w:val="single" w:sz="4" w:space="0" w:color="auto"/>
              <w:right w:val="nil"/>
            </w:tcBorders>
            <w:shd w:val="clear" w:color="auto" w:fill="auto"/>
            <w:noWrap/>
            <w:vAlign w:val="center"/>
            <w:hideMark/>
          </w:tcPr>
          <w:p w14:paraId="43311CC6" w14:textId="77777777" w:rsidR="00DF5070" w:rsidRPr="006048BD" w:rsidRDefault="00DF5070" w:rsidP="00DF5070">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30" w:type="dxa"/>
            <w:tcBorders>
              <w:top w:val="nil"/>
              <w:left w:val="nil"/>
              <w:bottom w:val="single" w:sz="4" w:space="0" w:color="auto"/>
              <w:right w:val="nil"/>
            </w:tcBorders>
            <w:shd w:val="clear" w:color="auto" w:fill="auto"/>
            <w:noWrap/>
            <w:vAlign w:val="center"/>
          </w:tcPr>
          <w:p w14:paraId="4E29B07F" w14:textId="744D7329"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3064C670" w14:textId="10D27133"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tcPr>
          <w:p w14:paraId="251D8969" w14:textId="4090DF4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tcPr>
          <w:p w14:paraId="792D48FF"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tcPr>
          <w:p w14:paraId="59566641" w14:textId="249699A4"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629DC31F" w14:textId="229AB821"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tcPr>
          <w:p w14:paraId="59537199" w14:textId="5B49359D"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7139E5A7" w14:textId="3487DD80"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tcPr>
          <w:p w14:paraId="552C2729" w14:textId="3DA9C218"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19E73487" w14:textId="25B8CD53"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E4C45B2" w14:textId="77777777" w:rsidTr="00DF5070">
        <w:tc>
          <w:tcPr>
            <w:tcW w:w="4499" w:type="dxa"/>
            <w:gridSpan w:val="4"/>
            <w:tcBorders>
              <w:top w:val="single" w:sz="4" w:space="0" w:color="auto"/>
              <w:left w:val="nil"/>
              <w:bottom w:val="single" w:sz="4" w:space="0" w:color="auto"/>
              <w:right w:val="nil"/>
            </w:tcBorders>
            <w:shd w:val="clear" w:color="000000" w:fill="DBE7F3"/>
          </w:tcPr>
          <w:p w14:paraId="2D03AD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0" w:type="dxa"/>
            <w:tcBorders>
              <w:top w:val="nil"/>
              <w:left w:val="nil"/>
              <w:bottom w:val="single" w:sz="4" w:space="0" w:color="auto"/>
              <w:right w:val="nil"/>
            </w:tcBorders>
            <w:shd w:val="clear" w:color="000000" w:fill="DBE7F3"/>
            <w:noWrap/>
            <w:vAlign w:val="center"/>
            <w:hideMark/>
          </w:tcPr>
          <w:p w14:paraId="012D097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37D12A5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514A94"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3FA6FD5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450AF1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265AEF9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A51CB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61CF3C83" w14:textId="77777777" w:rsidTr="008A44F4">
        <w:tc>
          <w:tcPr>
            <w:tcW w:w="2249" w:type="dxa"/>
            <w:tcBorders>
              <w:top w:val="nil"/>
              <w:left w:val="nil"/>
              <w:bottom w:val="single" w:sz="4" w:space="0" w:color="auto"/>
              <w:right w:val="nil"/>
            </w:tcBorders>
            <w:shd w:val="clear" w:color="auto" w:fill="auto"/>
            <w:noWrap/>
            <w:vAlign w:val="center"/>
            <w:hideMark/>
          </w:tcPr>
          <w:p w14:paraId="6F1A78A1"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0" w:type="dxa"/>
            <w:tcBorders>
              <w:top w:val="nil"/>
              <w:left w:val="nil"/>
              <w:bottom w:val="single" w:sz="4" w:space="0" w:color="auto"/>
              <w:right w:val="nil"/>
            </w:tcBorders>
            <w:shd w:val="clear" w:color="auto" w:fill="auto"/>
            <w:noWrap/>
            <w:vAlign w:val="center"/>
            <w:hideMark/>
          </w:tcPr>
          <w:p w14:paraId="6592B6D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87C535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496A55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02511DC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CEFE661"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6612F3"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8F1BA7C"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C8C087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32D291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68D9D0F"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AA7418" w14:textId="77777777" w:rsidTr="008A44F4">
        <w:tc>
          <w:tcPr>
            <w:tcW w:w="2249" w:type="dxa"/>
            <w:tcBorders>
              <w:top w:val="nil"/>
              <w:left w:val="nil"/>
              <w:bottom w:val="single" w:sz="4" w:space="0" w:color="auto"/>
              <w:right w:val="nil"/>
            </w:tcBorders>
            <w:shd w:val="clear" w:color="auto" w:fill="auto"/>
            <w:noWrap/>
            <w:vAlign w:val="center"/>
            <w:hideMark/>
          </w:tcPr>
          <w:p w14:paraId="6651554A"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0" w:type="dxa"/>
            <w:tcBorders>
              <w:top w:val="nil"/>
              <w:left w:val="nil"/>
              <w:bottom w:val="single" w:sz="4" w:space="0" w:color="auto"/>
              <w:right w:val="nil"/>
            </w:tcBorders>
            <w:shd w:val="clear" w:color="auto" w:fill="auto"/>
            <w:noWrap/>
            <w:vAlign w:val="center"/>
            <w:hideMark/>
          </w:tcPr>
          <w:p w14:paraId="5941E0B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565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3F618643"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B6884C5"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3BA378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9F13E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6F9F234"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DCD913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2484956"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5A325317"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088F9CA1" w14:textId="77777777" w:rsidTr="008A44F4">
        <w:tc>
          <w:tcPr>
            <w:tcW w:w="2249" w:type="dxa"/>
            <w:tcBorders>
              <w:top w:val="nil"/>
              <w:left w:val="nil"/>
              <w:bottom w:val="single" w:sz="4" w:space="0" w:color="auto"/>
              <w:right w:val="nil"/>
            </w:tcBorders>
            <w:shd w:val="clear" w:color="auto" w:fill="auto"/>
            <w:noWrap/>
            <w:vAlign w:val="center"/>
            <w:hideMark/>
          </w:tcPr>
          <w:p w14:paraId="41349549"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0" w:type="dxa"/>
            <w:tcBorders>
              <w:top w:val="nil"/>
              <w:left w:val="nil"/>
              <w:bottom w:val="single" w:sz="4" w:space="0" w:color="auto"/>
              <w:right w:val="nil"/>
            </w:tcBorders>
            <w:shd w:val="clear" w:color="auto" w:fill="auto"/>
            <w:noWrap/>
            <w:vAlign w:val="center"/>
            <w:hideMark/>
          </w:tcPr>
          <w:p w14:paraId="194FDFD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84A4E0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59F90F2"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1588752D"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03E9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4342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02C2C72"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9B1D9CB"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6FD2C6C"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99DDF63"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C334781" w14:textId="77777777" w:rsidTr="008A44F4">
        <w:tc>
          <w:tcPr>
            <w:tcW w:w="2249" w:type="dxa"/>
            <w:tcBorders>
              <w:top w:val="nil"/>
              <w:left w:val="nil"/>
              <w:bottom w:val="single" w:sz="4" w:space="0" w:color="auto"/>
              <w:right w:val="nil"/>
            </w:tcBorders>
            <w:shd w:val="clear" w:color="auto" w:fill="auto"/>
            <w:noWrap/>
            <w:vAlign w:val="center"/>
            <w:hideMark/>
          </w:tcPr>
          <w:p w14:paraId="087880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0" w:type="dxa"/>
            <w:tcBorders>
              <w:top w:val="nil"/>
              <w:left w:val="nil"/>
              <w:bottom w:val="single" w:sz="4" w:space="0" w:color="auto"/>
              <w:right w:val="nil"/>
            </w:tcBorders>
            <w:shd w:val="clear" w:color="auto" w:fill="auto"/>
            <w:noWrap/>
            <w:vAlign w:val="center"/>
            <w:hideMark/>
          </w:tcPr>
          <w:p w14:paraId="11F196F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C39ED9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555D25A7"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17A69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002D9085"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F0DE31B"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02CE63C5"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2D6401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30650BFF"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F8A001E"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7C12B180" w14:textId="77777777" w:rsidTr="00DF5070">
        <w:tc>
          <w:tcPr>
            <w:tcW w:w="4499" w:type="dxa"/>
            <w:gridSpan w:val="4"/>
            <w:tcBorders>
              <w:top w:val="single" w:sz="4" w:space="0" w:color="auto"/>
              <w:left w:val="nil"/>
              <w:bottom w:val="single" w:sz="4" w:space="0" w:color="auto"/>
              <w:right w:val="nil"/>
            </w:tcBorders>
            <w:shd w:val="clear" w:color="000000" w:fill="DBE7F3"/>
          </w:tcPr>
          <w:p w14:paraId="364AFA14"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80" w:type="dxa"/>
            <w:tcBorders>
              <w:top w:val="nil"/>
              <w:left w:val="nil"/>
              <w:bottom w:val="single" w:sz="4" w:space="0" w:color="auto"/>
              <w:right w:val="nil"/>
            </w:tcBorders>
            <w:shd w:val="clear" w:color="000000" w:fill="DBE7F3"/>
            <w:vAlign w:val="center"/>
            <w:hideMark/>
          </w:tcPr>
          <w:p w14:paraId="75689F6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49B890A8"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48924D47"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2FAB8B3D"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630972F5"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7C8C0C00"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23B5448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3D1CFA9C" w14:textId="77777777" w:rsidTr="008A44F4">
        <w:tc>
          <w:tcPr>
            <w:tcW w:w="2249" w:type="dxa"/>
            <w:tcBorders>
              <w:top w:val="nil"/>
              <w:left w:val="nil"/>
              <w:bottom w:val="single" w:sz="4" w:space="0" w:color="auto"/>
              <w:right w:val="nil"/>
            </w:tcBorders>
            <w:shd w:val="clear" w:color="auto" w:fill="auto"/>
            <w:vAlign w:val="center"/>
            <w:hideMark/>
          </w:tcPr>
          <w:p w14:paraId="7430801F"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0" w:type="dxa"/>
            <w:tcBorders>
              <w:top w:val="nil"/>
              <w:left w:val="nil"/>
              <w:bottom w:val="single" w:sz="4" w:space="0" w:color="auto"/>
              <w:right w:val="nil"/>
            </w:tcBorders>
            <w:shd w:val="clear" w:color="auto" w:fill="auto"/>
            <w:noWrap/>
            <w:vAlign w:val="center"/>
            <w:hideMark/>
          </w:tcPr>
          <w:p w14:paraId="03B01296"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4C5B892"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004675B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A1F65B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118E151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2CB1182"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136B640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9E8EBB6"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7A75B1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A5D6CA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937989C" w14:textId="77777777" w:rsidTr="008A44F4">
        <w:tc>
          <w:tcPr>
            <w:tcW w:w="2249" w:type="dxa"/>
            <w:tcBorders>
              <w:top w:val="nil"/>
              <w:left w:val="nil"/>
              <w:bottom w:val="single" w:sz="4" w:space="0" w:color="auto"/>
              <w:right w:val="nil"/>
            </w:tcBorders>
            <w:shd w:val="clear" w:color="auto" w:fill="auto"/>
            <w:vAlign w:val="center"/>
            <w:hideMark/>
          </w:tcPr>
          <w:p w14:paraId="1BC70D4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0" w:type="dxa"/>
            <w:tcBorders>
              <w:top w:val="nil"/>
              <w:left w:val="nil"/>
              <w:bottom w:val="single" w:sz="4" w:space="0" w:color="auto"/>
              <w:right w:val="nil"/>
            </w:tcBorders>
            <w:shd w:val="clear" w:color="auto" w:fill="auto"/>
            <w:noWrap/>
            <w:vAlign w:val="center"/>
            <w:hideMark/>
          </w:tcPr>
          <w:p w14:paraId="3E548DF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CD739A3"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77CAF42F"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4006A45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59DB5B6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F4F1274"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783CC47"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064074FF"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1D50CC3"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57828A"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44D78FE" w14:textId="77777777" w:rsidTr="008A44F4">
        <w:tc>
          <w:tcPr>
            <w:tcW w:w="2249" w:type="dxa"/>
            <w:tcBorders>
              <w:top w:val="nil"/>
              <w:left w:val="nil"/>
              <w:bottom w:val="single" w:sz="4" w:space="0" w:color="auto"/>
              <w:right w:val="nil"/>
            </w:tcBorders>
            <w:shd w:val="clear" w:color="auto" w:fill="auto"/>
            <w:vAlign w:val="center"/>
            <w:hideMark/>
          </w:tcPr>
          <w:p w14:paraId="44E68684"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0" w:type="dxa"/>
            <w:tcBorders>
              <w:top w:val="nil"/>
              <w:left w:val="nil"/>
              <w:bottom w:val="single" w:sz="4" w:space="0" w:color="auto"/>
              <w:right w:val="nil"/>
            </w:tcBorders>
            <w:shd w:val="clear" w:color="auto" w:fill="auto"/>
            <w:noWrap/>
            <w:vAlign w:val="center"/>
            <w:hideMark/>
          </w:tcPr>
          <w:p w14:paraId="5AC35ABB"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37C9D8A"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2EB4764C"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5C2B202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D7DF44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12104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2407599F"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05FCD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5C1499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330703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4397C171" w14:textId="77777777" w:rsidTr="008A44F4">
        <w:tc>
          <w:tcPr>
            <w:tcW w:w="2249" w:type="dxa"/>
            <w:tcBorders>
              <w:top w:val="nil"/>
              <w:left w:val="nil"/>
              <w:bottom w:val="single" w:sz="4" w:space="0" w:color="auto"/>
              <w:right w:val="nil"/>
            </w:tcBorders>
            <w:shd w:val="clear" w:color="auto" w:fill="auto"/>
            <w:vAlign w:val="center"/>
            <w:hideMark/>
          </w:tcPr>
          <w:p w14:paraId="3B279D03"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0" w:type="dxa"/>
            <w:tcBorders>
              <w:top w:val="nil"/>
              <w:left w:val="nil"/>
              <w:bottom w:val="single" w:sz="4" w:space="0" w:color="auto"/>
              <w:right w:val="nil"/>
            </w:tcBorders>
            <w:shd w:val="clear" w:color="auto" w:fill="auto"/>
            <w:noWrap/>
            <w:vAlign w:val="center"/>
            <w:hideMark/>
          </w:tcPr>
          <w:p w14:paraId="79BF55C7"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C4A9D64"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1584E6F6"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269D38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789A8943"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B90C487"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5BD04C2D"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1075215"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0E4D38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159300F0"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29CE6FFB" w14:textId="77777777" w:rsidTr="008A44F4">
        <w:tc>
          <w:tcPr>
            <w:tcW w:w="2249" w:type="dxa"/>
            <w:tcBorders>
              <w:top w:val="nil"/>
              <w:left w:val="nil"/>
              <w:bottom w:val="single" w:sz="4" w:space="0" w:color="auto"/>
              <w:right w:val="nil"/>
            </w:tcBorders>
            <w:shd w:val="clear" w:color="auto" w:fill="auto"/>
            <w:vAlign w:val="center"/>
            <w:hideMark/>
          </w:tcPr>
          <w:p w14:paraId="2FE4E61E"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0" w:type="dxa"/>
            <w:tcBorders>
              <w:top w:val="nil"/>
              <w:left w:val="nil"/>
              <w:bottom w:val="single" w:sz="4" w:space="0" w:color="auto"/>
              <w:right w:val="nil"/>
            </w:tcBorders>
            <w:shd w:val="clear" w:color="auto" w:fill="auto"/>
            <w:noWrap/>
            <w:vAlign w:val="center"/>
            <w:hideMark/>
          </w:tcPr>
          <w:p w14:paraId="7B5CCD1C"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359E90"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E10C9A9"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75153FF1"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4B4301CD"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4A8FC0C"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41DA4BC0"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E98D419"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780DAAA1"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F57E3E4"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57441555" w14:textId="77777777" w:rsidTr="00DF5070">
        <w:tc>
          <w:tcPr>
            <w:tcW w:w="4499" w:type="dxa"/>
            <w:gridSpan w:val="4"/>
            <w:tcBorders>
              <w:top w:val="single" w:sz="4" w:space="0" w:color="auto"/>
              <w:left w:val="nil"/>
              <w:bottom w:val="single" w:sz="4" w:space="0" w:color="auto"/>
              <w:right w:val="nil"/>
            </w:tcBorders>
            <w:shd w:val="clear" w:color="000000" w:fill="DBE7F3"/>
          </w:tcPr>
          <w:p w14:paraId="6FAAB4F7"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80" w:type="dxa"/>
            <w:tcBorders>
              <w:top w:val="nil"/>
              <w:left w:val="nil"/>
              <w:bottom w:val="single" w:sz="4" w:space="0" w:color="auto"/>
              <w:right w:val="nil"/>
            </w:tcBorders>
            <w:shd w:val="clear" w:color="000000" w:fill="DBE7F3"/>
            <w:vAlign w:val="center"/>
            <w:hideMark/>
          </w:tcPr>
          <w:p w14:paraId="02ED5E3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30" w:type="dxa"/>
            <w:tcBorders>
              <w:top w:val="nil"/>
              <w:left w:val="nil"/>
              <w:bottom w:val="single" w:sz="4" w:space="0" w:color="auto"/>
              <w:right w:val="nil"/>
            </w:tcBorders>
            <w:shd w:val="clear" w:color="000000" w:fill="DBE7F3"/>
            <w:noWrap/>
            <w:vAlign w:val="center"/>
            <w:hideMark/>
          </w:tcPr>
          <w:p w14:paraId="67435E62"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1E88B49E" w14:textId="77777777" w:rsidR="00DF5070" w:rsidRPr="006048BD" w:rsidRDefault="00DF5070" w:rsidP="00DF5070">
            <w:pPr>
              <w:widowControl/>
              <w:spacing w:line="259" w:lineRule="auto"/>
              <w:rPr>
                <w:rFonts w:eastAsia="Times New Roman" w:cs="Times New Roman"/>
                <w:b/>
                <w:bCs/>
                <w:color w:val="auto"/>
                <w:sz w:val="20"/>
                <w:szCs w:val="20"/>
              </w:rPr>
            </w:pPr>
          </w:p>
        </w:tc>
        <w:tc>
          <w:tcPr>
            <w:tcW w:w="685" w:type="dxa"/>
            <w:tcBorders>
              <w:top w:val="nil"/>
              <w:left w:val="nil"/>
              <w:bottom w:val="single" w:sz="4" w:space="0" w:color="auto"/>
              <w:right w:val="nil"/>
            </w:tcBorders>
            <w:shd w:val="clear" w:color="000000" w:fill="DBE7F3"/>
            <w:noWrap/>
            <w:vAlign w:val="center"/>
            <w:hideMark/>
          </w:tcPr>
          <w:p w14:paraId="7D85C1CC"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F68BC5A"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28" w:type="dxa"/>
            <w:tcBorders>
              <w:top w:val="nil"/>
              <w:left w:val="nil"/>
              <w:bottom w:val="single" w:sz="4" w:space="0" w:color="auto"/>
              <w:right w:val="nil"/>
            </w:tcBorders>
            <w:shd w:val="clear" w:color="000000" w:fill="DBE7F3"/>
            <w:noWrap/>
            <w:vAlign w:val="center"/>
            <w:hideMark/>
          </w:tcPr>
          <w:p w14:paraId="400E8B4F"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09031B89" w14:textId="77777777" w:rsidR="00DF5070" w:rsidRPr="006048BD" w:rsidRDefault="00DF5070" w:rsidP="00DF5070">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DF5070" w:rsidRPr="006048BD" w14:paraId="444A1A37" w14:textId="77777777" w:rsidTr="008A44F4">
        <w:tc>
          <w:tcPr>
            <w:tcW w:w="2249" w:type="dxa"/>
            <w:tcBorders>
              <w:top w:val="nil"/>
              <w:left w:val="nil"/>
              <w:bottom w:val="single" w:sz="4" w:space="0" w:color="auto"/>
              <w:right w:val="nil"/>
            </w:tcBorders>
            <w:shd w:val="clear" w:color="auto" w:fill="auto"/>
            <w:vAlign w:val="center"/>
            <w:hideMark/>
          </w:tcPr>
          <w:p w14:paraId="69F3516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0" w:type="dxa"/>
            <w:tcBorders>
              <w:top w:val="nil"/>
              <w:left w:val="nil"/>
              <w:bottom w:val="single" w:sz="4" w:space="0" w:color="auto"/>
              <w:right w:val="nil"/>
            </w:tcBorders>
            <w:shd w:val="clear" w:color="auto" w:fill="auto"/>
            <w:noWrap/>
            <w:vAlign w:val="center"/>
            <w:hideMark/>
          </w:tcPr>
          <w:p w14:paraId="36875328"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08E04D8"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635C87BE"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FD0637B"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8855AB9"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EF63A8F"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67314123"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679CB69A"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02161874"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24B4B9D6" w14:textId="77777777" w:rsidR="00DF5070" w:rsidRPr="006048BD" w:rsidRDefault="00DF5070" w:rsidP="00DF5070">
            <w:pPr>
              <w:widowControl/>
              <w:spacing w:line="259" w:lineRule="auto"/>
              <w:jc w:val="center"/>
              <w:rPr>
                <w:rFonts w:eastAsia="Times New Roman" w:cs="Times New Roman"/>
                <w:sz w:val="20"/>
                <w:szCs w:val="20"/>
              </w:rPr>
            </w:pPr>
          </w:p>
        </w:tc>
      </w:tr>
      <w:tr w:rsidR="00DF5070" w:rsidRPr="006048BD" w14:paraId="169DE124" w14:textId="77777777" w:rsidTr="008A44F4">
        <w:tc>
          <w:tcPr>
            <w:tcW w:w="2249" w:type="dxa"/>
            <w:tcBorders>
              <w:top w:val="nil"/>
              <w:left w:val="nil"/>
              <w:bottom w:val="single" w:sz="4" w:space="0" w:color="auto"/>
              <w:right w:val="nil"/>
            </w:tcBorders>
            <w:shd w:val="clear" w:color="auto" w:fill="auto"/>
            <w:vAlign w:val="center"/>
            <w:hideMark/>
          </w:tcPr>
          <w:p w14:paraId="69DC87CB" w14:textId="77777777" w:rsidR="00DF5070" w:rsidRPr="006048BD" w:rsidRDefault="00DF5070" w:rsidP="00DF5070">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0" w:type="dxa"/>
            <w:tcBorders>
              <w:top w:val="nil"/>
              <w:left w:val="nil"/>
              <w:bottom w:val="single" w:sz="4" w:space="0" w:color="auto"/>
              <w:right w:val="nil"/>
            </w:tcBorders>
            <w:shd w:val="clear" w:color="auto" w:fill="auto"/>
            <w:noWrap/>
            <w:vAlign w:val="center"/>
            <w:hideMark/>
          </w:tcPr>
          <w:p w14:paraId="4C527274"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1FDA1B6"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vAlign w:val="center"/>
            <w:hideMark/>
          </w:tcPr>
          <w:p w14:paraId="4A31873A" w14:textId="77777777" w:rsidR="00DF5070" w:rsidRPr="006048BD" w:rsidRDefault="00DF5070" w:rsidP="00DF5070">
            <w:pPr>
              <w:widowControl/>
              <w:spacing w:line="259" w:lineRule="auto"/>
              <w:jc w:val="center"/>
              <w:rPr>
                <w:rFonts w:eastAsia="Times New Roman" w:cs="Times New Roman"/>
                <w:sz w:val="20"/>
                <w:szCs w:val="20"/>
              </w:rPr>
            </w:pPr>
          </w:p>
        </w:tc>
        <w:tc>
          <w:tcPr>
            <w:tcW w:w="180" w:type="dxa"/>
            <w:tcBorders>
              <w:top w:val="nil"/>
              <w:left w:val="nil"/>
              <w:bottom w:val="single" w:sz="4" w:space="0" w:color="auto"/>
              <w:right w:val="nil"/>
            </w:tcBorders>
            <w:shd w:val="clear" w:color="auto" w:fill="auto"/>
            <w:vAlign w:val="center"/>
            <w:hideMark/>
          </w:tcPr>
          <w:p w14:paraId="691D9A2E" w14:textId="77777777" w:rsidR="00DF5070" w:rsidRPr="006048BD" w:rsidRDefault="00DF5070" w:rsidP="00DF5070">
            <w:pPr>
              <w:widowControl/>
              <w:spacing w:line="259" w:lineRule="auto"/>
              <w:jc w:val="center"/>
              <w:rPr>
                <w:rFonts w:eastAsia="Times New Roman" w:cs="Times New Roman"/>
                <w:sz w:val="20"/>
                <w:szCs w:val="20"/>
              </w:rPr>
            </w:pPr>
          </w:p>
        </w:tc>
        <w:tc>
          <w:tcPr>
            <w:tcW w:w="630" w:type="dxa"/>
            <w:tcBorders>
              <w:top w:val="nil"/>
              <w:left w:val="nil"/>
              <w:bottom w:val="single" w:sz="4" w:space="0" w:color="auto"/>
              <w:right w:val="nil"/>
            </w:tcBorders>
            <w:shd w:val="clear" w:color="auto" w:fill="auto"/>
            <w:noWrap/>
            <w:vAlign w:val="center"/>
            <w:hideMark/>
          </w:tcPr>
          <w:p w14:paraId="2FB0B5F2" w14:textId="77777777" w:rsidR="00DF5070" w:rsidRPr="006048BD" w:rsidRDefault="00DF5070" w:rsidP="00DF5070">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2940D996" w14:textId="77777777" w:rsidR="00DF5070" w:rsidRPr="006048BD" w:rsidRDefault="00DF5070" w:rsidP="00DF5070">
            <w:pPr>
              <w:widowControl/>
              <w:spacing w:line="259" w:lineRule="auto"/>
              <w:jc w:val="center"/>
              <w:rPr>
                <w:rFonts w:eastAsia="Times New Roman" w:cs="Times New Roman"/>
                <w:sz w:val="20"/>
                <w:szCs w:val="20"/>
              </w:rPr>
            </w:pPr>
          </w:p>
        </w:tc>
        <w:tc>
          <w:tcPr>
            <w:tcW w:w="685" w:type="dxa"/>
            <w:tcBorders>
              <w:top w:val="nil"/>
              <w:left w:val="nil"/>
              <w:bottom w:val="single" w:sz="4" w:space="0" w:color="auto"/>
              <w:right w:val="nil"/>
            </w:tcBorders>
            <w:shd w:val="clear" w:color="auto" w:fill="auto"/>
            <w:vAlign w:val="center"/>
            <w:hideMark/>
          </w:tcPr>
          <w:p w14:paraId="37E80CB6" w14:textId="77777777" w:rsidR="00DF5070" w:rsidRPr="006048BD" w:rsidRDefault="00DF5070" w:rsidP="00DF5070">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5C3C64F4" w14:textId="77777777" w:rsidR="00DF5070" w:rsidRPr="006048BD" w:rsidRDefault="00DF5070" w:rsidP="00DF5070">
            <w:pPr>
              <w:widowControl/>
              <w:spacing w:line="259" w:lineRule="auto"/>
              <w:jc w:val="center"/>
              <w:rPr>
                <w:rFonts w:eastAsia="Times New Roman" w:cs="Times New Roman"/>
                <w:sz w:val="20"/>
                <w:szCs w:val="20"/>
              </w:rPr>
            </w:pPr>
          </w:p>
        </w:tc>
        <w:tc>
          <w:tcPr>
            <w:tcW w:w="828" w:type="dxa"/>
            <w:tcBorders>
              <w:top w:val="nil"/>
              <w:left w:val="nil"/>
              <w:bottom w:val="single" w:sz="4" w:space="0" w:color="auto"/>
              <w:right w:val="nil"/>
            </w:tcBorders>
            <w:shd w:val="clear" w:color="auto" w:fill="auto"/>
            <w:vAlign w:val="center"/>
            <w:hideMark/>
          </w:tcPr>
          <w:p w14:paraId="13F9BF62" w14:textId="77777777" w:rsidR="00DF5070" w:rsidRPr="006048BD" w:rsidRDefault="00DF5070" w:rsidP="00DF5070">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F2FC4CD" w14:textId="77777777" w:rsidR="00DF5070" w:rsidRPr="006048BD" w:rsidRDefault="00DF5070" w:rsidP="00DF5070">
            <w:pPr>
              <w:widowControl/>
              <w:spacing w:line="259" w:lineRule="auto"/>
              <w:jc w:val="center"/>
              <w:rPr>
                <w:rFonts w:eastAsia="Times New Roman" w:cs="Times New Roman"/>
                <w:sz w:val="20"/>
                <w:szCs w:val="20"/>
              </w:rPr>
            </w:pPr>
          </w:p>
        </w:tc>
      </w:tr>
    </w:tbl>
    <w:p w14:paraId="299815B8" w14:textId="77777777" w:rsidR="001527CC" w:rsidRPr="001527CC" w:rsidRDefault="001527CC" w:rsidP="001527CC">
      <w:pPr>
        <w:pStyle w:val="BodyText"/>
        <w:spacing w:after="0"/>
        <w:ind w:left="90" w:hanging="90"/>
        <w:rPr>
          <w:sz w:val="16"/>
        </w:rPr>
      </w:pPr>
      <w:commentRangeStart w:id="783"/>
      <w:r w:rsidRPr="001527CC">
        <w:rPr>
          <w:sz w:val="16"/>
        </w:rPr>
        <w:t>^ Results not statistically reliable, n&lt;30</w:t>
      </w:r>
      <w:commentRangeEnd w:id="783"/>
      <w:r w:rsidR="00B435DA">
        <w:rPr>
          <w:rStyle w:val="CommentReference"/>
        </w:rPr>
        <w:commentReference w:id="783"/>
      </w:r>
    </w:p>
    <w:p w14:paraId="4A860118"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11E4D9FA"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138B00A6"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56A495F4" w14:textId="77777777" w:rsidR="001527CC" w:rsidRPr="001527CC" w:rsidRDefault="001527CC" w:rsidP="001527CC">
      <w:pPr>
        <w:pStyle w:val="BodyText"/>
        <w:spacing w:after="0"/>
        <w:ind w:left="90" w:hanging="90"/>
        <w:rPr>
          <w:sz w:val="16"/>
        </w:rPr>
      </w:pPr>
      <w:r w:rsidRPr="001527CC">
        <w:rPr>
          <w:sz w:val="16"/>
        </w:rPr>
        <w:t xml:space="preserve">Notes: </w:t>
      </w:r>
    </w:p>
    <w:p w14:paraId="03198D95"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0A0B30E"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28557464" w14:textId="5EE34AAB"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61B2832" w14:textId="77777777" w:rsidR="006048BD" w:rsidRDefault="006048BD">
      <w:pPr>
        <w:widowControl/>
        <w:spacing w:line="240" w:lineRule="auto"/>
        <w:rPr>
          <w:b/>
          <w:snapToGrid w:val="0"/>
          <w:sz w:val="22"/>
          <w:szCs w:val="22"/>
        </w:rPr>
      </w:pPr>
      <w:r>
        <w:br w:type="page"/>
      </w:r>
    </w:p>
    <w:p w14:paraId="7A230F80" w14:textId="1FA90404" w:rsidR="00B510C1" w:rsidRDefault="00B510C1" w:rsidP="003019C5">
      <w:pPr>
        <w:pStyle w:val="Tabletitle"/>
        <w:keepLines/>
        <w:spacing w:before="240"/>
        <w:contextualSpacing/>
        <w:outlineLvl w:val="3"/>
      </w:pPr>
      <w:bookmarkStart w:id="784" w:name="_Toc50719222"/>
      <w:r w:rsidRPr="00B510C1">
        <w:t xml:space="preserve">Table </w:t>
      </w:r>
      <w:r>
        <w:t>A</w:t>
      </w:r>
      <w:r w:rsidR="00396A13">
        <w:t>1.</w:t>
      </w:r>
      <w:r w:rsidRPr="00B510C1">
        <w:t>6.1</w:t>
      </w:r>
      <w:r>
        <w:t>.4</w:t>
      </w:r>
      <w:r w:rsidRPr="00B510C1">
        <w:t>: Comparison of Little to No Household Hunger</w:t>
      </w:r>
      <w:r w:rsidR="009A6DF0" w:rsidRPr="009A6DF0">
        <w:t xml:space="preserve"> </w:t>
      </w:r>
      <w:r w:rsidR="009A6DF0">
        <w:t xml:space="preserve">in the </w:t>
      </w:r>
      <w:r w:rsidR="00160DC3">
        <w:t>Phase One</w:t>
      </w:r>
      <w:r w:rsidR="007F25EC">
        <w:t xml:space="preserve"> ZOI</w:t>
      </w:r>
      <w:r w:rsidRPr="00B510C1">
        <w:t xml:space="preserve">, in Total and by Selected Household Characteristics, Feed the Future </w:t>
      </w:r>
      <w:r w:rsidR="00160DC3">
        <w:t>Phase One</w:t>
      </w:r>
      <w:r w:rsidRPr="00B510C1">
        <w:t xml:space="preserve"> Baseline and Endline ZOI Surveys</w:t>
      </w:r>
      <w:bookmarkEnd w:id="784"/>
    </w:p>
    <w:tbl>
      <w:tblPr>
        <w:tblW w:w="5000" w:type="pct"/>
        <w:tblLayout w:type="fixed"/>
        <w:tblCellMar>
          <w:left w:w="72" w:type="dxa"/>
          <w:right w:w="72" w:type="dxa"/>
        </w:tblCellMar>
        <w:tblLook w:val="04A0" w:firstRow="1" w:lastRow="0" w:firstColumn="1" w:lastColumn="0" w:noHBand="0" w:noVBand="1"/>
      </w:tblPr>
      <w:tblGrid>
        <w:gridCol w:w="2407"/>
        <w:gridCol w:w="673"/>
        <w:gridCol w:w="963"/>
        <w:gridCol w:w="692"/>
        <w:gridCol w:w="182"/>
        <w:gridCol w:w="670"/>
        <w:gridCol w:w="1059"/>
        <w:gridCol w:w="735"/>
        <w:gridCol w:w="596"/>
        <w:gridCol w:w="788"/>
        <w:gridCol w:w="739"/>
      </w:tblGrid>
      <w:tr w:rsidR="00831BB6" w:rsidRPr="006048BD" w14:paraId="4C71F740" w14:textId="77777777" w:rsidTr="00831BB6">
        <w:tc>
          <w:tcPr>
            <w:tcW w:w="2248" w:type="dxa"/>
            <w:tcBorders>
              <w:top w:val="single" w:sz="4" w:space="0" w:color="auto"/>
              <w:left w:val="nil"/>
              <w:bottom w:val="nil"/>
              <w:right w:val="nil"/>
            </w:tcBorders>
            <w:shd w:val="clear" w:color="000000" w:fill="387990"/>
            <w:noWrap/>
            <w:vAlign w:val="bottom"/>
            <w:hideMark/>
          </w:tcPr>
          <w:p w14:paraId="0B11B4F2"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176" w:type="dxa"/>
            <w:gridSpan w:val="3"/>
            <w:tcBorders>
              <w:top w:val="single" w:sz="4" w:space="0" w:color="auto"/>
              <w:left w:val="nil"/>
              <w:bottom w:val="single" w:sz="4" w:space="0" w:color="FFFFFF"/>
              <w:right w:val="nil"/>
            </w:tcBorders>
            <w:shd w:val="clear" w:color="000000" w:fill="387990"/>
          </w:tcPr>
          <w:p w14:paraId="41576043"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014B498"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70" w:type="dxa"/>
            <w:tcBorders>
              <w:top w:val="single" w:sz="4" w:space="0" w:color="auto"/>
              <w:left w:val="nil"/>
              <w:bottom w:val="nil"/>
              <w:right w:val="nil"/>
            </w:tcBorders>
            <w:shd w:val="clear" w:color="000000" w:fill="387990"/>
            <w:noWrap/>
            <w:vAlign w:val="bottom"/>
            <w:hideMark/>
          </w:tcPr>
          <w:p w14:paraId="45610548" w14:textId="77777777" w:rsidR="00831BB6" w:rsidRPr="006048BD" w:rsidRDefault="00831BB6"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303" w:type="dxa"/>
            <w:gridSpan w:val="3"/>
            <w:tcBorders>
              <w:top w:val="single" w:sz="4" w:space="0" w:color="auto"/>
              <w:left w:val="nil"/>
              <w:bottom w:val="single" w:sz="4" w:space="0" w:color="FFFFFF"/>
              <w:right w:val="nil"/>
            </w:tcBorders>
            <w:shd w:val="clear" w:color="000000" w:fill="387990"/>
          </w:tcPr>
          <w:p w14:paraId="361481BC" w14:textId="77777777" w:rsidR="00831BB6"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BC1D653"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57" w:type="dxa"/>
            <w:vMerge w:val="restart"/>
            <w:tcBorders>
              <w:top w:val="single" w:sz="4" w:space="0" w:color="auto"/>
              <w:left w:val="nil"/>
              <w:right w:val="nil"/>
            </w:tcBorders>
            <w:shd w:val="clear" w:color="000000" w:fill="387990"/>
            <w:vAlign w:val="bottom"/>
            <w:hideMark/>
          </w:tcPr>
          <w:p w14:paraId="6647FD8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36" w:type="dxa"/>
            <w:vMerge w:val="restart"/>
            <w:tcBorders>
              <w:top w:val="single" w:sz="4" w:space="0" w:color="auto"/>
              <w:left w:val="nil"/>
              <w:right w:val="nil"/>
            </w:tcBorders>
            <w:shd w:val="clear" w:color="000000" w:fill="387990"/>
            <w:vAlign w:val="bottom"/>
            <w:hideMark/>
          </w:tcPr>
          <w:p w14:paraId="72D4FF0C"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91" w:type="dxa"/>
            <w:vMerge w:val="restart"/>
            <w:tcBorders>
              <w:top w:val="single" w:sz="4" w:space="0" w:color="auto"/>
              <w:left w:val="nil"/>
              <w:right w:val="nil"/>
            </w:tcBorders>
            <w:shd w:val="clear" w:color="000000" w:fill="387990"/>
            <w:vAlign w:val="bottom"/>
            <w:hideMark/>
          </w:tcPr>
          <w:p w14:paraId="7049709C"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831BB6" w:rsidRPr="006048BD" w14:paraId="5BB1A2E3" w14:textId="77777777" w:rsidTr="00831BB6">
        <w:tc>
          <w:tcPr>
            <w:tcW w:w="2248" w:type="dxa"/>
            <w:tcBorders>
              <w:top w:val="nil"/>
              <w:left w:val="nil"/>
              <w:bottom w:val="single" w:sz="4" w:space="0" w:color="auto"/>
              <w:right w:val="nil"/>
            </w:tcBorders>
            <w:shd w:val="clear" w:color="000000" w:fill="387990"/>
            <w:vAlign w:val="bottom"/>
            <w:hideMark/>
          </w:tcPr>
          <w:p w14:paraId="4B271F5A" w14:textId="77777777" w:rsidR="00831BB6" w:rsidRPr="006048BD" w:rsidRDefault="00831BB6"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29" w:type="dxa"/>
            <w:tcBorders>
              <w:top w:val="nil"/>
              <w:left w:val="nil"/>
              <w:bottom w:val="single" w:sz="4" w:space="0" w:color="auto"/>
              <w:right w:val="nil"/>
            </w:tcBorders>
            <w:shd w:val="clear" w:color="000000" w:fill="387990"/>
            <w:vAlign w:val="bottom"/>
            <w:hideMark/>
          </w:tcPr>
          <w:p w14:paraId="36EA9603" w14:textId="28A62C6E"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00" w:type="dxa"/>
            <w:tcBorders>
              <w:top w:val="nil"/>
              <w:left w:val="nil"/>
              <w:bottom w:val="single" w:sz="4" w:space="0" w:color="auto"/>
              <w:right w:val="nil"/>
            </w:tcBorders>
            <w:shd w:val="clear" w:color="000000" w:fill="387990"/>
          </w:tcPr>
          <w:p w14:paraId="6089D485"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47" w:type="dxa"/>
            <w:tcBorders>
              <w:top w:val="nil"/>
              <w:left w:val="nil"/>
              <w:bottom w:val="single" w:sz="4" w:space="0" w:color="auto"/>
              <w:right w:val="nil"/>
            </w:tcBorders>
            <w:shd w:val="clear" w:color="000000" w:fill="387990"/>
            <w:noWrap/>
            <w:vAlign w:val="bottom"/>
            <w:hideMark/>
          </w:tcPr>
          <w:p w14:paraId="22AACD95"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70" w:type="dxa"/>
            <w:tcBorders>
              <w:top w:val="nil"/>
              <w:left w:val="nil"/>
              <w:bottom w:val="single" w:sz="4" w:space="0" w:color="auto"/>
              <w:right w:val="nil"/>
            </w:tcBorders>
            <w:shd w:val="clear" w:color="000000" w:fill="387990"/>
            <w:noWrap/>
            <w:vAlign w:val="bottom"/>
            <w:hideMark/>
          </w:tcPr>
          <w:p w14:paraId="0D9D89C0" w14:textId="77777777" w:rsidR="00831BB6" w:rsidRPr="006048BD" w:rsidRDefault="00831BB6"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626" w:type="dxa"/>
            <w:tcBorders>
              <w:top w:val="nil"/>
              <w:left w:val="nil"/>
              <w:bottom w:val="single" w:sz="4" w:space="0" w:color="auto"/>
              <w:right w:val="nil"/>
            </w:tcBorders>
            <w:shd w:val="clear" w:color="000000" w:fill="387990"/>
            <w:vAlign w:val="bottom"/>
            <w:hideMark/>
          </w:tcPr>
          <w:p w14:paraId="6FBA3C33" w14:textId="3AE7A858"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0" w:type="dxa"/>
            <w:tcBorders>
              <w:top w:val="nil"/>
              <w:left w:val="nil"/>
              <w:bottom w:val="single" w:sz="4" w:space="0" w:color="auto"/>
              <w:right w:val="nil"/>
            </w:tcBorders>
            <w:shd w:val="clear" w:color="000000" w:fill="387990"/>
          </w:tcPr>
          <w:p w14:paraId="56A46C3C" w14:textId="77777777" w:rsidR="00831BB6" w:rsidRPr="006048BD" w:rsidRDefault="00831BB6"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95% CI</w:t>
            </w:r>
          </w:p>
        </w:tc>
        <w:tc>
          <w:tcPr>
            <w:tcW w:w="687" w:type="dxa"/>
            <w:tcBorders>
              <w:top w:val="nil"/>
              <w:left w:val="nil"/>
              <w:bottom w:val="single" w:sz="4" w:space="0" w:color="auto"/>
              <w:right w:val="nil"/>
            </w:tcBorders>
            <w:shd w:val="clear" w:color="000000" w:fill="387990"/>
            <w:noWrap/>
            <w:vAlign w:val="bottom"/>
            <w:hideMark/>
          </w:tcPr>
          <w:p w14:paraId="7CD90F70" w14:textId="77777777" w:rsidR="00831BB6" w:rsidRPr="006048BD" w:rsidRDefault="00831BB6"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57" w:type="dxa"/>
            <w:vMerge/>
            <w:tcBorders>
              <w:left w:val="nil"/>
              <w:bottom w:val="single" w:sz="4" w:space="0" w:color="000000"/>
              <w:right w:val="nil"/>
            </w:tcBorders>
            <w:vAlign w:val="center"/>
            <w:hideMark/>
          </w:tcPr>
          <w:p w14:paraId="2E322D21"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736" w:type="dxa"/>
            <w:vMerge/>
            <w:tcBorders>
              <w:left w:val="nil"/>
              <w:bottom w:val="single" w:sz="4" w:space="0" w:color="000000"/>
              <w:right w:val="nil"/>
            </w:tcBorders>
            <w:vAlign w:val="center"/>
            <w:hideMark/>
          </w:tcPr>
          <w:p w14:paraId="55FA2520" w14:textId="77777777" w:rsidR="00831BB6" w:rsidRPr="006048BD" w:rsidRDefault="00831BB6" w:rsidP="00F27E8A">
            <w:pPr>
              <w:widowControl/>
              <w:spacing w:line="259" w:lineRule="auto"/>
              <w:rPr>
                <w:rFonts w:eastAsia="Times New Roman" w:cs="Times New Roman"/>
                <w:b/>
                <w:bCs/>
                <w:color w:val="FFFFFF"/>
                <w:sz w:val="20"/>
                <w:szCs w:val="20"/>
              </w:rPr>
            </w:pPr>
          </w:p>
        </w:tc>
        <w:tc>
          <w:tcPr>
            <w:tcW w:w="691" w:type="dxa"/>
            <w:vMerge/>
            <w:tcBorders>
              <w:left w:val="nil"/>
              <w:bottom w:val="single" w:sz="4" w:space="0" w:color="000000"/>
              <w:right w:val="nil"/>
            </w:tcBorders>
            <w:vAlign w:val="center"/>
            <w:hideMark/>
          </w:tcPr>
          <w:p w14:paraId="786F2A2B" w14:textId="77777777" w:rsidR="00831BB6" w:rsidRPr="006048BD" w:rsidRDefault="00831BB6" w:rsidP="00F27E8A">
            <w:pPr>
              <w:widowControl/>
              <w:spacing w:line="259" w:lineRule="auto"/>
              <w:rPr>
                <w:rFonts w:eastAsia="Times New Roman" w:cs="Times New Roman"/>
                <w:b/>
                <w:bCs/>
                <w:color w:val="FFFFFF"/>
                <w:sz w:val="20"/>
                <w:szCs w:val="20"/>
              </w:rPr>
            </w:pPr>
          </w:p>
        </w:tc>
      </w:tr>
      <w:tr w:rsidR="00831BB6" w:rsidRPr="006048BD" w14:paraId="3D89D85A" w14:textId="77777777" w:rsidTr="00484E92">
        <w:tc>
          <w:tcPr>
            <w:tcW w:w="2248" w:type="dxa"/>
            <w:tcBorders>
              <w:top w:val="nil"/>
              <w:left w:val="nil"/>
              <w:bottom w:val="single" w:sz="4" w:space="0" w:color="auto"/>
              <w:right w:val="nil"/>
            </w:tcBorders>
            <w:shd w:val="clear" w:color="auto" w:fill="auto"/>
            <w:noWrap/>
            <w:vAlign w:val="center"/>
            <w:hideMark/>
          </w:tcPr>
          <w:p w14:paraId="48C2D4A0" w14:textId="77777777" w:rsidR="00831BB6" w:rsidRPr="006048BD" w:rsidRDefault="00831BB6" w:rsidP="00831BB6">
            <w:pPr>
              <w:widowControl/>
              <w:spacing w:line="259" w:lineRule="auto"/>
              <w:rPr>
                <w:rFonts w:eastAsia="Times New Roman" w:cs="Times New Roman"/>
                <w:b/>
                <w:bCs/>
                <w:sz w:val="20"/>
                <w:szCs w:val="20"/>
              </w:rPr>
            </w:pPr>
            <w:r w:rsidRPr="006048BD">
              <w:rPr>
                <w:rFonts w:eastAsia="Times New Roman" w:cs="Times New Roman"/>
                <w:b/>
                <w:bCs/>
                <w:sz w:val="20"/>
                <w:szCs w:val="20"/>
              </w:rPr>
              <w:t>All households</w:t>
            </w:r>
          </w:p>
        </w:tc>
        <w:tc>
          <w:tcPr>
            <w:tcW w:w="629" w:type="dxa"/>
            <w:tcBorders>
              <w:top w:val="nil"/>
              <w:left w:val="nil"/>
              <w:bottom w:val="single" w:sz="4" w:space="0" w:color="auto"/>
              <w:right w:val="nil"/>
            </w:tcBorders>
            <w:shd w:val="clear" w:color="auto" w:fill="auto"/>
            <w:noWrap/>
            <w:vAlign w:val="center"/>
          </w:tcPr>
          <w:p w14:paraId="7563E91F" w14:textId="0101E0F2"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vAlign w:val="center"/>
          </w:tcPr>
          <w:p w14:paraId="14F332CA" w14:textId="13F38A00"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tcPr>
          <w:p w14:paraId="50F031D8" w14:textId="22EDB2DD"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tcPr>
          <w:p w14:paraId="29B509BB"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tcPr>
          <w:p w14:paraId="214311BE" w14:textId="13EA69E8"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vAlign w:val="center"/>
          </w:tcPr>
          <w:p w14:paraId="250C7274" w14:textId="3DA8E873"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tcPr>
          <w:p w14:paraId="698F8A1B" w14:textId="42CC9625"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tcPr>
          <w:p w14:paraId="42B20FF7" w14:textId="4DC612D0"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tcPr>
          <w:p w14:paraId="441B4E9F" w14:textId="14E5C512"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tcPr>
          <w:p w14:paraId="66A40612" w14:textId="5A47F09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7772C5B" w14:textId="77777777" w:rsidTr="00831BB6">
        <w:tc>
          <w:tcPr>
            <w:tcW w:w="4424" w:type="dxa"/>
            <w:gridSpan w:val="4"/>
            <w:tcBorders>
              <w:top w:val="single" w:sz="4" w:space="0" w:color="auto"/>
              <w:left w:val="nil"/>
              <w:bottom w:val="single" w:sz="4" w:space="0" w:color="auto"/>
              <w:right w:val="nil"/>
            </w:tcBorders>
            <w:shd w:val="clear" w:color="000000" w:fill="DBE7F3"/>
          </w:tcPr>
          <w:p w14:paraId="6C3DB92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70" w:type="dxa"/>
            <w:tcBorders>
              <w:top w:val="nil"/>
              <w:left w:val="nil"/>
              <w:bottom w:val="single" w:sz="4" w:space="0" w:color="auto"/>
              <w:right w:val="nil"/>
            </w:tcBorders>
            <w:shd w:val="clear" w:color="000000" w:fill="DBE7F3"/>
            <w:noWrap/>
            <w:vAlign w:val="center"/>
            <w:hideMark/>
          </w:tcPr>
          <w:p w14:paraId="16F5F44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74A9F8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37B5E25C"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57B9B14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09D299B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6F5F6EF8"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3B31257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7235473D" w14:textId="77777777" w:rsidTr="008A44F4">
        <w:tc>
          <w:tcPr>
            <w:tcW w:w="2248" w:type="dxa"/>
            <w:tcBorders>
              <w:top w:val="nil"/>
              <w:left w:val="nil"/>
              <w:bottom w:val="single" w:sz="4" w:space="0" w:color="auto"/>
              <w:right w:val="nil"/>
            </w:tcBorders>
            <w:shd w:val="clear" w:color="auto" w:fill="auto"/>
            <w:noWrap/>
            <w:vAlign w:val="center"/>
            <w:hideMark/>
          </w:tcPr>
          <w:p w14:paraId="61ED8F0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29" w:type="dxa"/>
            <w:tcBorders>
              <w:top w:val="nil"/>
              <w:left w:val="nil"/>
              <w:bottom w:val="single" w:sz="4" w:space="0" w:color="auto"/>
              <w:right w:val="nil"/>
            </w:tcBorders>
            <w:shd w:val="clear" w:color="auto" w:fill="auto"/>
            <w:noWrap/>
            <w:vAlign w:val="center"/>
            <w:hideMark/>
          </w:tcPr>
          <w:p w14:paraId="7193DB1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0484D34"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C6B3EA"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1F0BA53"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B28E35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AA62FB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48222E0"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3F80D49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C67E62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8F4CBA5"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1C3A3615" w14:textId="77777777" w:rsidTr="008A44F4">
        <w:tc>
          <w:tcPr>
            <w:tcW w:w="2248" w:type="dxa"/>
            <w:tcBorders>
              <w:top w:val="nil"/>
              <w:left w:val="nil"/>
              <w:bottom w:val="single" w:sz="4" w:space="0" w:color="auto"/>
              <w:right w:val="nil"/>
            </w:tcBorders>
            <w:shd w:val="clear" w:color="auto" w:fill="auto"/>
            <w:noWrap/>
            <w:vAlign w:val="center"/>
            <w:hideMark/>
          </w:tcPr>
          <w:p w14:paraId="00FAE840"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29" w:type="dxa"/>
            <w:tcBorders>
              <w:top w:val="nil"/>
              <w:left w:val="nil"/>
              <w:bottom w:val="single" w:sz="4" w:space="0" w:color="auto"/>
              <w:right w:val="nil"/>
            </w:tcBorders>
            <w:shd w:val="clear" w:color="auto" w:fill="auto"/>
            <w:noWrap/>
            <w:vAlign w:val="center"/>
            <w:hideMark/>
          </w:tcPr>
          <w:p w14:paraId="34AC80BE"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8D3DA48"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269D8A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1A974C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CF0F42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62D2F5B9"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229A295"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24F08F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D16E515"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25F472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DF6E973" w14:textId="77777777" w:rsidTr="008A44F4">
        <w:tc>
          <w:tcPr>
            <w:tcW w:w="2248" w:type="dxa"/>
            <w:tcBorders>
              <w:top w:val="nil"/>
              <w:left w:val="nil"/>
              <w:bottom w:val="single" w:sz="4" w:space="0" w:color="auto"/>
              <w:right w:val="nil"/>
            </w:tcBorders>
            <w:shd w:val="clear" w:color="auto" w:fill="auto"/>
            <w:noWrap/>
            <w:vAlign w:val="center"/>
            <w:hideMark/>
          </w:tcPr>
          <w:p w14:paraId="003987F8"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29" w:type="dxa"/>
            <w:tcBorders>
              <w:top w:val="nil"/>
              <w:left w:val="nil"/>
              <w:bottom w:val="single" w:sz="4" w:space="0" w:color="auto"/>
              <w:right w:val="nil"/>
            </w:tcBorders>
            <w:shd w:val="clear" w:color="auto" w:fill="auto"/>
            <w:noWrap/>
            <w:vAlign w:val="center"/>
            <w:hideMark/>
          </w:tcPr>
          <w:p w14:paraId="3A21F2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35C89C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01E2F92"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113C8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EF38C3D"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057DFD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633399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634FA5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6974ED6A"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5C4E7A1"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61B4F004" w14:textId="77777777" w:rsidTr="008A44F4">
        <w:tc>
          <w:tcPr>
            <w:tcW w:w="2248" w:type="dxa"/>
            <w:tcBorders>
              <w:top w:val="nil"/>
              <w:left w:val="nil"/>
              <w:bottom w:val="single" w:sz="4" w:space="0" w:color="auto"/>
              <w:right w:val="nil"/>
            </w:tcBorders>
            <w:shd w:val="clear" w:color="auto" w:fill="auto"/>
            <w:noWrap/>
            <w:vAlign w:val="center"/>
            <w:hideMark/>
          </w:tcPr>
          <w:p w14:paraId="7466B212"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29" w:type="dxa"/>
            <w:tcBorders>
              <w:top w:val="nil"/>
              <w:left w:val="nil"/>
              <w:bottom w:val="single" w:sz="4" w:space="0" w:color="auto"/>
              <w:right w:val="nil"/>
            </w:tcBorders>
            <w:shd w:val="clear" w:color="auto" w:fill="auto"/>
            <w:noWrap/>
            <w:vAlign w:val="center"/>
            <w:hideMark/>
          </w:tcPr>
          <w:p w14:paraId="22CA5FD1"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8CA9165"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E38999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7C68539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5CF5F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0E541012"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49F93D22"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9AB1CD6"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347E35A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8DC2CF0"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AA59B1C" w14:textId="77777777" w:rsidTr="00831BB6">
        <w:tc>
          <w:tcPr>
            <w:tcW w:w="4424" w:type="dxa"/>
            <w:gridSpan w:val="4"/>
            <w:tcBorders>
              <w:top w:val="single" w:sz="4" w:space="0" w:color="auto"/>
              <w:left w:val="nil"/>
              <w:bottom w:val="single" w:sz="4" w:space="0" w:color="auto"/>
              <w:right w:val="nil"/>
            </w:tcBorders>
            <w:shd w:val="clear" w:color="000000" w:fill="DBE7F3"/>
          </w:tcPr>
          <w:p w14:paraId="7568BAD1"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education</w:t>
            </w:r>
          </w:p>
        </w:tc>
        <w:tc>
          <w:tcPr>
            <w:tcW w:w="170" w:type="dxa"/>
            <w:tcBorders>
              <w:top w:val="nil"/>
              <w:left w:val="nil"/>
              <w:bottom w:val="single" w:sz="4" w:space="0" w:color="auto"/>
              <w:right w:val="nil"/>
            </w:tcBorders>
            <w:shd w:val="clear" w:color="000000" w:fill="DBE7F3"/>
            <w:vAlign w:val="center"/>
            <w:hideMark/>
          </w:tcPr>
          <w:p w14:paraId="4DD3DD4F"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53DE036E"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073663BD"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4C9CF5C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C8E4610"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39229B12"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7FA3D16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30605F98" w14:textId="77777777" w:rsidTr="008A44F4">
        <w:tc>
          <w:tcPr>
            <w:tcW w:w="2248" w:type="dxa"/>
            <w:tcBorders>
              <w:top w:val="nil"/>
              <w:left w:val="nil"/>
              <w:bottom w:val="single" w:sz="4" w:space="0" w:color="auto"/>
              <w:right w:val="nil"/>
            </w:tcBorders>
            <w:shd w:val="clear" w:color="auto" w:fill="auto"/>
            <w:vAlign w:val="center"/>
            <w:hideMark/>
          </w:tcPr>
          <w:p w14:paraId="4E3C65A6"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29" w:type="dxa"/>
            <w:tcBorders>
              <w:top w:val="nil"/>
              <w:left w:val="nil"/>
              <w:bottom w:val="single" w:sz="4" w:space="0" w:color="auto"/>
              <w:right w:val="nil"/>
            </w:tcBorders>
            <w:shd w:val="clear" w:color="auto" w:fill="auto"/>
            <w:noWrap/>
            <w:vAlign w:val="center"/>
            <w:hideMark/>
          </w:tcPr>
          <w:p w14:paraId="7E148165"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3B4F5B3"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042D78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F53277E"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541ED14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D4EB9F4"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0408B7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173385E3"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A422A4"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69D1CADD"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E176F16" w14:textId="77777777" w:rsidTr="008A44F4">
        <w:tc>
          <w:tcPr>
            <w:tcW w:w="2248" w:type="dxa"/>
            <w:tcBorders>
              <w:top w:val="nil"/>
              <w:left w:val="nil"/>
              <w:bottom w:val="single" w:sz="4" w:space="0" w:color="auto"/>
              <w:right w:val="nil"/>
            </w:tcBorders>
            <w:shd w:val="clear" w:color="auto" w:fill="auto"/>
            <w:vAlign w:val="center"/>
            <w:hideMark/>
          </w:tcPr>
          <w:p w14:paraId="7C4025DA"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29" w:type="dxa"/>
            <w:tcBorders>
              <w:top w:val="nil"/>
              <w:left w:val="nil"/>
              <w:bottom w:val="single" w:sz="4" w:space="0" w:color="auto"/>
              <w:right w:val="nil"/>
            </w:tcBorders>
            <w:shd w:val="clear" w:color="auto" w:fill="auto"/>
            <w:noWrap/>
            <w:vAlign w:val="center"/>
            <w:hideMark/>
          </w:tcPr>
          <w:p w14:paraId="43F9220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479ADD2D"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1B23EC81"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C34CC9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2099410E"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32617028"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5F187F9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9E42550"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0785D41"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49E75BC"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37376D4" w14:textId="77777777" w:rsidTr="008A44F4">
        <w:tc>
          <w:tcPr>
            <w:tcW w:w="2248" w:type="dxa"/>
            <w:tcBorders>
              <w:top w:val="nil"/>
              <w:left w:val="nil"/>
              <w:bottom w:val="single" w:sz="4" w:space="0" w:color="auto"/>
              <w:right w:val="nil"/>
            </w:tcBorders>
            <w:shd w:val="clear" w:color="auto" w:fill="auto"/>
            <w:vAlign w:val="center"/>
            <w:hideMark/>
          </w:tcPr>
          <w:p w14:paraId="240D64E7"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29" w:type="dxa"/>
            <w:tcBorders>
              <w:top w:val="nil"/>
              <w:left w:val="nil"/>
              <w:bottom w:val="single" w:sz="4" w:space="0" w:color="auto"/>
              <w:right w:val="nil"/>
            </w:tcBorders>
            <w:shd w:val="clear" w:color="auto" w:fill="auto"/>
            <w:noWrap/>
            <w:vAlign w:val="center"/>
            <w:hideMark/>
          </w:tcPr>
          <w:p w14:paraId="30E4B77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515EA632"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371AA9D3"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14F1DF71"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E15B916"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426A3BF6"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08B2456"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4FDB428"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43F5563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35F9991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2884EE97" w14:textId="77777777" w:rsidTr="008A44F4">
        <w:tc>
          <w:tcPr>
            <w:tcW w:w="2248" w:type="dxa"/>
            <w:tcBorders>
              <w:top w:val="nil"/>
              <w:left w:val="nil"/>
              <w:bottom w:val="single" w:sz="4" w:space="0" w:color="auto"/>
              <w:right w:val="nil"/>
            </w:tcBorders>
            <w:shd w:val="clear" w:color="auto" w:fill="auto"/>
            <w:vAlign w:val="center"/>
            <w:hideMark/>
          </w:tcPr>
          <w:p w14:paraId="3FA26A9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29" w:type="dxa"/>
            <w:tcBorders>
              <w:top w:val="nil"/>
              <w:left w:val="nil"/>
              <w:bottom w:val="single" w:sz="4" w:space="0" w:color="auto"/>
              <w:right w:val="nil"/>
            </w:tcBorders>
            <w:shd w:val="clear" w:color="auto" w:fill="auto"/>
            <w:noWrap/>
            <w:vAlign w:val="center"/>
            <w:hideMark/>
          </w:tcPr>
          <w:p w14:paraId="54DF4EC9"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15DE568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DA95268"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33CB1475"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10DC9A95"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7A2303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2C5B2F23"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12C0B7C"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1C16F9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4E38C2B"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331AD5C2" w14:textId="77777777" w:rsidTr="008A44F4">
        <w:tc>
          <w:tcPr>
            <w:tcW w:w="2248" w:type="dxa"/>
            <w:tcBorders>
              <w:top w:val="nil"/>
              <w:left w:val="nil"/>
              <w:bottom w:val="single" w:sz="4" w:space="0" w:color="auto"/>
              <w:right w:val="nil"/>
            </w:tcBorders>
            <w:shd w:val="clear" w:color="auto" w:fill="auto"/>
            <w:vAlign w:val="center"/>
            <w:hideMark/>
          </w:tcPr>
          <w:p w14:paraId="0EC1EDB3"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29" w:type="dxa"/>
            <w:tcBorders>
              <w:top w:val="nil"/>
              <w:left w:val="nil"/>
              <w:bottom w:val="single" w:sz="4" w:space="0" w:color="auto"/>
              <w:right w:val="nil"/>
            </w:tcBorders>
            <w:shd w:val="clear" w:color="auto" w:fill="auto"/>
            <w:noWrap/>
            <w:vAlign w:val="center"/>
            <w:hideMark/>
          </w:tcPr>
          <w:p w14:paraId="40C8B382"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6E9B6701"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5ACB76F7"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A9FC742"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6EAC0D89"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902373"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09ACD529"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467A4C54"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5CCF0276"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0C9E61CE"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5643E13" w14:textId="77777777" w:rsidTr="00831BB6">
        <w:tc>
          <w:tcPr>
            <w:tcW w:w="4424" w:type="dxa"/>
            <w:gridSpan w:val="4"/>
            <w:tcBorders>
              <w:top w:val="single" w:sz="4" w:space="0" w:color="auto"/>
              <w:left w:val="nil"/>
              <w:bottom w:val="single" w:sz="4" w:space="0" w:color="auto"/>
              <w:right w:val="nil"/>
            </w:tcBorders>
            <w:shd w:val="clear" w:color="000000" w:fill="DBE7F3"/>
          </w:tcPr>
          <w:p w14:paraId="2787369D"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170" w:type="dxa"/>
            <w:tcBorders>
              <w:top w:val="nil"/>
              <w:left w:val="nil"/>
              <w:bottom w:val="single" w:sz="4" w:space="0" w:color="auto"/>
              <w:right w:val="nil"/>
            </w:tcBorders>
            <w:shd w:val="clear" w:color="000000" w:fill="DBE7F3"/>
            <w:vAlign w:val="center"/>
            <w:hideMark/>
          </w:tcPr>
          <w:p w14:paraId="0946F549"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6" w:type="dxa"/>
            <w:tcBorders>
              <w:top w:val="nil"/>
              <w:left w:val="nil"/>
              <w:bottom w:val="single" w:sz="4" w:space="0" w:color="auto"/>
              <w:right w:val="nil"/>
            </w:tcBorders>
            <w:shd w:val="clear" w:color="000000" w:fill="DBE7F3"/>
            <w:noWrap/>
            <w:vAlign w:val="center"/>
            <w:hideMark/>
          </w:tcPr>
          <w:p w14:paraId="023CB99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0" w:type="dxa"/>
            <w:tcBorders>
              <w:top w:val="nil"/>
              <w:left w:val="nil"/>
              <w:bottom w:val="single" w:sz="4" w:space="0" w:color="auto"/>
              <w:right w:val="nil"/>
            </w:tcBorders>
            <w:shd w:val="clear" w:color="000000" w:fill="DBE7F3"/>
          </w:tcPr>
          <w:p w14:paraId="6EA918BE" w14:textId="77777777" w:rsidR="00831BB6" w:rsidRPr="006048BD" w:rsidRDefault="00831BB6" w:rsidP="00831BB6">
            <w:pPr>
              <w:widowControl/>
              <w:spacing w:line="259" w:lineRule="auto"/>
              <w:rPr>
                <w:rFonts w:eastAsia="Times New Roman" w:cs="Times New Roman"/>
                <w:b/>
                <w:bCs/>
                <w:color w:val="auto"/>
                <w:sz w:val="20"/>
                <w:szCs w:val="20"/>
              </w:rPr>
            </w:pPr>
          </w:p>
        </w:tc>
        <w:tc>
          <w:tcPr>
            <w:tcW w:w="687" w:type="dxa"/>
            <w:tcBorders>
              <w:top w:val="nil"/>
              <w:left w:val="nil"/>
              <w:bottom w:val="single" w:sz="4" w:space="0" w:color="auto"/>
              <w:right w:val="nil"/>
            </w:tcBorders>
            <w:shd w:val="clear" w:color="000000" w:fill="DBE7F3"/>
            <w:noWrap/>
            <w:vAlign w:val="center"/>
            <w:hideMark/>
          </w:tcPr>
          <w:p w14:paraId="68271C05"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57" w:type="dxa"/>
            <w:tcBorders>
              <w:top w:val="nil"/>
              <w:left w:val="nil"/>
              <w:bottom w:val="single" w:sz="4" w:space="0" w:color="auto"/>
              <w:right w:val="nil"/>
            </w:tcBorders>
            <w:shd w:val="clear" w:color="000000" w:fill="DBE7F3"/>
            <w:noWrap/>
            <w:vAlign w:val="center"/>
            <w:hideMark/>
          </w:tcPr>
          <w:p w14:paraId="3F6AEB6B"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36" w:type="dxa"/>
            <w:tcBorders>
              <w:top w:val="nil"/>
              <w:left w:val="nil"/>
              <w:bottom w:val="single" w:sz="4" w:space="0" w:color="auto"/>
              <w:right w:val="nil"/>
            </w:tcBorders>
            <w:shd w:val="clear" w:color="000000" w:fill="DBE7F3"/>
            <w:noWrap/>
            <w:vAlign w:val="center"/>
            <w:hideMark/>
          </w:tcPr>
          <w:p w14:paraId="03D64E87"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91" w:type="dxa"/>
            <w:tcBorders>
              <w:top w:val="nil"/>
              <w:left w:val="nil"/>
              <w:bottom w:val="single" w:sz="4" w:space="0" w:color="auto"/>
              <w:right w:val="nil"/>
            </w:tcBorders>
            <w:shd w:val="clear" w:color="000000" w:fill="DBE7F3"/>
            <w:noWrap/>
            <w:vAlign w:val="center"/>
            <w:hideMark/>
          </w:tcPr>
          <w:p w14:paraId="4F8F3EAC" w14:textId="77777777" w:rsidR="00831BB6" w:rsidRPr="006048BD" w:rsidRDefault="00831BB6" w:rsidP="00831BB6">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831BB6" w:rsidRPr="006048BD" w14:paraId="23F27E46" w14:textId="77777777" w:rsidTr="008A44F4">
        <w:tc>
          <w:tcPr>
            <w:tcW w:w="2248" w:type="dxa"/>
            <w:tcBorders>
              <w:top w:val="nil"/>
              <w:left w:val="nil"/>
              <w:bottom w:val="single" w:sz="4" w:space="0" w:color="auto"/>
              <w:right w:val="nil"/>
            </w:tcBorders>
            <w:shd w:val="clear" w:color="auto" w:fill="auto"/>
            <w:vAlign w:val="center"/>
            <w:hideMark/>
          </w:tcPr>
          <w:p w14:paraId="31AE46D4"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29" w:type="dxa"/>
            <w:tcBorders>
              <w:top w:val="nil"/>
              <w:left w:val="nil"/>
              <w:bottom w:val="single" w:sz="4" w:space="0" w:color="auto"/>
              <w:right w:val="nil"/>
            </w:tcBorders>
            <w:shd w:val="clear" w:color="auto" w:fill="auto"/>
            <w:noWrap/>
            <w:vAlign w:val="center"/>
            <w:hideMark/>
          </w:tcPr>
          <w:p w14:paraId="05E00A63"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7EFB237F"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038DAD6F"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6D433D2F"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78F2750"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59E40FFD"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1D463447"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295059B1"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0A8DA33C"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76BBF6A8" w14:textId="77777777" w:rsidR="00831BB6" w:rsidRPr="006048BD" w:rsidRDefault="00831BB6" w:rsidP="00831BB6">
            <w:pPr>
              <w:widowControl/>
              <w:spacing w:line="259" w:lineRule="auto"/>
              <w:jc w:val="center"/>
              <w:rPr>
                <w:rFonts w:eastAsia="Times New Roman" w:cs="Times New Roman"/>
                <w:sz w:val="20"/>
                <w:szCs w:val="20"/>
              </w:rPr>
            </w:pPr>
          </w:p>
        </w:tc>
      </w:tr>
      <w:tr w:rsidR="00831BB6" w:rsidRPr="006048BD" w14:paraId="4F7D3C4A" w14:textId="77777777" w:rsidTr="008A44F4">
        <w:tc>
          <w:tcPr>
            <w:tcW w:w="2248" w:type="dxa"/>
            <w:tcBorders>
              <w:top w:val="nil"/>
              <w:left w:val="nil"/>
              <w:bottom w:val="single" w:sz="4" w:space="0" w:color="auto"/>
              <w:right w:val="nil"/>
            </w:tcBorders>
            <w:shd w:val="clear" w:color="auto" w:fill="auto"/>
            <w:vAlign w:val="center"/>
            <w:hideMark/>
          </w:tcPr>
          <w:p w14:paraId="28E304FE" w14:textId="77777777" w:rsidR="00831BB6" w:rsidRPr="006048BD" w:rsidRDefault="00831BB6" w:rsidP="00831BB6">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29" w:type="dxa"/>
            <w:tcBorders>
              <w:top w:val="nil"/>
              <w:left w:val="nil"/>
              <w:bottom w:val="single" w:sz="4" w:space="0" w:color="auto"/>
              <w:right w:val="nil"/>
            </w:tcBorders>
            <w:shd w:val="clear" w:color="auto" w:fill="auto"/>
            <w:noWrap/>
            <w:vAlign w:val="center"/>
            <w:hideMark/>
          </w:tcPr>
          <w:p w14:paraId="28435BA4" w14:textId="77777777" w:rsidR="00831BB6" w:rsidRPr="006048BD" w:rsidRDefault="00831BB6" w:rsidP="00831BB6">
            <w:pPr>
              <w:widowControl/>
              <w:spacing w:line="259" w:lineRule="auto"/>
              <w:jc w:val="center"/>
              <w:rPr>
                <w:rFonts w:eastAsia="Times New Roman" w:cs="Times New Roman"/>
                <w:sz w:val="20"/>
                <w:szCs w:val="20"/>
              </w:rPr>
            </w:pPr>
          </w:p>
        </w:tc>
        <w:tc>
          <w:tcPr>
            <w:tcW w:w="900" w:type="dxa"/>
            <w:tcBorders>
              <w:top w:val="nil"/>
              <w:left w:val="nil"/>
              <w:bottom w:val="single" w:sz="4" w:space="0" w:color="auto"/>
              <w:right w:val="nil"/>
            </w:tcBorders>
          </w:tcPr>
          <w:p w14:paraId="3B1F747A" w14:textId="77777777" w:rsidR="00831BB6" w:rsidRPr="006048BD" w:rsidRDefault="00831BB6" w:rsidP="00831BB6">
            <w:pPr>
              <w:widowControl/>
              <w:spacing w:line="259" w:lineRule="auto"/>
              <w:jc w:val="center"/>
              <w:rPr>
                <w:rFonts w:eastAsia="Times New Roman" w:cs="Times New Roman"/>
                <w:sz w:val="20"/>
                <w:szCs w:val="20"/>
              </w:rPr>
            </w:pPr>
          </w:p>
        </w:tc>
        <w:tc>
          <w:tcPr>
            <w:tcW w:w="647" w:type="dxa"/>
            <w:tcBorders>
              <w:top w:val="nil"/>
              <w:left w:val="nil"/>
              <w:bottom w:val="single" w:sz="4" w:space="0" w:color="auto"/>
              <w:right w:val="nil"/>
            </w:tcBorders>
            <w:shd w:val="clear" w:color="auto" w:fill="auto"/>
            <w:vAlign w:val="center"/>
            <w:hideMark/>
          </w:tcPr>
          <w:p w14:paraId="40C43440" w14:textId="77777777" w:rsidR="00831BB6" w:rsidRPr="006048BD" w:rsidRDefault="00831BB6" w:rsidP="00831BB6">
            <w:pPr>
              <w:widowControl/>
              <w:spacing w:line="259" w:lineRule="auto"/>
              <w:jc w:val="center"/>
              <w:rPr>
                <w:rFonts w:eastAsia="Times New Roman" w:cs="Times New Roman"/>
                <w:sz w:val="20"/>
                <w:szCs w:val="20"/>
              </w:rPr>
            </w:pPr>
          </w:p>
        </w:tc>
        <w:tc>
          <w:tcPr>
            <w:tcW w:w="170" w:type="dxa"/>
            <w:tcBorders>
              <w:top w:val="nil"/>
              <w:left w:val="nil"/>
              <w:bottom w:val="single" w:sz="4" w:space="0" w:color="auto"/>
              <w:right w:val="nil"/>
            </w:tcBorders>
            <w:shd w:val="clear" w:color="auto" w:fill="auto"/>
            <w:vAlign w:val="center"/>
            <w:hideMark/>
          </w:tcPr>
          <w:p w14:paraId="4215637A" w14:textId="77777777" w:rsidR="00831BB6" w:rsidRPr="006048BD" w:rsidRDefault="00831BB6" w:rsidP="00831BB6">
            <w:pPr>
              <w:widowControl/>
              <w:spacing w:line="259" w:lineRule="auto"/>
              <w:jc w:val="center"/>
              <w:rPr>
                <w:rFonts w:eastAsia="Times New Roman" w:cs="Times New Roman"/>
                <w:sz w:val="20"/>
                <w:szCs w:val="20"/>
              </w:rPr>
            </w:pPr>
          </w:p>
        </w:tc>
        <w:tc>
          <w:tcPr>
            <w:tcW w:w="626" w:type="dxa"/>
            <w:tcBorders>
              <w:top w:val="nil"/>
              <w:left w:val="nil"/>
              <w:bottom w:val="single" w:sz="4" w:space="0" w:color="auto"/>
              <w:right w:val="nil"/>
            </w:tcBorders>
            <w:shd w:val="clear" w:color="auto" w:fill="auto"/>
            <w:noWrap/>
            <w:vAlign w:val="center"/>
            <w:hideMark/>
          </w:tcPr>
          <w:p w14:paraId="49960C32" w14:textId="77777777" w:rsidR="00831BB6" w:rsidRPr="006048BD" w:rsidRDefault="00831BB6" w:rsidP="00831BB6">
            <w:pPr>
              <w:widowControl/>
              <w:spacing w:line="259" w:lineRule="auto"/>
              <w:jc w:val="center"/>
              <w:rPr>
                <w:rFonts w:eastAsia="Times New Roman" w:cs="Times New Roman"/>
                <w:sz w:val="20"/>
                <w:szCs w:val="20"/>
              </w:rPr>
            </w:pPr>
          </w:p>
        </w:tc>
        <w:tc>
          <w:tcPr>
            <w:tcW w:w="990" w:type="dxa"/>
            <w:tcBorders>
              <w:top w:val="nil"/>
              <w:left w:val="nil"/>
              <w:bottom w:val="single" w:sz="4" w:space="0" w:color="auto"/>
              <w:right w:val="nil"/>
            </w:tcBorders>
          </w:tcPr>
          <w:p w14:paraId="1C5EC1F1" w14:textId="77777777" w:rsidR="00831BB6" w:rsidRPr="006048BD" w:rsidRDefault="00831BB6" w:rsidP="00831BB6">
            <w:pPr>
              <w:widowControl/>
              <w:spacing w:line="259" w:lineRule="auto"/>
              <w:jc w:val="center"/>
              <w:rPr>
                <w:rFonts w:eastAsia="Times New Roman" w:cs="Times New Roman"/>
                <w:sz w:val="20"/>
                <w:szCs w:val="20"/>
              </w:rPr>
            </w:pPr>
          </w:p>
        </w:tc>
        <w:tc>
          <w:tcPr>
            <w:tcW w:w="687" w:type="dxa"/>
            <w:tcBorders>
              <w:top w:val="nil"/>
              <w:left w:val="nil"/>
              <w:bottom w:val="single" w:sz="4" w:space="0" w:color="auto"/>
              <w:right w:val="nil"/>
            </w:tcBorders>
            <w:shd w:val="clear" w:color="auto" w:fill="auto"/>
            <w:vAlign w:val="center"/>
            <w:hideMark/>
          </w:tcPr>
          <w:p w14:paraId="7A4303FA" w14:textId="77777777" w:rsidR="00831BB6" w:rsidRPr="006048BD" w:rsidRDefault="00831BB6" w:rsidP="00831BB6">
            <w:pPr>
              <w:widowControl/>
              <w:spacing w:line="259" w:lineRule="auto"/>
              <w:jc w:val="center"/>
              <w:rPr>
                <w:rFonts w:eastAsia="Times New Roman" w:cs="Times New Roman"/>
                <w:sz w:val="20"/>
                <w:szCs w:val="20"/>
              </w:rPr>
            </w:pPr>
          </w:p>
        </w:tc>
        <w:tc>
          <w:tcPr>
            <w:tcW w:w="557" w:type="dxa"/>
            <w:tcBorders>
              <w:top w:val="nil"/>
              <w:left w:val="nil"/>
              <w:bottom w:val="single" w:sz="4" w:space="0" w:color="auto"/>
              <w:right w:val="nil"/>
            </w:tcBorders>
            <w:shd w:val="clear" w:color="auto" w:fill="auto"/>
            <w:vAlign w:val="center"/>
            <w:hideMark/>
          </w:tcPr>
          <w:p w14:paraId="77FC8E52" w14:textId="77777777" w:rsidR="00831BB6" w:rsidRPr="006048BD" w:rsidRDefault="00831BB6" w:rsidP="00831BB6">
            <w:pPr>
              <w:widowControl/>
              <w:spacing w:line="259" w:lineRule="auto"/>
              <w:jc w:val="center"/>
              <w:rPr>
                <w:rFonts w:eastAsia="Times New Roman" w:cs="Times New Roman"/>
                <w:sz w:val="20"/>
                <w:szCs w:val="20"/>
              </w:rPr>
            </w:pPr>
          </w:p>
        </w:tc>
        <w:tc>
          <w:tcPr>
            <w:tcW w:w="736" w:type="dxa"/>
            <w:tcBorders>
              <w:top w:val="nil"/>
              <w:left w:val="nil"/>
              <w:bottom w:val="single" w:sz="4" w:space="0" w:color="auto"/>
              <w:right w:val="nil"/>
            </w:tcBorders>
            <w:shd w:val="clear" w:color="auto" w:fill="auto"/>
            <w:vAlign w:val="center"/>
            <w:hideMark/>
          </w:tcPr>
          <w:p w14:paraId="2EECCD69" w14:textId="77777777" w:rsidR="00831BB6" w:rsidRPr="006048BD" w:rsidRDefault="00831BB6" w:rsidP="00831BB6">
            <w:pPr>
              <w:widowControl/>
              <w:spacing w:line="259" w:lineRule="auto"/>
              <w:jc w:val="center"/>
              <w:rPr>
                <w:rFonts w:eastAsia="Times New Roman" w:cs="Times New Roman"/>
                <w:sz w:val="20"/>
                <w:szCs w:val="20"/>
              </w:rPr>
            </w:pPr>
          </w:p>
        </w:tc>
        <w:tc>
          <w:tcPr>
            <w:tcW w:w="691" w:type="dxa"/>
            <w:tcBorders>
              <w:top w:val="nil"/>
              <w:left w:val="nil"/>
              <w:bottom w:val="single" w:sz="4" w:space="0" w:color="auto"/>
              <w:right w:val="nil"/>
            </w:tcBorders>
            <w:shd w:val="clear" w:color="auto" w:fill="auto"/>
            <w:vAlign w:val="center"/>
            <w:hideMark/>
          </w:tcPr>
          <w:p w14:paraId="4D910518" w14:textId="77777777" w:rsidR="00831BB6" w:rsidRPr="006048BD" w:rsidRDefault="00831BB6" w:rsidP="00831BB6">
            <w:pPr>
              <w:widowControl/>
              <w:spacing w:line="259" w:lineRule="auto"/>
              <w:jc w:val="center"/>
              <w:rPr>
                <w:rFonts w:eastAsia="Times New Roman" w:cs="Times New Roman"/>
                <w:sz w:val="20"/>
                <w:szCs w:val="20"/>
              </w:rPr>
            </w:pPr>
          </w:p>
        </w:tc>
      </w:tr>
    </w:tbl>
    <w:p w14:paraId="4BAE4027" w14:textId="77777777" w:rsidR="001527CC" w:rsidRPr="001527CC" w:rsidRDefault="001527CC" w:rsidP="001527CC">
      <w:pPr>
        <w:pStyle w:val="BodyText"/>
        <w:spacing w:after="0"/>
        <w:ind w:left="90" w:hanging="90"/>
        <w:rPr>
          <w:sz w:val="16"/>
        </w:rPr>
      </w:pPr>
      <w:commentRangeStart w:id="785"/>
      <w:r w:rsidRPr="001527CC">
        <w:rPr>
          <w:sz w:val="16"/>
        </w:rPr>
        <w:t>^ Results not statistically reliable, n&lt;30</w:t>
      </w:r>
      <w:commentRangeEnd w:id="785"/>
      <w:r w:rsidR="00B435DA">
        <w:rPr>
          <w:rStyle w:val="CommentReference"/>
        </w:rPr>
        <w:commentReference w:id="785"/>
      </w:r>
    </w:p>
    <w:p w14:paraId="76DFE351" w14:textId="77777777" w:rsidR="001527CC" w:rsidRPr="001527CC" w:rsidRDefault="001527CC" w:rsidP="001527CC">
      <w:pPr>
        <w:pStyle w:val="BodyText"/>
        <w:spacing w:after="0"/>
        <w:ind w:left="90" w:hanging="90"/>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 </w:t>
      </w:r>
    </w:p>
    <w:p w14:paraId="0620A1C0" w14:textId="77777777" w:rsidR="001527CC" w:rsidRPr="001527CC" w:rsidRDefault="001527CC" w:rsidP="001527CC">
      <w:pPr>
        <w:pStyle w:val="BodyText"/>
        <w:spacing w:after="0"/>
        <w:ind w:left="90" w:hanging="90"/>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CE9F807"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w:t>
      </w:r>
    </w:p>
    <w:p w14:paraId="26DCDDA4" w14:textId="77777777" w:rsidR="001527CC" w:rsidRPr="001527CC" w:rsidRDefault="001527CC" w:rsidP="001527CC">
      <w:pPr>
        <w:pStyle w:val="BodyText"/>
        <w:spacing w:after="0"/>
        <w:ind w:left="90" w:hanging="90"/>
        <w:rPr>
          <w:sz w:val="16"/>
        </w:rPr>
      </w:pPr>
      <w:r w:rsidRPr="001527CC">
        <w:rPr>
          <w:sz w:val="16"/>
        </w:rPr>
        <w:t xml:space="preserve">Notes: </w:t>
      </w:r>
    </w:p>
    <w:p w14:paraId="022F9FCB"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48C57C" w14:textId="77777777" w:rsidR="00702172" w:rsidRPr="004F3EDA" w:rsidRDefault="00702172" w:rsidP="00702172">
      <w:pPr>
        <w:pStyle w:val="BodyText"/>
        <w:spacing w:after="0"/>
        <w:rPr>
          <w:sz w:val="16"/>
        </w:rPr>
      </w:pPr>
      <w:r>
        <w:rPr>
          <w:sz w:val="16"/>
        </w:rPr>
        <w:t>D</w:t>
      </w:r>
      <w:r w:rsidRPr="00477F68">
        <w:rPr>
          <w:sz w:val="16"/>
        </w:rPr>
        <w:t xml:space="preserve">isaggregate categories based on individual household members </w:t>
      </w:r>
      <w:r>
        <w:rPr>
          <w:sz w:val="16"/>
        </w:rPr>
        <w:t xml:space="preserve">(i.e., gendered household type, household education, and poverty status) </w:t>
      </w:r>
      <w:r w:rsidRPr="004F3EDA">
        <w:rPr>
          <w:sz w:val="16"/>
        </w:rPr>
        <w:t xml:space="preserve">are </w:t>
      </w:r>
      <w:r>
        <w:rPr>
          <w:sz w:val="16"/>
        </w:rPr>
        <w:t xml:space="preserve">calculated using </w:t>
      </w:r>
      <w:r w:rsidRPr="004F3EDA">
        <w:rPr>
          <w:sz w:val="16"/>
        </w:rPr>
        <w:t xml:space="preserve">de jure </w:t>
      </w:r>
      <w:r>
        <w:rPr>
          <w:sz w:val="16"/>
        </w:rPr>
        <w:t>household members</w:t>
      </w:r>
      <w:r w:rsidRPr="004F3EDA">
        <w:rPr>
          <w:sz w:val="16"/>
        </w:rPr>
        <w:t>.</w:t>
      </w:r>
    </w:p>
    <w:p w14:paraId="60BBDAE8" w14:textId="33A5CD9E" w:rsidR="001527CC" w:rsidRDefault="001527CC" w:rsidP="001527CC">
      <w:pPr>
        <w:pStyle w:val="BodyText"/>
        <w:spacing w:after="0"/>
        <w:ind w:left="90" w:hanging="90"/>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72B0E386" w14:textId="77777777" w:rsidR="006048BD" w:rsidRDefault="006048BD">
      <w:pPr>
        <w:widowControl/>
        <w:spacing w:line="240" w:lineRule="auto"/>
        <w:rPr>
          <w:rFonts w:eastAsia="Cabin" w:cs="Cabin"/>
          <w:b/>
        </w:rPr>
      </w:pPr>
      <w:r>
        <w:br w:type="page"/>
      </w:r>
    </w:p>
    <w:p w14:paraId="394C833A" w14:textId="3E93F99D" w:rsidR="00937ECB" w:rsidRDefault="00B510C1" w:rsidP="003019C5">
      <w:pPr>
        <w:pStyle w:val="Tabletitle"/>
        <w:keepLines/>
        <w:spacing w:before="240"/>
        <w:contextualSpacing/>
        <w:outlineLvl w:val="3"/>
      </w:pPr>
      <w:bookmarkStart w:id="786" w:name="_Toc50719223"/>
      <w:r w:rsidRPr="00B510C1">
        <w:t xml:space="preserve">Table </w:t>
      </w:r>
      <w:r>
        <w:t>A</w:t>
      </w:r>
      <w:r w:rsidR="00396A13">
        <w:t>1.</w:t>
      </w:r>
      <w:r w:rsidRPr="00B510C1">
        <w:t>6.</w:t>
      </w:r>
      <w:r w:rsidR="001527CC">
        <w:t>2</w:t>
      </w:r>
      <w:r w:rsidRPr="00B510C1">
        <w:t xml:space="preserve">: Comparison of Percent of All Children 6-23 Months </w:t>
      </w:r>
      <w:r w:rsidR="002175E8">
        <w:t xml:space="preserve">of Age </w:t>
      </w:r>
      <w:r w:rsidRPr="00B510C1">
        <w:t>Achieving Minimum Feeding Frequency, Dietary Diversity, and Consuming Specified Foods</w:t>
      </w:r>
      <w:r w:rsidR="002175E8" w:rsidRPr="002175E8">
        <w:t xml:space="preserve"> </w:t>
      </w:r>
      <w:r w:rsidR="002175E8">
        <w:t>in the Phase One ZOI</w:t>
      </w:r>
      <w:r w:rsidRPr="00B510C1">
        <w:t xml:space="preserve">, in Total and by Breastfeeding Status, Feed the Future </w:t>
      </w:r>
      <w:r w:rsidR="00160DC3">
        <w:t>Phase One</w:t>
      </w:r>
      <w:r w:rsidRPr="00B510C1">
        <w:t xml:space="preserve"> Baseline and Endline ZOI Surveys</w:t>
      </w:r>
      <w:bookmarkEnd w:id="786"/>
      <w:r w:rsidRPr="00B510C1">
        <w:t xml:space="preserve"> </w:t>
      </w:r>
    </w:p>
    <w:tbl>
      <w:tblPr>
        <w:tblW w:w="4982" w:type="pct"/>
        <w:tblLayout w:type="fixed"/>
        <w:tblCellMar>
          <w:left w:w="72" w:type="dxa"/>
          <w:right w:w="72" w:type="dxa"/>
        </w:tblCellMar>
        <w:tblLook w:val="04A0" w:firstRow="1" w:lastRow="0" w:firstColumn="1" w:lastColumn="0" w:noHBand="0" w:noVBand="1"/>
      </w:tblPr>
      <w:tblGrid>
        <w:gridCol w:w="3655"/>
        <w:gridCol w:w="635"/>
        <w:gridCol w:w="971"/>
        <w:gridCol w:w="293"/>
        <w:gridCol w:w="677"/>
        <w:gridCol w:w="1014"/>
        <w:gridCol w:w="701"/>
        <w:gridCol w:w="849"/>
        <w:gridCol w:w="675"/>
      </w:tblGrid>
      <w:tr w:rsidR="00943680" w:rsidRPr="006048BD" w14:paraId="472C713D" w14:textId="77777777" w:rsidTr="003132BC">
        <w:trPr>
          <w:tblHeader/>
        </w:trPr>
        <w:tc>
          <w:tcPr>
            <w:tcW w:w="3600" w:type="dxa"/>
            <w:vMerge w:val="restart"/>
            <w:tcBorders>
              <w:top w:val="single" w:sz="4" w:space="0" w:color="auto"/>
              <w:left w:val="nil"/>
              <w:bottom w:val="nil"/>
              <w:right w:val="nil"/>
            </w:tcBorders>
            <w:shd w:val="clear" w:color="000000" w:fill="387990"/>
            <w:vAlign w:val="bottom"/>
            <w:hideMark/>
          </w:tcPr>
          <w:p w14:paraId="705A2421" w14:textId="77777777"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Breastfeeding status and food group consumed</w:t>
            </w:r>
          </w:p>
        </w:tc>
        <w:tc>
          <w:tcPr>
            <w:tcW w:w="1581" w:type="dxa"/>
            <w:gridSpan w:val="2"/>
            <w:tcBorders>
              <w:top w:val="single" w:sz="4" w:space="0" w:color="auto"/>
              <w:left w:val="nil"/>
              <w:bottom w:val="single" w:sz="4" w:space="0" w:color="FFFFFF"/>
              <w:right w:val="nil"/>
            </w:tcBorders>
            <w:shd w:val="clear" w:color="000000" w:fill="387990"/>
            <w:vAlign w:val="center"/>
            <w:hideMark/>
          </w:tcPr>
          <w:p w14:paraId="1C66CEE6" w14:textId="48DB8A54"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Baseline ([Year(s)])</w:t>
            </w:r>
          </w:p>
        </w:tc>
        <w:tc>
          <w:tcPr>
            <w:tcW w:w="289" w:type="dxa"/>
            <w:tcBorders>
              <w:top w:val="single" w:sz="4" w:space="0" w:color="auto"/>
              <w:left w:val="nil"/>
              <w:bottom w:val="nil"/>
              <w:right w:val="nil"/>
            </w:tcBorders>
            <w:shd w:val="clear" w:color="000000" w:fill="387990"/>
            <w:vAlign w:val="center"/>
            <w:hideMark/>
          </w:tcPr>
          <w:p w14:paraId="380DAC80" w14:textId="2D39C5D2"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1666" w:type="dxa"/>
            <w:gridSpan w:val="2"/>
            <w:tcBorders>
              <w:top w:val="single" w:sz="4" w:space="0" w:color="auto"/>
              <w:left w:val="nil"/>
              <w:bottom w:val="single" w:sz="4" w:space="0" w:color="FFFFFF" w:themeColor="background1"/>
              <w:right w:val="nil"/>
            </w:tcBorders>
            <w:shd w:val="clear" w:color="000000" w:fill="387990"/>
            <w:vAlign w:val="center"/>
            <w:hideMark/>
          </w:tcPr>
          <w:p w14:paraId="2C7E3026" w14:textId="6D30EE6A"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Endline ([Year(s)])</w:t>
            </w:r>
          </w:p>
        </w:tc>
        <w:tc>
          <w:tcPr>
            <w:tcW w:w="690" w:type="dxa"/>
            <w:vMerge w:val="restart"/>
            <w:tcBorders>
              <w:top w:val="single" w:sz="4" w:space="0" w:color="auto"/>
              <w:left w:val="nil"/>
              <w:right w:val="nil"/>
            </w:tcBorders>
            <w:shd w:val="clear" w:color="000000" w:fill="387990"/>
            <w:vAlign w:val="bottom"/>
            <w:hideMark/>
          </w:tcPr>
          <w:p w14:paraId="232F4B9A" w14:textId="10DDEA9D"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836" w:type="dxa"/>
            <w:vMerge w:val="restart"/>
            <w:tcBorders>
              <w:top w:val="single" w:sz="4" w:space="0" w:color="auto"/>
              <w:left w:val="nil"/>
              <w:right w:val="nil"/>
            </w:tcBorders>
            <w:shd w:val="clear" w:color="000000" w:fill="387990"/>
            <w:vAlign w:val="bottom"/>
            <w:hideMark/>
          </w:tcPr>
          <w:p w14:paraId="491E0CC4" w14:textId="77777777"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a</w:t>
            </w:r>
            <w:proofErr w:type="spellEnd"/>
          </w:p>
        </w:tc>
        <w:tc>
          <w:tcPr>
            <w:tcW w:w="665" w:type="dxa"/>
            <w:vMerge w:val="restart"/>
            <w:tcBorders>
              <w:top w:val="single" w:sz="4" w:space="0" w:color="auto"/>
              <w:left w:val="nil"/>
              <w:right w:val="nil"/>
            </w:tcBorders>
            <w:shd w:val="clear" w:color="000000" w:fill="387990"/>
            <w:vAlign w:val="bottom"/>
            <w:hideMark/>
          </w:tcPr>
          <w:p w14:paraId="20DC86CF" w14:textId="77777777" w:rsidR="00943680" w:rsidRPr="006048BD" w:rsidRDefault="00943680"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b</w:t>
            </w:r>
            <w:proofErr w:type="spellEnd"/>
          </w:p>
        </w:tc>
      </w:tr>
      <w:tr w:rsidR="00943680" w:rsidRPr="006048BD" w14:paraId="588EA1F6" w14:textId="77777777" w:rsidTr="003132BC">
        <w:trPr>
          <w:tblHeader/>
        </w:trPr>
        <w:tc>
          <w:tcPr>
            <w:tcW w:w="3600" w:type="dxa"/>
            <w:vMerge/>
            <w:tcBorders>
              <w:top w:val="single" w:sz="4" w:space="0" w:color="auto"/>
              <w:left w:val="nil"/>
              <w:bottom w:val="nil"/>
              <w:right w:val="nil"/>
            </w:tcBorders>
            <w:vAlign w:val="center"/>
            <w:hideMark/>
          </w:tcPr>
          <w:p w14:paraId="0F011A4A"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25" w:type="dxa"/>
            <w:tcBorders>
              <w:top w:val="nil"/>
              <w:left w:val="nil"/>
              <w:bottom w:val="nil"/>
              <w:right w:val="nil"/>
            </w:tcBorders>
            <w:shd w:val="clear" w:color="000000" w:fill="387990"/>
            <w:vAlign w:val="bottom"/>
            <w:hideMark/>
          </w:tcPr>
          <w:p w14:paraId="385A364A" w14:textId="2EAE87D2"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56" w:type="dxa"/>
            <w:tcBorders>
              <w:top w:val="nil"/>
              <w:left w:val="nil"/>
              <w:bottom w:val="nil"/>
              <w:right w:val="nil"/>
            </w:tcBorders>
            <w:shd w:val="clear" w:color="auto" w:fill="387990"/>
          </w:tcPr>
          <w:p w14:paraId="44B2DE03" w14:textId="12F8B603" w:rsidR="00943680" w:rsidRPr="006048BD" w:rsidRDefault="00943680"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289" w:type="dxa"/>
            <w:tcBorders>
              <w:top w:val="nil"/>
              <w:left w:val="nil"/>
              <w:bottom w:val="nil"/>
              <w:right w:val="nil"/>
            </w:tcBorders>
            <w:shd w:val="clear" w:color="000000" w:fill="387990"/>
            <w:vAlign w:val="bottom"/>
            <w:hideMark/>
          </w:tcPr>
          <w:p w14:paraId="77E19191" w14:textId="0B57DC80" w:rsidR="00943680" w:rsidRPr="006048BD" w:rsidRDefault="00943680" w:rsidP="006048BD">
            <w:pPr>
              <w:widowControl/>
              <w:spacing w:line="259" w:lineRule="auto"/>
              <w:jc w:val="center"/>
              <w:rPr>
                <w:rFonts w:eastAsia="Times New Roman" w:cs="Times New Roman"/>
                <w:b/>
                <w:bCs/>
                <w:color w:val="FFFFFF"/>
                <w:sz w:val="20"/>
                <w:szCs w:val="20"/>
              </w:rPr>
            </w:pPr>
          </w:p>
        </w:tc>
        <w:tc>
          <w:tcPr>
            <w:tcW w:w="667" w:type="dxa"/>
            <w:tcBorders>
              <w:top w:val="single" w:sz="4" w:space="0" w:color="FFFFFF" w:themeColor="background1"/>
              <w:left w:val="nil"/>
              <w:bottom w:val="nil"/>
              <w:right w:val="nil"/>
            </w:tcBorders>
            <w:shd w:val="clear" w:color="000000" w:fill="387990"/>
            <w:vAlign w:val="bottom"/>
            <w:hideMark/>
          </w:tcPr>
          <w:p w14:paraId="239A5BF7" w14:textId="44BA92D0" w:rsidR="00943680" w:rsidRPr="006048BD" w:rsidRDefault="00943680"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w:t>
            </w:r>
          </w:p>
        </w:tc>
        <w:tc>
          <w:tcPr>
            <w:tcW w:w="999" w:type="dxa"/>
            <w:tcBorders>
              <w:top w:val="single" w:sz="4" w:space="0" w:color="FFFFFF" w:themeColor="background1"/>
              <w:left w:val="nil"/>
              <w:bottom w:val="single" w:sz="4" w:space="0" w:color="000000"/>
              <w:right w:val="nil"/>
            </w:tcBorders>
            <w:shd w:val="clear" w:color="auto" w:fill="387990"/>
          </w:tcPr>
          <w:p w14:paraId="11F1A86C" w14:textId="6A6B4B3B" w:rsidR="00943680" w:rsidRPr="006048BD" w:rsidRDefault="00943680"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90" w:type="dxa"/>
            <w:vMerge/>
            <w:tcBorders>
              <w:left w:val="nil"/>
              <w:bottom w:val="single" w:sz="4" w:space="0" w:color="000000"/>
              <w:right w:val="nil"/>
            </w:tcBorders>
            <w:vAlign w:val="center"/>
            <w:hideMark/>
          </w:tcPr>
          <w:p w14:paraId="73C6E8F8" w14:textId="37B410B4" w:rsidR="00943680" w:rsidRPr="006048BD" w:rsidRDefault="00943680" w:rsidP="006048BD">
            <w:pPr>
              <w:widowControl/>
              <w:spacing w:line="259" w:lineRule="auto"/>
              <w:rPr>
                <w:rFonts w:eastAsia="Times New Roman" w:cs="Times New Roman"/>
                <w:b/>
                <w:bCs/>
                <w:color w:val="FFFFFF"/>
                <w:sz w:val="20"/>
                <w:szCs w:val="20"/>
              </w:rPr>
            </w:pPr>
          </w:p>
        </w:tc>
        <w:tc>
          <w:tcPr>
            <w:tcW w:w="836" w:type="dxa"/>
            <w:vMerge/>
            <w:tcBorders>
              <w:left w:val="nil"/>
              <w:bottom w:val="single" w:sz="4" w:space="0" w:color="000000"/>
              <w:right w:val="nil"/>
            </w:tcBorders>
            <w:vAlign w:val="center"/>
            <w:hideMark/>
          </w:tcPr>
          <w:p w14:paraId="47663AE8" w14:textId="77777777" w:rsidR="00943680" w:rsidRPr="006048BD" w:rsidRDefault="00943680" w:rsidP="006048BD">
            <w:pPr>
              <w:widowControl/>
              <w:spacing w:line="259" w:lineRule="auto"/>
              <w:rPr>
                <w:rFonts w:eastAsia="Times New Roman" w:cs="Times New Roman"/>
                <w:b/>
                <w:bCs/>
                <w:color w:val="FFFFFF"/>
                <w:sz w:val="20"/>
                <w:szCs w:val="20"/>
              </w:rPr>
            </w:pPr>
          </w:p>
        </w:tc>
        <w:tc>
          <w:tcPr>
            <w:tcW w:w="665" w:type="dxa"/>
            <w:vMerge/>
            <w:tcBorders>
              <w:left w:val="nil"/>
              <w:bottom w:val="single" w:sz="4" w:space="0" w:color="000000"/>
              <w:right w:val="nil"/>
            </w:tcBorders>
            <w:vAlign w:val="center"/>
            <w:hideMark/>
          </w:tcPr>
          <w:p w14:paraId="37EEA076" w14:textId="77777777" w:rsidR="00943680" w:rsidRPr="006048BD" w:rsidRDefault="00943680" w:rsidP="006048BD">
            <w:pPr>
              <w:widowControl/>
              <w:spacing w:line="259" w:lineRule="auto"/>
              <w:rPr>
                <w:rFonts w:eastAsia="Times New Roman" w:cs="Times New Roman"/>
                <w:b/>
                <w:bCs/>
                <w:color w:val="FFFFFF"/>
                <w:sz w:val="20"/>
                <w:szCs w:val="20"/>
              </w:rPr>
            </w:pPr>
          </w:p>
        </w:tc>
      </w:tr>
      <w:tr w:rsidR="0039365B" w:rsidRPr="006048BD" w14:paraId="47C60F5C"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E8451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All children 6-23 months of age</w:t>
            </w:r>
          </w:p>
        </w:tc>
        <w:tc>
          <w:tcPr>
            <w:tcW w:w="956" w:type="dxa"/>
            <w:tcBorders>
              <w:top w:val="single" w:sz="4" w:space="0" w:color="auto"/>
              <w:left w:val="nil"/>
              <w:bottom w:val="single" w:sz="4" w:space="0" w:color="auto"/>
              <w:right w:val="nil"/>
            </w:tcBorders>
            <w:shd w:val="clear" w:color="000000" w:fill="DBE7F3"/>
          </w:tcPr>
          <w:p w14:paraId="5DE216C3"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single" w:sz="4" w:space="0" w:color="auto"/>
              <w:left w:val="nil"/>
              <w:bottom w:val="single" w:sz="4" w:space="0" w:color="auto"/>
              <w:right w:val="nil"/>
            </w:tcBorders>
            <w:shd w:val="clear" w:color="000000" w:fill="DBE7F3"/>
            <w:noWrap/>
            <w:vAlign w:val="center"/>
            <w:hideMark/>
          </w:tcPr>
          <w:p w14:paraId="53AE69D4" w14:textId="1D6F9CE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single" w:sz="4" w:space="0" w:color="auto"/>
              <w:left w:val="nil"/>
              <w:bottom w:val="single" w:sz="4" w:space="0" w:color="auto"/>
              <w:right w:val="nil"/>
            </w:tcBorders>
            <w:shd w:val="clear" w:color="000000" w:fill="DBE7F3"/>
            <w:noWrap/>
            <w:vAlign w:val="center"/>
            <w:hideMark/>
          </w:tcPr>
          <w:p w14:paraId="651EBCF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DBE7F3"/>
          </w:tcPr>
          <w:p w14:paraId="76595CFC"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DBE7F3"/>
            <w:noWrap/>
            <w:vAlign w:val="center"/>
            <w:hideMark/>
          </w:tcPr>
          <w:p w14:paraId="67440620" w14:textId="2DDF9B66"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DBE7F3"/>
            <w:noWrap/>
            <w:vAlign w:val="center"/>
            <w:hideMark/>
          </w:tcPr>
          <w:p w14:paraId="5ADE5439"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DBE7F3"/>
            <w:noWrap/>
            <w:vAlign w:val="center"/>
            <w:hideMark/>
          </w:tcPr>
          <w:p w14:paraId="1E51EB8C"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B33C1C7" w14:textId="77777777" w:rsidTr="00484E92">
        <w:tc>
          <w:tcPr>
            <w:tcW w:w="3600" w:type="dxa"/>
            <w:tcBorders>
              <w:top w:val="nil"/>
              <w:left w:val="nil"/>
              <w:bottom w:val="single" w:sz="4" w:space="0" w:color="auto"/>
              <w:right w:val="nil"/>
            </w:tcBorders>
            <w:shd w:val="clear" w:color="auto" w:fill="auto"/>
            <w:vAlign w:val="center"/>
            <w:hideMark/>
          </w:tcPr>
          <w:p w14:paraId="14480A6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tcPr>
          <w:p w14:paraId="2AC4AE72" w14:textId="07BCD10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DB5763" w14:textId="6ADBA7AF"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tcPr>
          <w:p w14:paraId="566523C1" w14:textId="40655E7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tcPr>
          <w:p w14:paraId="011982E0" w14:textId="64F374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8491F99" w14:textId="03D030F9"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tcPr>
          <w:p w14:paraId="4ABE8418" w14:textId="6E27B178"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tcPr>
          <w:p w14:paraId="36F417D9" w14:textId="0AFB84F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tcPr>
          <w:p w14:paraId="4D43C044" w14:textId="401F473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591E8" w14:textId="77777777" w:rsidTr="003132BC">
        <w:tc>
          <w:tcPr>
            <w:tcW w:w="3600" w:type="dxa"/>
            <w:tcBorders>
              <w:top w:val="nil"/>
              <w:left w:val="nil"/>
              <w:bottom w:val="single" w:sz="4" w:space="0" w:color="auto"/>
              <w:right w:val="nil"/>
            </w:tcBorders>
            <w:shd w:val="clear" w:color="auto" w:fill="auto"/>
            <w:vAlign w:val="center"/>
            <w:hideMark/>
          </w:tcPr>
          <w:p w14:paraId="4B9DB74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7C8DCDCD" w14:textId="656D58F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90FB36E"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71D2097" w14:textId="690E6A4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3782914" w14:textId="12576A9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5D7EC2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CCD782" w14:textId="433CFD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E52F801" w14:textId="7E78266E"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0013EDF" w14:textId="62675553"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1517DDB"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7E4B412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single" w:sz="4" w:space="0" w:color="auto"/>
              <w:right w:val="nil"/>
            </w:tcBorders>
            <w:shd w:val="clear" w:color="000000" w:fill="E6E7E8"/>
          </w:tcPr>
          <w:p w14:paraId="768699C2"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single" w:sz="4" w:space="0" w:color="auto"/>
              <w:right w:val="nil"/>
            </w:tcBorders>
            <w:shd w:val="clear" w:color="000000" w:fill="E6E7E8"/>
            <w:vAlign w:val="center"/>
            <w:hideMark/>
          </w:tcPr>
          <w:p w14:paraId="280F74FF" w14:textId="138F2B8E"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single" w:sz="4" w:space="0" w:color="auto"/>
              <w:right w:val="nil"/>
            </w:tcBorders>
            <w:shd w:val="clear" w:color="000000" w:fill="E6E7E8"/>
            <w:vAlign w:val="center"/>
            <w:hideMark/>
          </w:tcPr>
          <w:p w14:paraId="74082FF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single" w:sz="4" w:space="0" w:color="auto"/>
              <w:right w:val="nil"/>
            </w:tcBorders>
            <w:shd w:val="clear" w:color="000000" w:fill="E6E7E8"/>
          </w:tcPr>
          <w:p w14:paraId="2832CB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single" w:sz="4" w:space="0" w:color="auto"/>
              <w:right w:val="nil"/>
            </w:tcBorders>
            <w:shd w:val="clear" w:color="000000" w:fill="E6E7E8"/>
            <w:vAlign w:val="center"/>
            <w:hideMark/>
          </w:tcPr>
          <w:p w14:paraId="792585C0" w14:textId="0AF305D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single" w:sz="4" w:space="0" w:color="auto"/>
              <w:right w:val="nil"/>
            </w:tcBorders>
            <w:shd w:val="clear" w:color="000000" w:fill="E6E7E8"/>
            <w:vAlign w:val="center"/>
            <w:hideMark/>
          </w:tcPr>
          <w:p w14:paraId="360685A2"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single" w:sz="4" w:space="0" w:color="auto"/>
              <w:right w:val="nil"/>
            </w:tcBorders>
            <w:shd w:val="clear" w:color="000000" w:fill="E6E7E8"/>
            <w:vAlign w:val="center"/>
            <w:hideMark/>
          </w:tcPr>
          <w:p w14:paraId="334175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75860EC5" w14:textId="77777777" w:rsidTr="003132BC">
        <w:tc>
          <w:tcPr>
            <w:tcW w:w="3600" w:type="dxa"/>
            <w:tcBorders>
              <w:top w:val="nil"/>
              <w:left w:val="nil"/>
              <w:bottom w:val="single" w:sz="4" w:space="0" w:color="auto"/>
              <w:right w:val="nil"/>
            </w:tcBorders>
            <w:shd w:val="clear" w:color="auto" w:fill="auto"/>
            <w:vAlign w:val="center"/>
            <w:hideMark/>
          </w:tcPr>
          <w:p w14:paraId="5E563DD5"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2D8EF736" w14:textId="31414BA9"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83DFC12"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0AE9C7F" w14:textId="7D2F3CD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B691B9" w14:textId="782B2CA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3FFA4A7"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8013B06" w14:textId="06A3C66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39EFBA0" w14:textId="57113D5C"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27DE40" w14:textId="4B6BDE6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C18CCDF" w14:textId="77777777" w:rsidTr="003132BC">
        <w:tc>
          <w:tcPr>
            <w:tcW w:w="3600" w:type="dxa"/>
            <w:tcBorders>
              <w:top w:val="nil"/>
              <w:left w:val="nil"/>
              <w:bottom w:val="single" w:sz="4" w:space="0" w:color="auto"/>
              <w:right w:val="nil"/>
            </w:tcBorders>
            <w:shd w:val="clear" w:color="auto" w:fill="auto"/>
            <w:vAlign w:val="center"/>
            <w:hideMark/>
          </w:tcPr>
          <w:p w14:paraId="32F18D6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77C9BF24" w14:textId="043F98B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24161C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1B6C06B" w14:textId="0759FCBC"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00718F" w14:textId="243961F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6978405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B1146A0" w14:textId="4FF447E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CC31423" w14:textId="7BBD102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2E87D39" w14:textId="1F22134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9F4EAE" w14:textId="77777777" w:rsidTr="003132BC">
        <w:tc>
          <w:tcPr>
            <w:tcW w:w="3600" w:type="dxa"/>
            <w:tcBorders>
              <w:top w:val="nil"/>
              <w:left w:val="nil"/>
              <w:bottom w:val="single" w:sz="4" w:space="0" w:color="auto"/>
              <w:right w:val="nil"/>
            </w:tcBorders>
            <w:shd w:val="clear" w:color="auto" w:fill="auto"/>
            <w:vAlign w:val="center"/>
            <w:hideMark/>
          </w:tcPr>
          <w:p w14:paraId="0E7866B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C0892DB" w14:textId="794AFDC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44A114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FF6AD62" w14:textId="03335B8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5664991" w14:textId="369CA2B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ECC5C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02105A8" w14:textId="4853478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6406C7D" w14:textId="6854EC2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08ED572" w14:textId="1CF4668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81139D1" w14:textId="77777777" w:rsidTr="003132BC">
        <w:tc>
          <w:tcPr>
            <w:tcW w:w="3600" w:type="dxa"/>
            <w:tcBorders>
              <w:top w:val="nil"/>
              <w:left w:val="nil"/>
              <w:bottom w:val="single" w:sz="4" w:space="0" w:color="auto"/>
              <w:right w:val="nil"/>
            </w:tcBorders>
            <w:shd w:val="clear" w:color="auto" w:fill="auto"/>
            <w:vAlign w:val="center"/>
            <w:hideMark/>
          </w:tcPr>
          <w:p w14:paraId="149A420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7CE2DD34" w14:textId="670DA15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422356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4D009D" w14:textId="76DDC02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31D5016" w14:textId="56BB9D5D"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1CF1449"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6966004" w14:textId="7888591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F4EB24B" w14:textId="4402572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091AE6B4" w14:textId="28D6050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FBB77B" w14:textId="77777777" w:rsidTr="003132BC">
        <w:tc>
          <w:tcPr>
            <w:tcW w:w="3600" w:type="dxa"/>
            <w:tcBorders>
              <w:top w:val="nil"/>
              <w:left w:val="nil"/>
              <w:bottom w:val="single" w:sz="4" w:space="0" w:color="auto"/>
              <w:right w:val="nil"/>
            </w:tcBorders>
            <w:shd w:val="clear" w:color="auto" w:fill="auto"/>
            <w:vAlign w:val="center"/>
            <w:hideMark/>
          </w:tcPr>
          <w:p w14:paraId="77E3EA2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7D99E0B5" w14:textId="358AB3A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F9F92F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34E6F2D" w14:textId="1343805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430BC8B8" w14:textId="3DB339C8"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4798D8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6201D9A" w14:textId="598312E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0963644" w14:textId="5876D902"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ACA326" w14:textId="626FF977"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48E6EAE" w14:textId="77777777" w:rsidTr="003132BC">
        <w:tc>
          <w:tcPr>
            <w:tcW w:w="3600" w:type="dxa"/>
            <w:tcBorders>
              <w:top w:val="nil"/>
              <w:left w:val="nil"/>
              <w:bottom w:val="single" w:sz="4" w:space="0" w:color="auto"/>
              <w:right w:val="nil"/>
            </w:tcBorders>
            <w:shd w:val="clear" w:color="auto" w:fill="auto"/>
            <w:vAlign w:val="center"/>
            <w:hideMark/>
          </w:tcPr>
          <w:p w14:paraId="2DBAB8E2"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6F538FB7" w14:textId="7CC23EF7"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40CBCB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73BD429C" w14:textId="73EFDD61"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EB14080" w14:textId="0710A7D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9D4CB4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10442A5" w14:textId="57C41E8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A9B247D" w14:textId="1084B54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CD3CDE3" w14:textId="4E2B7CD2"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8307A16" w14:textId="77777777" w:rsidTr="003132BC">
        <w:tc>
          <w:tcPr>
            <w:tcW w:w="3600" w:type="dxa"/>
            <w:tcBorders>
              <w:top w:val="nil"/>
              <w:left w:val="nil"/>
              <w:bottom w:val="single" w:sz="4" w:space="0" w:color="auto"/>
              <w:right w:val="nil"/>
            </w:tcBorders>
            <w:shd w:val="clear" w:color="auto" w:fill="auto"/>
            <w:vAlign w:val="center"/>
            <w:hideMark/>
          </w:tcPr>
          <w:p w14:paraId="2738F4A9"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4F0EBD01" w14:textId="7560732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F0CF7A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3759F64" w14:textId="12BE714B"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52707281" w14:textId="0EE60D23"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D8AC6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3EE59B07" w14:textId="279AF5E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6A928D1" w14:textId="23AD16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8F8D67" w14:textId="4243CC3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C55CC5D" w14:textId="77777777" w:rsidTr="003132BC">
        <w:tc>
          <w:tcPr>
            <w:tcW w:w="3600" w:type="dxa"/>
            <w:tcBorders>
              <w:top w:val="nil"/>
              <w:left w:val="nil"/>
              <w:bottom w:val="single" w:sz="4" w:space="0" w:color="auto"/>
              <w:right w:val="nil"/>
            </w:tcBorders>
            <w:shd w:val="clear" w:color="auto" w:fill="auto"/>
            <w:vAlign w:val="center"/>
            <w:hideMark/>
          </w:tcPr>
          <w:p w14:paraId="76C89DB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children</w:t>
            </w:r>
          </w:p>
        </w:tc>
        <w:tc>
          <w:tcPr>
            <w:tcW w:w="625" w:type="dxa"/>
            <w:tcBorders>
              <w:top w:val="nil"/>
              <w:left w:val="nil"/>
              <w:bottom w:val="single" w:sz="4" w:space="0" w:color="auto"/>
              <w:right w:val="nil"/>
            </w:tcBorders>
            <w:shd w:val="clear" w:color="auto" w:fill="auto"/>
            <w:vAlign w:val="center"/>
            <w:hideMark/>
          </w:tcPr>
          <w:p w14:paraId="095876B1" w14:textId="3DFF2769"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6C0BCD9"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21CE10BC" w14:textId="27FC57CB"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7964CB1E" w14:textId="5A8E014D"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360F025C"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AD14166" w14:textId="6F0BE2F7"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3A7A9459" w14:textId="66D79B78"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0B99F4ED" w14:textId="78743729"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238B30BB"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728DE253"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Breastfed children</w:t>
            </w:r>
          </w:p>
        </w:tc>
        <w:tc>
          <w:tcPr>
            <w:tcW w:w="956" w:type="dxa"/>
            <w:tcBorders>
              <w:top w:val="nil"/>
              <w:left w:val="nil"/>
              <w:bottom w:val="nil"/>
              <w:right w:val="nil"/>
            </w:tcBorders>
            <w:shd w:val="clear" w:color="000000" w:fill="DBE7F3"/>
          </w:tcPr>
          <w:p w14:paraId="6236B825"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4830827D" w14:textId="75D75DCF"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080AC4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7133600B"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201FAE8C" w14:textId="446BA8B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67202AA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58111CD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565C4F00" w14:textId="77777777" w:rsidTr="003132BC">
        <w:tc>
          <w:tcPr>
            <w:tcW w:w="3600" w:type="dxa"/>
            <w:tcBorders>
              <w:top w:val="nil"/>
              <w:left w:val="nil"/>
              <w:bottom w:val="single" w:sz="4" w:space="0" w:color="auto"/>
              <w:right w:val="nil"/>
            </w:tcBorders>
            <w:shd w:val="clear" w:color="auto" w:fill="auto"/>
            <w:vAlign w:val="center"/>
            <w:hideMark/>
          </w:tcPr>
          <w:p w14:paraId="2DD92F4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7FF6A8BA" w14:textId="1D7527A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A7D05A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34B3D8CA" w14:textId="0E68832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290828A" w14:textId="60EBFC7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164C80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2CECDB13" w14:textId="570A4E25"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4ADEFF7E" w14:textId="60B36DB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67FC552B" w14:textId="5E844A4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D213F9C" w14:textId="77777777" w:rsidTr="003132BC">
        <w:tc>
          <w:tcPr>
            <w:tcW w:w="3600" w:type="dxa"/>
            <w:tcBorders>
              <w:top w:val="nil"/>
              <w:left w:val="nil"/>
              <w:bottom w:val="single" w:sz="4" w:space="0" w:color="auto"/>
              <w:right w:val="nil"/>
            </w:tcBorders>
            <w:shd w:val="clear" w:color="auto" w:fill="auto"/>
            <w:vAlign w:val="center"/>
            <w:hideMark/>
          </w:tcPr>
          <w:p w14:paraId="2E4FA0E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3FDD431E" w14:textId="1422BF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472127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664B762" w14:textId="68E71734"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0DBEA25" w14:textId="45E884E6"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EBA313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FB2421F" w14:textId="3C7A66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D72AE24" w14:textId="71A08409"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38F579F" w14:textId="35F64515"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7D39A588"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0F921D2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53CA59D"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73749CE8" w14:textId="3FD8A4F2"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5BB45E46"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0E21E657"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31919625" w14:textId="5167973D"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7D582CBF"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3AB99944"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394A6D78" w14:textId="77777777" w:rsidTr="003132BC">
        <w:tc>
          <w:tcPr>
            <w:tcW w:w="3600" w:type="dxa"/>
            <w:tcBorders>
              <w:top w:val="nil"/>
              <w:left w:val="nil"/>
              <w:bottom w:val="single" w:sz="4" w:space="0" w:color="auto"/>
              <w:right w:val="nil"/>
            </w:tcBorders>
            <w:shd w:val="clear" w:color="auto" w:fill="auto"/>
            <w:vAlign w:val="center"/>
            <w:hideMark/>
          </w:tcPr>
          <w:p w14:paraId="27905ED3"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68928769" w14:textId="43C4FB30"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413DCA7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5861C147" w14:textId="0303BB8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39409D7B" w14:textId="54219A25"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041B3788"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EE6459B" w14:textId="346E3CB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7618B88B" w14:textId="1948849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D6C92DA" w14:textId="0E12486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4084F1D" w14:textId="77777777" w:rsidTr="003132BC">
        <w:tc>
          <w:tcPr>
            <w:tcW w:w="3600" w:type="dxa"/>
            <w:tcBorders>
              <w:top w:val="nil"/>
              <w:left w:val="nil"/>
              <w:bottom w:val="single" w:sz="4" w:space="0" w:color="auto"/>
              <w:right w:val="nil"/>
            </w:tcBorders>
            <w:shd w:val="clear" w:color="auto" w:fill="auto"/>
            <w:vAlign w:val="center"/>
            <w:hideMark/>
          </w:tcPr>
          <w:p w14:paraId="775657E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467630EC" w14:textId="6E6F705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DF7B7B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3FB403" w14:textId="7FCC5C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9E9AE9C" w14:textId="44D0D8A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4F45B42D"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4DC5024" w14:textId="2C2CD72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FE3E9F7" w14:textId="2D0B6920"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5936EA3" w14:textId="29CCBD6E"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DAEF98" w14:textId="77777777" w:rsidTr="003132BC">
        <w:tc>
          <w:tcPr>
            <w:tcW w:w="3600" w:type="dxa"/>
            <w:tcBorders>
              <w:top w:val="nil"/>
              <w:left w:val="nil"/>
              <w:bottom w:val="single" w:sz="4" w:space="0" w:color="auto"/>
              <w:right w:val="nil"/>
            </w:tcBorders>
            <w:shd w:val="clear" w:color="auto" w:fill="auto"/>
            <w:vAlign w:val="center"/>
            <w:hideMark/>
          </w:tcPr>
          <w:p w14:paraId="1DCFD498"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491B8284" w14:textId="2E8BDF6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4C33F90F"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3F6ADDBE" w14:textId="1DC290A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1C9890F" w14:textId="5B90A4A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1C0C585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B9BBF6B" w14:textId="7A1894AB"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78366306" w14:textId="010BE2FF"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981C7CD" w14:textId="400FF98C"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6252C8BD" w14:textId="77777777" w:rsidTr="003132BC">
        <w:tc>
          <w:tcPr>
            <w:tcW w:w="3600" w:type="dxa"/>
            <w:tcBorders>
              <w:top w:val="nil"/>
              <w:left w:val="nil"/>
              <w:bottom w:val="single" w:sz="4" w:space="0" w:color="auto"/>
              <w:right w:val="nil"/>
            </w:tcBorders>
            <w:shd w:val="clear" w:color="auto" w:fill="auto"/>
            <w:vAlign w:val="center"/>
            <w:hideMark/>
          </w:tcPr>
          <w:p w14:paraId="0426782F"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52DD4E02" w14:textId="3FE55072"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2EC5B54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F067FA4" w14:textId="23A5E81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B730D" w14:textId="0A4A97C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D75509F"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A595D3D" w14:textId="03C952AC"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0320D636" w14:textId="5B7EE0C1"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1DC67A69" w14:textId="2D81355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2B93C7" w14:textId="77777777" w:rsidTr="003132BC">
        <w:tc>
          <w:tcPr>
            <w:tcW w:w="3600" w:type="dxa"/>
            <w:tcBorders>
              <w:top w:val="nil"/>
              <w:left w:val="nil"/>
              <w:bottom w:val="single" w:sz="4" w:space="0" w:color="auto"/>
              <w:right w:val="nil"/>
            </w:tcBorders>
            <w:shd w:val="clear" w:color="auto" w:fill="auto"/>
            <w:vAlign w:val="center"/>
            <w:hideMark/>
          </w:tcPr>
          <w:p w14:paraId="1CEBED2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21F5B9A0" w14:textId="50E718CD"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BEA26BD"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ADEFB66" w14:textId="0922823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75F74D0" w14:textId="7B91D2EE"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55CB1A4"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741113AB" w14:textId="7FB2B1D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DF42574" w14:textId="43A7DCBD"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A4DA7CF" w14:textId="19CC0FA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E2815D" w14:textId="77777777" w:rsidTr="003132BC">
        <w:tc>
          <w:tcPr>
            <w:tcW w:w="3600" w:type="dxa"/>
            <w:tcBorders>
              <w:top w:val="nil"/>
              <w:left w:val="nil"/>
              <w:bottom w:val="single" w:sz="4" w:space="0" w:color="auto"/>
              <w:right w:val="nil"/>
            </w:tcBorders>
            <w:shd w:val="clear" w:color="auto" w:fill="auto"/>
            <w:vAlign w:val="center"/>
            <w:hideMark/>
          </w:tcPr>
          <w:p w14:paraId="32D1227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C251684" w14:textId="4481876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188DBF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5DD7827" w14:textId="015AC01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C5764D5" w14:textId="76A0BE2C"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D60EC3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2FC4121A" w14:textId="0CAF551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A11663B" w14:textId="039BBA6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88BB66F" w14:textId="084A64E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22ED5813" w14:textId="77777777" w:rsidTr="003132BC">
        <w:tc>
          <w:tcPr>
            <w:tcW w:w="3600" w:type="dxa"/>
            <w:tcBorders>
              <w:top w:val="nil"/>
              <w:left w:val="nil"/>
              <w:bottom w:val="single" w:sz="4" w:space="0" w:color="auto"/>
              <w:right w:val="nil"/>
            </w:tcBorders>
            <w:shd w:val="clear" w:color="auto" w:fill="auto"/>
            <w:vAlign w:val="center"/>
            <w:hideMark/>
          </w:tcPr>
          <w:p w14:paraId="168999BD"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37DBB00B" w14:textId="290C90FC"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68025206"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1FD5B4F" w14:textId="17EC86F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6FA499D9" w14:textId="6F561384"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CC8C216"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8AF03DC" w14:textId="1B6DC26E"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1947AB9B" w14:textId="2A82FD8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F0630" w14:textId="7E44AF5B"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12DD8756" w14:textId="77777777" w:rsidTr="003132BC">
        <w:tc>
          <w:tcPr>
            <w:tcW w:w="3600" w:type="dxa"/>
            <w:tcBorders>
              <w:top w:val="nil"/>
              <w:left w:val="nil"/>
              <w:bottom w:val="single" w:sz="4" w:space="0" w:color="auto"/>
              <w:right w:val="nil"/>
            </w:tcBorders>
            <w:shd w:val="clear" w:color="auto" w:fill="auto"/>
            <w:vAlign w:val="center"/>
            <w:hideMark/>
          </w:tcPr>
          <w:p w14:paraId="06589577"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breastfed children</w:t>
            </w:r>
          </w:p>
        </w:tc>
        <w:tc>
          <w:tcPr>
            <w:tcW w:w="625" w:type="dxa"/>
            <w:tcBorders>
              <w:top w:val="nil"/>
              <w:left w:val="nil"/>
              <w:bottom w:val="single" w:sz="4" w:space="0" w:color="auto"/>
              <w:right w:val="nil"/>
            </w:tcBorders>
            <w:shd w:val="clear" w:color="auto" w:fill="auto"/>
            <w:vAlign w:val="center"/>
            <w:hideMark/>
          </w:tcPr>
          <w:p w14:paraId="0F6AB16D" w14:textId="2C08204F"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1949E382"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0B25691C" w14:textId="57A969B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353E07BA" w14:textId="0CC22C43"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07077B8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27BB3906" w14:textId="0EDB1D80"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66E6E8EF" w14:textId="3D90802F"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4382FAD5" w14:textId="6B925D58" w:rsidR="0039365B" w:rsidRPr="006048BD" w:rsidRDefault="0039365B" w:rsidP="006048BD">
            <w:pPr>
              <w:widowControl/>
              <w:spacing w:line="259" w:lineRule="auto"/>
              <w:jc w:val="center"/>
              <w:rPr>
                <w:rFonts w:eastAsia="Times New Roman" w:cs="Times New Roman"/>
                <w:bCs/>
                <w:color w:val="auto"/>
                <w:sz w:val="20"/>
                <w:szCs w:val="20"/>
              </w:rPr>
            </w:pPr>
          </w:p>
        </w:tc>
      </w:tr>
      <w:tr w:rsidR="0039365B" w:rsidRPr="006048BD" w14:paraId="4D14A549" w14:textId="77777777" w:rsidTr="003132BC">
        <w:tc>
          <w:tcPr>
            <w:tcW w:w="4224" w:type="dxa"/>
            <w:gridSpan w:val="2"/>
            <w:tcBorders>
              <w:top w:val="single" w:sz="4" w:space="0" w:color="auto"/>
              <w:left w:val="nil"/>
              <w:bottom w:val="single" w:sz="4" w:space="0" w:color="auto"/>
              <w:right w:val="nil"/>
            </w:tcBorders>
            <w:shd w:val="clear" w:color="000000" w:fill="DBE7F3"/>
            <w:noWrap/>
            <w:vAlign w:val="center"/>
            <w:hideMark/>
          </w:tcPr>
          <w:p w14:paraId="579DAC6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Non-breastfed children</w:t>
            </w:r>
          </w:p>
        </w:tc>
        <w:tc>
          <w:tcPr>
            <w:tcW w:w="956" w:type="dxa"/>
            <w:tcBorders>
              <w:top w:val="nil"/>
              <w:left w:val="nil"/>
              <w:bottom w:val="nil"/>
              <w:right w:val="nil"/>
            </w:tcBorders>
            <w:shd w:val="clear" w:color="000000" w:fill="DBE7F3"/>
          </w:tcPr>
          <w:p w14:paraId="1A785684"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DBE7F3"/>
            <w:noWrap/>
            <w:vAlign w:val="center"/>
            <w:hideMark/>
          </w:tcPr>
          <w:p w14:paraId="56ECEF05" w14:textId="2730E971"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DBE7F3"/>
            <w:noWrap/>
            <w:vAlign w:val="center"/>
            <w:hideMark/>
          </w:tcPr>
          <w:p w14:paraId="5A9A84B5"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DBE7F3"/>
          </w:tcPr>
          <w:p w14:paraId="5E872759"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DBE7F3"/>
            <w:noWrap/>
            <w:vAlign w:val="center"/>
            <w:hideMark/>
          </w:tcPr>
          <w:p w14:paraId="74E1F130" w14:textId="01D4DF4C"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DBE7F3"/>
            <w:noWrap/>
            <w:vAlign w:val="center"/>
            <w:hideMark/>
          </w:tcPr>
          <w:p w14:paraId="513D2C1E"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DBE7F3"/>
            <w:noWrap/>
            <w:vAlign w:val="center"/>
            <w:hideMark/>
          </w:tcPr>
          <w:p w14:paraId="32D2690B"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4C8B838A" w14:textId="77777777" w:rsidTr="003132BC">
        <w:tc>
          <w:tcPr>
            <w:tcW w:w="3600" w:type="dxa"/>
            <w:tcBorders>
              <w:top w:val="nil"/>
              <w:left w:val="nil"/>
              <w:bottom w:val="single" w:sz="4" w:space="0" w:color="auto"/>
              <w:right w:val="nil"/>
            </w:tcBorders>
            <w:shd w:val="clear" w:color="auto" w:fill="auto"/>
            <w:vAlign w:val="center"/>
            <w:hideMark/>
          </w:tcPr>
          <w:p w14:paraId="2C15B6A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meal frequency</w:t>
            </w:r>
          </w:p>
        </w:tc>
        <w:tc>
          <w:tcPr>
            <w:tcW w:w="625" w:type="dxa"/>
            <w:tcBorders>
              <w:top w:val="nil"/>
              <w:left w:val="nil"/>
              <w:bottom w:val="single" w:sz="4" w:space="0" w:color="auto"/>
              <w:right w:val="nil"/>
            </w:tcBorders>
            <w:shd w:val="clear" w:color="auto" w:fill="auto"/>
            <w:noWrap/>
            <w:vAlign w:val="center"/>
            <w:hideMark/>
          </w:tcPr>
          <w:p w14:paraId="580C723D" w14:textId="6913FAB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1FDA74F7"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708784FE" w14:textId="6CBCBE39"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1A0607A0" w14:textId="65135C1F"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5985707B"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5F48A2" w14:textId="0E89DA39"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6D243463" w14:textId="48216FC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20FAB201" w14:textId="45C9E0C9"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F932AC1" w14:textId="77777777" w:rsidTr="00484E92">
        <w:tc>
          <w:tcPr>
            <w:tcW w:w="3600" w:type="dxa"/>
            <w:tcBorders>
              <w:top w:val="nil"/>
              <w:left w:val="nil"/>
              <w:bottom w:val="single" w:sz="4" w:space="0" w:color="auto"/>
              <w:right w:val="nil"/>
            </w:tcBorders>
            <w:shd w:val="clear" w:color="auto" w:fill="auto"/>
            <w:vAlign w:val="center"/>
            <w:hideMark/>
          </w:tcPr>
          <w:p w14:paraId="1F42214C" w14:textId="77777777" w:rsidR="0039365B" w:rsidRPr="006048BD" w:rsidRDefault="0039365B" w:rsidP="00D751B3">
            <w:pPr>
              <w:widowControl/>
              <w:spacing w:line="259" w:lineRule="auto"/>
              <w:ind w:left="202"/>
              <w:rPr>
                <w:rFonts w:eastAsia="Times New Roman" w:cs="Times New Roman"/>
                <w:sz w:val="20"/>
                <w:szCs w:val="20"/>
              </w:rPr>
            </w:pPr>
            <w:r w:rsidRPr="006048BD">
              <w:rPr>
                <w:rFonts w:eastAsia="Times New Roman" w:cs="Times New Roman"/>
                <w:sz w:val="20"/>
                <w:szCs w:val="20"/>
              </w:rPr>
              <w:t>Achieving minimum milk feeding frequency</w:t>
            </w:r>
          </w:p>
        </w:tc>
        <w:tc>
          <w:tcPr>
            <w:tcW w:w="625" w:type="dxa"/>
            <w:tcBorders>
              <w:top w:val="nil"/>
              <w:left w:val="nil"/>
              <w:bottom w:val="single" w:sz="4" w:space="0" w:color="auto"/>
              <w:right w:val="nil"/>
            </w:tcBorders>
            <w:shd w:val="clear" w:color="auto" w:fill="auto"/>
            <w:noWrap/>
            <w:vAlign w:val="center"/>
            <w:hideMark/>
          </w:tcPr>
          <w:p w14:paraId="4704241F" w14:textId="6CC16166" w:rsidR="0039365B" w:rsidRPr="006048BD" w:rsidRDefault="0039365B" w:rsidP="00484E92">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vAlign w:val="center"/>
          </w:tcPr>
          <w:p w14:paraId="59F12FB0" w14:textId="77777777" w:rsidR="0039365B" w:rsidRPr="006048BD" w:rsidRDefault="0039365B" w:rsidP="00484E92">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04EA85FE" w14:textId="210F104D" w:rsidR="0039365B" w:rsidRPr="006048BD" w:rsidRDefault="0039365B" w:rsidP="00484E92">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342314C0" w14:textId="2BBCE525" w:rsidR="0039365B" w:rsidRPr="006048BD" w:rsidRDefault="0039365B" w:rsidP="00484E92">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vAlign w:val="center"/>
          </w:tcPr>
          <w:p w14:paraId="064E0B7F" w14:textId="77777777" w:rsidR="0039365B" w:rsidRPr="006048BD" w:rsidRDefault="0039365B" w:rsidP="00484E92">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0DFDB6C" w14:textId="0D5B6568" w:rsidR="0039365B" w:rsidRPr="006048BD" w:rsidRDefault="0039365B" w:rsidP="00484E92">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D52A359" w14:textId="08AE9404" w:rsidR="0039365B" w:rsidRPr="006048BD" w:rsidRDefault="0039365B" w:rsidP="00484E92">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46517F73" w14:textId="2C710757" w:rsidR="0039365B" w:rsidRPr="006048BD" w:rsidRDefault="0039365B" w:rsidP="00484E92">
            <w:pPr>
              <w:widowControl/>
              <w:spacing w:line="259" w:lineRule="auto"/>
              <w:jc w:val="center"/>
              <w:rPr>
                <w:rFonts w:eastAsia="Times New Roman" w:cs="Times New Roman"/>
                <w:sz w:val="20"/>
                <w:szCs w:val="20"/>
              </w:rPr>
            </w:pPr>
          </w:p>
        </w:tc>
      </w:tr>
      <w:tr w:rsidR="0039365B" w:rsidRPr="006048BD" w14:paraId="4C1205DF" w14:textId="77777777" w:rsidTr="003132BC">
        <w:tc>
          <w:tcPr>
            <w:tcW w:w="3600" w:type="dxa"/>
            <w:tcBorders>
              <w:top w:val="nil"/>
              <w:left w:val="nil"/>
              <w:bottom w:val="single" w:sz="4" w:space="0" w:color="auto"/>
              <w:right w:val="nil"/>
            </w:tcBorders>
            <w:shd w:val="clear" w:color="auto" w:fill="auto"/>
            <w:vAlign w:val="center"/>
            <w:hideMark/>
          </w:tcPr>
          <w:p w14:paraId="0BDC0F00"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Achieving minimum dietary diversity</w:t>
            </w:r>
          </w:p>
        </w:tc>
        <w:tc>
          <w:tcPr>
            <w:tcW w:w="625" w:type="dxa"/>
            <w:tcBorders>
              <w:top w:val="nil"/>
              <w:left w:val="nil"/>
              <w:bottom w:val="single" w:sz="4" w:space="0" w:color="auto"/>
              <w:right w:val="nil"/>
            </w:tcBorders>
            <w:shd w:val="clear" w:color="auto" w:fill="auto"/>
            <w:noWrap/>
            <w:vAlign w:val="center"/>
            <w:hideMark/>
          </w:tcPr>
          <w:p w14:paraId="14382129" w14:textId="07335CB1"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F8A0638"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485CD12D" w14:textId="4768838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2BD1766D" w14:textId="7F9E664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3728B6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DB90D97" w14:textId="342CBD9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5E289D97" w14:textId="49E7DBAA"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7329F31" w14:textId="5EE2D688"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83D54F0" w14:textId="77777777" w:rsidTr="003132BC">
        <w:tc>
          <w:tcPr>
            <w:tcW w:w="4224" w:type="dxa"/>
            <w:gridSpan w:val="2"/>
            <w:tcBorders>
              <w:top w:val="single" w:sz="4" w:space="0" w:color="auto"/>
              <w:left w:val="nil"/>
              <w:bottom w:val="single" w:sz="4" w:space="0" w:color="auto"/>
              <w:right w:val="nil"/>
            </w:tcBorders>
            <w:shd w:val="clear" w:color="000000" w:fill="E6E7E8"/>
            <w:vAlign w:val="center"/>
            <w:hideMark/>
          </w:tcPr>
          <w:p w14:paraId="6A782B8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Consuming:</w:t>
            </w:r>
          </w:p>
        </w:tc>
        <w:tc>
          <w:tcPr>
            <w:tcW w:w="956" w:type="dxa"/>
            <w:tcBorders>
              <w:top w:val="nil"/>
              <w:left w:val="nil"/>
              <w:bottom w:val="nil"/>
              <w:right w:val="nil"/>
            </w:tcBorders>
            <w:shd w:val="clear" w:color="000000" w:fill="E6E7E8"/>
          </w:tcPr>
          <w:p w14:paraId="79CE7B5A" w14:textId="77777777" w:rsidR="0039365B" w:rsidRPr="006048BD" w:rsidRDefault="0039365B" w:rsidP="006048BD">
            <w:pPr>
              <w:widowControl/>
              <w:spacing w:line="259" w:lineRule="auto"/>
              <w:rPr>
                <w:rFonts w:eastAsia="Times New Roman" w:cs="Times New Roman"/>
                <w:b/>
                <w:bCs/>
                <w:color w:val="auto"/>
                <w:sz w:val="20"/>
                <w:szCs w:val="20"/>
              </w:rPr>
            </w:pPr>
          </w:p>
        </w:tc>
        <w:tc>
          <w:tcPr>
            <w:tcW w:w="289" w:type="dxa"/>
            <w:tcBorders>
              <w:top w:val="nil"/>
              <w:left w:val="nil"/>
              <w:bottom w:val="nil"/>
              <w:right w:val="nil"/>
            </w:tcBorders>
            <w:shd w:val="clear" w:color="000000" w:fill="E6E7E8"/>
            <w:vAlign w:val="center"/>
            <w:hideMark/>
          </w:tcPr>
          <w:p w14:paraId="1F29D87F" w14:textId="415876B3"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7" w:type="dxa"/>
            <w:tcBorders>
              <w:top w:val="nil"/>
              <w:left w:val="nil"/>
              <w:bottom w:val="nil"/>
              <w:right w:val="nil"/>
            </w:tcBorders>
            <w:shd w:val="clear" w:color="000000" w:fill="E6E7E8"/>
            <w:vAlign w:val="center"/>
            <w:hideMark/>
          </w:tcPr>
          <w:p w14:paraId="23633171"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99" w:type="dxa"/>
            <w:tcBorders>
              <w:top w:val="nil"/>
              <w:left w:val="nil"/>
              <w:bottom w:val="nil"/>
              <w:right w:val="nil"/>
            </w:tcBorders>
            <w:shd w:val="clear" w:color="000000" w:fill="E6E7E8"/>
          </w:tcPr>
          <w:p w14:paraId="61AC67B5" w14:textId="77777777" w:rsidR="0039365B" w:rsidRPr="006048BD" w:rsidRDefault="0039365B" w:rsidP="006048BD">
            <w:pPr>
              <w:widowControl/>
              <w:spacing w:line="259" w:lineRule="auto"/>
              <w:rPr>
                <w:rFonts w:eastAsia="Times New Roman" w:cs="Times New Roman"/>
                <w:b/>
                <w:bCs/>
                <w:color w:val="auto"/>
                <w:sz w:val="20"/>
                <w:szCs w:val="20"/>
              </w:rPr>
            </w:pPr>
          </w:p>
        </w:tc>
        <w:tc>
          <w:tcPr>
            <w:tcW w:w="690" w:type="dxa"/>
            <w:tcBorders>
              <w:top w:val="nil"/>
              <w:left w:val="nil"/>
              <w:bottom w:val="nil"/>
              <w:right w:val="nil"/>
            </w:tcBorders>
            <w:shd w:val="clear" w:color="000000" w:fill="E6E7E8"/>
            <w:vAlign w:val="center"/>
            <w:hideMark/>
          </w:tcPr>
          <w:p w14:paraId="2F6C8375" w14:textId="1B9296B5"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836" w:type="dxa"/>
            <w:tcBorders>
              <w:top w:val="nil"/>
              <w:left w:val="nil"/>
              <w:bottom w:val="nil"/>
              <w:right w:val="nil"/>
            </w:tcBorders>
            <w:shd w:val="clear" w:color="000000" w:fill="E6E7E8"/>
            <w:vAlign w:val="center"/>
            <w:hideMark/>
          </w:tcPr>
          <w:p w14:paraId="0E31CFCA"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65" w:type="dxa"/>
            <w:tcBorders>
              <w:top w:val="nil"/>
              <w:left w:val="nil"/>
              <w:bottom w:val="nil"/>
              <w:right w:val="nil"/>
            </w:tcBorders>
            <w:shd w:val="clear" w:color="000000" w:fill="E6E7E8"/>
            <w:vAlign w:val="center"/>
            <w:hideMark/>
          </w:tcPr>
          <w:p w14:paraId="27FD3740" w14:textId="77777777" w:rsidR="0039365B" w:rsidRPr="006048BD" w:rsidRDefault="0039365B" w:rsidP="006048BD">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9365B" w:rsidRPr="006048BD" w14:paraId="1ACE8EF9" w14:textId="77777777" w:rsidTr="003132BC">
        <w:tc>
          <w:tcPr>
            <w:tcW w:w="3600" w:type="dxa"/>
            <w:tcBorders>
              <w:top w:val="nil"/>
              <w:left w:val="nil"/>
              <w:bottom w:val="single" w:sz="4" w:space="0" w:color="auto"/>
              <w:right w:val="nil"/>
            </w:tcBorders>
            <w:shd w:val="clear" w:color="auto" w:fill="auto"/>
            <w:vAlign w:val="center"/>
            <w:hideMark/>
          </w:tcPr>
          <w:p w14:paraId="23F047FE"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Grains, roots, and tubers</w:t>
            </w:r>
          </w:p>
        </w:tc>
        <w:tc>
          <w:tcPr>
            <w:tcW w:w="625" w:type="dxa"/>
            <w:tcBorders>
              <w:top w:val="nil"/>
              <w:left w:val="nil"/>
              <w:bottom w:val="single" w:sz="4" w:space="0" w:color="auto"/>
              <w:right w:val="nil"/>
            </w:tcBorders>
            <w:shd w:val="clear" w:color="auto" w:fill="auto"/>
            <w:noWrap/>
            <w:vAlign w:val="center"/>
            <w:hideMark/>
          </w:tcPr>
          <w:p w14:paraId="540695B7" w14:textId="3F4D0E1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single" w:sz="4" w:space="0" w:color="auto"/>
              <w:left w:val="nil"/>
              <w:bottom w:val="single" w:sz="4" w:space="0" w:color="auto"/>
              <w:right w:val="nil"/>
            </w:tcBorders>
          </w:tcPr>
          <w:p w14:paraId="58CB4FE9"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single" w:sz="4" w:space="0" w:color="auto"/>
              <w:left w:val="nil"/>
              <w:bottom w:val="single" w:sz="4" w:space="0" w:color="auto"/>
              <w:right w:val="nil"/>
            </w:tcBorders>
            <w:shd w:val="clear" w:color="auto" w:fill="auto"/>
            <w:noWrap/>
            <w:vAlign w:val="center"/>
            <w:hideMark/>
          </w:tcPr>
          <w:p w14:paraId="1BAA8166" w14:textId="45FB67D6"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single" w:sz="4" w:space="0" w:color="auto"/>
              <w:left w:val="nil"/>
              <w:bottom w:val="single" w:sz="4" w:space="0" w:color="auto"/>
              <w:right w:val="nil"/>
            </w:tcBorders>
            <w:shd w:val="clear" w:color="auto" w:fill="auto"/>
            <w:noWrap/>
            <w:vAlign w:val="center"/>
            <w:hideMark/>
          </w:tcPr>
          <w:p w14:paraId="7732D974" w14:textId="4EBFBFF1"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single" w:sz="4" w:space="0" w:color="auto"/>
              <w:left w:val="nil"/>
              <w:bottom w:val="single" w:sz="4" w:space="0" w:color="auto"/>
              <w:right w:val="nil"/>
            </w:tcBorders>
          </w:tcPr>
          <w:p w14:paraId="440DBF91"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single" w:sz="4" w:space="0" w:color="auto"/>
              <w:left w:val="nil"/>
              <w:bottom w:val="single" w:sz="4" w:space="0" w:color="auto"/>
              <w:right w:val="nil"/>
            </w:tcBorders>
            <w:shd w:val="clear" w:color="auto" w:fill="auto"/>
            <w:noWrap/>
            <w:vAlign w:val="center"/>
            <w:hideMark/>
          </w:tcPr>
          <w:p w14:paraId="74CD2834" w14:textId="730FE694"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single" w:sz="4" w:space="0" w:color="auto"/>
              <w:left w:val="nil"/>
              <w:bottom w:val="single" w:sz="4" w:space="0" w:color="auto"/>
              <w:right w:val="nil"/>
            </w:tcBorders>
            <w:shd w:val="clear" w:color="auto" w:fill="auto"/>
            <w:noWrap/>
            <w:vAlign w:val="center"/>
            <w:hideMark/>
          </w:tcPr>
          <w:p w14:paraId="0BEC4B01" w14:textId="0587A053"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single" w:sz="4" w:space="0" w:color="auto"/>
              <w:left w:val="nil"/>
              <w:bottom w:val="single" w:sz="4" w:space="0" w:color="auto"/>
              <w:right w:val="nil"/>
            </w:tcBorders>
            <w:shd w:val="clear" w:color="auto" w:fill="auto"/>
            <w:noWrap/>
            <w:vAlign w:val="center"/>
            <w:hideMark/>
          </w:tcPr>
          <w:p w14:paraId="03061133" w14:textId="3F1E3A56"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D4571E8" w14:textId="77777777" w:rsidTr="003132BC">
        <w:tc>
          <w:tcPr>
            <w:tcW w:w="3600" w:type="dxa"/>
            <w:tcBorders>
              <w:top w:val="nil"/>
              <w:left w:val="nil"/>
              <w:bottom w:val="single" w:sz="4" w:space="0" w:color="auto"/>
              <w:right w:val="nil"/>
            </w:tcBorders>
            <w:shd w:val="clear" w:color="auto" w:fill="auto"/>
            <w:vAlign w:val="center"/>
            <w:hideMark/>
          </w:tcPr>
          <w:p w14:paraId="014F97D7"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Legumes and nuts</w:t>
            </w:r>
          </w:p>
        </w:tc>
        <w:tc>
          <w:tcPr>
            <w:tcW w:w="625" w:type="dxa"/>
            <w:tcBorders>
              <w:top w:val="nil"/>
              <w:left w:val="nil"/>
              <w:bottom w:val="single" w:sz="4" w:space="0" w:color="auto"/>
              <w:right w:val="nil"/>
            </w:tcBorders>
            <w:shd w:val="clear" w:color="auto" w:fill="auto"/>
            <w:noWrap/>
            <w:vAlign w:val="center"/>
            <w:hideMark/>
          </w:tcPr>
          <w:p w14:paraId="6580D21E" w14:textId="05B0D933"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5611181"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A09BFE3" w14:textId="21117277"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313377E" w14:textId="67567C9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2A03E15"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13448FF4" w14:textId="7F491B10"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BCF7E91" w14:textId="3D525FF7"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22374457" w14:textId="1C3865E4"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743CD4F" w14:textId="77777777" w:rsidTr="003132BC">
        <w:tc>
          <w:tcPr>
            <w:tcW w:w="3600" w:type="dxa"/>
            <w:tcBorders>
              <w:top w:val="nil"/>
              <w:left w:val="nil"/>
              <w:bottom w:val="single" w:sz="4" w:space="0" w:color="auto"/>
              <w:right w:val="nil"/>
            </w:tcBorders>
            <w:shd w:val="clear" w:color="auto" w:fill="auto"/>
            <w:vAlign w:val="center"/>
            <w:hideMark/>
          </w:tcPr>
          <w:p w14:paraId="2C2FA2E1"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Dairy products</w:t>
            </w:r>
          </w:p>
        </w:tc>
        <w:tc>
          <w:tcPr>
            <w:tcW w:w="625" w:type="dxa"/>
            <w:tcBorders>
              <w:top w:val="nil"/>
              <w:left w:val="nil"/>
              <w:bottom w:val="single" w:sz="4" w:space="0" w:color="auto"/>
              <w:right w:val="nil"/>
            </w:tcBorders>
            <w:shd w:val="clear" w:color="auto" w:fill="auto"/>
            <w:noWrap/>
            <w:vAlign w:val="center"/>
            <w:hideMark/>
          </w:tcPr>
          <w:p w14:paraId="3A886429" w14:textId="3AA9A988"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037B0C34"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1D774B3E" w14:textId="71632478"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48E54E8" w14:textId="49396CD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0EF9FE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35BF16A" w14:textId="6E174D36"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6FB45D48" w14:textId="6266617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56B7A68" w14:textId="0CB61CE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4AD9177A" w14:textId="77777777" w:rsidTr="003132BC">
        <w:tc>
          <w:tcPr>
            <w:tcW w:w="3600" w:type="dxa"/>
            <w:tcBorders>
              <w:top w:val="nil"/>
              <w:left w:val="nil"/>
              <w:bottom w:val="single" w:sz="4" w:space="0" w:color="auto"/>
              <w:right w:val="nil"/>
            </w:tcBorders>
            <w:shd w:val="clear" w:color="auto" w:fill="auto"/>
            <w:vAlign w:val="center"/>
            <w:hideMark/>
          </w:tcPr>
          <w:p w14:paraId="3F282E5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Flesh foods</w:t>
            </w:r>
          </w:p>
        </w:tc>
        <w:tc>
          <w:tcPr>
            <w:tcW w:w="625" w:type="dxa"/>
            <w:tcBorders>
              <w:top w:val="nil"/>
              <w:left w:val="nil"/>
              <w:bottom w:val="single" w:sz="4" w:space="0" w:color="auto"/>
              <w:right w:val="nil"/>
            </w:tcBorders>
            <w:shd w:val="clear" w:color="auto" w:fill="auto"/>
            <w:noWrap/>
            <w:vAlign w:val="center"/>
            <w:hideMark/>
          </w:tcPr>
          <w:p w14:paraId="03865C88" w14:textId="41806BE4"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3FCB36BC"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5498853A" w14:textId="71074A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A3BE845" w14:textId="075B2C2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5FD4197A"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674A95FA" w14:textId="11D97E6F"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4A64207A" w14:textId="2F991AB6"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7E3ED0B1" w14:textId="1FA282C0"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02EF4BD9" w14:textId="77777777" w:rsidTr="003132BC">
        <w:tc>
          <w:tcPr>
            <w:tcW w:w="3600" w:type="dxa"/>
            <w:tcBorders>
              <w:top w:val="nil"/>
              <w:left w:val="nil"/>
              <w:bottom w:val="single" w:sz="4" w:space="0" w:color="auto"/>
              <w:right w:val="nil"/>
            </w:tcBorders>
            <w:shd w:val="clear" w:color="auto" w:fill="auto"/>
            <w:vAlign w:val="center"/>
            <w:hideMark/>
          </w:tcPr>
          <w:p w14:paraId="056682DC"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Eggs</w:t>
            </w:r>
          </w:p>
        </w:tc>
        <w:tc>
          <w:tcPr>
            <w:tcW w:w="625" w:type="dxa"/>
            <w:tcBorders>
              <w:top w:val="nil"/>
              <w:left w:val="nil"/>
              <w:bottom w:val="single" w:sz="4" w:space="0" w:color="auto"/>
              <w:right w:val="nil"/>
            </w:tcBorders>
            <w:shd w:val="clear" w:color="auto" w:fill="auto"/>
            <w:noWrap/>
            <w:vAlign w:val="center"/>
            <w:hideMark/>
          </w:tcPr>
          <w:p w14:paraId="48B6D5BD" w14:textId="387EAFEE"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F5A2A2A"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93286C2" w14:textId="170CC123"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126884D0" w14:textId="21CCE43A"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7E54679E"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4EBBEC37" w14:textId="0AC33852"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4FC9CFD" w14:textId="3E6563B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5A1F6EEC" w14:textId="52AEF25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2954D24" w14:textId="77777777" w:rsidTr="003132BC">
        <w:tc>
          <w:tcPr>
            <w:tcW w:w="3600" w:type="dxa"/>
            <w:tcBorders>
              <w:top w:val="nil"/>
              <w:left w:val="nil"/>
              <w:bottom w:val="single" w:sz="4" w:space="0" w:color="auto"/>
              <w:right w:val="nil"/>
            </w:tcBorders>
            <w:shd w:val="clear" w:color="auto" w:fill="auto"/>
            <w:vAlign w:val="center"/>
            <w:hideMark/>
          </w:tcPr>
          <w:p w14:paraId="313D7DD4"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Vitamin A-rich fruits and vegetables</w:t>
            </w:r>
          </w:p>
        </w:tc>
        <w:tc>
          <w:tcPr>
            <w:tcW w:w="625" w:type="dxa"/>
            <w:tcBorders>
              <w:top w:val="nil"/>
              <w:left w:val="nil"/>
              <w:bottom w:val="single" w:sz="4" w:space="0" w:color="auto"/>
              <w:right w:val="nil"/>
            </w:tcBorders>
            <w:shd w:val="clear" w:color="auto" w:fill="auto"/>
            <w:noWrap/>
            <w:vAlign w:val="center"/>
            <w:hideMark/>
          </w:tcPr>
          <w:p w14:paraId="1F10F820" w14:textId="1C92E5EB"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1DC6498B"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690BA064" w14:textId="0381988F"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7E150214" w14:textId="58B1E33B"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2230CE83"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06FDACBC" w14:textId="4F87A77A"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22C1528D" w14:textId="10394AA5"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6D88C25D" w14:textId="00F15B1D"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3BCB95C6" w14:textId="77777777" w:rsidTr="003132BC">
        <w:tc>
          <w:tcPr>
            <w:tcW w:w="3600" w:type="dxa"/>
            <w:tcBorders>
              <w:top w:val="nil"/>
              <w:left w:val="nil"/>
              <w:bottom w:val="single" w:sz="4" w:space="0" w:color="auto"/>
              <w:right w:val="nil"/>
            </w:tcBorders>
            <w:shd w:val="clear" w:color="auto" w:fill="auto"/>
            <w:vAlign w:val="center"/>
            <w:hideMark/>
          </w:tcPr>
          <w:p w14:paraId="24BD3286" w14:textId="77777777" w:rsidR="0039365B" w:rsidRPr="006048BD" w:rsidRDefault="0039365B" w:rsidP="006048BD">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Other fruits and vegetables</w:t>
            </w:r>
          </w:p>
        </w:tc>
        <w:tc>
          <w:tcPr>
            <w:tcW w:w="625" w:type="dxa"/>
            <w:tcBorders>
              <w:top w:val="nil"/>
              <w:left w:val="nil"/>
              <w:bottom w:val="single" w:sz="4" w:space="0" w:color="auto"/>
              <w:right w:val="nil"/>
            </w:tcBorders>
            <w:shd w:val="clear" w:color="auto" w:fill="auto"/>
            <w:noWrap/>
            <w:vAlign w:val="center"/>
            <w:hideMark/>
          </w:tcPr>
          <w:p w14:paraId="09480D5C" w14:textId="4641105F" w:rsidR="0039365B" w:rsidRPr="006048BD" w:rsidRDefault="0039365B" w:rsidP="006048BD">
            <w:pPr>
              <w:widowControl/>
              <w:spacing w:line="259" w:lineRule="auto"/>
              <w:jc w:val="center"/>
              <w:rPr>
                <w:rFonts w:eastAsia="Times New Roman" w:cs="Times New Roman"/>
                <w:sz w:val="20"/>
                <w:szCs w:val="20"/>
              </w:rPr>
            </w:pPr>
          </w:p>
        </w:tc>
        <w:tc>
          <w:tcPr>
            <w:tcW w:w="956" w:type="dxa"/>
            <w:tcBorders>
              <w:top w:val="nil"/>
              <w:left w:val="nil"/>
              <w:bottom w:val="single" w:sz="4" w:space="0" w:color="auto"/>
              <w:right w:val="nil"/>
            </w:tcBorders>
          </w:tcPr>
          <w:p w14:paraId="5C2BD175" w14:textId="77777777" w:rsidR="0039365B" w:rsidRPr="006048BD" w:rsidRDefault="0039365B" w:rsidP="006048BD">
            <w:pPr>
              <w:widowControl/>
              <w:spacing w:line="259" w:lineRule="auto"/>
              <w:jc w:val="center"/>
              <w:rPr>
                <w:rFonts w:eastAsia="Times New Roman" w:cs="Times New Roman"/>
                <w:sz w:val="20"/>
                <w:szCs w:val="20"/>
              </w:rPr>
            </w:pPr>
          </w:p>
        </w:tc>
        <w:tc>
          <w:tcPr>
            <w:tcW w:w="289" w:type="dxa"/>
            <w:tcBorders>
              <w:top w:val="nil"/>
              <w:left w:val="nil"/>
              <w:bottom w:val="single" w:sz="4" w:space="0" w:color="auto"/>
              <w:right w:val="nil"/>
            </w:tcBorders>
            <w:shd w:val="clear" w:color="auto" w:fill="auto"/>
            <w:noWrap/>
            <w:vAlign w:val="center"/>
            <w:hideMark/>
          </w:tcPr>
          <w:p w14:paraId="2C352B42" w14:textId="768EB7BD" w:rsidR="0039365B" w:rsidRPr="006048BD" w:rsidRDefault="0039365B" w:rsidP="006048BD">
            <w:pPr>
              <w:widowControl/>
              <w:spacing w:line="259" w:lineRule="auto"/>
              <w:jc w:val="center"/>
              <w:rPr>
                <w:rFonts w:eastAsia="Times New Roman" w:cs="Times New Roman"/>
                <w:sz w:val="20"/>
                <w:szCs w:val="20"/>
              </w:rPr>
            </w:pPr>
          </w:p>
        </w:tc>
        <w:tc>
          <w:tcPr>
            <w:tcW w:w="667" w:type="dxa"/>
            <w:tcBorders>
              <w:top w:val="nil"/>
              <w:left w:val="nil"/>
              <w:bottom w:val="single" w:sz="4" w:space="0" w:color="auto"/>
              <w:right w:val="nil"/>
            </w:tcBorders>
            <w:shd w:val="clear" w:color="auto" w:fill="auto"/>
            <w:noWrap/>
            <w:vAlign w:val="center"/>
            <w:hideMark/>
          </w:tcPr>
          <w:p w14:paraId="0EC95C98" w14:textId="1B124839" w:rsidR="0039365B" w:rsidRPr="006048BD" w:rsidRDefault="0039365B" w:rsidP="006048BD">
            <w:pPr>
              <w:widowControl/>
              <w:spacing w:line="259" w:lineRule="auto"/>
              <w:jc w:val="center"/>
              <w:rPr>
                <w:rFonts w:eastAsia="Times New Roman" w:cs="Times New Roman"/>
                <w:sz w:val="20"/>
                <w:szCs w:val="20"/>
              </w:rPr>
            </w:pPr>
          </w:p>
        </w:tc>
        <w:tc>
          <w:tcPr>
            <w:tcW w:w="999" w:type="dxa"/>
            <w:tcBorders>
              <w:top w:val="nil"/>
              <w:left w:val="nil"/>
              <w:bottom w:val="single" w:sz="4" w:space="0" w:color="auto"/>
              <w:right w:val="nil"/>
            </w:tcBorders>
          </w:tcPr>
          <w:p w14:paraId="35A670D0" w14:textId="77777777" w:rsidR="0039365B" w:rsidRPr="006048BD" w:rsidRDefault="0039365B" w:rsidP="006048BD">
            <w:pPr>
              <w:widowControl/>
              <w:spacing w:line="259" w:lineRule="auto"/>
              <w:jc w:val="center"/>
              <w:rPr>
                <w:rFonts w:eastAsia="Times New Roman" w:cs="Times New Roman"/>
                <w:sz w:val="20"/>
                <w:szCs w:val="20"/>
              </w:rPr>
            </w:pPr>
          </w:p>
        </w:tc>
        <w:tc>
          <w:tcPr>
            <w:tcW w:w="690" w:type="dxa"/>
            <w:tcBorders>
              <w:top w:val="nil"/>
              <w:left w:val="nil"/>
              <w:bottom w:val="single" w:sz="4" w:space="0" w:color="auto"/>
              <w:right w:val="nil"/>
            </w:tcBorders>
            <w:shd w:val="clear" w:color="auto" w:fill="auto"/>
            <w:noWrap/>
            <w:vAlign w:val="center"/>
            <w:hideMark/>
          </w:tcPr>
          <w:p w14:paraId="5DF1EFFC" w14:textId="6191E90D" w:rsidR="0039365B" w:rsidRPr="006048BD" w:rsidRDefault="0039365B" w:rsidP="006048BD">
            <w:pPr>
              <w:widowControl/>
              <w:spacing w:line="259" w:lineRule="auto"/>
              <w:jc w:val="center"/>
              <w:rPr>
                <w:rFonts w:eastAsia="Times New Roman" w:cs="Times New Roman"/>
                <w:sz w:val="20"/>
                <w:szCs w:val="20"/>
              </w:rPr>
            </w:pPr>
          </w:p>
        </w:tc>
        <w:tc>
          <w:tcPr>
            <w:tcW w:w="836" w:type="dxa"/>
            <w:tcBorders>
              <w:top w:val="nil"/>
              <w:left w:val="nil"/>
              <w:bottom w:val="single" w:sz="4" w:space="0" w:color="auto"/>
              <w:right w:val="nil"/>
            </w:tcBorders>
            <w:shd w:val="clear" w:color="auto" w:fill="auto"/>
            <w:noWrap/>
            <w:vAlign w:val="center"/>
            <w:hideMark/>
          </w:tcPr>
          <w:p w14:paraId="32FD6313" w14:textId="2664FD18" w:rsidR="0039365B" w:rsidRPr="006048BD" w:rsidRDefault="0039365B" w:rsidP="006048BD">
            <w:pPr>
              <w:widowControl/>
              <w:spacing w:line="259" w:lineRule="auto"/>
              <w:jc w:val="center"/>
              <w:rPr>
                <w:rFonts w:eastAsia="Times New Roman" w:cs="Times New Roman"/>
                <w:sz w:val="20"/>
                <w:szCs w:val="20"/>
              </w:rPr>
            </w:pPr>
          </w:p>
        </w:tc>
        <w:tc>
          <w:tcPr>
            <w:tcW w:w="665" w:type="dxa"/>
            <w:tcBorders>
              <w:top w:val="nil"/>
              <w:left w:val="nil"/>
              <w:bottom w:val="single" w:sz="4" w:space="0" w:color="auto"/>
              <w:right w:val="nil"/>
            </w:tcBorders>
            <w:shd w:val="clear" w:color="auto" w:fill="auto"/>
            <w:noWrap/>
            <w:vAlign w:val="center"/>
            <w:hideMark/>
          </w:tcPr>
          <w:p w14:paraId="3DCEA638" w14:textId="0B4E3D11" w:rsidR="0039365B" w:rsidRPr="006048BD" w:rsidRDefault="0039365B" w:rsidP="006048BD">
            <w:pPr>
              <w:widowControl/>
              <w:spacing w:line="259" w:lineRule="auto"/>
              <w:jc w:val="center"/>
              <w:rPr>
                <w:rFonts w:eastAsia="Times New Roman" w:cs="Times New Roman"/>
                <w:sz w:val="20"/>
                <w:szCs w:val="20"/>
              </w:rPr>
            </w:pPr>
          </w:p>
        </w:tc>
      </w:tr>
      <w:tr w:rsidR="0039365B" w:rsidRPr="006048BD" w14:paraId="5089C3D9" w14:textId="77777777" w:rsidTr="003132BC">
        <w:tc>
          <w:tcPr>
            <w:tcW w:w="3600" w:type="dxa"/>
            <w:tcBorders>
              <w:top w:val="nil"/>
              <w:left w:val="nil"/>
              <w:bottom w:val="single" w:sz="4" w:space="0" w:color="auto"/>
              <w:right w:val="nil"/>
            </w:tcBorders>
            <w:shd w:val="clear" w:color="auto" w:fill="auto"/>
            <w:vAlign w:val="center"/>
            <w:hideMark/>
          </w:tcPr>
          <w:p w14:paraId="0C3DA832" w14:textId="77777777" w:rsidR="0039365B" w:rsidRPr="006048BD" w:rsidRDefault="0039365B" w:rsidP="006048BD">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Number of non-breastfed children</w:t>
            </w:r>
          </w:p>
        </w:tc>
        <w:tc>
          <w:tcPr>
            <w:tcW w:w="625" w:type="dxa"/>
            <w:tcBorders>
              <w:top w:val="nil"/>
              <w:left w:val="nil"/>
              <w:bottom w:val="single" w:sz="4" w:space="0" w:color="auto"/>
              <w:right w:val="nil"/>
            </w:tcBorders>
            <w:shd w:val="clear" w:color="auto" w:fill="auto"/>
            <w:vAlign w:val="center"/>
            <w:hideMark/>
          </w:tcPr>
          <w:p w14:paraId="346A42C8" w14:textId="53896341" w:rsidR="0039365B" w:rsidRPr="006048BD" w:rsidRDefault="0039365B" w:rsidP="006048BD">
            <w:pPr>
              <w:widowControl/>
              <w:spacing w:line="259" w:lineRule="auto"/>
              <w:jc w:val="center"/>
              <w:rPr>
                <w:rFonts w:eastAsia="Times New Roman" w:cs="Times New Roman"/>
                <w:bCs/>
                <w:color w:val="auto"/>
                <w:sz w:val="20"/>
                <w:szCs w:val="20"/>
              </w:rPr>
            </w:pPr>
          </w:p>
        </w:tc>
        <w:tc>
          <w:tcPr>
            <w:tcW w:w="956" w:type="dxa"/>
            <w:tcBorders>
              <w:top w:val="nil"/>
              <w:left w:val="nil"/>
              <w:bottom w:val="single" w:sz="4" w:space="0" w:color="auto"/>
              <w:right w:val="nil"/>
            </w:tcBorders>
          </w:tcPr>
          <w:p w14:paraId="237FFD0A"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289" w:type="dxa"/>
            <w:tcBorders>
              <w:top w:val="nil"/>
              <w:left w:val="nil"/>
              <w:bottom w:val="single" w:sz="4" w:space="0" w:color="auto"/>
              <w:right w:val="nil"/>
            </w:tcBorders>
            <w:shd w:val="clear" w:color="auto" w:fill="auto"/>
            <w:vAlign w:val="center"/>
            <w:hideMark/>
          </w:tcPr>
          <w:p w14:paraId="6B90CA78" w14:textId="71995C8A" w:rsidR="0039365B" w:rsidRPr="006048BD" w:rsidRDefault="0039365B" w:rsidP="006048BD">
            <w:pPr>
              <w:widowControl/>
              <w:spacing w:line="259" w:lineRule="auto"/>
              <w:jc w:val="center"/>
              <w:rPr>
                <w:rFonts w:eastAsia="Times New Roman" w:cs="Times New Roman"/>
                <w:bCs/>
                <w:color w:val="auto"/>
                <w:sz w:val="20"/>
                <w:szCs w:val="20"/>
              </w:rPr>
            </w:pPr>
          </w:p>
        </w:tc>
        <w:tc>
          <w:tcPr>
            <w:tcW w:w="667" w:type="dxa"/>
            <w:tcBorders>
              <w:top w:val="nil"/>
              <w:left w:val="nil"/>
              <w:bottom w:val="single" w:sz="4" w:space="0" w:color="auto"/>
              <w:right w:val="nil"/>
            </w:tcBorders>
            <w:shd w:val="clear" w:color="auto" w:fill="auto"/>
            <w:vAlign w:val="center"/>
            <w:hideMark/>
          </w:tcPr>
          <w:p w14:paraId="2CB4594D" w14:textId="32C63ADE" w:rsidR="0039365B" w:rsidRPr="006048BD" w:rsidRDefault="0039365B" w:rsidP="006048BD">
            <w:pPr>
              <w:widowControl/>
              <w:spacing w:line="259" w:lineRule="auto"/>
              <w:jc w:val="center"/>
              <w:rPr>
                <w:rFonts w:eastAsia="Times New Roman" w:cs="Times New Roman"/>
                <w:bCs/>
                <w:color w:val="auto"/>
                <w:sz w:val="20"/>
                <w:szCs w:val="20"/>
              </w:rPr>
            </w:pPr>
          </w:p>
        </w:tc>
        <w:tc>
          <w:tcPr>
            <w:tcW w:w="999" w:type="dxa"/>
            <w:tcBorders>
              <w:top w:val="nil"/>
              <w:left w:val="nil"/>
              <w:bottom w:val="single" w:sz="4" w:space="0" w:color="auto"/>
              <w:right w:val="nil"/>
            </w:tcBorders>
          </w:tcPr>
          <w:p w14:paraId="1C9F8B93" w14:textId="77777777" w:rsidR="0039365B" w:rsidRPr="006048BD" w:rsidRDefault="0039365B" w:rsidP="006048BD">
            <w:pPr>
              <w:widowControl/>
              <w:spacing w:line="259" w:lineRule="auto"/>
              <w:jc w:val="center"/>
              <w:rPr>
                <w:rFonts w:eastAsia="Times New Roman" w:cs="Times New Roman"/>
                <w:bCs/>
                <w:color w:val="auto"/>
                <w:sz w:val="20"/>
                <w:szCs w:val="20"/>
              </w:rPr>
            </w:pPr>
          </w:p>
        </w:tc>
        <w:tc>
          <w:tcPr>
            <w:tcW w:w="690" w:type="dxa"/>
            <w:tcBorders>
              <w:top w:val="nil"/>
              <w:left w:val="nil"/>
              <w:bottom w:val="single" w:sz="4" w:space="0" w:color="auto"/>
              <w:right w:val="nil"/>
            </w:tcBorders>
            <w:shd w:val="clear" w:color="auto" w:fill="auto"/>
            <w:vAlign w:val="center"/>
            <w:hideMark/>
          </w:tcPr>
          <w:p w14:paraId="1DD2B49E" w14:textId="23DAD163" w:rsidR="0039365B" w:rsidRPr="006048BD" w:rsidRDefault="0039365B" w:rsidP="006048BD">
            <w:pPr>
              <w:widowControl/>
              <w:spacing w:line="259" w:lineRule="auto"/>
              <w:jc w:val="center"/>
              <w:rPr>
                <w:rFonts w:eastAsia="Times New Roman" w:cs="Times New Roman"/>
                <w:bCs/>
                <w:color w:val="auto"/>
                <w:sz w:val="20"/>
                <w:szCs w:val="20"/>
              </w:rPr>
            </w:pPr>
          </w:p>
        </w:tc>
        <w:tc>
          <w:tcPr>
            <w:tcW w:w="836" w:type="dxa"/>
            <w:tcBorders>
              <w:top w:val="nil"/>
              <w:left w:val="nil"/>
              <w:bottom w:val="single" w:sz="4" w:space="0" w:color="auto"/>
              <w:right w:val="nil"/>
            </w:tcBorders>
            <w:shd w:val="clear" w:color="auto" w:fill="auto"/>
            <w:vAlign w:val="center"/>
            <w:hideMark/>
          </w:tcPr>
          <w:p w14:paraId="26820E50" w14:textId="482BAA6C" w:rsidR="0039365B" w:rsidRPr="006048BD" w:rsidRDefault="0039365B" w:rsidP="006048BD">
            <w:pPr>
              <w:widowControl/>
              <w:spacing w:line="259" w:lineRule="auto"/>
              <w:jc w:val="center"/>
              <w:rPr>
                <w:rFonts w:eastAsia="Times New Roman" w:cs="Times New Roman"/>
                <w:bCs/>
                <w:color w:val="auto"/>
                <w:sz w:val="20"/>
                <w:szCs w:val="20"/>
              </w:rPr>
            </w:pPr>
          </w:p>
        </w:tc>
        <w:tc>
          <w:tcPr>
            <w:tcW w:w="665" w:type="dxa"/>
            <w:tcBorders>
              <w:top w:val="nil"/>
              <w:left w:val="nil"/>
              <w:bottom w:val="single" w:sz="4" w:space="0" w:color="auto"/>
              <w:right w:val="nil"/>
            </w:tcBorders>
            <w:shd w:val="clear" w:color="auto" w:fill="auto"/>
            <w:vAlign w:val="center"/>
            <w:hideMark/>
          </w:tcPr>
          <w:p w14:paraId="666BCC4E" w14:textId="4E35C54E" w:rsidR="0039365B" w:rsidRPr="006048BD" w:rsidRDefault="0039365B" w:rsidP="006048BD">
            <w:pPr>
              <w:widowControl/>
              <w:spacing w:line="259" w:lineRule="auto"/>
              <w:jc w:val="center"/>
              <w:rPr>
                <w:rFonts w:eastAsia="Times New Roman" w:cs="Times New Roman"/>
                <w:bCs/>
                <w:color w:val="auto"/>
                <w:sz w:val="20"/>
                <w:szCs w:val="20"/>
              </w:rPr>
            </w:pPr>
          </w:p>
        </w:tc>
      </w:tr>
    </w:tbl>
    <w:p w14:paraId="3DCCE793" w14:textId="77777777" w:rsidR="001527CC" w:rsidRPr="001527CC" w:rsidRDefault="001527CC" w:rsidP="006048BD">
      <w:pPr>
        <w:pStyle w:val="BodyText"/>
        <w:keepNext/>
        <w:spacing w:after="0"/>
        <w:ind w:left="86" w:hanging="86"/>
        <w:rPr>
          <w:sz w:val="16"/>
        </w:rPr>
      </w:pPr>
      <w:commentRangeStart w:id="787"/>
      <w:r w:rsidRPr="001527CC">
        <w:rPr>
          <w:sz w:val="16"/>
        </w:rPr>
        <w:t>^ Results not statistically reliable, n&lt;30</w:t>
      </w:r>
      <w:commentRangeEnd w:id="787"/>
      <w:r w:rsidR="00B435DA">
        <w:rPr>
          <w:rStyle w:val="CommentReference"/>
        </w:rPr>
        <w:commentReference w:id="787"/>
      </w:r>
    </w:p>
    <w:p w14:paraId="490FFE25" w14:textId="15523AC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Significance tests were performed to determine whether a difference exists between the baseline and endline estimates. </w:t>
      </w:r>
    </w:p>
    <w:p w14:paraId="0595A896" w14:textId="71E687C4" w:rsidR="001527CC" w:rsidRPr="001527CC" w:rsidRDefault="001527CC" w:rsidP="006048BD">
      <w:pPr>
        <w:pStyle w:val="BodyText"/>
        <w:keepNext/>
        <w:spacing w:after="0"/>
        <w:ind w:left="86" w:hanging="86"/>
        <w:rPr>
          <w:sz w:val="16"/>
        </w:rPr>
      </w:pPr>
      <w:r>
        <w:rPr>
          <w:sz w:val="16"/>
          <w:vertAlign w:val="superscript"/>
        </w:rPr>
        <w:t>b</w:t>
      </w:r>
      <w:r w:rsidRPr="001527CC">
        <w:rPr>
          <w:sz w:val="16"/>
        </w:rPr>
        <w:t xml:space="preserve"> Differences found to be statistically significant are indicated by level: * p&lt;0.05, ** p&lt;0.01, *** p&lt;0.001.</w:t>
      </w:r>
    </w:p>
    <w:p w14:paraId="59713F7C" w14:textId="77777777" w:rsidR="001527CC" w:rsidRPr="001527CC" w:rsidRDefault="001527CC" w:rsidP="006048BD">
      <w:pPr>
        <w:pStyle w:val="BodyText"/>
        <w:keepNext/>
        <w:spacing w:after="0"/>
        <w:ind w:left="86" w:hanging="86"/>
        <w:rPr>
          <w:sz w:val="16"/>
        </w:rPr>
      </w:pPr>
      <w:r w:rsidRPr="001527CC">
        <w:rPr>
          <w:sz w:val="16"/>
        </w:rPr>
        <w:t xml:space="preserve">Notes: </w:t>
      </w:r>
    </w:p>
    <w:p w14:paraId="689D4C57" w14:textId="77777777" w:rsidR="001527CC" w:rsidRPr="001527CC" w:rsidRDefault="001527CC" w:rsidP="006048BD">
      <w:pPr>
        <w:pStyle w:val="BodyText"/>
        <w:keepNext/>
        <w:spacing w:after="0"/>
        <w:ind w:left="86" w:hanging="86"/>
        <w:rPr>
          <w:sz w:val="16"/>
        </w:rPr>
      </w:pPr>
      <w:r w:rsidRPr="001527CC">
        <w:rPr>
          <w:sz w:val="16"/>
        </w:rPr>
        <w:t>Estimates are sample-weighted; numbers of observations are unweighted.</w:t>
      </w:r>
    </w:p>
    <w:p w14:paraId="75868CB4" w14:textId="648E2192" w:rsidR="001527CC" w:rsidRPr="001527CC" w:rsidRDefault="001527CC" w:rsidP="006048BD">
      <w:pPr>
        <w:pStyle w:val="BodyText"/>
        <w:keepNext/>
        <w:spacing w:after="0"/>
        <w:ind w:left="86" w:hanging="86"/>
        <w:rPr>
          <w:sz w:val="16"/>
        </w:rPr>
      </w:pPr>
      <w:r w:rsidRPr="001527CC">
        <w:rPr>
          <w:sz w:val="16"/>
        </w:rPr>
        <w:t>Estimates are base</w:t>
      </w:r>
      <w:r>
        <w:rPr>
          <w:sz w:val="16"/>
        </w:rPr>
        <w:t xml:space="preserve">d on de </w:t>
      </w:r>
      <w:r w:rsidR="00BD230E">
        <w:rPr>
          <w:sz w:val="16"/>
        </w:rPr>
        <w:t xml:space="preserve">facto </w:t>
      </w:r>
      <w:r>
        <w:rPr>
          <w:sz w:val="16"/>
        </w:rPr>
        <w:t>household members.</w:t>
      </w:r>
    </w:p>
    <w:p w14:paraId="45D0D332" w14:textId="48290128" w:rsidR="001527CC" w:rsidRPr="001527CC" w:rsidRDefault="001527CC" w:rsidP="006048BD">
      <w:pPr>
        <w:pStyle w:val="BodyText"/>
        <w:keepNext/>
        <w:spacing w:after="0"/>
        <w:ind w:left="86" w:hanging="86"/>
        <w:rPr>
          <w:sz w:val="16"/>
        </w:rPr>
      </w:pPr>
      <w:r w:rsidRPr="001527CC">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5C495B1A" w14:textId="77777777" w:rsidR="003132BC" w:rsidRDefault="003132BC">
      <w:pPr>
        <w:widowControl/>
        <w:spacing w:line="240" w:lineRule="auto"/>
        <w:rPr>
          <w:rFonts w:eastAsia="Cabin" w:cs="Cabin"/>
          <w:b/>
        </w:rPr>
      </w:pPr>
      <w:bookmarkStart w:id="788" w:name="_Toc22897344"/>
      <w:r>
        <w:br w:type="page"/>
      </w:r>
    </w:p>
    <w:p w14:paraId="3EF270C5" w14:textId="15CC5E46" w:rsidR="00937ECB" w:rsidRDefault="003019C5" w:rsidP="00F36C92">
      <w:pPr>
        <w:pStyle w:val="Heading3"/>
      </w:pPr>
      <w:bookmarkStart w:id="789" w:name="_Toc50719346"/>
      <w:r>
        <w:t xml:space="preserve">Chapter 7: </w:t>
      </w:r>
      <w:r w:rsidR="00937ECB">
        <w:t>Nutritional status</w:t>
      </w:r>
      <w:bookmarkEnd w:id="788"/>
      <w:bookmarkEnd w:id="789"/>
    </w:p>
    <w:p w14:paraId="129D8F7E" w14:textId="79F8CD34" w:rsidR="00870795" w:rsidRDefault="00937ECB" w:rsidP="003019C5">
      <w:pPr>
        <w:pStyle w:val="Tabletitle"/>
        <w:keepLines/>
        <w:spacing w:before="240"/>
        <w:contextualSpacing/>
        <w:outlineLvl w:val="3"/>
      </w:pPr>
      <w:bookmarkStart w:id="790" w:name="_Toc50719224"/>
      <w:r w:rsidRPr="00937ECB">
        <w:t>Table A</w:t>
      </w:r>
      <w:r w:rsidR="00396A13">
        <w:t>1.</w:t>
      </w:r>
      <w:r w:rsidRPr="00937ECB">
        <w:t xml:space="preserve">7.1.1: </w:t>
      </w:r>
      <w:r>
        <w:t xml:space="preserve">Comparison of </w:t>
      </w:r>
      <w:r w:rsidRPr="00937ECB">
        <w:t xml:space="preserve">Mean </w:t>
      </w:r>
      <w:r w:rsidR="00F13B7A">
        <w:t>Body Mass Index</w:t>
      </w:r>
      <w:r w:rsidR="00F13B7A" w:rsidRPr="00937ECB">
        <w:t xml:space="preserve"> </w:t>
      </w:r>
      <w:r w:rsidRPr="00937ECB">
        <w:t>among Women of Reproductive</w:t>
      </w:r>
      <w:r w:rsidR="009A6DF0" w:rsidRPr="009A6DF0">
        <w:t xml:space="preserve"> </w:t>
      </w:r>
      <w:r w:rsidR="00F13B7A">
        <w:t xml:space="preserve">Age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0"/>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6A7E59" w:rsidRPr="006048BD" w14:paraId="3B8A3B5C" w14:textId="77777777" w:rsidTr="001A672D">
        <w:trPr>
          <w:tblHeader/>
        </w:trPr>
        <w:tc>
          <w:tcPr>
            <w:tcW w:w="2549" w:type="dxa"/>
            <w:tcBorders>
              <w:top w:val="nil"/>
              <w:left w:val="nil"/>
              <w:bottom w:val="nil"/>
              <w:right w:val="nil"/>
            </w:tcBorders>
            <w:shd w:val="clear" w:color="000000" w:fill="387990"/>
            <w:noWrap/>
            <w:vAlign w:val="bottom"/>
            <w:hideMark/>
          </w:tcPr>
          <w:p w14:paraId="610C53B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995B692" w14:textId="73395C34"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30F4B27B" w14:textId="2F89E82A"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66FDD18" w14:textId="77777777" w:rsidR="006A7E59" w:rsidRPr="006048BD" w:rsidRDefault="006A7E59" w:rsidP="006048BD">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589C6707" w14:textId="5CCB9185" w:rsidR="006A7E59"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7C81B556" w14:textId="0329543C"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1716995C"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85F7C6F"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2358DB5" w14:textId="7777777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6A7E59" w:rsidRPr="006048BD" w14:paraId="6B4BA5A4" w14:textId="77777777" w:rsidTr="001A672D">
        <w:trPr>
          <w:tblHeader/>
        </w:trPr>
        <w:tc>
          <w:tcPr>
            <w:tcW w:w="2549" w:type="dxa"/>
            <w:tcBorders>
              <w:top w:val="nil"/>
              <w:left w:val="nil"/>
              <w:bottom w:val="nil"/>
              <w:right w:val="nil"/>
            </w:tcBorders>
            <w:shd w:val="clear" w:color="000000" w:fill="387990"/>
            <w:noWrap/>
            <w:vAlign w:val="bottom"/>
            <w:hideMark/>
          </w:tcPr>
          <w:p w14:paraId="411413C2" w14:textId="77777777" w:rsidR="006A7E59" w:rsidRPr="006048BD" w:rsidRDefault="006A7E59" w:rsidP="006048BD">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3A46E36D" w14:textId="287348E1"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942EC7A" w14:textId="5B38CBC1"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4C8FA04B" w14:textId="33E8E91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3D0532F7" w14:textId="77777777"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0B80FFC8" w14:textId="5F83D1C0" w:rsidR="006A7E59" w:rsidRPr="006048BD" w:rsidRDefault="006A7E59" w:rsidP="006048BD">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0338281" w14:textId="2CED9883" w:rsidR="006A7E59" w:rsidRPr="006048BD" w:rsidRDefault="006A7E59" w:rsidP="006048BD">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E14B29" w14:textId="213D8567" w:rsidR="006A7E59" w:rsidRPr="006048BD" w:rsidRDefault="006A7E59" w:rsidP="006048BD">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40D43E0"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28A29C64" w14:textId="77777777" w:rsidR="006A7E59" w:rsidRPr="006048BD" w:rsidRDefault="006A7E59" w:rsidP="006048BD">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01566ACB" w14:textId="77777777" w:rsidR="006A7E59" w:rsidRPr="006048BD" w:rsidRDefault="006A7E59" w:rsidP="006048BD">
            <w:pPr>
              <w:widowControl/>
              <w:spacing w:line="259" w:lineRule="auto"/>
              <w:rPr>
                <w:rFonts w:eastAsia="Times New Roman" w:cs="Times New Roman"/>
                <w:b/>
                <w:bCs/>
                <w:color w:val="FFFFFF"/>
                <w:sz w:val="20"/>
                <w:szCs w:val="20"/>
              </w:rPr>
            </w:pPr>
          </w:p>
        </w:tc>
      </w:tr>
      <w:tr w:rsidR="00354633" w:rsidRPr="006048BD" w14:paraId="57B4EE5D"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01E71C0" w14:textId="77777777" w:rsidR="00354633" w:rsidRPr="006048BD" w:rsidRDefault="00354633" w:rsidP="00354633">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3AFEAACB" w14:textId="53A73CF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6CB15645" w14:textId="11BB25D6"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6EAF1A1" w14:textId="064149D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0E449D0F" w14:textId="4A3DC748"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794A0DAE" w14:textId="382889F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19B1C9C" w14:textId="7F38913B"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8FBC61F" w14:textId="436B1CB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5DEC5B1E" w14:textId="7B31DFF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27652288" w14:textId="38E9C4D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6DEA7C71" w14:textId="71AA9A2E"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754C626B" w14:textId="77777777" w:rsidTr="001A672D">
        <w:tc>
          <w:tcPr>
            <w:tcW w:w="4826" w:type="dxa"/>
            <w:gridSpan w:val="4"/>
            <w:tcBorders>
              <w:top w:val="single" w:sz="4" w:space="0" w:color="auto"/>
              <w:left w:val="nil"/>
              <w:bottom w:val="single" w:sz="4" w:space="0" w:color="auto"/>
              <w:right w:val="nil"/>
            </w:tcBorders>
            <w:shd w:val="clear" w:color="000000" w:fill="DBE7F3"/>
          </w:tcPr>
          <w:p w14:paraId="5329549A" w14:textId="6703B638"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739F8A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A9472E2"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C8FEA05"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C083293" w14:textId="1B5D1233"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1890F84"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EAABA5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6BABF5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772D3AEF" w14:textId="77777777" w:rsidTr="008A44F4">
        <w:tc>
          <w:tcPr>
            <w:tcW w:w="2549" w:type="dxa"/>
            <w:tcBorders>
              <w:top w:val="nil"/>
              <w:left w:val="nil"/>
              <w:bottom w:val="single" w:sz="4" w:space="0" w:color="auto"/>
              <w:right w:val="nil"/>
            </w:tcBorders>
            <w:shd w:val="clear" w:color="auto" w:fill="auto"/>
            <w:vAlign w:val="center"/>
            <w:hideMark/>
          </w:tcPr>
          <w:p w14:paraId="0E68AB0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07593F0" w14:textId="652094B4"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F0B6FD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9B95613" w14:textId="2D9EC57F"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627E25A" w14:textId="461891A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239386" w14:textId="37992A8F"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3943D1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36DF6D32" w14:textId="4145F351"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46CF832" w14:textId="1B959CC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C72392A" w14:textId="4AF2793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507CC15" w14:textId="53223A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31B9B3E" w14:textId="77777777" w:rsidTr="008A44F4">
        <w:tc>
          <w:tcPr>
            <w:tcW w:w="2549" w:type="dxa"/>
            <w:tcBorders>
              <w:top w:val="nil"/>
              <w:left w:val="nil"/>
              <w:bottom w:val="single" w:sz="4" w:space="0" w:color="auto"/>
              <w:right w:val="nil"/>
            </w:tcBorders>
            <w:shd w:val="clear" w:color="auto" w:fill="auto"/>
            <w:vAlign w:val="center"/>
            <w:hideMark/>
          </w:tcPr>
          <w:p w14:paraId="1D3AE5F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7947051" w14:textId="6321BDAE"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C6D4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A5D9DA" w14:textId="74C2A1F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A32E94" w14:textId="052CEB6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43EA7F3" w14:textId="2750C19D"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206A2C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BDFA5B" w14:textId="64D59D7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3A502C" w14:textId="58A99622"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323559A" w14:textId="5786412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97C98B" w14:textId="547E93F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059F7CC" w14:textId="77777777" w:rsidTr="008A44F4">
        <w:tc>
          <w:tcPr>
            <w:tcW w:w="2549" w:type="dxa"/>
            <w:tcBorders>
              <w:top w:val="nil"/>
              <w:left w:val="nil"/>
              <w:bottom w:val="single" w:sz="4" w:space="0" w:color="auto"/>
              <w:right w:val="nil"/>
            </w:tcBorders>
            <w:shd w:val="clear" w:color="auto" w:fill="auto"/>
            <w:vAlign w:val="center"/>
            <w:hideMark/>
          </w:tcPr>
          <w:p w14:paraId="351F957E"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17B6DD97" w14:textId="16FE5A6C"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039A05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FA306" w14:textId="330FCD0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8FE0DB9" w14:textId="3B44912F"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61454E" w14:textId="508298CE"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93DBA6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AC85AB" w14:textId="364FAA1C"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890E424" w14:textId="02F6ED8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D536127" w14:textId="67AFFAA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2C3106E" w14:textId="65310508"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237A7801" w14:textId="77777777" w:rsidTr="008A44F4">
        <w:tc>
          <w:tcPr>
            <w:tcW w:w="2549" w:type="dxa"/>
            <w:tcBorders>
              <w:top w:val="nil"/>
              <w:left w:val="nil"/>
              <w:bottom w:val="single" w:sz="4" w:space="0" w:color="auto"/>
              <w:right w:val="nil"/>
            </w:tcBorders>
            <w:shd w:val="clear" w:color="auto" w:fill="auto"/>
            <w:vAlign w:val="center"/>
            <w:hideMark/>
          </w:tcPr>
          <w:p w14:paraId="66840A8D"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7295B1F7" w14:textId="249AEE9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ACE7D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3D93C66" w14:textId="0B0A56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EF1601" w14:textId="0186BC3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22C156E" w14:textId="28F045F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049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3EFA8C" w14:textId="7DB3848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B1EA1AD" w14:textId="54465C4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16DFD2" w14:textId="3391C8F4"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C953762" w14:textId="7AD7013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7B43E762" w14:textId="77777777" w:rsidTr="008A44F4">
        <w:tc>
          <w:tcPr>
            <w:tcW w:w="2549" w:type="dxa"/>
            <w:tcBorders>
              <w:top w:val="nil"/>
              <w:left w:val="nil"/>
              <w:bottom w:val="single" w:sz="4" w:space="0" w:color="auto"/>
              <w:right w:val="nil"/>
            </w:tcBorders>
            <w:shd w:val="clear" w:color="auto" w:fill="auto"/>
            <w:vAlign w:val="center"/>
            <w:hideMark/>
          </w:tcPr>
          <w:p w14:paraId="2C5A8A3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28744CC0" w14:textId="2557A81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79DB92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0B11827" w14:textId="2818B9D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4F83EB2" w14:textId="4BA1A15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28A2B25" w14:textId="12B8634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46676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A62DA4" w14:textId="6753508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731C884" w14:textId="731A22B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BEEEAD4" w14:textId="1531B66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7B3795E" w14:textId="2F306D22"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DAA8BD2" w14:textId="77777777" w:rsidTr="008A44F4">
        <w:tc>
          <w:tcPr>
            <w:tcW w:w="2549" w:type="dxa"/>
            <w:tcBorders>
              <w:top w:val="nil"/>
              <w:left w:val="nil"/>
              <w:bottom w:val="single" w:sz="4" w:space="0" w:color="auto"/>
              <w:right w:val="nil"/>
            </w:tcBorders>
            <w:shd w:val="clear" w:color="auto" w:fill="auto"/>
            <w:vAlign w:val="center"/>
            <w:hideMark/>
          </w:tcPr>
          <w:p w14:paraId="77108B7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50C25D2B" w14:textId="6FD77CA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D424C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7D22D9" w14:textId="5D1AB665"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AEABB6" w14:textId="0506C49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9FE2688" w14:textId="6FAF743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75B5A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18F8D5" w14:textId="57A203B9"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0F03E1" w14:textId="60EF199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488056D" w14:textId="0878163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144F653" w14:textId="01F9D1AB"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CEF5D02" w14:textId="77777777" w:rsidTr="008A44F4">
        <w:tc>
          <w:tcPr>
            <w:tcW w:w="2549" w:type="dxa"/>
            <w:tcBorders>
              <w:top w:val="nil"/>
              <w:left w:val="nil"/>
              <w:bottom w:val="single" w:sz="4" w:space="0" w:color="auto"/>
              <w:right w:val="nil"/>
            </w:tcBorders>
            <w:shd w:val="clear" w:color="auto" w:fill="auto"/>
            <w:vAlign w:val="center"/>
            <w:hideMark/>
          </w:tcPr>
          <w:p w14:paraId="32C2BD93"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73EF7269" w14:textId="67ED46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3DF14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4052752" w14:textId="04FAEC0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4C25453" w14:textId="19823C0B"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E29BE54" w14:textId="34462F8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F7C69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7795FA" w14:textId="6D6E5D22"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C15C3A" w14:textId="35B4BB3A"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60D42D7" w14:textId="427D50E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5C9E1FC" w14:textId="5C968790"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5B27CABE" w14:textId="77777777" w:rsidTr="001A672D">
        <w:tc>
          <w:tcPr>
            <w:tcW w:w="4826" w:type="dxa"/>
            <w:gridSpan w:val="4"/>
            <w:tcBorders>
              <w:top w:val="single" w:sz="4" w:space="0" w:color="auto"/>
              <w:left w:val="nil"/>
              <w:bottom w:val="single" w:sz="4" w:space="0" w:color="auto"/>
              <w:right w:val="nil"/>
            </w:tcBorders>
            <w:shd w:val="clear" w:color="000000" w:fill="DBE7F3"/>
          </w:tcPr>
          <w:p w14:paraId="35CFF51C" w14:textId="4AE9DD07" w:rsidR="006A7E59" w:rsidRPr="006048BD" w:rsidRDefault="006A7E59" w:rsidP="00354633">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05FB15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0C822E81"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D510910"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93ECA53" w14:textId="0F3B344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78E4CC95"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E87CB8F"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A9903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5A6432BD" w14:textId="77777777" w:rsidTr="008A44F4">
        <w:tc>
          <w:tcPr>
            <w:tcW w:w="2549" w:type="dxa"/>
            <w:tcBorders>
              <w:top w:val="nil"/>
              <w:left w:val="nil"/>
              <w:bottom w:val="single" w:sz="4" w:space="0" w:color="auto"/>
              <w:right w:val="nil"/>
            </w:tcBorders>
            <w:shd w:val="clear" w:color="auto" w:fill="auto"/>
            <w:vAlign w:val="center"/>
            <w:hideMark/>
          </w:tcPr>
          <w:p w14:paraId="2099D070"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7DE245D" w14:textId="15DB75A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6FFCD2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25EF29" w14:textId="6395057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A54B689" w14:textId="6FC406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EEB79EA" w14:textId="4E3F57D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8AACBC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AB0DF2D" w14:textId="6336641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6E7AAB" w14:textId="3B425961"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8AF5103" w14:textId="6D3FB76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8C3CB8A" w14:textId="406C84F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D95D15" w14:textId="77777777" w:rsidTr="008A44F4">
        <w:tc>
          <w:tcPr>
            <w:tcW w:w="2549" w:type="dxa"/>
            <w:tcBorders>
              <w:top w:val="nil"/>
              <w:left w:val="nil"/>
              <w:bottom w:val="single" w:sz="4" w:space="0" w:color="auto"/>
              <w:right w:val="nil"/>
            </w:tcBorders>
            <w:shd w:val="clear" w:color="auto" w:fill="auto"/>
            <w:vAlign w:val="center"/>
            <w:hideMark/>
          </w:tcPr>
          <w:p w14:paraId="50FB730C"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59796CE6" w14:textId="1E361D19"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B75CEFF"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538FB8" w14:textId="03DC74B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ABD495A" w14:textId="34FDD44C"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B3F4C9" w14:textId="08C62FD8"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AFED66C"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4C29CDB" w14:textId="1F5DC29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087597" w14:textId="70F9A2D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DFEBA3" w14:textId="28BF4EF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65FB617" w14:textId="4E447553"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2736C0E" w14:textId="77777777" w:rsidTr="008A44F4">
        <w:tc>
          <w:tcPr>
            <w:tcW w:w="2549" w:type="dxa"/>
            <w:tcBorders>
              <w:top w:val="nil"/>
              <w:left w:val="nil"/>
              <w:bottom w:val="single" w:sz="4" w:space="0" w:color="auto"/>
              <w:right w:val="nil"/>
            </w:tcBorders>
            <w:shd w:val="clear" w:color="auto" w:fill="auto"/>
            <w:vAlign w:val="center"/>
            <w:hideMark/>
          </w:tcPr>
          <w:p w14:paraId="0DD4C87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371B7544" w14:textId="3355E212"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C1B70EB"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6E8B18" w14:textId="5F82E86C"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2DAE5F2" w14:textId="1147DAA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B440AB" w14:textId="0C9B2105"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4E6A4B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821AC1A" w14:textId="6EA040E6"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ED41BF7" w14:textId="7841257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3BA17E4" w14:textId="3FBAE9E6"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5337744" w14:textId="00ABE5EA"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1CAB9F86" w14:textId="77777777" w:rsidTr="008A44F4">
        <w:tc>
          <w:tcPr>
            <w:tcW w:w="2549" w:type="dxa"/>
            <w:tcBorders>
              <w:top w:val="nil"/>
              <w:left w:val="nil"/>
              <w:bottom w:val="single" w:sz="4" w:space="0" w:color="auto"/>
              <w:right w:val="nil"/>
            </w:tcBorders>
            <w:shd w:val="clear" w:color="auto" w:fill="auto"/>
            <w:vAlign w:val="center"/>
            <w:hideMark/>
          </w:tcPr>
          <w:p w14:paraId="310534C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2FC641AF" w14:textId="5D9FEED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525B00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D2A16D" w14:textId="0A66CF27"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87BE0C" w14:textId="2DB2126E"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C9297F8" w14:textId="2379D131"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6028E"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EDCD51E" w14:textId="33B338C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E8B970" w14:textId="260FF527"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9843B5" w14:textId="2B7B731C"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96A437C" w14:textId="39FBBB09"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EB05985" w14:textId="77777777" w:rsidTr="008A44F4">
        <w:tc>
          <w:tcPr>
            <w:tcW w:w="2549" w:type="dxa"/>
            <w:tcBorders>
              <w:top w:val="nil"/>
              <w:left w:val="nil"/>
              <w:bottom w:val="single" w:sz="4" w:space="0" w:color="auto"/>
              <w:right w:val="nil"/>
            </w:tcBorders>
            <w:shd w:val="clear" w:color="auto" w:fill="auto"/>
            <w:vAlign w:val="center"/>
            <w:hideMark/>
          </w:tcPr>
          <w:p w14:paraId="7F13A959"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054BB16" w14:textId="0943152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6754974"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9A094B" w14:textId="67B8C548"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96354F7" w14:textId="250771C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2BF75F3" w14:textId="29A49312"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BCEFB78"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CCC8A" w14:textId="381C2B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9DF74C4" w14:textId="1B7BE21D"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F98942" w14:textId="2460C202"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41397B8" w14:textId="2EFF8D16"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3AAADC16" w14:textId="77777777" w:rsidTr="001A672D">
        <w:tc>
          <w:tcPr>
            <w:tcW w:w="4826" w:type="dxa"/>
            <w:gridSpan w:val="4"/>
            <w:tcBorders>
              <w:top w:val="single" w:sz="4" w:space="0" w:color="auto"/>
              <w:left w:val="nil"/>
              <w:bottom w:val="single" w:sz="4" w:space="0" w:color="auto"/>
              <w:right w:val="nil"/>
            </w:tcBorders>
            <w:shd w:val="clear" w:color="000000" w:fill="DBE7F3"/>
          </w:tcPr>
          <w:p w14:paraId="1E66F778" w14:textId="1E6D03F0"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6F307A40"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31CEEA47"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E8E371E"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9FE778A" w14:textId="1C42ED1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23CC97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23073DE"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7D9D41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6BAFCBEA" w14:textId="77777777" w:rsidTr="008A44F4">
        <w:tc>
          <w:tcPr>
            <w:tcW w:w="2549" w:type="dxa"/>
            <w:tcBorders>
              <w:top w:val="nil"/>
              <w:left w:val="nil"/>
              <w:bottom w:val="single" w:sz="4" w:space="0" w:color="auto"/>
              <w:right w:val="nil"/>
            </w:tcBorders>
            <w:shd w:val="clear" w:color="auto" w:fill="auto"/>
            <w:vAlign w:val="center"/>
            <w:hideMark/>
          </w:tcPr>
          <w:p w14:paraId="47CA0E62"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D96B000" w14:textId="1CD44DFA"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304F9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8EAC725" w14:textId="5F1F9F54"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1E6936F" w14:textId="409E31B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5B2DD9E" w14:textId="0FE6002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04AAD4D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9ECDD7F" w14:textId="3056954F"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3EFA4EF1" w14:textId="6B815E3F"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08768AF" w14:textId="4F58B42E"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55C7C3CF" w14:textId="190527D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0C8AABF" w14:textId="77777777" w:rsidTr="008A44F4">
        <w:tc>
          <w:tcPr>
            <w:tcW w:w="2549" w:type="dxa"/>
            <w:tcBorders>
              <w:top w:val="nil"/>
              <w:left w:val="nil"/>
              <w:bottom w:val="single" w:sz="4" w:space="0" w:color="auto"/>
              <w:right w:val="nil"/>
            </w:tcBorders>
            <w:shd w:val="clear" w:color="auto" w:fill="auto"/>
            <w:vAlign w:val="center"/>
            <w:hideMark/>
          </w:tcPr>
          <w:p w14:paraId="522EC98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67F6A4F2" w14:textId="75D763B6"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B15031A"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C22D4BE" w14:textId="39A070D2"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F486E63" w14:textId="56A64EC0"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8BFC56C" w14:textId="4527FA0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FCEA9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005AAEE" w14:textId="1F12EC3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47B5F7A" w14:textId="3B6842F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E667377" w14:textId="573532BF"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B687120" w14:textId="2EE8A147"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292CEC7" w14:textId="77777777" w:rsidTr="008A44F4">
        <w:tc>
          <w:tcPr>
            <w:tcW w:w="2549" w:type="dxa"/>
            <w:tcBorders>
              <w:top w:val="nil"/>
              <w:left w:val="nil"/>
              <w:bottom w:val="single" w:sz="4" w:space="0" w:color="auto"/>
              <w:right w:val="nil"/>
            </w:tcBorders>
            <w:shd w:val="clear" w:color="auto" w:fill="auto"/>
            <w:vAlign w:val="center"/>
            <w:hideMark/>
          </w:tcPr>
          <w:p w14:paraId="0D4B3E3A"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A9EEC92" w14:textId="2D7FFD1B"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7A570B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DE66B0A" w14:textId="3DC41D51"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BA53BD7" w14:textId="6B4B967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F5A5CF" w14:textId="4DD8077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367B5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E6D609" w14:textId="384EAC5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0ADD6F5" w14:textId="4A3374C4"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E2C05" w14:textId="071955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8FB7A61" w14:textId="71EC8B0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6BFA31F8" w14:textId="77777777" w:rsidTr="008A44F4">
        <w:tc>
          <w:tcPr>
            <w:tcW w:w="2549" w:type="dxa"/>
            <w:tcBorders>
              <w:top w:val="nil"/>
              <w:left w:val="nil"/>
              <w:bottom w:val="single" w:sz="4" w:space="0" w:color="auto"/>
              <w:right w:val="nil"/>
            </w:tcBorders>
            <w:shd w:val="clear" w:color="auto" w:fill="auto"/>
            <w:vAlign w:val="center"/>
            <w:hideMark/>
          </w:tcPr>
          <w:p w14:paraId="15138595"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28F85E13" w14:textId="1A9D8460"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D09FDF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B3DDA8A" w14:textId="117FC089"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F5BF97" w14:textId="272D5B29"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4C3ED6D" w14:textId="120EF59C"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31AEDE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B786C41" w14:textId="50A8B45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5DDC48A" w14:textId="577CF0B0"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EBE6B5" w14:textId="4C56445D"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8FEA484" w14:textId="24899441"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99066B4" w14:textId="77777777" w:rsidTr="001A672D">
        <w:tc>
          <w:tcPr>
            <w:tcW w:w="2549" w:type="dxa"/>
            <w:tcBorders>
              <w:top w:val="nil"/>
              <w:left w:val="nil"/>
              <w:bottom w:val="single" w:sz="4" w:space="0" w:color="auto"/>
              <w:right w:val="nil"/>
            </w:tcBorders>
            <w:shd w:val="clear" w:color="000000" w:fill="DBE7F3"/>
            <w:vAlign w:val="center"/>
            <w:hideMark/>
          </w:tcPr>
          <w:p w14:paraId="785BE503"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86D8FE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41BE332"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1E36C62C" w14:textId="435662DF"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365D4872"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33B11BAD"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8147494" w14:textId="77777777" w:rsidR="00354633" w:rsidRPr="006048BD" w:rsidRDefault="00354633" w:rsidP="00354633">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2C7F82A8" w14:textId="3B452E78"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2C43376"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3BF5148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4421A3A9" w14:textId="77777777" w:rsidR="00354633" w:rsidRPr="006048BD" w:rsidRDefault="00354633"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06760CD3" w14:textId="77777777" w:rsidTr="008A44F4">
        <w:tc>
          <w:tcPr>
            <w:tcW w:w="2549" w:type="dxa"/>
            <w:tcBorders>
              <w:top w:val="nil"/>
              <w:left w:val="nil"/>
              <w:bottom w:val="single" w:sz="4" w:space="0" w:color="auto"/>
              <w:right w:val="nil"/>
            </w:tcBorders>
            <w:shd w:val="clear" w:color="auto" w:fill="auto"/>
            <w:vAlign w:val="center"/>
            <w:hideMark/>
          </w:tcPr>
          <w:p w14:paraId="13C0FF34"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E0B325F" w14:textId="4D094DBD"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EF3EE53"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986777" w14:textId="743C0E0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7C60AEE" w14:textId="65E84CF5"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39E5057" w14:textId="1BDD4FE9"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4F335C7"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B7CC117" w14:textId="1E141EE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C0884FF" w14:textId="4679CF4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78444F" w14:textId="41FA8BBB"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16895" w14:textId="43CF6930"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581A0956" w14:textId="77777777" w:rsidTr="008A44F4">
        <w:tc>
          <w:tcPr>
            <w:tcW w:w="2549" w:type="dxa"/>
            <w:tcBorders>
              <w:top w:val="nil"/>
              <w:left w:val="nil"/>
              <w:bottom w:val="single" w:sz="4" w:space="0" w:color="auto"/>
              <w:right w:val="nil"/>
            </w:tcBorders>
            <w:shd w:val="clear" w:color="auto" w:fill="auto"/>
            <w:vAlign w:val="center"/>
            <w:hideMark/>
          </w:tcPr>
          <w:p w14:paraId="79D6B551" w14:textId="77777777" w:rsidR="00354633" w:rsidRPr="006048BD" w:rsidRDefault="00354633" w:rsidP="00354633">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CF6ED3F" w14:textId="070331A1"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3C4B31"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7F8576F" w14:textId="1C6E5840"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3F3D74" w14:textId="5AE651A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E2555D8" w14:textId="50D748A3"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C85605D"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95B1CFB" w14:textId="4B79D8F7"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7739708" w14:textId="21367F0E"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72CC3A" w14:textId="32B334D9"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911BA05" w14:textId="1FFF3171" w:rsidR="00354633" w:rsidRPr="006048BD" w:rsidRDefault="00354633" w:rsidP="00354633">
            <w:pPr>
              <w:widowControl/>
              <w:spacing w:line="259" w:lineRule="auto"/>
              <w:jc w:val="center"/>
              <w:rPr>
                <w:rFonts w:eastAsia="Times New Roman" w:cs="Times New Roman"/>
                <w:sz w:val="20"/>
                <w:szCs w:val="20"/>
              </w:rPr>
            </w:pPr>
          </w:p>
        </w:tc>
      </w:tr>
      <w:tr w:rsidR="006A7E59" w:rsidRPr="006048BD" w14:paraId="242402DD" w14:textId="77777777" w:rsidTr="001A672D">
        <w:tc>
          <w:tcPr>
            <w:tcW w:w="4826" w:type="dxa"/>
            <w:gridSpan w:val="4"/>
            <w:tcBorders>
              <w:top w:val="single" w:sz="4" w:space="0" w:color="auto"/>
              <w:left w:val="nil"/>
              <w:bottom w:val="single" w:sz="4" w:space="0" w:color="auto"/>
              <w:right w:val="nil"/>
            </w:tcBorders>
            <w:shd w:val="clear" w:color="000000" w:fill="DBE7F3"/>
          </w:tcPr>
          <w:p w14:paraId="79E518EE" w14:textId="27794026" w:rsidR="006A7E59" w:rsidRPr="006048BD" w:rsidRDefault="006A7E59" w:rsidP="00354633">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64FA69DB"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5BBD916"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74560E07" w14:textId="77777777" w:rsidR="006A7E59" w:rsidRPr="006048BD" w:rsidRDefault="006A7E59" w:rsidP="00354633">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841BBA" w14:textId="49E514A6"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128766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CB0E68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989BCFD" w14:textId="77777777" w:rsidR="006A7E59" w:rsidRPr="006048BD" w:rsidRDefault="006A7E59" w:rsidP="00354633">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354633" w:rsidRPr="006048BD" w14:paraId="31E3C7E4" w14:textId="77777777" w:rsidTr="008A44F4">
        <w:tc>
          <w:tcPr>
            <w:tcW w:w="2549" w:type="dxa"/>
            <w:tcBorders>
              <w:top w:val="nil"/>
              <w:left w:val="nil"/>
              <w:bottom w:val="single" w:sz="4" w:space="0" w:color="auto"/>
              <w:right w:val="nil"/>
            </w:tcBorders>
            <w:shd w:val="clear" w:color="auto" w:fill="auto"/>
            <w:vAlign w:val="center"/>
            <w:hideMark/>
          </w:tcPr>
          <w:p w14:paraId="148EA0AB"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3EB6856E" w14:textId="1C186FE7"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4326452"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B29A779" w14:textId="506740EB"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080AB6FC" w14:textId="6F73DA52"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E1A95ED" w14:textId="4A8B7266"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CA8DBE9"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CF6574C" w14:textId="3A1F450D"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117FF347" w14:textId="2D335B2C"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94A5AE5" w14:textId="1CB85C0A"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48DE053" w14:textId="67AFAA7F"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0451DCA8" w14:textId="77777777" w:rsidTr="008A44F4">
        <w:tc>
          <w:tcPr>
            <w:tcW w:w="2549" w:type="dxa"/>
            <w:tcBorders>
              <w:top w:val="nil"/>
              <w:left w:val="nil"/>
              <w:bottom w:val="single" w:sz="4" w:space="0" w:color="auto"/>
              <w:right w:val="nil"/>
            </w:tcBorders>
            <w:shd w:val="clear" w:color="auto" w:fill="auto"/>
            <w:vAlign w:val="center"/>
            <w:hideMark/>
          </w:tcPr>
          <w:p w14:paraId="0A783359"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405695AE" w14:textId="592CB32F"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80BDCE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8FE77" w14:textId="1B20E55D"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806F54B" w14:textId="7A4CD5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DFD24D3" w14:textId="70B958A4"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839F2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37A7FAF" w14:textId="27B32AF4"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81058F" w14:textId="0B214968"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34D763" w14:textId="6F34A06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737D778" w14:textId="50FA352E" w:rsidR="00354633" w:rsidRPr="006048BD" w:rsidRDefault="00354633" w:rsidP="00354633">
            <w:pPr>
              <w:widowControl/>
              <w:spacing w:line="259" w:lineRule="auto"/>
              <w:jc w:val="center"/>
              <w:rPr>
                <w:rFonts w:eastAsia="Times New Roman" w:cs="Times New Roman"/>
                <w:sz w:val="20"/>
                <w:szCs w:val="20"/>
              </w:rPr>
            </w:pPr>
          </w:p>
        </w:tc>
      </w:tr>
      <w:tr w:rsidR="00354633" w:rsidRPr="006048BD" w14:paraId="4F4161D1" w14:textId="77777777" w:rsidTr="008A44F4">
        <w:tc>
          <w:tcPr>
            <w:tcW w:w="2549" w:type="dxa"/>
            <w:tcBorders>
              <w:top w:val="nil"/>
              <w:left w:val="nil"/>
              <w:bottom w:val="single" w:sz="4" w:space="0" w:color="auto"/>
              <w:right w:val="nil"/>
            </w:tcBorders>
            <w:shd w:val="clear" w:color="auto" w:fill="auto"/>
            <w:vAlign w:val="center"/>
            <w:hideMark/>
          </w:tcPr>
          <w:p w14:paraId="538AC623" w14:textId="77777777" w:rsidR="00354633" w:rsidRPr="006048BD" w:rsidRDefault="00354633" w:rsidP="00354633">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DE013E5" w14:textId="29D71488" w:rsidR="00354633" w:rsidRPr="006048BD" w:rsidRDefault="00354633" w:rsidP="00354633">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844DD5"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67F03C" w14:textId="5EBDC03A" w:rsidR="00354633" w:rsidRPr="006048BD" w:rsidRDefault="00354633" w:rsidP="00354633">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67828E7" w14:textId="72851CF7" w:rsidR="00354633" w:rsidRPr="006048BD" w:rsidRDefault="00354633" w:rsidP="00354633">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AC61076" w14:textId="77B51A20" w:rsidR="00354633" w:rsidRPr="006048BD" w:rsidRDefault="00354633" w:rsidP="00354633">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E43DC70" w14:textId="77777777" w:rsidR="00354633" w:rsidRPr="006048BD" w:rsidRDefault="00354633" w:rsidP="00354633">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728A76" w14:textId="74D0EDE8" w:rsidR="00354633" w:rsidRPr="006048BD" w:rsidRDefault="00354633" w:rsidP="00354633">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3693A2" w14:textId="2BC1446B" w:rsidR="00354633" w:rsidRPr="006048BD" w:rsidRDefault="00354633" w:rsidP="00354633">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A1BCFAA" w14:textId="045E1335" w:rsidR="00354633" w:rsidRPr="006048BD" w:rsidRDefault="00354633" w:rsidP="00354633">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7FA7AAF" w14:textId="28138596" w:rsidR="00354633" w:rsidRPr="006048BD" w:rsidRDefault="00354633" w:rsidP="00354633">
            <w:pPr>
              <w:widowControl/>
              <w:spacing w:line="259" w:lineRule="auto"/>
              <w:jc w:val="center"/>
              <w:rPr>
                <w:rFonts w:eastAsia="Times New Roman" w:cs="Times New Roman"/>
                <w:sz w:val="20"/>
                <w:szCs w:val="20"/>
              </w:rPr>
            </w:pPr>
          </w:p>
        </w:tc>
      </w:tr>
    </w:tbl>
    <w:p w14:paraId="43960D45" w14:textId="77777777" w:rsidR="001A672D" w:rsidRDefault="001A672D" w:rsidP="001A672D">
      <w:pPr>
        <w:pStyle w:val="BodyText"/>
        <w:keepNext/>
        <w:spacing w:after="0"/>
        <w:ind w:left="86" w:hanging="86"/>
        <w:rPr>
          <w:sz w:val="16"/>
        </w:rPr>
      </w:pPr>
      <w:r>
        <w:rPr>
          <w:sz w:val="16"/>
        </w:rPr>
        <w:t>Est.=estimate</w:t>
      </w:r>
    </w:p>
    <w:p w14:paraId="32311B0E" w14:textId="249CC00C" w:rsidR="001527CC" w:rsidRPr="001527CC" w:rsidRDefault="001527CC" w:rsidP="006048BD">
      <w:pPr>
        <w:pStyle w:val="BodyText"/>
        <w:keepNext/>
        <w:spacing w:after="0"/>
        <w:ind w:left="86" w:hanging="86"/>
        <w:rPr>
          <w:sz w:val="16"/>
        </w:rPr>
      </w:pPr>
      <w:commentRangeStart w:id="791"/>
      <w:r w:rsidRPr="001527CC">
        <w:rPr>
          <w:sz w:val="16"/>
        </w:rPr>
        <w:t>^ Results not statistically reliable, n&lt;30</w:t>
      </w:r>
      <w:commentRangeEnd w:id="791"/>
      <w:r w:rsidR="00B435DA">
        <w:rPr>
          <w:rStyle w:val="CommentReference"/>
        </w:rPr>
        <w:commentReference w:id="791"/>
      </w:r>
    </w:p>
    <w:p w14:paraId="20E7C23A" w14:textId="3179D8DA"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612F240" w14:textId="60748BF1"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4FE47085" w14:textId="1A9D8B53"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09BD6E1E" w14:textId="429D7660" w:rsidR="001527CC" w:rsidRPr="001527CC" w:rsidRDefault="001527CC" w:rsidP="001527CC">
      <w:pPr>
        <w:pStyle w:val="BodyText"/>
        <w:spacing w:after="0"/>
        <w:ind w:left="90" w:hanging="90"/>
        <w:rPr>
          <w:sz w:val="16"/>
        </w:rPr>
      </w:pPr>
      <w:r w:rsidRPr="001527CC">
        <w:rPr>
          <w:sz w:val="16"/>
        </w:rPr>
        <w:t xml:space="preserve">Notes: </w:t>
      </w:r>
    </w:p>
    <w:p w14:paraId="43363988"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72E96254" w14:textId="77777777" w:rsidR="00A23B55" w:rsidRP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04FA5DB" w14:textId="77777777" w:rsidR="00A23B55" w:rsidRDefault="00A23B55" w:rsidP="00A23B55">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96EAD39" w14:textId="65134BCB" w:rsidR="00937ECB" w:rsidRPr="006048BD" w:rsidRDefault="001527CC" w:rsidP="00A23B55">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62E22E85" w14:textId="6DF0C45C" w:rsidR="001527CC" w:rsidRDefault="00937ECB" w:rsidP="003019C5">
      <w:pPr>
        <w:pStyle w:val="Tabletitle"/>
        <w:keepLines/>
        <w:spacing w:before="240"/>
        <w:contextualSpacing/>
        <w:outlineLvl w:val="3"/>
      </w:pPr>
      <w:bookmarkStart w:id="792" w:name="_Toc50719225"/>
      <w:r w:rsidRPr="00937ECB">
        <w:t>Table A</w:t>
      </w:r>
      <w:r w:rsidR="00396A13">
        <w:t>1.</w:t>
      </w:r>
      <w:r w:rsidRPr="00937ECB">
        <w:t>7.1.2: Comparison of Prevalence of Underweight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2"/>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7EFFE663" w14:textId="77777777" w:rsidTr="001A672D">
        <w:trPr>
          <w:tblHeader/>
        </w:trPr>
        <w:tc>
          <w:tcPr>
            <w:tcW w:w="2549" w:type="dxa"/>
            <w:tcBorders>
              <w:top w:val="nil"/>
              <w:left w:val="nil"/>
              <w:bottom w:val="nil"/>
              <w:right w:val="nil"/>
            </w:tcBorders>
            <w:shd w:val="clear" w:color="000000" w:fill="387990"/>
            <w:noWrap/>
            <w:vAlign w:val="bottom"/>
            <w:hideMark/>
          </w:tcPr>
          <w:p w14:paraId="7E055F08"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2F1BA91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5331F86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3F141BC1"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017990C3"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FB32D8E"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7E77A9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5656448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468F35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6C9CDF6F" w14:textId="77777777" w:rsidTr="001A672D">
        <w:trPr>
          <w:tblHeader/>
        </w:trPr>
        <w:tc>
          <w:tcPr>
            <w:tcW w:w="2549" w:type="dxa"/>
            <w:tcBorders>
              <w:top w:val="nil"/>
              <w:left w:val="nil"/>
              <w:bottom w:val="nil"/>
              <w:right w:val="nil"/>
            </w:tcBorders>
            <w:shd w:val="clear" w:color="000000" w:fill="387990"/>
            <w:noWrap/>
            <w:vAlign w:val="bottom"/>
            <w:hideMark/>
          </w:tcPr>
          <w:p w14:paraId="3A36527C"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510735E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1CAB33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DC427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2EF27E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BDB6E42"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C21DEE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2A71006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C289FD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4D88FF0E"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BAD90E8"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240EFE5F"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59348648"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4F1053C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406B723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5091E7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9E2927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041909B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4F9767E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E7A1DB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2DD3385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1B2659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2939A8D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EA810C" w14:textId="77777777" w:rsidTr="001A672D">
        <w:tc>
          <w:tcPr>
            <w:tcW w:w="4826" w:type="dxa"/>
            <w:gridSpan w:val="4"/>
            <w:tcBorders>
              <w:top w:val="single" w:sz="4" w:space="0" w:color="auto"/>
              <w:left w:val="nil"/>
              <w:bottom w:val="single" w:sz="4" w:space="0" w:color="auto"/>
              <w:right w:val="nil"/>
            </w:tcBorders>
            <w:shd w:val="clear" w:color="000000" w:fill="DBE7F3"/>
          </w:tcPr>
          <w:p w14:paraId="6E415A2D"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5C2D5E1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38082C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426235A"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626EE5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E9348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3473F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C32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8FF5AEC" w14:textId="77777777" w:rsidTr="008A44F4">
        <w:tc>
          <w:tcPr>
            <w:tcW w:w="2549" w:type="dxa"/>
            <w:tcBorders>
              <w:top w:val="nil"/>
              <w:left w:val="nil"/>
              <w:bottom w:val="single" w:sz="4" w:space="0" w:color="auto"/>
              <w:right w:val="nil"/>
            </w:tcBorders>
            <w:shd w:val="clear" w:color="auto" w:fill="auto"/>
            <w:vAlign w:val="center"/>
            <w:hideMark/>
          </w:tcPr>
          <w:p w14:paraId="53655FD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731A4A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29EFA8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FDC3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D53BA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014ED4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2DDF4F8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6AFAB14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6EE1D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EDA6C5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4C7B15C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2FA381" w14:textId="77777777" w:rsidTr="008A44F4">
        <w:tc>
          <w:tcPr>
            <w:tcW w:w="2549" w:type="dxa"/>
            <w:tcBorders>
              <w:top w:val="nil"/>
              <w:left w:val="nil"/>
              <w:bottom w:val="single" w:sz="4" w:space="0" w:color="auto"/>
              <w:right w:val="nil"/>
            </w:tcBorders>
            <w:shd w:val="clear" w:color="auto" w:fill="auto"/>
            <w:vAlign w:val="center"/>
            <w:hideMark/>
          </w:tcPr>
          <w:p w14:paraId="674FCB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7B34527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4BF29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A5C15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6F76C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D014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5F908C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2F56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1CC63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7EDBB9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642A13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CB6C6E" w14:textId="77777777" w:rsidTr="008A44F4">
        <w:tc>
          <w:tcPr>
            <w:tcW w:w="2549" w:type="dxa"/>
            <w:tcBorders>
              <w:top w:val="nil"/>
              <w:left w:val="nil"/>
              <w:bottom w:val="single" w:sz="4" w:space="0" w:color="auto"/>
              <w:right w:val="nil"/>
            </w:tcBorders>
            <w:shd w:val="clear" w:color="auto" w:fill="auto"/>
            <w:vAlign w:val="center"/>
            <w:hideMark/>
          </w:tcPr>
          <w:p w14:paraId="1FA0749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69A682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3E29B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72307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2BA2D1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B604F0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C4959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AA7CD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853C6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56AD05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DC6CDA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44837D" w14:textId="77777777" w:rsidTr="008A44F4">
        <w:tc>
          <w:tcPr>
            <w:tcW w:w="2549" w:type="dxa"/>
            <w:tcBorders>
              <w:top w:val="nil"/>
              <w:left w:val="nil"/>
              <w:bottom w:val="single" w:sz="4" w:space="0" w:color="auto"/>
              <w:right w:val="nil"/>
            </w:tcBorders>
            <w:shd w:val="clear" w:color="auto" w:fill="auto"/>
            <w:vAlign w:val="center"/>
            <w:hideMark/>
          </w:tcPr>
          <w:p w14:paraId="0D0BBB1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61510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15095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F13B01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157FE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D62B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E61F02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48175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EB322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43D6F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9AE4B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58FBA3B" w14:textId="77777777" w:rsidTr="008A44F4">
        <w:tc>
          <w:tcPr>
            <w:tcW w:w="2549" w:type="dxa"/>
            <w:tcBorders>
              <w:top w:val="nil"/>
              <w:left w:val="nil"/>
              <w:bottom w:val="single" w:sz="4" w:space="0" w:color="auto"/>
              <w:right w:val="nil"/>
            </w:tcBorders>
            <w:shd w:val="clear" w:color="auto" w:fill="auto"/>
            <w:vAlign w:val="center"/>
            <w:hideMark/>
          </w:tcPr>
          <w:p w14:paraId="067531C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9041B5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D9A270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D847D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D49704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564436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7AC5C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02F4D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7855E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284E2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EF12E7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26C2CB" w14:textId="77777777" w:rsidTr="008A44F4">
        <w:tc>
          <w:tcPr>
            <w:tcW w:w="2549" w:type="dxa"/>
            <w:tcBorders>
              <w:top w:val="nil"/>
              <w:left w:val="nil"/>
              <w:bottom w:val="single" w:sz="4" w:space="0" w:color="auto"/>
              <w:right w:val="nil"/>
            </w:tcBorders>
            <w:shd w:val="clear" w:color="auto" w:fill="auto"/>
            <w:vAlign w:val="center"/>
            <w:hideMark/>
          </w:tcPr>
          <w:p w14:paraId="55E85C1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4E211B4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20F6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6A2EF1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3BADBF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29626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62A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591B5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1EBE2E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6DCDF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82E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0A9844" w14:textId="77777777" w:rsidTr="008A44F4">
        <w:tc>
          <w:tcPr>
            <w:tcW w:w="2549" w:type="dxa"/>
            <w:tcBorders>
              <w:top w:val="nil"/>
              <w:left w:val="nil"/>
              <w:bottom w:val="single" w:sz="4" w:space="0" w:color="auto"/>
              <w:right w:val="nil"/>
            </w:tcBorders>
            <w:shd w:val="clear" w:color="auto" w:fill="auto"/>
            <w:vAlign w:val="center"/>
            <w:hideMark/>
          </w:tcPr>
          <w:p w14:paraId="280BBC1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53A953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37C46C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1B470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23987D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41C324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C156A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C256F5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32CA14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233669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F2EA1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B0B829" w14:textId="77777777" w:rsidTr="001A672D">
        <w:tc>
          <w:tcPr>
            <w:tcW w:w="4826" w:type="dxa"/>
            <w:gridSpan w:val="4"/>
            <w:tcBorders>
              <w:top w:val="single" w:sz="4" w:space="0" w:color="auto"/>
              <w:left w:val="nil"/>
              <w:bottom w:val="single" w:sz="4" w:space="0" w:color="auto"/>
              <w:right w:val="nil"/>
            </w:tcBorders>
            <w:shd w:val="clear" w:color="000000" w:fill="DBE7F3"/>
          </w:tcPr>
          <w:p w14:paraId="63805F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EE98D9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0EA264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61CA9F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980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A4B3F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5A995E1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8BBF4F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0D6B64" w14:textId="77777777" w:rsidTr="008A44F4">
        <w:tc>
          <w:tcPr>
            <w:tcW w:w="2549" w:type="dxa"/>
            <w:tcBorders>
              <w:top w:val="nil"/>
              <w:left w:val="nil"/>
              <w:bottom w:val="single" w:sz="4" w:space="0" w:color="auto"/>
              <w:right w:val="nil"/>
            </w:tcBorders>
            <w:shd w:val="clear" w:color="auto" w:fill="auto"/>
            <w:vAlign w:val="center"/>
            <w:hideMark/>
          </w:tcPr>
          <w:p w14:paraId="2F95EB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2572388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F0722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5848D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DEE3D1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7A95F0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0B0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07F11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5C164A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173F149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6A05A81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3038AD9" w14:textId="77777777" w:rsidTr="008A44F4">
        <w:tc>
          <w:tcPr>
            <w:tcW w:w="2549" w:type="dxa"/>
            <w:tcBorders>
              <w:top w:val="nil"/>
              <w:left w:val="nil"/>
              <w:bottom w:val="single" w:sz="4" w:space="0" w:color="auto"/>
              <w:right w:val="nil"/>
            </w:tcBorders>
            <w:shd w:val="clear" w:color="auto" w:fill="auto"/>
            <w:vAlign w:val="center"/>
            <w:hideMark/>
          </w:tcPr>
          <w:p w14:paraId="7BDDC5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05F467E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436A8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15A93D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553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B0E8C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FDFE5B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B7BED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C42E51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D5A9D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86B9A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FCCC620" w14:textId="77777777" w:rsidTr="008A44F4">
        <w:tc>
          <w:tcPr>
            <w:tcW w:w="2549" w:type="dxa"/>
            <w:tcBorders>
              <w:top w:val="nil"/>
              <w:left w:val="nil"/>
              <w:bottom w:val="single" w:sz="4" w:space="0" w:color="auto"/>
              <w:right w:val="nil"/>
            </w:tcBorders>
            <w:shd w:val="clear" w:color="auto" w:fill="auto"/>
            <w:vAlign w:val="center"/>
            <w:hideMark/>
          </w:tcPr>
          <w:p w14:paraId="29F2718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54FA72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FF02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FCD60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AA9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99299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809B9D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82B5D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29D7D6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EE1F0A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CD91A2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1148733" w14:textId="77777777" w:rsidTr="008A44F4">
        <w:tc>
          <w:tcPr>
            <w:tcW w:w="2549" w:type="dxa"/>
            <w:tcBorders>
              <w:top w:val="nil"/>
              <w:left w:val="nil"/>
              <w:bottom w:val="single" w:sz="4" w:space="0" w:color="auto"/>
              <w:right w:val="nil"/>
            </w:tcBorders>
            <w:shd w:val="clear" w:color="auto" w:fill="auto"/>
            <w:vAlign w:val="center"/>
            <w:hideMark/>
          </w:tcPr>
          <w:p w14:paraId="0DD9747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A55037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A71F19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4D60F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38E49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96AA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275EE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871590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7049F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1D250F7"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C78CB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1E65824" w14:textId="77777777" w:rsidTr="008A44F4">
        <w:tc>
          <w:tcPr>
            <w:tcW w:w="2549" w:type="dxa"/>
            <w:tcBorders>
              <w:top w:val="nil"/>
              <w:left w:val="nil"/>
              <w:bottom w:val="single" w:sz="4" w:space="0" w:color="auto"/>
              <w:right w:val="nil"/>
            </w:tcBorders>
            <w:shd w:val="clear" w:color="auto" w:fill="auto"/>
            <w:vAlign w:val="center"/>
            <w:hideMark/>
          </w:tcPr>
          <w:p w14:paraId="1B9398CE"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0859D22F"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E103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42E4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03994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C06BF9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9F025E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EAB2F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2E0490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415D89B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C7865C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4A4BEE8" w14:textId="77777777" w:rsidTr="001A672D">
        <w:tc>
          <w:tcPr>
            <w:tcW w:w="4826" w:type="dxa"/>
            <w:gridSpan w:val="4"/>
            <w:tcBorders>
              <w:top w:val="single" w:sz="4" w:space="0" w:color="auto"/>
              <w:left w:val="nil"/>
              <w:bottom w:val="single" w:sz="4" w:space="0" w:color="auto"/>
              <w:right w:val="nil"/>
            </w:tcBorders>
            <w:shd w:val="clear" w:color="000000" w:fill="DBE7F3"/>
          </w:tcPr>
          <w:p w14:paraId="2CD041C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4C7874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441224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710539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63AE0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31945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3B9F2B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58258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323A84D" w14:textId="77777777" w:rsidTr="008A44F4">
        <w:tc>
          <w:tcPr>
            <w:tcW w:w="2549" w:type="dxa"/>
            <w:tcBorders>
              <w:top w:val="nil"/>
              <w:left w:val="nil"/>
              <w:bottom w:val="single" w:sz="4" w:space="0" w:color="auto"/>
              <w:right w:val="nil"/>
            </w:tcBorders>
            <w:shd w:val="clear" w:color="auto" w:fill="auto"/>
            <w:vAlign w:val="center"/>
            <w:hideMark/>
          </w:tcPr>
          <w:p w14:paraId="5F3C7E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2EC84C1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51CD35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DE3C20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3596C30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3C4F0D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6558F16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32C3C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68D99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114DBA1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E91DA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329834" w14:textId="77777777" w:rsidTr="008A44F4">
        <w:tc>
          <w:tcPr>
            <w:tcW w:w="2549" w:type="dxa"/>
            <w:tcBorders>
              <w:top w:val="nil"/>
              <w:left w:val="nil"/>
              <w:bottom w:val="single" w:sz="4" w:space="0" w:color="auto"/>
              <w:right w:val="nil"/>
            </w:tcBorders>
            <w:shd w:val="clear" w:color="auto" w:fill="auto"/>
            <w:vAlign w:val="center"/>
            <w:hideMark/>
          </w:tcPr>
          <w:p w14:paraId="29FC459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4E06DE3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86CE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BE0F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45BF57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E4FA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95894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64857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44D3F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B840E7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42C728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C97729A" w14:textId="77777777" w:rsidTr="008A44F4">
        <w:tc>
          <w:tcPr>
            <w:tcW w:w="2549" w:type="dxa"/>
            <w:tcBorders>
              <w:top w:val="nil"/>
              <w:left w:val="nil"/>
              <w:bottom w:val="single" w:sz="4" w:space="0" w:color="auto"/>
              <w:right w:val="nil"/>
            </w:tcBorders>
            <w:shd w:val="clear" w:color="auto" w:fill="auto"/>
            <w:vAlign w:val="center"/>
            <w:hideMark/>
          </w:tcPr>
          <w:p w14:paraId="48060A1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2ABCD5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9522A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372D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FE9BA9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4A8C0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EEA40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617882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FCFBB7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5819B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DED4D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4ACD147" w14:textId="77777777" w:rsidTr="008A44F4">
        <w:tc>
          <w:tcPr>
            <w:tcW w:w="2549" w:type="dxa"/>
            <w:tcBorders>
              <w:top w:val="nil"/>
              <w:left w:val="nil"/>
              <w:bottom w:val="single" w:sz="4" w:space="0" w:color="auto"/>
              <w:right w:val="nil"/>
            </w:tcBorders>
            <w:shd w:val="clear" w:color="auto" w:fill="auto"/>
            <w:vAlign w:val="center"/>
            <w:hideMark/>
          </w:tcPr>
          <w:p w14:paraId="1914508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B61B83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E5BF4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EE896D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7BF03E0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A877C2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AB31BF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444C2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DBE95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B935FE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FD3353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7A7906" w14:textId="77777777" w:rsidTr="001A672D">
        <w:tc>
          <w:tcPr>
            <w:tcW w:w="2549" w:type="dxa"/>
            <w:tcBorders>
              <w:top w:val="nil"/>
              <w:left w:val="nil"/>
              <w:bottom w:val="single" w:sz="4" w:space="0" w:color="auto"/>
              <w:right w:val="nil"/>
            </w:tcBorders>
            <w:shd w:val="clear" w:color="000000" w:fill="DBE7F3"/>
            <w:vAlign w:val="center"/>
            <w:hideMark/>
          </w:tcPr>
          <w:p w14:paraId="44E54C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2BA3CF4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46541CA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23DD0E0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2704C6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5930032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21F5D3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EB411C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D1C1A9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0A3454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1492816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0E08D45" w14:textId="77777777" w:rsidTr="008A44F4">
        <w:tc>
          <w:tcPr>
            <w:tcW w:w="2549" w:type="dxa"/>
            <w:tcBorders>
              <w:top w:val="nil"/>
              <w:left w:val="nil"/>
              <w:bottom w:val="single" w:sz="4" w:space="0" w:color="auto"/>
              <w:right w:val="nil"/>
            </w:tcBorders>
            <w:shd w:val="clear" w:color="auto" w:fill="auto"/>
            <w:vAlign w:val="center"/>
            <w:hideMark/>
          </w:tcPr>
          <w:p w14:paraId="1C81AEA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3615FD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4AA36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0EA0B7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DC6986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46D1FF9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146F8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ABF073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D84F1A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037276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EEFCEE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E081E97" w14:textId="77777777" w:rsidTr="008A44F4">
        <w:tc>
          <w:tcPr>
            <w:tcW w:w="2549" w:type="dxa"/>
            <w:tcBorders>
              <w:top w:val="nil"/>
              <w:left w:val="nil"/>
              <w:bottom w:val="single" w:sz="4" w:space="0" w:color="auto"/>
              <w:right w:val="nil"/>
            </w:tcBorders>
            <w:shd w:val="clear" w:color="auto" w:fill="auto"/>
            <w:vAlign w:val="center"/>
            <w:hideMark/>
          </w:tcPr>
          <w:p w14:paraId="119849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A44331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8777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3BC952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B1FE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B8EF3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61C1CD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F8C4C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46B8B3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C8E45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1EDE21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1B4613" w14:textId="77777777" w:rsidTr="001A672D">
        <w:tc>
          <w:tcPr>
            <w:tcW w:w="4826" w:type="dxa"/>
            <w:gridSpan w:val="4"/>
            <w:tcBorders>
              <w:top w:val="single" w:sz="4" w:space="0" w:color="auto"/>
              <w:left w:val="nil"/>
              <w:bottom w:val="single" w:sz="4" w:space="0" w:color="auto"/>
              <w:right w:val="nil"/>
            </w:tcBorders>
            <w:shd w:val="clear" w:color="000000" w:fill="DBE7F3"/>
          </w:tcPr>
          <w:p w14:paraId="188A7F91"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144CA92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C012D7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3439AC8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239BCA4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AAAB69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22C9C2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470167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4923B2B3" w14:textId="77777777" w:rsidTr="008A44F4">
        <w:tc>
          <w:tcPr>
            <w:tcW w:w="2549" w:type="dxa"/>
            <w:tcBorders>
              <w:top w:val="nil"/>
              <w:left w:val="nil"/>
              <w:bottom w:val="single" w:sz="4" w:space="0" w:color="auto"/>
              <w:right w:val="nil"/>
            </w:tcBorders>
            <w:shd w:val="clear" w:color="auto" w:fill="auto"/>
            <w:vAlign w:val="center"/>
            <w:hideMark/>
          </w:tcPr>
          <w:p w14:paraId="705C152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17A35EB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766B1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F69FC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E5B7FA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373D5A5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7BFEE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91AA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FC0F82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8FC868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C0951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DFB6B46" w14:textId="77777777" w:rsidTr="008A44F4">
        <w:tc>
          <w:tcPr>
            <w:tcW w:w="2549" w:type="dxa"/>
            <w:tcBorders>
              <w:top w:val="nil"/>
              <w:left w:val="nil"/>
              <w:bottom w:val="single" w:sz="4" w:space="0" w:color="auto"/>
              <w:right w:val="nil"/>
            </w:tcBorders>
            <w:shd w:val="clear" w:color="auto" w:fill="auto"/>
            <w:vAlign w:val="center"/>
            <w:hideMark/>
          </w:tcPr>
          <w:p w14:paraId="798B4AE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6FC4690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CFD78D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310FD5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D2A48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4FFA1C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EEE1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4091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816D63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F23CB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B2FA5E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2D05B7F" w14:textId="77777777" w:rsidTr="008A44F4">
        <w:tc>
          <w:tcPr>
            <w:tcW w:w="2549" w:type="dxa"/>
            <w:tcBorders>
              <w:top w:val="nil"/>
              <w:left w:val="nil"/>
              <w:bottom w:val="single" w:sz="4" w:space="0" w:color="auto"/>
              <w:right w:val="nil"/>
            </w:tcBorders>
            <w:shd w:val="clear" w:color="auto" w:fill="auto"/>
            <w:vAlign w:val="center"/>
            <w:hideMark/>
          </w:tcPr>
          <w:p w14:paraId="714F41A8"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896B31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60F9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B53918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00213E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AC2391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142B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CA1E3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CF50F6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05C8E7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9D2B0AC" w14:textId="77777777" w:rsidR="00744ACA" w:rsidRPr="006048BD" w:rsidRDefault="00744ACA" w:rsidP="00F27E8A">
            <w:pPr>
              <w:widowControl/>
              <w:spacing w:line="259" w:lineRule="auto"/>
              <w:jc w:val="center"/>
              <w:rPr>
                <w:rFonts w:eastAsia="Times New Roman" w:cs="Times New Roman"/>
                <w:sz w:val="20"/>
                <w:szCs w:val="20"/>
              </w:rPr>
            </w:pPr>
          </w:p>
        </w:tc>
      </w:tr>
    </w:tbl>
    <w:p w14:paraId="6E87EE19" w14:textId="77777777" w:rsidR="001A672D" w:rsidRDefault="001A672D" w:rsidP="001A672D">
      <w:pPr>
        <w:pStyle w:val="BodyText"/>
        <w:keepNext/>
        <w:spacing w:after="0"/>
        <w:ind w:left="86" w:hanging="86"/>
        <w:rPr>
          <w:sz w:val="16"/>
        </w:rPr>
      </w:pPr>
      <w:r>
        <w:rPr>
          <w:sz w:val="16"/>
        </w:rPr>
        <w:t>Est.=estimate</w:t>
      </w:r>
    </w:p>
    <w:p w14:paraId="2F727D35" w14:textId="77777777" w:rsidR="001527CC" w:rsidRPr="001527CC" w:rsidRDefault="001527CC" w:rsidP="006048BD">
      <w:pPr>
        <w:pStyle w:val="BodyText"/>
        <w:keepNext/>
        <w:spacing w:after="0"/>
        <w:ind w:left="86" w:hanging="86"/>
        <w:rPr>
          <w:sz w:val="16"/>
        </w:rPr>
      </w:pPr>
      <w:commentRangeStart w:id="793"/>
      <w:r w:rsidRPr="001527CC">
        <w:rPr>
          <w:sz w:val="16"/>
        </w:rPr>
        <w:t>^ Results not statistically reliable, n&lt;30</w:t>
      </w:r>
      <w:commentRangeEnd w:id="793"/>
      <w:r w:rsidR="00B435DA">
        <w:rPr>
          <w:rStyle w:val="CommentReference"/>
        </w:rPr>
        <w:commentReference w:id="793"/>
      </w:r>
    </w:p>
    <w:p w14:paraId="563A20FC"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F104F5F"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FC1B198"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44C71C5D" w14:textId="77777777" w:rsidR="001527CC" w:rsidRPr="001527CC" w:rsidRDefault="001527CC" w:rsidP="001527CC">
      <w:pPr>
        <w:pStyle w:val="BodyText"/>
        <w:spacing w:after="0"/>
        <w:ind w:left="90" w:hanging="90"/>
        <w:rPr>
          <w:sz w:val="16"/>
        </w:rPr>
      </w:pPr>
      <w:r w:rsidRPr="001527CC">
        <w:rPr>
          <w:sz w:val="16"/>
        </w:rPr>
        <w:t xml:space="preserve">Notes: </w:t>
      </w:r>
    </w:p>
    <w:p w14:paraId="2597F746"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09E789F9" w14:textId="77777777" w:rsidR="00B868A9" w:rsidRPr="00A23B55"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2A4CF14" w14:textId="77777777" w:rsidR="00B868A9" w:rsidRDefault="00B868A9" w:rsidP="00B868A9">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24F6F65" w14:textId="422FBC06" w:rsidR="00937ECB"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p>
    <w:p w14:paraId="79CAB8F8" w14:textId="37C50AE0" w:rsidR="00937ECB" w:rsidRPr="0019406C" w:rsidRDefault="00937ECB" w:rsidP="003019C5">
      <w:pPr>
        <w:pStyle w:val="Tabletitle"/>
        <w:keepLines/>
        <w:spacing w:before="240"/>
        <w:contextualSpacing/>
        <w:outlineLvl w:val="3"/>
      </w:pPr>
      <w:bookmarkStart w:id="794" w:name="_Toc50719226"/>
      <w:r w:rsidRPr="00937ECB">
        <w:t>Table A</w:t>
      </w:r>
      <w:r w:rsidR="00396A13">
        <w:t>1.</w:t>
      </w:r>
      <w:r w:rsidRPr="00937ECB">
        <w:t>7.1.3: Comparison of Prevalence of Normal 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4"/>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24ABBD16" w14:textId="77777777" w:rsidTr="001A672D">
        <w:trPr>
          <w:tblHeader/>
        </w:trPr>
        <w:tc>
          <w:tcPr>
            <w:tcW w:w="2549" w:type="dxa"/>
            <w:tcBorders>
              <w:top w:val="nil"/>
              <w:left w:val="nil"/>
              <w:bottom w:val="nil"/>
              <w:right w:val="nil"/>
            </w:tcBorders>
            <w:shd w:val="clear" w:color="000000" w:fill="387990"/>
            <w:noWrap/>
            <w:vAlign w:val="bottom"/>
            <w:hideMark/>
          </w:tcPr>
          <w:p w14:paraId="3E530D00"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13268834"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843E624"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6FE0D635"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1F869502"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090F3AFB"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28566D13"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6A34D1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11D1475F"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756F2AD2" w14:textId="77777777" w:rsidTr="001A672D">
        <w:trPr>
          <w:tblHeader/>
        </w:trPr>
        <w:tc>
          <w:tcPr>
            <w:tcW w:w="2549" w:type="dxa"/>
            <w:tcBorders>
              <w:top w:val="nil"/>
              <w:left w:val="nil"/>
              <w:bottom w:val="nil"/>
              <w:right w:val="nil"/>
            </w:tcBorders>
            <w:shd w:val="clear" w:color="000000" w:fill="387990"/>
            <w:noWrap/>
            <w:vAlign w:val="bottom"/>
            <w:hideMark/>
          </w:tcPr>
          <w:p w14:paraId="6B81C9F5"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6D2DBB74"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0E7D504C"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787E3086"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1C18785F"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CE995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1DDEA895"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01F6124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5828FA53"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71820A4"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33A8FFEE"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57C2AB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44CAA091"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2C7EB24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389C1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26D153C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47887C1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5A0D8D6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54F62C0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0303648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3433748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50ABD8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814F9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FFF610" w14:textId="77777777" w:rsidTr="001A672D">
        <w:tc>
          <w:tcPr>
            <w:tcW w:w="4826" w:type="dxa"/>
            <w:gridSpan w:val="4"/>
            <w:tcBorders>
              <w:top w:val="single" w:sz="4" w:space="0" w:color="auto"/>
              <w:left w:val="nil"/>
              <w:bottom w:val="single" w:sz="4" w:space="0" w:color="auto"/>
              <w:right w:val="nil"/>
            </w:tcBorders>
            <w:shd w:val="clear" w:color="000000" w:fill="DBE7F3"/>
          </w:tcPr>
          <w:p w14:paraId="622A6B7E"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106AAE5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67AE48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427A4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FDA4DF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4EEF5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E5D20B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5BE1A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B9917D7" w14:textId="77777777" w:rsidTr="008A44F4">
        <w:tc>
          <w:tcPr>
            <w:tcW w:w="2549" w:type="dxa"/>
            <w:tcBorders>
              <w:top w:val="nil"/>
              <w:left w:val="nil"/>
              <w:bottom w:val="single" w:sz="4" w:space="0" w:color="auto"/>
              <w:right w:val="nil"/>
            </w:tcBorders>
            <w:shd w:val="clear" w:color="auto" w:fill="auto"/>
            <w:vAlign w:val="center"/>
            <w:hideMark/>
          </w:tcPr>
          <w:p w14:paraId="7E8F8DF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4471C5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182CE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802D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158CAC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76693D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E6414C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07E7AE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F3DAA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BC33F1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C57B3C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1EB75B" w14:textId="77777777" w:rsidTr="008A44F4">
        <w:tc>
          <w:tcPr>
            <w:tcW w:w="2549" w:type="dxa"/>
            <w:tcBorders>
              <w:top w:val="nil"/>
              <w:left w:val="nil"/>
              <w:bottom w:val="single" w:sz="4" w:space="0" w:color="auto"/>
              <w:right w:val="nil"/>
            </w:tcBorders>
            <w:shd w:val="clear" w:color="auto" w:fill="auto"/>
            <w:vAlign w:val="center"/>
            <w:hideMark/>
          </w:tcPr>
          <w:p w14:paraId="0B34433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6F0339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9C65BC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9BBEB6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94205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E2F64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20FF5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4D60D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88A1BA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55317C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FC405C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9A3715A" w14:textId="77777777" w:rsidTr="008A44F4">
        <w:tc>
          <w:tcPr>
            <w:tcW w:w="2549" w:type="dxa"/>
            <w:tcBorders>
              <w:top w:val="nil"/>
              <w:left w:val="nil"/>
              <w:bottom w:val="single" w:sz="4" w:space="0" w:color="auto"/>
              <w:right w:val="nil"/>
            </w:tcBorders>
            <w:shd w:val="clear" w:color="auto" w:fill="auto"/>
            <w:vAlign w:val="center"/>
            <w:hideMark/>
          </w:tcPr>
          <w:p w14:paraId="4B6CCE8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83C4B9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C2DAAD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EFED32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0F7D7C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1E18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0A4A8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7DA09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2B54B9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022B4B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E7B421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705E13F" w14:textId="77777777" w:rsidTr="008A44F4">
        <w:tc>
          <w:tcPr>
            <w:tcW w:w="2549" w:type="dxa"/>
            <w:tcBorders>
              <w:top w:val="nil"/>
              <w:left w:val="nil"/>
              <w:bottom w:val="single" w:sz="4" w:space="0" w:color="auto"/>
              <w:right w:val="nil"/>
            </w:tcBorders>
            <w:shd w:val="clear" w:color="auto" w:fill="auto"/>
            <w:vAlign w:val="center"/>
            <w:hideMark/>
          </w:tcPr>
          <w:p w14:paraId="0E40735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995D54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24DF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59023D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5BBD3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1B98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60FF70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D84A5B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4D6CDC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FA112D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15CFA9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93D6330" w14:textId="77777777" w:rsidTr="008A44F4">
        <w:tc>
          <w:tcPr>
            <w:tcW w:w="2549" w:type="dxa"/>
            <w:tcBorders>
              <w:top w:val="nil"/>
              <w:left w:val="nil"/>
              <w:bottom w:val="single" w:sz="4" w:space="0" w:color="auto"/>
              <w:right w:val="nil"/>
            </w:tcBorders>
            <w:shd w:val="clear" w:color="auto" w:fill="auto"/>
            <w:vAlign w:val="center"/>
            <w:hideMark/>
          </w:tcPr>
          <w:p w14:paraId="179F13C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4CC707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7488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39E22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4ACE5F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7FEC82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450C2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939F64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AA15D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B15230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4EDFE3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2FD5911" w14:textId="77777777" w:rsidTr="008A44F4">
        <w:tc>
          <w:tcPr>
            <w:tcW w:w="2549" w:type="dxa"/>
            <w:tcBorders>
              <w:top w:val="nil"/>
              <w:left w:val="nil"/>
              <w:bottom w:val="single" w:sz="4" w:space="0" w:color="auto"/>
              <w:right w:val="nil"/>
            </w:tcBorders>
            <w:shd w:val="clear" w:color="auto" w:fill="auto"/>
            <w:vAlign w:val="center"/>
            <w:hideMark/>
          </w:tcPr>
          <w:p w14:paraId="3312E3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76B0A47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1A32A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04BE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F8DAE5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96556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C1EC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8B3B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166000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11BC1E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0EA2E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DAA3A4" w14:textId="77777777" w:rsidTr="008A44F4">
        <w:tc>
          <w:tcPr>
            <w:tcW w:w="2549" w:type="dxa"/>
            <w:tcBorders>
              <w:top w:val="nil"/>
              <w:left w:val="nil"/>
              <w:bottom w:val="single" w:sz="4" w:space="0" w:color="auto"/>
              <w:right w:val="nil"/>
            </w:tcBorders>
            <w:shd w:val="clear" w:color="auto" w:fill="auto"/>
            <w:vAlign w:val="center"/>
            <w:hideMark/>
          </w:tcPr>
          <w:p w14:paraId="3C4EB8C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331329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12C2A6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3AA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89F3E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01D370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BD5F5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A3C117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D774AD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47DF11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E95FB6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B617FC3" w14:textId="77777777" w:rsidTr="001A672D">
        <w:tc>
          <w:tcPr>
            <w:tcW w:w="4826" w:type="dxa"/>
            <w:gridSpan w:val="4"/>
            <w:tcBorders>
              <w:top w:val="single" w:sz="4" w:space="0" w:color="auto"/>
              <w:left w:val="nil"/>
              <w:bottom w:val="single" w:sz="4" w:space="0" w:color="auto"/>
              <w:right w:val="nil"/>
            </w:tcBorders>
            <w:shd w:val="clear" w:color="000000" w:fill="DBE7F3"/>
          </w:tcPr>
          <w:p w14:paraId="10C4A2EC"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62AAF12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2F15E1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0B2C5A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554C3A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E385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696039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152CB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E228B05" w14:textId="77777777" w:rsidTr="008A44F4">
        <w:tc>
          <w:tcPr>
            <w:tcW w:w="2549" w:type="dxa"/>
            <w:tcBorders>
              <w:top w:val="nil"/>
              <w:left w:val="nil"/>
              <w:bottom w:val="single" w:sz="4" w:space="0" w:color="auto"/>
              <w:right w:val="nil"/>
            </w:tcBorders>
            <w:shd w:val="clear" w:color="auto" w:fill="auto"/>
            <w:vAlign w:val="center"/>
            <w:hideMark/>
          </w:tcPr>
          <w:p w14:paraId="066F2B6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71E15799"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EA7D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C4C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7064E24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94980D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3E11A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2562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940EE0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AF7D7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2125B1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87F2BAC" w14:textId="77777777" w:rsidTr="008A44F4">
        <w:tc>
          <w:tcPr>
            <w:tcW w:w="2549" w:type="dxa"/>
            <w:tcBorders>
              <w:top w:val="nil"/>
              <w:left w:val="nil"/>
              <w:bottom w:val="single" w:sz="4" w:space="0" w:color="auto"/>
              <w:right w:val="nil"/>
            </w:tcBorders>
            <w:shd w:val="clear" w:color="auto" w:fill="auto"/>
            <w:vAlign w:val="center"/>
            <w:hideMark/>
          </w:tcPr>
          <w:p w14:paraId="4E3C033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6F549BB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BE5A4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D35CF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A24C3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351D3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51F94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79A926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FEFF8B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7424BF1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0C3F44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689DF09" w14:textId="77777777" w:rsidTr="008A44F4">
        <w:tc>
          <w:tcPr>
            <w:tcW w:w="2549" w:type="dxa"/>
            <w:tcBorders>
              <w:top w:val="nil"/>
              <w:left w:val="nil"/>
              <w:bottom w:val="single" w:sz="4" w:space="0" w:color="auto"/>
              <w:right w:val="nil"/>
            </w:tcBorders>
            <w:shd w:val="clear" w:color="auto" w:fill="auto"/>
            <w:vAlign w:val="center"/>
            <w:hideMark/>
          </w:tcPr>
          <w:p w14:paraId="01BB44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0833FC6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676E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C46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ED631B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A3EA10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B3AE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B29313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652EF6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56B791E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B64D69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870C371" w14:textId="77777777" w:rsidTr="008A44F4">
        <w:tc>
          <w:tcPr>
            <w:tcW w:w="2549" w:type="dxa"/>
            <w:tcBorders>
              <w:top w:val="nil"/>
              <w:left w:val="nil"/>
              <w:bottom w:val="single" w:sz="4" w:space="0" w:color="auto"/>
              <w:right w:val="nil"/>
            </w:tcBorders>
            <w:shd w:val="clear" w:color="auto" w:fill="auto"/>
            <w:vAlign w:val="center"/>
            <w:hideMark/>
          </w:tcPr>
          <w:p w14:paraId="323E373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17D9BFE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A3E9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636DD3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1D05E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B6888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2A0534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BA87A8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9725B4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232557E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AAA75A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78699F5" w14:textId="77777777" w:rsidTr="008A44F4">
        <w:tc>
          <w:tcPr>
            <w:tcW w:w="2549" w:type="dxa"/>
            <w:tcBorders>
              <w:top w:val="nil"/>
              <w:left w:val="nil"/>
              <w:bottom w:val="single" w:sz="4" w:space="0" w:color="auto"/>
              <w:right w:val="nil"/>
            </w:tcBorders>
            <w:shd w:val="clear" w:color="auto" w:fill="auto"/>
            <w:vAlign w:val="center"/>
            <w:hideMark/>
          </w:tcPr>
          <w:p w14:paraId="090680E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598AB50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9502C2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3BAC71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75491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18137D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47259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57900F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E2612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5A11A3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0765A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171661D" w14:textId="77777777" w:rsidTr="001A672D">
        <w:tc>
          <w:tcPr>
            <w:tcW w:w="4826" w:type="dxa"/>
            <w:gridSpan w:val="4"/>
            <w:tcBorders>
              <w:top w:val="single" w:sz="4" w:space="0" w:color="auto"/>
              <w:left w:val="nil"/>
              <w:bottom w:val="single" w:sz="4" w:space="0" w:color="auto"/>
              <w:right w:val="nil"/>
            </w:tcBorders>
            <w:shd w:val="clear" w:color="000000" w:fill="DBE7F3"/>
          </w:tcPr>
          <w:p w14:paraId="41CD0E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72C208B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8D528E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448FDAD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5DCB8D0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64ED0E7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7551DB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056150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65B8EC0" w14:textId="77777777" w:rsidTr="008A44F4">
        <w:tc>
          <w:tcPr>
            <w:tcW w:w="2549" w:type="dxa"/>
            <w:tcBorders>
              <w:top w:val="nil"/>
              <w:left w:val="nil"/>
              <w:bottom w:val="single" w:sz="4" w:space="0" w:color="auto"/>
              <w:right w:val="nil"/>
            </w:tcBorders>
            <w:shd w:val="clear" w:color="auto" w:fill="auto"/>
            <w:vAlign w:val="center"/>
            <w:hideMark/>
          </w:tcPr>
          <w:p w14:paraId="566745B1"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52E98B5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94567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9C6BBE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4822384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3D59C3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4D79C9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E9F0AD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66EFC72"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AD7794F" w14:textId="37D37BE6"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075581A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32123F" w14:textId="77777777" w:rsidTr="008A44F4">
        <w:tc>
          <w:tcPr>
            <w:tcW w:w="2549" w:type="dxa"/>
            <w:tcBorders>
              <w:top w:val="nil"/>
              <w:left w:val="nil"/>
              <w:bottom w:val="single" w:sz="4" w:space="0" w:color="auto"/>
              <w:right w:val="nil"/>
            </w:tcBorders>
            <w:shd w:val="clear" w:color="auto" w:fill="auto"/>
            <w:vAlign w:val="center"/>
            <w:hideMark/>
          </w:tcPr>
          <w:p w14:paraId="3180469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2121365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22DC05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0039315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2D27692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F978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88EB4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BB5E8D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CB169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D2369D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2A0A6F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E3A3691" w14:textId="77777777" w:rsidTr="008A44F4">
        <w:tc>
          <w:tcPr>
            <w:tcW w:w="2549" w:type="dxa"/>
            <w:tcBorders>
              <w:top w:val="nil"/>
              <w:left w:val="nil"/>
              <w:bottom w:val="single" w:sz="4" w:space="0" w:color="auto"/>
              <w:right w:val="nil"/>
            </w:tcBorders>
            <w:shd w:val="clear" w:color="auto" w:fill="auto"/>
            <w:vAlign w:val="center"/>
            <w:hideMark/>
          </w:tcPr>
          <w:p w14:paraId="03F2BD6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1259BD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7C640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BB5442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4052CC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94354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1CD7E6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375F39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F0E524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773BA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2037F8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7334E1" w14:textId="77777777" w:rsidTr="008A44F4">
        <w:tc>
          <w:tcPr>
            <w:tcW w:w="2549" w:type="dxa"/>
            <w:tcBorders>
              <w:top w:val="nil"/>
              <w:left w:val="nil"/>
              <w:bottom w:val="single" w:sz="4" w:space="0" w:color="auto"/>
              <w:right w:val="nil"/>
            </w:tcBorders>
            <w:shd w:val="clear" w:color="auto" w:fill="auto"/>
            <w:vAlign w:val="center"/>
            <w:hideMark/>
          </w:tcPr>
          <w:p w14:paraId="3A4C115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13415CE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D966C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EDE8E5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5B07F7F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BC1E1A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7FAB2B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27A6D14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5B841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8A2888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E5C494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C793955" w14:textId="77777777" w:rsidTr="001A672D">
        <w:tc>
          <w:tcPr>
            <w:tcW w:w="2549" w:type="dxa"/>
            <w:tcBorders>
              <w:top w:val="nil"/>
              <w:left w:val="nil"/>
              <w:bottom w:val="single" w:sz="4" w:space="0" w:color="auto"/>
              <w:right w:val="nil"/>
            </w:tcBorders>
            <w:shd w:val="clear" w:color="000000" w:fill="DBE7F3"/>
            <w:vAlign w:val="center"/>
            <w:hideMark/>
          </w:tcPr>
          <w:p w14:paraId="3FC075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56E60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06718BF9"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4D1377B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7EE3AFE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DFC1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61F83E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42150B6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3C63C61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5AB2248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7F2F81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8924397" w14:textId="77777777" w:rsidTr="008A44F4">
        <w:tc>
          <w:tcPr>
            <w:tcW w:w="2549" w:type="dxa"/>
            <w:tcBorders>
              <w:top w:val="nil"/>
              <w:left w:val="nil"/>
              <w:bottom w:val="single" w:sz="4" w:space="0" w:color="auto"/>
              <w:right w:val="nil"/>
            </w:tcBorders>
            <w:shd w:val="clear" w:color="auto" w:fill="auto"/>
            <w:vAlign w:val="center"/>
            <w:hideMark/>
          </w:tcPr>
          <w:p w14:paraId="31995F3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63E601E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9E363E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37CEA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A4CE3D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12CE221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8FEF53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813356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53F456C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B2107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D2FA9C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31FA95" w14:textId="77777777" w:rsidTr="008A44F4">
        <w:tc>
          <w:tcPr>
            <w:tcW w:w="2549" w:type="dxa"/>
            <w:tcBorders>
              <w:top w:val="nil"/>
              <w:left w:val="nil"/>
              <w:bottom w:val="single" w:sz="4" w:space="0" w:color="auto"/>
              <w:right w:val="nil"/>
            </w:tcBorders>
            <w:shd w:val="clear" w:color="auto" w:fill="auto"/>
            <w:vAlign w:val="center"/>
            <w:hideMark/>
          </w:tcPr>
          <w:p w14:paraId="5E37C61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1CB6DF6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A47E9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798D4A5"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D22B8D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78194C4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D90CAA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6BC9C1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7CBC728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4824E8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60C695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2946056" w14:textId="77777777" w:rsidTr="001A672D">
        <w:tc>
          <w:tcPr>
            <w:tcW w:w="4826" w:type="dxa"/>
            <w:gridSpan w:val="4"/>
            <w:tcBorders>
              <w:top w:val="single" w:sz="4" w:space="0" w:color="auto"/>
              <w:left w:val="nil"/>
              <w:bottom w:val="single" w:sz="4" w:space="0" w:color="auto"/>
              <w:right w:val="nil"/>
            </w:tcBorders>
            <w:shd w:val="clear" w:color="000000" w:fill="DBE7F3"/>
          </w:tcPr>
          <w:p w14:paraId="7967072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008A925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1D543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335CEA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245B2D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6EA913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FD2A54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7F1C7A7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9AA51E0" w14:textId="77777777" w:rsidTr="008A44F4">
        <w:tc>
          <w:tcPr>
            <w:tcW w:w="2549" w:type="dxa"/>
            <w:tcBorders>
              <w:top w:val="nil"/>
              <w:left w:val="nil"/>
              <w:bottom w:val="single" w:sz="4" w:space="0" w:color="auto"/>
              <w:right w:val="nil"/>
            </w:tcBorders>
            <w:shd w:val="clear" w:color="auto" w:fill="auto"/>
            <w:vAlign w:val="center"/>
            <w:hideMark/>
          </w:tcPr>
          <w:p w14:paraId="11408302"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72EEAD4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97B886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32D26B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63437D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C5008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5597FD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6589B62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6F1E546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998E9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7A513D5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5CE09C7" w14:textId="77777777" w:rsidTr="008A44F4">
        <w:tc>
          <w:tcPr>
            <w:tcW w:w="2549" w:type="dxa"/>
            <w:tcBorders>
              <w:top w:val="nil"/>
              <w:left w:val="nil"/>
              <w:bottom w:val="single" w:sz="4" w:space="0" w:color="auto"/>
              <w:right w:val="nil"/>
            </w:tcBorders>
            <w:shd w:val="clear" w:color="auto" w:fill="auto"/>
            <w:vAlign w:val="center"/>
            <w:hideMark/>
          </w:tcPr>
          <w:p w14:paraId="3613C52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2F80688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C35DA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918D9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95045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74E1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F902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DAB098"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0B5A90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42294B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DB0E1A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826E0D8" w14:textId="77777777" w:rsidTr="008A44F4">
        <w:tc>
          <w:tcPr>
            <w:tcW w:w="2549" w:type="dxa"/>
            <w:tcBorders>
              <w:top w:val="nil"/>
              <w:left w:val="nil"/>
              <w:bottom w:val="single" w:sz="4" w:space="0" w:color="auto"/>
              <w:right w:val="nil"/>
            </w:tcBorders>
            <w:shd w:val="clear" w:color="auto" w:fill="auto"/>
            <w:vAlign w:val="center"/>
            <w:hideMark/>
          </w:tcPr>
          <w:p w14:paraId="5C59FB05"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02FFE5F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E25942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2B0DC0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5F5FD2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8FE2194"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85B052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6E09F1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437EC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2649C0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351D2" w14:textId="77777777" w:rsidR="00744ACA" w:rsidRPr="006048BD" w:rsidRDefault="00744ACA" w:rsidP="00F27E8A">
            <w:pPr>
              <w:widowControl/>
              <w:spacing w:line="259" w:lineRule="auto"/>
              <w:jc w:val="center"/>
              <w:rPr>
                <w:rFonts w:eastAsia="Times New Roman" w:cs="Times New Roman"/>
                <w:sz w:val="20"/>
                <w:szCs w:val="20"/>
              </w:rPr>
            </w:pPr>
          </w:p>
        </w:tc>
      </w:tr>
    </w:tbl>
    <w:p w14:paraId="07B0A5C7" w14:textId="77777777" w:rsidR="001A672D" w:rsidRDefault="001A672D" w:rsidP="001A672D">
      <w:pPr>
        <w:pStyle w:val="BodyText"/>
        <w:keepNext/>
        <w:spacing w:after="0"/>
        <w:ind w:left="86" w:hanging="86"/>
        <w:rPr>
          <w:sz w:val="16"/>
        </w:rPr>
      </w:pPr>
      <w:r>
        <w:rPr>
          <w:sz w:val="16"/>
        </w:rPr>
        <w:t>Est.=estimate</w:t>
      </w:r>
    </w:p>
    <w:p w14:paraId="71C48BE5" w14:textId="77777777" w:rsidR="001527CC" w:rsidRPr="001527CC" w:rsidRDefault="001527CC" w:rsidP="006048BD">
      <w:pPr>
        <w:pStyle w:val="BodyText"/>
        <w:keepNext/>
        <w:spacing w:after="0"/>
        <w:ind w:left="86" w:hanging="86"/>
        <w:rPr>
          <w:sz w:val="16"/>
        </w:rPr>
      </w:pPr>
      <w:commentRangeStart w:id="795"/>
      <w:r w:rsidRPr="001527CC">
        <w:rPr>
          <w:sz w:val="16"/>
        </w:rPr>
        <w:t>^ Results not statistically reliable, n&lt;30</w:t>
      </w:r>
      <w:commentRangeEnd w:id="795"/>
      <w:r w:rsidR="00B435DA">
        <w:rPr>
          <w:rStyle w:val="CommentReference"/>
        </w:rPr>
        <w:commentReference w:id="795"/>
      </w:r>
    </w:p>
    <w:p w14:paraId="1C37CAA0"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3652E79"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7BB4A355" w14:textId="77777777" w:rsidR="001527CC" w:rsidRPr="001527CC" w:rsidRDefault="001527CC" w:rsidP="006048BD">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BEAE9BD" w14:textId="77777777" w:rsidR="001527CC" w:rsidRPr="001527CC" w:rsidRDefault="001527CC" w:rsidP="006048BD">
      <w:pPr>
        <w:pStyle w:val="BodyText"/>
        <w:keepNext/>
        <w:spacing w:after="0"/>
        <w:ind w:left="86" w:hanging="86"/>
        <w:rPr>
          <w:sz w:val="16"/>
        </w:rPr>
      </w:pPr>
      <w:r w:rsidRPr="001527CC">
        <w:rPr>
          <w:sz w:val="16"/>
        </w:rPr>
        <w:t xml:space="preserve">Notes: </w:t>
      </w:r>
    </w:p>
    <w:p w14:paraId="5E15ED39"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22FC2BE"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5D4ED76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0E695EC" w14:textId="714BFF13" w:rsidR="001527CC" w:rsidRPr="006048BD" w:rsidRDefault="001527CC" w:rsidP="006048BD">
      <w:pPr>
        <w:pStyle w:val="BodyText"/>
        <w:ind w:left="86" w:hanging="86"/>
        <w:rPr>
          <w:sz w:val="16"/>
          <w:szCs w:val="16"/>
        </w:rPr>
      </w:pPr>
      <w:r w:rsidRPr="006048BD">
        <w:rPr>
          <w:sz w:val="16"/>
          <w:szCs w:val="16"/>
        </w:rPr>
        <w:t xml:space="preserve">Sources: </w:t>
      </w:r>
      <w:r w:rsidR="007C1C7D" w:rsidRPr="006048BD">
        <w:rPr>
          <w:sz w:val="16"/>
          <w:szCs w:val="16"/>
        </w:rPr>
        <w:t>Feed the Future [</w:t>
      </w:r>
      <w:r w:rsidR="007C1C7D" w:rsidRPr="006048BD">
        <w:rPr>
          <w:sz w:val="16"/>
          <w:szCs w:val="16"/>
          <w:highlight w:val="yellow"/>
        </w:rPr>
        <w:t>Country</w:t>
      </w:r>
      <w:r w:rsidR="007C1C7D" w:rsidRPr="006048BD">
        <w:rPr>
          <w:sz w:val="16"/>
          <w:szCs w:val="16"/>
        </w:rPr>
        <w:t>] ZOI Survey [</w:t>
      </w:r>
      <w:r w:rsidR="00FE1420">
        <w:rPr>
          <w:sz w:val="16"/>
          <w:highlight w:val="yellow"/>
        </w:rPr>
        <w:t xml:space="preserve">baseline </w:t>
      </w:r>
      <w:r w:rsidR="007C1C7D" w:rsidRPr="006048BD">
        <w:rPr>
          <w:sz w:val="16"/>
          <w:szCs w:val="16"/>
          <w:highlight w:val="yellow"/>
        </w:rPr>
        <w:t>survey year(s)</w:t>
      </w:r>
      <w:r w:rsidR="007C1C7D" w:rsidRPr="006048BD">
        <w:rPr>
          <w:sz w:val="16"/>
          <w:szCs w:val="16"/>
        </w:rPr>
        <w:t>]; Feed the Future [</w:t>
      </w:r>
      <w:r w:rsidR="007C1C7D" w:rsidRPr="006048BD">
        <w:rPr>
          <w:sz w:val="16"/>
          <w:szCs w:val="16"/>
          <w:highlight w:val="yellow"/>
        </w:rPr>
        <w:t>Country</w:t>
      </w:r>
      <w:r w:rsidR="007C1C7D" w:rsidRPr="006048BD">
        <w:rPr>
          <w:sz w:val="16"/>
          <w:szCs w:val="16"/>
        </w:rPr>
        <w:t>] ZOI Survey [</w:t>
      </w:r>
      <w:r w:rsidR="00A11DD1" w:rsidRPr="00A11DD1">
        <w:rPr>
          <w:sz w:val="16"/>
          <w:szCs w:val="16"/>
          <w:highlight w:val="yellow"/>
        </w:rPr>
        <w:t xml:space="preserve">endline </w:t>
      </w:r>
      <w:r w:rsidR="007C1C7D" w:rsidRPr="006048BD">
        <w:rPr>
          <w:sz w:val="16"/>
          <w:szCs w:val="16"/>
          <w:highlight w:val="yellow"/>
        </w:rPr>
        <w:t>survey year(s)</w:t>
      </w:r>
      <w:r w:rsidR="007C1C7D" w:rsidRPr="006048BD">
        <w:rPr>
          <w:sz w:val="16"/>
          <w:szCs w:val="16"/>
        </w:rPr>
        <w:t>]</w:t>
      </w:r>
      <w:r w:rsidRPr="006048BD">
        <w:rPr>
          <w:sz w:val="16"/>
          <w:szCs w:val="16"/>
        </w:rPr>
        <w:tab/>
      </w:r>
      <w:r w:rsidRPr="006048BD">
        <w:rPr>
          <w:sz w:val="16"/>
          <w:szCs w:val="16"/>
        </w:rPr>
        <w:tab/>
      </w:r>
    </w:p>
    <w:p w14:paraId="0D0D84E0" w14:textId="17C25EF5" w:rsidR="001527CC" w:rsidRDefault="00937ECB" w:rsidP="003019C5">
      <w:pPr>
        <w:pStyle w:val="Tabletitle"/>
        <w:keepLines/>
        <w:spacing w:before="240"/>
        <w:contextualSpacing/>
        <w:outlineLvl w:val="3"/>
      </w:pPr>
      <w:bookmarkStart w:id="796" w:name="_Toc50719227"/>
      <w:r w:rsidRPr="00937ECB">
        <w:t>Table A</w:t>
      </w:r>
      <w:r w:rsidR="00396A13">
        <w:t>1.</w:t>
      </w:r>
      <w:r w:rsidRPr="00937ECB">
        <w:t>7.1.4: Comparison of Prevalence of Overweight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6"/>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048D826" w14:textId="77777777" w:rsidTr="001A672D">
        <w:trPr>
          <w:tblHeader/>
        </w:trPr>
        <w:tc>
          <w:tcPr>
            <w:tcW w:w="2549" w:type="dxa"/>
            <w:tcBorders>
              <w:top w:val="nil"/>
              <w:left w:val="nil"/>
              <w:bottom w:val="nil"/>
              <w:right w:val="nil"/>
            </w:tcBorders>
            <w:shd w:val="clear" w:color="000000" w:fill="387990"/>
            <w:noWrap/>
            <w:vAlign w:val="bottom"/>
            <w:hideMark/>
          </w:tcPr>
          <w:p w14:paraId="068CAC8B"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5DC3FD8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42E2044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73C9EDC7"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24B3E60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248C626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38A7C45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17230210"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3512E0DA"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1CD63CA5" w14:textId="77777777" w:rsidTr="001A672D">
        <w:trPr>
          <w:tblHeader/>
        </w:trPr>
        <w:tc>
          <w:tcPr>
            <w:tcW w:w="2549" w:type="dxa"/>
            <w:tcBorders>
              <w:top w:val="nil"/>
              <w:left w:val="nil"/>
              <w:bottom w:val="nil"/>
              <w:right w:val="nil"/>
            </w:tcBorders>
            <w:shd w:val="clear" w:color="000000" w:fill="387990"/>
            <w:noWrap/>
            <w:vAlign w:val="bottom"/>
            <w:hideMark/>
          </w:tcPr>
          <w:p w14:paraId="7598F22F"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78FE0C0"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35ADD9F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9901672"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57BA105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1810EBC3"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5C3166BD"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6E3F44C3"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0C3DE075"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3CD8A678"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5E772BC0"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8107633"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61E13BE3"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18C36B4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1BF747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7876496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6CE9FF3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7F150F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2FBC58D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67AA128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029531F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30A991D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44BB94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348FF91" w14:textId="77777777" w:rsidTr="001A672D">
        <w:tc>
          <w:tcPr>
            <w:tcW w:w="4826" w:type="dxa"/>
            <w:gridSpan w:val="4"/>
            <w:tcBorders>
              <w:top w:val="single" w:sz="4" w:space="0" w:color="auto"/>
              <w:left w:val="nil"/>
              <w:bottom w:val="single" w:sz="4" w:space="0" w:color="auto"/>
              <w:right w:val="nil"/>
            </w:tcBorders>
            <w:shd w:val="clear" w:color="000000" w:fill="DBE7F3"/>
          </w:tcPr>
          <w:p w14:paraId="4A93310F"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BCDDE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3E063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264643E"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06646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EA42FD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BCC7EF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F2E6E4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D777D99" w14:textId="77777777" w:rsidTr="005D2B92">
        <w:tc>
          <w:tcPr>
            <w:tcW w:w="2549" w:type="dxa"/>
            <w:tcBorders>
              <w:top w:val="nil"/>
              <w:left w:val="nil"/>
              <w:bottom w:val="single" w:sz="4" w:space="0" w:color="auto"/>
              <w:right w:val="nil"/>
            </w:tcBorders>
            <w:shd w:val="clear" w:color="auto" w:fill="auto"/>
            <w:vAlign w:val="center"/>
            <w:hideMark/>
          </w:tcPr>
          <w:p w14:paraId="528147D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44AE388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ABAA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5212746"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EC741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112F1B2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73298B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B1978A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B356B4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3B61D59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34AF3C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0517C85" w14:textId="77777777" w:rsidTr="005D2B92">
        <w:tc>
          <w:tcPr>
            <w:tcW w:w="2549" w:type="dxa"/>
            <w:tcBorders>
              <w:top w:val="single" w:sz="4" w:space="0" w:color="auto"/>
              <w:left w:val="nil"/>
              <w:bottom w:val="single" w:sz="4" w:space="0" w:color="auto"/>
              <w:right w:val="nil"/>
            </w:tcBorders>
            <w:shd w:val="clear" w:color="auto" w:fill="auto"/>
            <w:vAlign w:val="center"/>
            <w:hideMark/>
          </w:tcPr>
          <w:p w14:paraId="4C1A420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single" w:sz="4" w:space="0" w:color="auto"/>
              <w:left w:val="nil"/>
              <w:bottom w:val="single" w:sz="4" w:space="0" w:color="auto"/>
              <w:right w:val="nil"/>
            </w:tcBorders>
            <w:shd w:val="clear" w:color="auto" w:fill="auto"/>
            <w:vAlign w:val="center"/>
            <w:hideMark/>
          </w:tcPr>
          <w:p w14:paraId="2663F28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tcPr>
          <w:p w14:paraId="635B81F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48962D5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4456FE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7184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5E1E71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166B373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A314AD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4010CD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F9A5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9B1F170" w14:textId="77777777" w:rsidTr="008A44F4">
        <w:tc>
          <w:tcPr>
            <w:tcW w:w="2549" w:type="dxa"/>
            <w:tcBorders>
              <w:top w:val="nil"/>
              <w:left w:val="nil"/>
              <w:bottom w:val="single" w:sz="4" w:space="0" w:color="auto"/>
              <w:right w:val="nil"/>
            </w:tcBorders>
            <w:shd w:val="clear" w:color="auto" w:fill="auto"/>
            <w:vAlign w:val="center"/>
            <w:hideMark/>
          </w:tcPr>
          <w:p w14:paraId="1122C64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7E1E0C2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1C4228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6CAA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3F81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B164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B63639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EFF5EA"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6B9E0F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3F8E84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EF2F51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32522F3" w14:textId="77777777" w:rsidTr="008A44F4">
        <w:tc>
          <w:tcPr>
            <w:tcW w:w="2549" w:type="dxa"/>
            <w:tcBorders>
              <w:top w:val="nil"/>
              <w:left w:val="nil"/>
              <w:bottom w:val="single" w:sz="4" w:space="0" w:color="auto"/>
              <w:right w:val="nil"/>
            </w:tcBorders>
            <w:shd w:val="clear" w:color="auto" w:fill="auto"/>
            <w:vAlign w:val="center"/>
            <w:hideMark/>
          </w:tcPr>
          <w:p w14:paraId="7A882D5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5540C37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0978A1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9A6B3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F10711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4CFD4E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4276F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7EC285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D51C2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FA4D52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1916D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D558822" w14:textId="77777777" w:rsidTr="008A44F4">
        <w:tc>
          <w:tcPr>
            <w:tcW w:w="2549" w:type="dxa"/>
            <w:tcBorders>
              <w:top w:val="nil"/>
              <w:left w:val="nil"/>
              <w:bottom w:val="single" w:sz="4" w:space="0" w:color="auto"/>
              <w:right w:val="nil"/>
            </w:tcBorders>
            <w:shd w:val="clear" w:color="auto" w:fill="auto"/>
            <w:vAlign w:val="center"/>
            <w:hideMark/>
          </w:tcPr>
          <w:p w14:paraId="52BAA4D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5D536AE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43A129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2E7F47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7992E6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A95E4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366671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8D32F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5E84F1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C2F3C3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B24C9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FA434B9" w14:textId="77777777" w:rsidTr="008A44F4">
        <w:tc>
          <w:tcPr>
            <w:tcW w:w="2549" w:type="dxa"/>
            <w:tcBorders>
              <w:top w:val="nil"/>
              <w:left w:val="nil"/>
              <w:bottom w:val="single" w:sz="4" w:space="0" w:color="auto"/>
              <w:right w:val="nil"/>
            </w:tcBorders>
            <w:shd w:val="clear" w:color="auto" w:fill="auto"/>
            <w:vAlign w:val="center"/>
            <w:hideMark/>
          </w:tcPr>
          <w:p w14:paraId="75544CA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E0C92E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36BAC3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4BA71BA"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FA9CBC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FFC728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2C1A27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981B25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FA2FBD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AA4FB5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64C13E7"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64275C2" w14:textId="77777777" w:rsidTr="008A44F4">
        <w:tc>
          <w:tcPr>
            <w:tcW w:w="2549" w:type="dxa"/>
            <w:tcBorders>
              <w:top w:val="nil"/>
              <w:left w:val="nil"/>
              <w:bottom w:val="single" w:sz="4" w:space="0" w:color="auto"/>
              <w:right w:val="nil"/>
            </w:tcBorders>
            <w:shd w:val="clear" w:color="auto" w:fill="auto"/>
            <w:vAlign w:val="center"/>
            <w:hideMark/>
          </w:tcPr>
          <w:p w14:paraId="498772B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C48208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614E3A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A6DC32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E467F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753C6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49C2FA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6DD4F3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334F5AE"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71C1E1F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6076F38"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EF13E6" w14:textId="77777777" w:rsidTr="001A672D">
        <w:tc>
          <w:tcPr>
            <w:tcW w:w="4826" w:type="dxa"/>
            <w:gridSpan w:val="4"/>
            <w:tcBorders>
              <w:top w:val="single" w:sz="4" w:space="0" w:color="auto"/>
              <w:left w:val="nil"/>
              <w:bottom w:val="single" w:sz="4" w:space="0" w:color="auto"/>
              <w:right w:val="nil"/>
            </w:tcBorders>
            <w:shd w:val="clear" w:color="000000" w:fill="DBE7F3"/>
          </w:tcPr>
          <w:p w14:paraId="4EAC7914"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49ADD9C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891F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082D605"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65939C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809AD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4A68D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2FA5FD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3CD8DC" w14:textId="77777777" w:rsidTr="008A44F4">
        <w:tc>
          <w:tcPr>
            <w:tcW w:w="2549" w:type="dxa"/>
            <w:tcBorders>
              <w:top w:val="nil"/>
              <w:left w:val="nil"/>
              <w:bottom w:val="single" w:sz="4" w:space="0" w:color="auto"/>
              <w:right w:val="nil"/>
            </w:tcBorders>
            <w:shd w:val="clear" w:color="auto" w:fill="auto"/>
            <w:vAlign w:val="center"/>
            <w:hideMark/>
          </w:tcPr>
          <w:p w14:paraId="27DB22E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1CD6517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500AE8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635536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26CC894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0FBA54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7A432D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E401B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C75D40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4F54797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76C5CC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AE6462D" w14:textId="77777777" w:rsidTr="008A44F4">
        <w:tc>
          <w:tcPr>
            <w:tcW w:w="2549" w:type="dxa"/>
            <w:tcBorders>
              <w:top w:val="nil"/>
              <w:left w:val="nil"/>
              <w:bottom w:val="single" w:sz="4" w:space="0" w:color="auto"/>
              <w:right w:val="nil"/>
            </w:tcBorders>
            <w:shd w:val="clear" w:color="auto" w:fill="auto"/>
            <w:vAlign w:val="center"/>
            <w:hideMark/>
          </w:tcPr>
          <w:p w14:paraId="42582C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4BB741B1"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05FF0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9675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62F90B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9D00AD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D3C705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AF513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ACC668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E85386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27D2BE9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8DA9EDB" w14:textId="77777777" w:rsidTr="008A44F4">
        <w:tc>
          <w:tcPr>
            <w:tcW w:w="2549" w:type="dxa"/>
            <w:tcBorders>
              <w:top w:val="nil"/>
              <w:left w:val="nil"/>
              <w:bottom w:val="single" w:sz="4" w:space="0" w:color="auto"/>
              <w:right w:val="nil"/>
            </w:tcBorders>
            <w:shd w:val="clear" w:color="auto" w:fill="auto"/>
            <w:vAlign w:val="center"/>
            <w:hideMark/>
          </w:tcPr>
          <w:p w14:paraId="4F1F035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3CFF60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C1E20B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AD9F2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64893B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9586B0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00F2D0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13E7F9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5B0AF5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643C2D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097C12C"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E3A81EF" w14:textId="77777777" w:rsidTr="008A44F4">
        <w:tc>
          <w:tcPr>
            <w:tcW w:w="2549" w:type="dxa"/>
            <w:tcBorders>
              <w:top w:val="nil"/>
              <w:left w:val="nil"/>
              <w:bottom w:val="single" w:sz="4" w:space="0" w:color="auto"/>
              <w:right w:val="nil"/>
            </w:tcBorders>
            <w:shd w:val="clear" w:color="auto" w:fill="auto"/>
            <w:vAlign w:val="center"/>
            <w:hideMark/>
          </w:tcPr>
          <w:p w14:paraId="260D2AA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6229FC2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FBAE91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08DD6E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1C7B106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830EBC7"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47D1F9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D50080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2521EC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0374D29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3C02AE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BB2F640" w14:textId="77777777" w:rsidTr="008A44F4">
        <w:tc>
          <w:tcPr>
            <w:tcW w:w="2549" w:type="dxa"/>
            <w:tcBorders>
              <w:top w:val="nil"/>
              <w:left w:val="nil"/>
              <w:bottom w:val="single" w:sz="4" w:space="0" w:color="auto"/>
              <w:right w:val="nil"/>
            </w:tcBorders>
            <w:shd w:val="clear" w:color="auto" w:fill="auto"/>
            <w:vAlign w:val="center"/>
            <w:hideMark/>
          </w:tcPr>
          <w:p w14:paraId="5597997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33E877B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845E5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C76AC1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FB40095"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787505D"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22B96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82F98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4F6AE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1691C49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130798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4875965" w14:textId="77777777" w:rsidTr="001A672D">
        <w:tc>
          <w:tcPr>
            <w:tcW w:w="4826" w:type="dxa"/>
            <w:gridSpan w:val="4"/>
            <w:tcBorders>
              <w:top w:val="single" w:sz="4" w:space="0" w:color="auto"/>
              <w:left w:val="nil"/>
              <w:bottom w:val="single" w:sz="4" w:space="0" w:color="auto"/>
              <w:right w:val="nil"/>
            </w:tcBorders>
            <w:shd w:val="clear" w:color="000000" w:fill="DBE7F3"/>
          </w:tcPr>
          <w:p w14:paraId="4B9DD6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0143A9E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BDA31A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CAF9DA0"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183EC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3C444D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2355425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8E000B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7BD8EC64" w14:textId="77777777" w:rsidTr="008A44F4">
        <w:tc>
          <w:tcPr>
            <w:tcW w:w="2549" w:type="dxa"/>
            <w:tcBorders>
              <w:top w:val="nil"/>
              <w:left w:val="nil"/>
              <w:bottom w:val="single" w:sz="4" w:space="0" w:color="auto"/>
              <w:right w:val="nil"/>
            </w:tcBorders>
            <w:shd w:val="clear" w:color="auto" w:fill="auto"/>
            <w:vAlign w:val="center"/>
            <w:hideMark/>
          </w:tcPr>
          <w:p w14:paraId="377D6264"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03462F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C60A0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7C90E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1CEE0C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58911DD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5233614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1827D14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A93C37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1BE9B0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84F0E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5AE3618" w14:textId="77777777" w:rsidTr="008A44F4">
        <w:tc>
          <w:tcPr>
            <w:tcW w:w="2549" w:type="dxa"/>
            <w:tcBorders>
              <w:top w:val="nil"/>
              <w:left w:val="nil"/>
              <w:bottom w:val="single" w:sz="4" w:space="0" w:color="auto"/>
              <w:right w:val="nil"/>
            </w:tcBorders>
            <w:shd w:val="clear" w:color="auto" w:fill="auto"/>
            <w:vAlign w:val="center"/>
            <w:hideMark/>
          </w:tcPr>
          <w:p w14:paraId="4BF1A2BA"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0FFC90B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48797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268EB4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6E15DD59"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7D99D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26E20A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5E797C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0B7C4A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50110F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4F3BD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9ADFF62" w14:textId="77777777" w:rsidTr="008A44F4">
        <w:tc>
          <w:tcPr>
            <w:tcW w:w="2549" w:type="dxa"/>
            <w:tcBorders>
              <w:top w:val="nil"/>
              <w:left w:val="nil"/>
              <w:bottom w:val="single" w:sz="4" w:space="0" w:color="auto"/>
              <w:right w:val="nil"/>
            </w:tcBorders>
            <w:shd w:val="clear" w:color="auto" w:fill="auto"/>
            <w:vAlign w:val="center"/>
            <w:hideMark/>
          </w:tcPr>
          <w:p w14:paraId="075DE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38D02332"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3E3004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68E947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6E33A1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637F3B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B8DCD9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15A580"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B7AF27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6B3DC2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D127F6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FFD5049" w14:textId="77777777" w:rsidTr="008A44F4">
        <w:tc>
          <w:tcPr>
            <w:tcW w:w="2549" w:type="dxa"/>
            <w:tcBorders>
              <w:top w:val="nil"/>
              <w:left w:val="nil"/>
              <w:bottom w:val="single" w:sz="4" w:space="0" w:color="auto"/>
              <w:right w:val="nil"/>
            </w:tcBorders>
            <w:shd w:val="clear" w:color="auto" w:fill="auto"/>
            <w:vAlign w:val="center"/>
            <w:hideMark/>
          </w:tcPr>
          <w:p w14:paraId="532B4D8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3F4B439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56BB24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FA2DB6E"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5C8E70C"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7549A4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3AEF38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9C24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C61B20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AF693E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5093C51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1A7E758" w14:textId="77777777" w:rsidTr="001A672D">
        <w:tc>
          <w:tcPr>
            <w:tcW w:w="2549" w:type="dxa"/>
            <w:tcBorders>
              <w:top w:val="nil"/>
              <w:left w:val="nil"/>
              <w:bottom w:val="single" w:sz="4" w:space="0" w:color="auto"/>
              <w:right w:val="nil"/>
            </w:tcBorders>
            <w:shd w:val="clear" w:color="000000" w:fill="DBE7F3"/>
            <w:vAlign w:val="center"/>
            <w:hideMark/>
          </w:tcPr>
          <w:p w14:paraId="43FDD231"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7B757B3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6503D50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5F10394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0C72E4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2EB82F6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6AFE4A6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3878DA5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0F5CE06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91963A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5E10B2CA"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84FBC" w14:textId="77777777" w:rsidTr="008A44F4">
        <w:tc>
          <w:tcPr>
            <w:tcW w:w="2549" w:type="dxa"/>
            <w:tcBorders>
              <w:top w:val="nil"/>
              <w:left w:val="nil"/>
              <w:bottom w:val="single" w:sz="4" w:space="0" w:color="auto"/>
              <w:right w:val="nil"/>
            </w:tcBorders>
            <w:shd w:val="clear" w:color="auto" w:fill="auto"/>
            <w:vAlign w:val="center"/>
            <w:hideMark/>
          </w:tcPr>
          <w:p w14:paraId="6162ED6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2B39E7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779A33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077B792"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BCA2B2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25E6BCE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FE9D12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80A43F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6CDF849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EFB2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7A6C53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439414" w14:textId="77777777" w:rsidTr="008A44F4">
        <w:tc>
          <w:tcPr>
            <w:tcW w:w="2549" w:type="dxa"/>
            <w:tcBorders>
              <w:top w:val="nil"/>
              <w:left w:val="nil"/>
              <w:bottom w:val="single" w:sz="4" w:space="0" w:color="auto"/>
              <w:right w:val="nil"/>
            </w:tcBorders>
            <w:shd w:val="clear" w:color="auto" w:fill="auto"/>
            <w:vAlign w:val="center"/>
            <w:hideMark/>
          </w:tcPr>
          <w:p w14:paraId="02478BB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0DC853C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42169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76A6D6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8F42FF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3AE0A98A"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7D4DD5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1C3B192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2240FE3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265EA1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0AD220DE"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B1651FF" w14:textId="77777777" w:rsidTr="001A672D">
        <w:tc>
          <w:tcPr>
            <w:tcW w:w="4826" w:type="dxa"/>
            <w:gridSpan w:val="4"/>
            <w:tcBorders>
              <w:top w:val="single" w:sz="4" w:space="0" w:color="auto"/>
              <w:left w:val="nil"/>
              <w:bottom w:val="single" w:sz="4" w:space="0" w:color="auto"/>
              <w:right w:val="nil"/>
            </w:tcBorders>
            <w:shd w:val="clear" w:color="000000" w:fill="DBE7F3"/>
          </w:tcPr>
          <w:p w14:paraId="4D949C48"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593C47E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789F494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11CAF2E6"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31D52D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5A493AE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66578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3DBC47A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37F47CE8" w14:textId="77777777" w:rsidTr="008A44F4">
        <w:tc>
          <w:tcPr>
            <w:tcW w:w="2549" w:type="dxa"/>
            <w:tcBorders>
              <w:top w:val="nil"/>
              <w:left w:val="nil"/>
              <w:bottom w:val="single" w:sz="4" w:space="0" w:color="auto"/>
              <w:right w:val="nil"/>
            </w:tcBorders>
            <w:shd w:val="clear" w:color="auto" w:fill="auto"/>
            <w:vAlign w:val="center"/>
            <w:hideMark/>
          </w:tcPr>
          <w:p w14:paraId="22548C8A"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20A0490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01D47B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E53F7B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653EE7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CF03F2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7B34835"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73E5E3F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55670B8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6D3194C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2226721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89B53B7" w14:textId="77777777" w:rsidTr="008A44F4">
        <w:tc>
          <w:tcPr>
            <w:tcW w:w="2549" w:type="dxa"/>
            <w:tcBorders>
              <w:top w:val="nil"/>
              <w:left w:val="nil"/>
              <w:bottom w:val="single" w:sz="4" w:space="0" w:color="auto"/>
              <w:right w:val="nil"/>
            </w:tcBorders>
            <w:shd w:val="clear" w:color="auto" w:fill="auto"/>
            <w:vAlign w:val="center"/>
            <w:hideMark/>
          </w:tcPr>
          <w:p w14:paraId="396896DD"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707A2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20BB45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11421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F21752E"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19923C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AFD65E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3A162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D706621"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C0ACDEB"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658A604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A15DC8D" w14:textId="77777777" w:rsidTr="008A44F4">
        <w:tc>
          <w:tcPr>
            <w:tcW w:w="2549" w:type="dxa"/>
            <w:tcBorders>
              <w:top w:val="nil"/>
              <w:left w:val="nil"/>
              <w:bottom w:val="single" w:sz="4" w:space="0" w:color="auto"/>
              <w:right w:val="nil"/>
            </w:tcBorders>
            <w:shd w:val="clear" w:color="auto" w:fill="auto"/>
            <w:vAlign w:val="center"/>
            <w:hideMark/>
          </w:tcPr>
          <w:p w14:paraId="49E74C8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496EAD1B"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F3C02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31F356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501106"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DA9E8E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A58919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2D696E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D67697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346D73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FBC6906" w14:textId="77777777" w:rsidR="00744ACA" w:rsidRPr="006048BD" w:rsidRDefault="00744ACA" w:rsidP="00F27E8A">
            <w:pPr>
              <w:widowControl/>
              <w:spacing w:line="259" w:lineRule="auto"/>
              <w:jc w:val="center"/>
              <w:rPr>
                <w:rFonts w:eastAsia="Times New Roman" w:cs="Times New Roman"/>
                <w:sz w:val="20"/>
                <w:szCs w:val="20"/>
              </w:rPr>
            </w:pPr>
          </w:p>
        </w:tc>
      </w:tr>
    </w:tbl>
    <w:p w14:paraId="1ED486E1" w14:textId="77777777" w:rsidR="001A672D" w:rsidRDefault="001A672D" w:rsidP="001A672D">
      <w:pPr>
        <w:pStyle w:val="BodyText"/>
        <w:keepNext/>
        <w:spacing w:after="0"/>
        <w:ind w:left="86" w:hanging="86"/>
        <w:rPr>
          <w:sz w:val="16"/>
        </w:rPr>
      </w:pPr>
      <w:r>
        <w:rPr>
          <w:sz w:val="16"/>
        </w:rPr>
        <w:t>Est.=estimate</w:t>
      </w:r>
    </w:p>
    <w:p w14:paraId="3795D354" w14:textId="77777777" w:rsidR="001527CC" w:rsidRPr="001527CC" w:rsidRDefault="001527CC" w:rsidP="006048BD">
      <w:pPr>
        <w:pStyle w:val="BodyText"/>
        <w:keepNext/>
        <w:spacing w:after="0"/>
        <w:ind w:left="86" w:hanging="86"/>
        <w:rPr>
          <w:sz w:val="16"/>
        </w:rPr>
      </w:pPr>
      <w:commentRangeStart w:id="797"/>
      <w:r w:rsidRPr="001527CC">
        <w:rPr>
          <w:sz w:val="16"/>
        </w:rPr>
        <w:t>^ Results not statistically reliable, n&lt;30</w:t>
      </w:r>
      <w:commentRangeEnd w:id="797"/>
      <w:r w:rsidR="00B435DA">
        <w:rPr>
          <w:rStyle w:val="CommentReference"/>
        </w:rPr>
        <w:commentReference w:id="797"/>
      </w:r>
    </w:p>
    <w:p w14:paraId="09D905E6" w14:textId="77777777" w:rsidR="001527CC" w:rsidRPr="001527CC" w:rsidRDefault="001527CC" w:rsidP="006048BD">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5C40DDD" w14:textId="77777777" w:rsidR="001527CC" w:rsidRPr="001527CC" w:rsidRDefault="001527CC" w:rsidP="006048BD">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2D54B1CD" w14:textId="77777777" w:rsidR="001527CC" w:rsidRPr="001527CC" w:rsidRDefault="001527CC" w:rsidP="001527CC">
      <w:pPr>
        <w:pStyle w:val="BodyText"/>
        <w:spacing w:after="0"/>
        <w:ind w:left="90" w:hanging="90"/>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2535C923" w14:textId="77777777" w:rsidR="001527CC" w:rsidRPr="001527CC" w:rsidRDefault="001527CC" w:rsidP="001527CC">
      <w:pPr>
        <w:pStyle w:val="BodyText"/>
        <w:spacing w:after="0"/>
        <w:ind w:left="90" w:hanging="90"/>
        <w:rPr>
          <w:sz w:val="16"/>
        </w:rPr>
      </w:pPr>
      <w:r w:rsidRPr="001527CC">
        <w:rPr>
          <w:sz w:val="16"/>
        </w:rPr>
        <w:t xml:space="preserve">Notes: </w:t>
      </w:r>
    </w:p>
    <w:p w14:paraId="1B71F804"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6706979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2F24B49"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5645C25" w14:textId="18A6C433" w:rsidR="001527CC" w:rsidRPr="00185E37" w:rsidRDefault="001527CC" w:rsidP="00185E37">
      <w:pPr>
        <w:pStyle w:val="BodyText"/>
        <w:ind w:left="86" w:hanging="86"/>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r w:rsidRPr="00185E37">
        <w:rPr>
          <w:sz w:val="16"/>
          <w:szCs w:val="16"/>
        </w:rPr>
        <w:tab/>
      </w:r>
    </w:p>
    <w:p w14:paraId="6B018551" w14:textId="1A6BF4E2" w:rsidR="00937ECB" w:rsidRDefault="00937ECB" w:rsidP="003019C5">
      <w:pPr>
        <w:pStyle w:val="Tabletitle"/>
        <w:keepLines/>
        <w:spacing w:before="240"/>
        <w:contextualSpacing/>
        <w:outlineLvl w:val="3"/>
      </w:pPr>
      <w:bookmarkStart w:id="798" w:name="_Toc50719228"/>
      <w:r w:rsidRPr="00937ECB">
        <w:t>Table A</w:t>
      </w:r>
      <w:r w:rsidR="00396A13">
        <w:t>1.</w:t>
      </w:r>
      <w:r w:rsidRPr="00937ECB">
        <w:t>7.1.5: Comparison of Prevalence of Obese Women of Reproductive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 xml:space="preserve">Woman </w:t>
      </w:r>
      <w:r w:rsidRPr="00937ECB">
        <w:t xml:space="preserve">and Household Characteristics, Feed the Future </w:t>
      </w:r>
      <w:r w:rsidR="00160DC3">
        <w:t>Phase One</w:t>
      </w:r>
      <w:r w:rsidRPr="00937ECB">
        <w:t xml:space="preserve"> Baseline and Endline ZOI Surveys</w:t>
      </w:r>
      <w:bookmarkEnd w:id="798"/>
      <w:r w:rsidRPr="00937ECB">
        <w:t xml:space="preserve">  </w:t>
      </w:r>
    </w:p>
    <w:tbl>
      <w:tblPr>
        <w:tblW w:w="5000" w:type="pct"/>
        <w:tblLayout w:type="fixed"/>
        <w:tblCellMar>
          <w:left w:w="72" w:type="dxa"/>
          <w:right w:w="72" w:type="dxa"/>
        </w:tblCellMar>
        <w:tblLook w:val="04A0" w:firstRow="1" w:lastRow="0" w:firstColumn="1" w:lastColumn="0" w:noHBand="0" w:noVBand="1"/>
      </w:tblPr>
      <w:tblGrid>
        <w:gridCol w:w="2588"/>
        <w:gridCol w:w="648"/>
        <w:gridCol w:w="1017"/>
        <w:gridCol w:w="647"/>
        <w:gridCol w:w="184"/>
        <w:gridCol w:w="925"/>
        <w:gridCol w:w="924"/>
        <w:gridCol w:w="647"/>
        <w:gridCol w:w="553"/>
        <w:gridCol w:w="740"/>
        <w:gridCol w:w="631"/>
      </w:tblGrid>
      <w:tr w:rsidR="00744ACA" w:rsidRPr="006048BD" w14:paraId="384FAF32" w14:textId="77777777" w:rsidTr="001A672D">
        <w:trPr>
          <w:tblHeader/>
        </w:trPr>
        <w:tc>
          <w:tcPr>
            <w:tcW w:w="2549" w:type="dxa"/>
            <w:tcBorders>
              <w:top w:val="nil"/>
              <w:left w:val="nil"/>
              <w:bottom w:val="nil"/>
              <w:right w:val="nil"/>
            </w:tcBorders>
            <w:shd w:val="clear" w:color="000000" w:fill="387990"/>
            <w:noWrap/>
            <w:vAlign w:val="bottom"/>
            <w:hideMark/>
          </w:tcPr>
          <w:p w14:paraId="73BAF119"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277" w:type="dxa"/>
            <w:gridSpan w:val="3"/>
            <w:tcBorders>
              <w:top w:val="nil"/>
              <w:left w:val="nil"/>
              <w:bottom w:val="single" w:sz="4" w:space="0" w:color="FFFFFF"/>
              <w:right w:val="nil"/>
            </w:tcBorders>
            <w:shd w:val="clear" w:color="000000" w:fill="387990"/>
          </w:tcPr>
          <w:p w14:paraId="65C05127"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Baseline </w:t>
            </w:r>
          </w:p>
          <w:p w14:paraId="1DF635CA"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181" w:type="dxa"/>
            <w:tcBorders>
              <w:top w:val="nil"/>
              <w:left w:val="nil"/>
              <w:bottom w:val="nil"/>
              <w:right w:val="nil"/>
            </w:tcBorders>
            <w:shd w:val="clear" w:color="000000" w:fill="387990"/>
            <w:noWrap/>
            <w:vAlign w:val="bottom"/>
            <w:hideMark/>
          </w:tcPr>
          <w:p w14:paraId="097A3A16" w14:textId="77777777" w:rsidR="00744ACA" w:rsidRPr="006048BD" w:rsidRDefault="00744ACA" w:rsidP="00F27E8A">
            <w:pPr>
              <w:widowControl/>
              <w:spacing w:line="259" w:lineRule="auto"/>
              <w:rPr>
                <w:rFonts w:eastAsia="Times New Roman" w:cs="Times New Roman"/>
                <w:sz w:val="20"/>
                <w:szCs w:val="20"/>
              </w:rPr>
            </w:pPr>
            <w:r w:rsidRPr="006048BD">
              <w:rPr>
                <w:rFonts w:eastAsia="Times New Roman" w:cs="Times New Roman"/>
                <w:sz w:val="20"/>
                <w:szCs w:val="20"/>
              </w:rPr>
              <w:t> </w:t>
            </w:r>
          </w:p>
        </w:tc>
        <w:tc>
          <w:tcPr>
            <w:tcW w:w="2458" w:type="dxa"/>
            <w:gridSpan w:val="3"/>
            <w:tcBorders>
              <w:top w:val="nil"/>
              <w:left w:val="nil"/>
              <w:bottom w:val="single" w:sz="4" w:space="0" w:color="FFFFFF"/>
              <w:right w:val="nil"/>
            </w:tcBorders>
            <w:shd w:val="clear" w:color="000000" w:fill="387990"/>
          </w:tcPr>
          <w:p w14:paraId="31131E35" w14:textId="77777777" w:rsidR="00744ACA"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xml:space="preserve">Endline </w:t>
            </w:r>
          </w:p>
          <w:p w14:paraId="457AA448"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([Year(s)])</w:t>
            </w:r>
          </w:p>
        </w:tc>
        <w:tc>
          <w:tcPr>
            <w:tcW w:w="545" w:type="dxa"/>
            <w:vMerge w:val="restart"/>
            <w:tcBorders>
              <w:top w:val="single" w:sz="4" w:space="0" w:color="auto"/>
              <w:left w:val="nil"/>
              <w:right w:val="nil"/>
            </w:tcBorders>
            <w:shd w:val="clear" w:color="000000" w:fill="387990"/>
            <w:vAlign w:val="bottom"/>
            <w:hideMark/>
          </w:tcPr>
          <w:p w14:paraId="0CFD2D8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Diff.</w:t>
            </w:r>
          </w:p>
        </w:tc>
        <w:tc>
          <w:tcPr>
            <w:tcW w:w="729" w:type="dxa"/>
            <w:vMerge w:val="restart"/>
            <w:tcBorders>
              <w:top w:val="single" w:sz="4" w:space="0" w:color="auto"/>
              <w:left w:val="nil"/>
              <w:right w:val="nil"/>
            </w:tcBorders>
            <w:shd w:val="clear" w:color="000000" w:fill="387990"/>
            <w:vAlign w:val="bottom"/>
            <w:hideMark/>
          </w:tcPr>
          <w:p w14:paraId="67C7956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p-</w:t>
            </w:r>
            <w:proofErr w:type="spellStart"/>
            <w:r w:rsidRPr="006048BD">
              <w:rPr>
                <w:rFonts w:eastAsia="Times New Roman" w:cs="Times New Roman"/>
                <w:b/>
                <w:bCs/>
                <w:color w:val="FFFFFF"/>
                <w:sz w:val="20"/>
                <w:szCs w:val="20"/>
              </w:rPr>
              <w:t>value</w:t>
            </w:r>
            <w:r w:rsidRPr="006048BD">
              <w:rPr>
                <w:rFonts w:eastAsia="Times New Roman" w:cs="Times New Roman"/>
                <w:b/>
                <w:bCs/>
                <w:color w:val="FFFFFF"/>
                <w:sz w:val="20"/>
                <w:szCs w:val="20"/>
                <w:vertAlign w:val="superscript"/>
              </w:rPr>
              <w:t>b</w:t>
            </w:r>
            <w:proofErr w:type="spellEnd"/>
          </w:p>
        </w:tc>
        <w:tc>
          <w:tcPr>
            <w:tcW w:w="621" w:type="dxa"/>
            <w:vMerge w:val="restart"/>
            <w:tcBorders>
              <w:top w:val="single" w:sz="4" w:space="0" w:color="auto"/>
              <w:left w:val="nil"/>
              <w:right w:val="nil"/>
            </w:tcBorders>
            <w:shd w:val="clear" w:color="000000" w:fill="387990"/>
            <w:vAlign w:val="bottom"/>
            <w:hideMark/>
          </w:tcPr>
          <w:p w14:paraId="6EBBDE65"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Sig.</w:t>
            </w:r>
            <w:r w:rsidRPr="006048BD">
              <w:rPr>
                <w:rFonts w:eastAsia="Times New Roman" w:cs="Times New Roman"/>
                <w:b/>
                <w:bCs/>
                <w:color w:val="FFFFFF"/>
                <w:sz w:val="20"/>
                <w:szCs w:val="20"/>
                <w:vertAlign w:val="superscript"/>
              </w:rPr>
              <w:t>c</w:t>
            </w:r>
            <w:proofErr w:type="spellEnd"/>
          </w:p>
        </w:tc>
      </w:tr>
      <w:tr w:rsidR="00744ACA" w:rsidRPr="006048BD" w14:paraId="0532C91C" w14:textId="77777777" w:rsidTr="001A672D">
        <w:trPr>
          <w:tblHeader/>
        </w:trPr>
        <w:tc>
          <w:tcPr>
            <w:tcW w:w="2549" w:type="dxa"/>
            <w:tcBorders>
              <w:top w:val="nil"/>
              <w:left w:val="nil"/>
              <w:bottom w:val="nil"/>
              <w:right w:val="nil"/>
            </w:tcBorders>
            <w:shd w:val="clear" w:color="000000" w:fill="387990"/>
            <w:noWrap/>
            <w:vAlign w:val="bottom"/>
            <w:hideMark/>
          </w:tcPr>
          <w:p w14:paraId="6400D738" w14:textId="77777777" w:rsidR="00744ACA" w:rsidRPr="006048BD" w:rsidRDefault="00744ACA" w:rsidP="00F27E8A">
            <w:pPr>
              <w:widowControl/>
              <w:spacing w:line="259" w:lineRule="auto"/>
              <w:rPr>
                <w:rFonts w:eastAsia="Times New Roman" w:cs="Times New Roman"/>
                <w:b/>
                <w:bCs/>
                <w:color w:val="FFFFFF"/>
                <w:sz w:val="20"/>
                <w:szCs w:val="20"/>
              </w:rPr>
            </w:pPr>
            <w:r w:rsidRPr="006048BD">
              <w:rPr>
                <w:rFonts w:eastAsia="Times New Roman" w:cs="Times New Roman"/>
                <w:b/>
                <w:bCs/>
                <w:color w:val="FFFFFF"/>
                <w:sz w:val="20"/>
                <w:szCs w:val="20"/>
              </w:rPr>
              <w:t>Characteristic</w:t>
            </w:r>
          </w:p>
        </w:tc>
        <w:tc>
          <w:tcPr>
            <w:tcW w:w="638" w:type="dxa"/>
            <w:tcBorders>
              <w:top w:val="nil"/>
              <w:left w:val="nil"/>
              <w:bottom w:val="nil"/>
              <w:right w:val="nil"/>
            </w:tcBorders>
            <w:shd w:val="clear" w:color="000000" w:fill="387990"/>
            <w:vAlign w:val="bottom"/>
            <w:hideMark/>
          </w:tcPr>
          <w:p w14:paraId="0F4D792E"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1002" w:type="dxa"/>
            <w:tcBorders>
              <w:top w:val="nil"/>
              <w:left w:val="nil"/>
              <w:bottom w:val="nil"/>
              <w:right w:val="nil"/>
            </w:tcBorders>
            <w:shd w:val="clear" w:color="000000" w:fill="387990"/>
          </w:tcPr>
          <w:p w14:paraId="2A2E9A87"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58EAE517"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181" w:type="dxa"/>
            <w:tcBorders>
              <w:top w:val="nil"/>
              <w:left w:val="nil"/>
              <w:bottom w:val="nil"/>
              <w:right w:val="nil"/>
            </w:tcBorders>
            <w:shd w:val="clear" w:color="000000" w:fill="387990"/>
            <w:noWrap/>
            <w:vAlign w:val="bottom"/>
            <w:hideMark/>
          </w:tcPr>
          <w:p w14:paraId="46637819"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 </w:t>
            </w:r>
          </w:p>
        </w:tc>
        <w:tc>
          <w:tcPr>
            <w:tcW w:w="911" w:type="dxa"/>
            <w:tcBorders>
              <w:top w:val="nil"/>
              <w:left w:val="nil"/>
              <w:bottom w:val="nil"/>
              <w:right w:val="nil"/>
            </w:tcBorders>
            <w:shd w:val="clear" w:color="000000" w:fill="387990"/>
            <w:vAlign w:val="bottom"/>
            <w:hideMark/>
          </w:tcPr>
          <w:p w14:paraId="710341A1" w14:textId="77777777" w:rsidR="00744ACA" w:rsidRPr="006048BD" w:rsidRDefault="00744ACA" w:rsidP="00F27E8A">
            <w:pPr>
              <w:widowControl/>
              <w:spacing w:line="259" w:lineRule="auto"/>
              <w:jc w:val="center"/>
              <w:rPr>
                <w:rFonts w:eastAsia="Times New Roman" w:cs="Times New Roman"/>
                <w:b/>
                <w:bCs/>
                <w:color w:val="FFFFFF"/>
                <w:sz w:val="20"/>
                <w:szCs w:val="20"/>
              </w:rPr>
            </w:pPr>
            <w:r>
              <w:rPr>
                <w:rFonts w:eastAsia="Times New Roman" w:cs="Times New Roman"/>
                <w:b/>
                <w:bCs/>
                <w:color w:val="FFFFFF"/>
                <w:sz w:val="20"/>
                <w:szCs w:val="20"/>
              </w:rPr>
              <w:t>Est.</w:t>
            </w:r>
          </w:p>
        </w:tc>
        <w:tc>
          <w:tcPr>
            <w:tcW w:w="910" w:type="dxa"/>
            <w:tcBorders>
              <w:top w:val="nil"/>
              <w:left w:val="nil"/>
              <w:bottom w:val="nil"/>
              <w:right w:val="nil"/>
            </w:tcBorders>
            <w:shd w:val="clear" w:color="000000" w:fill="387990"/>
          </w:tcPr>
          <w:p w14:paraId="24F9A292" w14:textId="77777777" w:rsidR="00744ACA" w:rsidRPr="006048BD" w:rsidRDefault="00744ACA" w:rsidP="00F27E8A">
            <w:pPr>
              <w:widowControl/>
              <w:spacing w:line="259" w:lineRule="auto"/>
              <w:jc w:val="center"/>
              <w:rPr>
                <w:rFonts w:eastAsia="Times New Roman" w:cs="Times New Roman"/>
                <w:b/>
                <w:bCs/>
                <w:color w:val="FFFFFF"/>
                <w:sz w:val="20"/>
                <w:szCs w:val="20"/>
              </w:rPr>
            </w:pPr>
            <w:r w:rsidRPr="006048BD">
              <w:rPr>
                <w:rFonts w:eastAsia="Times New Roman" w:cs="Times New Roman"/>
                <w:b/>
                <w:bCs/>
                <w:color w:val="FFFFFF"/>
                <w:sz w:val="20"/>
                <w:szCs w:val="20"/>
              </w:rPr>
              <w:t>95% CI</w:t>
            </w:r>
          </w:p>
        </w:tc>
        <w:tc>
          <w:tcPr>
            <w:tcW w:w="637" w:type="dxa"/>
            <w:tcBorders>
              <w:top w:val="nil"/>
              <w:left w:val="nil"/>
              <w:bottom w:val="nil"/>
              <w:right w:val="nil"/>
            </w:tcBorders>
            <w:shd w:val="clear" w:color="000000" w:fill="387990"/>
            <w:noWrap/>
            <w:vAlign w:val="bottom"/>
            <w:hideMark/>
          </w:tcPr>
          <w:p w14:paraId="17DE6FDE" w14:textId="77777777" w:rsidR="00744ACA" w:rsidRPr="006048BD" w:rsidRDefault="00744ACA" w:rsidP="00F27E8A">
            <w:pPr>
              <w:widowControl/>
              <w:spacing w:line="259" w:lineRule="auto"/>
              <w:jc w:val="center"/>
              <w:rPr>
                <w:rFonts w:eastAsia="Times New Roman" w:cs="Times New Roman"/>
                <w:b/>
                <w:bCs/>
                <w:color w:val="FFFFFF"/>
                <w:sz w:val="20"/>
                <w:szCs w:val="20"/>
              </w:rPr>
            </w:pPr>
            <w:proofErr w:type="spellStart"/>
            <w:r w:rsidRPr="006048BD">
              <w:rPr>
                <w:rFonts w:eastAsia="Times New Roman" w:cs="Times New Roman"/>
                <w:b/>
                <w:bCs/>
                <w:color w:val="FFFFFF"/>
                <w:sz w:val="20"/>
                <w:szCs w:val="20"/>
              </w:rPr>
              <w:t>n</w:t>
            </w:r>
            <w:r w:rsidRPr="006048BD">
              <w:rPr>
                <w:rFonts w:eastAsia="Times New Roman" w:cs="Times New Roman"/>
                <w:b/>
                <w:bCs/>
                <w:color w:val="FFFFFF"/>
                <w:sz w:val="20"/>
                <w:szCs w:val="20"/>
                <w:vertAlign w:val="superscript"/>
              </w:rPr>
              <w:t>a</w:t>
            </w:r>
            <w:proofErr w:type="spellEnd"/>
          </w:p>
        </w:tc>
        <w:tc>
          <w:tcPr>
            <w:tcW w:w="545" w:type="dxa"/>
            <w:vMerge/>
            <w:tcBorders>
              <w:left w:val="nil"/>
              <w:bottom w:val="single" w:sz="4" w:space="0" w:color="000000"/>
              <w:right w:val="nil"/>
            </w:tcBorders>
            <w:vAlign w:val="center"/>
            <w:hideMark/>
          </w:tcPr>
          <w:p w14:paraId="4B764D4C"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729" w:type="dxa"/>
            <w:vMerge/>
            <w:tcBorders>
              <w:left w:val="nil"/>
              <w:bottom w:val="single" w:sz="4" w:space="0" w:color="000000"/>
              <w:right w:val="nil"/>
            </w:tcBorders>
            <w:vAlign w:val="center"/>
            <w:hideMark/>
          </w:tcPr>
          <w:p w14:paraId="1480388D" w14:textId="77777777" w:rsidR="00744ACA" w:rsidRPr="006048BD" w:rsidRDefault="00744ACA" w:rsidP="00F27E8A">
            <w:pPr>
              <w:widowControl/>
              <w:spacing w:line="259" w:lineRule="auto"/>
              <w:rPr>
                <w:rFonts w:eastAsia="Times New Roman" w:cs="Times New Roman"/>
                <w:b/>
                <w:bCs/>
                <w:color w:val="FFFFFF"/>
                <w:sz w:val="20"/>
                <w:szCs w:val="20"/>
              </w:rPr>
            </w:pPr>
          </w:p>
        </w:tc>
        <w:tc>
          <w:tcPr>
            <w:tcW w:w="621" w:type="dxa"/>
            <w:vMerge/>
            <w:tcBorders>
              <w:left w:val="nil"/>
              <w:bottom w:val="single" w:sz="4" w:space="0" w:color="000000"/>
              <w:right w:val="nil"/>
            </w:tcBorders>
            <w:vAlign w:val="center"/>
            <w:hideMark/>
          </w:tcPr>
          <w:p w14:paraId="160627D5" w14:textId="77777777" w:rsidR="00744ACA" w:rsidRPr="006048BD" w:rsidRDefault="00744ACA" w:rsidP="00F27E8A">
            <w:pPr>
              <w:widowControl/>
              <w:spacing w:line="259" w:lineRule="auto"/>
              <w:rPr>
                <w:rFonts w:eastAsia="Times New Roman" w:cs="Times New Roman"/>
                <w:b/>
                <w:bCs/>
                <w:color w:val="FFFFFF"/>
                <w:sz w:val="20"/>
                <w:szCs w:val="20"/>
              </w:rPr>
            </w:pPr>
          </w:p>
        </w:tc>
      </w:tr>
      <w:tr w:rsidR="00744ACA" w:rsidRPr="006048BD" w14:paraId="15CA3A17" w14:textId="77777777" w:rsidTr="001A672D">
        <w:tc>
          <w:tcPr>
            <w:tcW w:w="2549" w:type="dxa"/>
            <w:tcBorders>
              <w:top w:val="single" w:sz="4" w:space="0" w:color="auto"/>
              <w:left w:val="nil"/>
              <w:bottom w:val="single" w:sz="4" w:space="0" w:color="auto"/>
              <w:right w:val="nil"/>
            </w:tcBorders>
            <w:shd w:val="clear" w:color="auto" w:fill="auto"/>
            <w:vAlign w:val="center"/>
            <w:hideMark/>
          </w:tcPr>
          <w:p w14:paraId="0859E987" w14:textId="77777777" w:rsidR="00744ACA" w:rsidRPr="006048BD" w:rsidRDefault="00744ACA" w:rsidP="00F27E8A">
            <w:pPr>
              <w:widowControl/>
              <w:spacing w:line="259" w:lineRule="auto"/>
              <w:rPr>
                <w:rFonts w:eastAsia="Times New Roman" w:cs="Times New Roman"/>
                <w:b/>
                <w:bCs/>
                <w:sz w:val="20"/>
                <w:szCs w:val="20"/>
              </w:rPr>
            </w:pPr>
            <w:r w:rsidRPr="006048BD">
              <w:rPr>
                <w:rFonts w:eastAsia="Times New Roman" w:cs="Times New Roman"/>
                <w:b/>
                <w:bCs/>
                <w:sz w:val="20"/>
                <w:szCs w:val="20"/>
              </w:rPr>
              <w:t>All non-pregnant women of reproductive age</w:t>
            </w:r>
          </w:p>
        </w:tc>
        <w:tc>
          <w:tcPr>
            <w:tcW w:w="638" w:type="dxa"/>
            <w:tcBorders>
              <w:top w:val="single" w:sz="4" w:space="0" w:color="auto"/>
              <w:left w:val="nil"/>
              <w:bottom w:val="single" w:sz="4" w:space="0" w:color="auto"/>
              <w:right w:val="nil"/>
            </w:tcBorders>
            <w:shd w:val="clear" w:color="auto" w:fill="auto"/>
            <w:noWrap/>
            <w:vAlign w:val="center"/>
          </w:tcPr>
          <w:p w14:paraId="7C6095EA"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single" w:sz="4" w:space="0" w:color="auto"/>
              <w:left w:val="nil"/>
              <w:bottom w:val="single" w:sz="4" w:space="0" w:color="auto"/>
              <w:right w:val="nil"/>
            </w:tcBorders>
            <w:vAlign w:val="center"/>
          </w:tcPr>
          <w:p w14:paraId="206422D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3C99CD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tcPr>
          <w:p w14:paraId="737ECB6D"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tcPr>
          <w:p w14:paraId="624F00DE"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vAlign w:val="center"/>
          </w:tcPr>
          <w:p w14:paraId="0BE130A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tcPr>
          <w:p w14:paraId="591313C9"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tcPr>
          <w:p w14:paraId="4BEADF8F"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tcPr>
          <w:p w14:paraId="0C8F4D1D"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tcPr>
          <w:p w14:paraId="708E150B"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15E66D2A" w14:textId="77777777" w:rsidTr="001A672D">
        <w:tc>
          <w:tcPr>
            <w:tcW w:w="4826" w:type="dxa"/>
            <w:gridSpan w:val="4"/>
            <w:tcBorders>
              <w:top w:val="single" w:sz="4" w:space="0" w:color="auto"/>
              <w:left w:val="nil"/>
              <w:bottom w:val="single" w:sz="4" w:space="0" w:color="auto"/>
              <w:right w:val="nil"/>
            </w:tcBorders>
            <w:shd w:val="clear" w:color="000000" w:fill="DBE7F3"/>
          </w:tcPr>
          <w:p w14:paraId="0A2337D6"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age</w:t>
            </w:r>
          </w:p>
        </w:tc>
        <w:tc>
          <w:tcPr>
            <w:tcW w:w="181" w:type="dxa"/>
            <w:tcBorders>
              <w:top w:val="nil"/>
              <w:left w:val="nil"/>
              <w:bottom w:val="nil"/>
              <w:right w:val="nil"/>
            </w:tcBorders>
            <w:shd w:val="clear" w:color="000000" w:fill="DBE7F3"/>
            <w:vAlign w:val="center"/>
            <w:hideMark/>
          </w:tcPr>
          <w:p w14:paraId="0421B80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C9EA41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D0ABAC4"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6FAB969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24BD11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4498C3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14943C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03E771CA" w14:textId="77777777" w:rsidTr="008A44F4">
        <w:tc>
          <w:tcPr>
            <w:tcW w:w="2549" w:type="dxa"/>
            <w:tcBorders>
              <w:top w:val="nil"/>
              <w:left w:val="nil"/>
              <w:bottom w:val="single" w:sz="4" w:space="0" w:color="auto"/>
              <w:right w:val="nil"/>
            </w:tcBorders>
            <w:shd w:val="clear" w:color="auto" w:fill="auto"/>
            <w:vAlign w:val="center"/>
            <w:hideMark/>
          </w:tcPr>
          <w:p w14:paraId="43F6B01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15-19</w:t>
            </w:r>
          </w:p>
        </w:tc>
        <w:tc>
          <w:tcPr>
            <w:tcW w:w="638" w:type="dxa"/>
            <w:tcBorders>
              <w:top w:val="nil"/>
              <w:left w:val="nil"/>
              <w:bottom w:val="single" w:sz="4" w:space="0" w:color="auto"/>
              <w:right w:val="nil"/>
            </w:tcBorders>
            <w:shd w:val="clear" w:color="auto" w:fill="auto"/>
            <w:vAlign w:val="center"/>
            <w:hideMark/>
          </w:tcPr>
          <w:p w14:paraId="69CE0E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11FE9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05EE42B"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3643E1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27AF6EA6"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0348BC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4AE42BD6"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2E728DF4"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7BBCA1F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0E9EF9F2"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7861542" w14:textId="77777777" w:rsidTr="008A44F4">
        <w:tc>
          <w:tcPr>
            <w:tcW w:w="2549" w:type="dxa"/>
            <w:tcBorders>
              <w:top w:val="nil"/>
              <w:left w:val="nil"/>
              <w:bottom w:val="single" w:sz="4" w:space="0" w:color="auto"/>
              <w:right w:val="nil"/>
            </w:tcBorders>
            <w:shd w:val="clear" w:color="auto" w:fill="auto"/>
            <w:vAlign w:val="center"/>
            <w:hideMark/>
          </w:tcPr>
          <w:p w14:paraId="610500B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20-24</w:t>
            </w:r>
          </w:p>
        </w:tc>
        <w:tc>
          <w:tcPr>
            <w:tcW w:w="638" w:type="dxa"/>
            <w:tcBorders>
              <w:top w:val="nil"/>
              <w:left w:val="nil"/>
              <w:bottom w:val="single" w:sz="4" w:space="0" w:color="auto"/>
              <w:right w:val="nil"/>
            </w:tcBorders>
            <w:shd w:val="clear" w:color="auto" w:fill="auto"/>
            <w:vAlign w:val="center"/>
            <w:hideMark/>
          </w:tcPr>
          <w:p w14:paraId="17F8438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2A43082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89C9AE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AEF8ED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347E92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8C7901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AEEF0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4B9723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042B44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1A0B88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63A96CB" w14:textId="77777777" w:rsidTr="008A44F4">
        <w:tc>
          <w:tcPr>
            <w:tcW w:w="2549" w:type="dxa"/>
            <w:tcBorders>
              <w:top w:val="nil"/>
              <w:left w:val="nil"/>
              <w:bottom w:val="single" w:sz="4" w:space="0" w:color="auto"/>
              <w:right w:val="nil"/>
            </w:tcBorders>
            <w:shd w:val="clear" w:color="auto" w:fill="auto"/>
            <w:vAlign w:val="center"/>
            <w:hideMark/>
          </w:tcPr>
          <w:p w14:paraId="7DEA5BB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25-29</w:t>
            </w:r>
          </w:p>
        </w:tc>
        <w:tc>
          <w:tcPr>
            <w:tcW w:w="638" w:type="dxa"/>
            <w:tcBorders>
              <w:top w:val="nil"/>
              <w:left w:val="nil"/>
              <w:bottom w:val="single" w:sz="4" w:space="0" w:color="auto"/>
              <w:right w:val="nil"/>
            </w:tcBorders>
            <w:shd w:val="clear" w:color="auto" w:fill="auto"/>
            <w:vAlign w:val="center"/>
            <w:hideMark/>
          </w:tcPr>
          <w:p w14:paraId="22CDB6F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8F074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BA2CB8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3F670230"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DCBC6D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D9863C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A378C6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012021D"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DE8034E"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8D388F9"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AEB8DB" w14:textId="77777777" w:rsidTr="008A44F4">
        <w:tc>
          <w:tcPr>
            <w:tcW w:w="2549" w:type="dxa"/>
            <w:tcBorders>
              <w:top w:val="nil"/>
              <w:left w:val="nil"/>
              <w:bottom w:val="single" w:sz="4" w:space="0" w:color="auto"/>
              <w:right w:val="nil"/>
            </w:tcBorders>
            <w:shd w:val="clear" w:color="auto" w:fill="auto"/>
            <w:vAlign w:val="center"/>
            <w:hideMark/>
          </w:tcPr>
          <w:p w14:paraId="30B7B78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30-34</w:t>
            </w:r>
          </w:p>
        </w:tc>
        <w:tc>
          <w:tcPr>
            <w:tcW w:w="638" w:type="dxa"/>
            <w:tcBorders>
              <w:top w:val="nil"/>
              <w:left w:val="nil"/>
              <w:bottom w:val="single" w:sz="4" w:space="0" w:color="auto"/>
              <w:right w:val="nil"/>
            </w:tcBorders>
            <w:shd w:val="clear" w:color="auto" w:fill="auto"/>
            <w:vAlign w:val="center"/>
            <w:hideMark/>
          </w:tcPr>
          <w:p w14:paraId="130857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224434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434CCE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8A4E3B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8C21AE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7990291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2A85A1F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3A33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7FC9C9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10FC2B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EC07AE6" w14:textId="77777777" w:rsidTr="008A44F4">
        <w:tc>
          <w:tcPr>
            <w:tcW w:w="2549" w:type="dxa"/>
            <w:tcBorders>
              <w:top w:val="nil"/>
              <w:left w:val="nil"/>
              <w:bottom w:val="single" w:sz="4" w:space="0" w:color="auto"/>
              <w:right w:val="nil"/>
            </w:tcBorders>
            <w:shd w:val="clear" w:color="auto" w:fill="auto"/>
            <w:vAlign w:val="center"/>
            <w:hideMark/>
          </w:tcPr>
          <w:p w14:paraId="4DF68E7D"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35-39</w:t>
            </w:r>
          </w:p>
        </w:tc>
        <w:tc>
          <w:tcPr>
            <w:tcW w:w="638" w:type="dxa"/>
            <w:tcBorders>
              <w:top w:val="nil"/>
              <w:left w:val="nil"/>
              <w:bottom w:val="single" w:sz="4" w:space="0" w:color="auto"/>
              <w:right w:val="nil"/>
            </w:tcBorders>
            <w:shd w:val="clear" w:color="auto" w:fill="auto"/>
            <w:vAlign w:val="center"/>
            <w:hideMark/>
          </w:tcPr>
          <w:p w14:paraId="06C52A0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4EB0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57EB23DF"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2CC109A"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19A5E80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CC3D0D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F2F1EE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DC114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346EB1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62B682B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4D0A6A3" w14:textId="77777777" w:rsidTr="008A44F4">
        <w:tc>
          <w:tcPr>
            <w:tcW w:w="2549" w:type="dxa"/>
            <w:tcBorders>
              <w:top w:val="nil"/>
              <w:left w:val="nil"/>
              <w:bottom w:val="single" w:sz="4" w:space="0" w:color="auto"/>
              <w:right w:val="nil"/>
            </w:tcBorders>
            <w:shd w:val="clear" w:color="auto" w:fill="auto"/>
            <w:vAlign w:val="center"/>
            <w:hideMark/>
          </w:tcPr>
          <w:p w14:paraId="09377EAF"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40-44</w:t>
            </w:r>
          </w:p>
        </w:tc>
        <w:tc>
          <w:tcPr>
            <w:tcW w:w="638" w:type="dxa"/>
            <w:tcBorders>
              <w:top w:val="nil"/>
              <w:left w:val="nil"/>
              <w:bottom w:val="single" w:sz="4" w:space="0" w:color="auto"/>
              <w:right w:val="nil"/>
            </w:tcBorders>
            <w:shd w:val="clear" w:color="auto" w:fill="auto"/>
            <w:vAlign w:val="center"/>
            <w:hideMark/>
          </w:tcPr>
          <w:p w14:paraId="3103AAB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74B9B9B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417D13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70C21C7F"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1CC151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D52155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10A238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D0168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3A199A01"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0335DFA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FF819B7" w14:textId="77777777" w:rsidTr="008A44F4">
        <w:tc>
          <w:tcPr>
            <w:tcW w:w="2549" w:type="dxa"/>
            <w:tcBorders>
              <w:top w:val="nil"/>
              <w:left w:val="nil"/>
              <w:bottom w:val="single" w:sz="4" w:space="0" w:color="auto"/>
              <w:right w:val="nil"/>
            </w:tcBorders>
            <w:shd w:val="clear" w:color="auto" w:fill="auto"/>
            <w:vAlign w:val="center"/>
            <w:hideMark/>
          </w:tcPr>
          <w:p w14:paraId="139586D3"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45-49</w:t>
            </w:r>
          </w:p>
        </w:tc>
        <w:tc>
          <w:tcPr>
            <w:tcW w:w="638" w:type="dxa"/>
            <w:tcBorders>
              <w:top w:val="nil"/>
              <w:left w:val="nil"/>
              <w:bottom w:val="single" w:sz="4" w:space="0" w:color="auto"/>
              <w:right w:val="nil"/>
            </w:tcBorders>
            <w:shd w:val="clear" w:color="auto" w:fill="auto"/>
            <w:vAlign w:val="center"/>
            <w:hideMark/>
          </w:tcPr>
          <w:p w14:paraId="6A61FB55"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BF3CB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62E38AC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E4FF74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6CCDD90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00B958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774D1B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79EE3C6"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59511E6"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52DC7EC4"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2C6B8208" w14:textId="77777777" w:rsidTr="001A672D">
        <w:tc>
          <w:tcPr>
            <w:tcW w:w="4826" w:type="dxa"/>
            <w:gridSpan w:val="4"/>
            <w:tcBorders>
              <w:top w:val="single" w:sz="4" w:space="0" w:color="auto"/>
              <w:left w:val="nil"/>
              <w:bottom w:val="single" w:sz="4" w:space="0" w:color="auto"/>
              <w:right w:val="nil"/>
            </w:tcBorders>
            <w:shd w:val="clear" w:color="000000" w:fill="DBE7F3"/>
          </w:tcPr>
          <w:p w14:paraId="1BFF6CA1" w14:textId="77777777" w:rsidR="00744ACA" w:rsidRPr="006048BD" w:rsidRDefault="00744ACA" w:rsidP="00F27E8A">
            <w:pPr>
              <w:widowControl/>
              <w:spacing w:line="259" w:lineRule="auto"/>
              <w:rPr>
                <w:rFonts w:eastAsia="Times New Roman" w:cs="Times New Roman"/>
                <w:b/>
                <w:bCs/>
                <w:color w:val="auto"/>
                <w:sz w:val="20"/>
                <w:szCs w:val="20"/>
              </w:rPr>
            </w:pPr>
            <w:r>
              <w:rPr>
                <w:rFonts w:eastAsia="Times New Roman" w:cs="Times New Roman"/>
                <w:b/>
                <w:bCs/>
                <w:color w:val="auto"/>
                <w:sz w:val="20"/>
                <w:szCs w:val="20"/>
              </w:rPr>
              <w:t>Woman’</w:t>
            </w:r>
            <w:r w:rsidRPr="006048BD">
              <w:rPr>
                <w:rFonts w:eastAsia="Times New Roman" w:cs="Times New Roman"/>
                <w:b/>
                <w:bCs/>
                <w:color w:val="auto"/>
                <w:sz w:val="20"/>
                <w:szCs w:val="20"/>
              </w:rPr>
              <w:t>s education</w:t>
            </w:r>
          </w:p>
        </w:tc>
        <w:tc>
          <w:tcPr>
            <w:tcW w:w="181" w:type="dxa"/>
            <w:tcBorders>
              <w:top w:val="nil"/>
              <w:left w:val="nil"/>
              <w:bottom w:val="nil"/>
              <w:right w:val="nil"/>
            </w:tcBorders>
            <w:shd w:val="clear" w:color="000000" w:fill="DBE7F3"/>
            <w:vAlign w:val="center"/>
            <w:hideMark/>
          </w:tcPr>
          <w:p w14:paraId="30F72CB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157C16B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548146D2"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7E86D14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1517C60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4C157CD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F62628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5F203F7B" w14:textId="77777777" w:rsidTr="008A44F4">
        <w:tc>
          <w:tcPr>
            <w:tcW w:w="2549" w:type="dxa"/>
            <w:tcBorders>
              <w:top w:val="nil"/>
              <w:left w:val="nil"/>
              <w:bottom w:val="single" w:sz="4" w:space="0" w:color="auto"/>
              <w:right w:val="nil"/>
            </w:tcBorders>
            <w:shd w:val="clear" w:color="auto" w:fill="auto"/>
            <w:vAlign w:val="center"/>
            <w:hideMark/>
          </w:tcPr>
          <w:p w14:paraId="3368396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 education</w:t>
            </w:r>
          </w:p>
        </w:tc>
        <w:tc>
          <w:tcPr>
            <w:tcW w:w="638" w:type="dxa"/>
            <w:tcBorders>
              <w:top w:val="nil"/>
              <w:left w:val="nil"/>
              <w:bottom w:val="single" w:sz="4" w:space="0" w:color="auto"/>
              <w:right w:val="nil"/>
            </w:tcBorders>
            <w:shd w:val="clear" w:color="auto" w:fill="auto"/>
            <w:vAlign w:val="center"/>
            <w:hideMark/>
          </w:tcPr>
          <w:p w14:paraId="406F361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57A7B4E"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6D9113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107729F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4691327B"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4B4A856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04ECAFC4"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071FA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noWrap/>
            <w:vAlign w:val="center"/>
            <w:hideMark/>
          </w:tcPr>
          <w:p w14:paraId="63AB1B50"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noWrap/>
            <w:vAlign w:val="center"/>
            <w:hideMark/>
          </w:tcPr>
          <w:p w14:paraId="3643B91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D7F990A" w14:textId="77777777" w:rsidTr="008A44F4">
        <w:tc>
          <w:tcPr>
            <w:tcW w:w="2549" w:type="dxa"/>
            <w:tcBorders>
              <w:top w:val="nil"/>
              <w:left w:val="nil"/>
              <w:bottom w:val="single" w:sz="4" w:space="0" w:color="auto"/>
              <w:right w:val="nil"/>
            </w:tcBorders>
            <w:shd w:val="clear" w:color="auto" w:fill="auto"/>
            <w:vAlign w:val="center"/>
            <w:hideMark/>
          </w:tcPr>
          <w:p w14:paraId="73303E40"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Less than primary</w:t>
            </w:r>
          </w:p>
        </w:tc>
        <w:tc>
          <w:tcPr>
            <w:tcW w:w="638" w:type="dxa"/>
            <w:tcBorders>
              <w:top w:val="nil"/>
              <w:left w:val="nil"/>
              <w:bottom w:val="single" w:sz="4" w:space="0" w:color="auto"/>
              <w:right w:val="nil"/>
            </w:tcBorders>
            <w:shd w:val="clear" w:color="auto" w:fill="auto"/>
            <w:vAlign w:val="center"/>
            <w:hideMark/>
          </w:tcPr>
          <w:p w14:paraId="1CD1250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E860FC1"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81717E9"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8FD1358"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DBFEA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5C5CEF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0A0F82D"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A5D9D28"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462D3F5"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E6A425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749A36F2" w14:textId="77777777" w:rsidTr="008A44F4">
        <w:tc>
          <w:tcPr>
            <w:tcW w:w="2549" w:type="dxa"/>
            <w:tcBorders>
              <w:top w:val="nil"/>
              <w:left w:val="nil"/>
              <w:bottom w:val="single" w:sz="4" w:space="0" w:color="auto"/>
              <w:right w:val="nil"/>
            </w:tcBorders>
            <w:shd w:val="clear" w:color="auto" w:fill="auto"/>
            <w:vAlign w:val="center"/>
            <w:hideMark/>
          </w:tcPr>
          <w:p w14:paraId="731EC628"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primary</w:t>
            </w:r>
          </w:p>
        </w:tc>
        <w:tc>
          <w:tcPr>
            <w:tcW w:w="638" w:type="dxa"/>
            <w:tcBorders>
              <w:top w:val="nil"/>
              <w:left w:val="nil"/>
              <w:bottom w:val="single" w:sz="4" w:space="0" w:color="auto"/>
              <w:right w:val="nil"/>
            </w:tcBorders>
            <w:shd w:val="clear" w:color="auto" w:fill="auto"/>
            <w:vAlign w:val="center"/>
            <w:hideMark/>
          </w:tcPr>
          <w:p w14:paraId="7EA4EF34"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87995B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B70DEF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425F1D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EBB654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6281F2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C40831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11F12A33"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6BECA624"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70AE951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307A459C" w14:textId="77777777" w:rsidTr="008A44F4">
        <w:tc>
          <w:tcPr>
            <w:tcW w:w="2549" w:type="dxa"/>
            <w:tcBorders>
              <w:top w:val="nil"/>
              <w:left w:val="nil"/>
              <w:bottom w:val="single" w:sz="4" w:space="0" w:color="auto"/>
              <w:right w:val="nil"/>
            </w:tcBorders>
            <w:shd w:val="clear" w:color="auto" w:fill="auto"/>
            <w:vAlign w:val="center"/>
            <w:hideMark/>
          </w:tcPr>
          <w:p w14:paraId="5B3AC68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Completed secondary</w:t>
            </w:r>
          </w:p>
        </w:tc>
        <w:tc>
          <w:tcPr>
            <w:tcW w:w="638" w:type="dxa"/>
            <w:tcBorders>
              <w:top w:val="nil"/>
              <w:left w:val="nil"/>
              <w:bottom w:val="single" w:sz="4" w:space="0" w:color="auto"/>
              <w:right w:val="nil"/>
            </w:tcBorders>
            <w:shd w:val="clear" w:color="auto" w:fill="auto"/>
            <w:vAlign w:val="center"/>
            <w:hideMark/>
          </w:tcPr>
          <w:p w14:paraId="78DF9A3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52CE48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48359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6B3D735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2F7ED05C"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2F0C27B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05CB6EF"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7FE29050"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1C754A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47089CF5"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8B50A85" w14:textId="77777777" w:rsidTr="008A44F4">
        <w:tc>
          <w:tcPr>
            <w:tcW w:w="2549" w:type="dxa"/>
            <w:tcBorders>
              <w:top w:val="nil"/>
              <w:left w:val="nil"/>
              <w:bottom w:val="single" w:sz="4" w:space="0" w:color="auto"/>
              <w:right w:val="nil"/>
            </w:tcBorders>
            <w:shd w:val="clear" w:color="auto" w:fill="auto"/>
            <w:vAlign w:val="center"/>
            <w:hideMark/>
          </w:tcPr>
          <w:p w14:paraId="5DCD4D02"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Higher</w:t>
            </w:r>
          </w:p>
        </w:tc>
        <w:tc>
          <w:tcPr>
            <w:tcW w:w="638" w:type="dxa"/>
            <w:tcBorders>
              <w:top w:val="nil"/>
              <w:left w:val="nil"/>
              <w:bottom w:val="single" w:sz="4" w:space="0" w:color="auto"/>
              <w:right w:val="nil"/>
            </w:tcBorders>
            <w:shd w:val="clear" w:color="auto" w:fill="auto"/>
            <w:vAlign w:val="center"/>
            <w:hideMark/>
          </w:tcPr>
          <w:p w14:paraId="28102FA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001D38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11D513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CC17D0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35E64B69"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5EE7DB2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7FCE4E9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28AABDC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noWrap/>
            <w:vAlign w:val="center"/>
            <w:hideMark/>
          </w:tcPr>
          <w:p w14:paraId="393EF53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noWrap/>
            <w:vAlign w:val="center"/>
            <w:hideMark/>
          </w:tcPr>
          <w:p w14:paraId="3F52709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6EF129" w14:textId="77777777" w:rsidTr="001A672D">
        <w:tc>
          <w:tcPr>
            <w:tcW w:w="4826" w:type="dxa"/>
            <w:gridSpan w:val="4"/>
            <w:tcBorders>
              <w:top w:val="single" w:sz="4" w:space="0" w:color="auto"/>
              <w:left w:val="nil"/>
              <w:bottom w:val="single" w:sz="4" w:space="0" w:color="auto"/>
              <w:right w:val="nil"/>
            </w:tcBorders>
            <w:shd w:val="clear" w:color="000000" w:fill="DBE7F3"/>
          </w:tcPr>
          <w:p w14:paraId="346171B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Gendered household type</w:t>
            </w:r>
          </w:p>
        </w:tc>
        <w:tc>
          <w:tcPr>
            <w:tcW w:w="181" w:type="dxa"/>
            <w:tcBorders>
              <w:top w:val="nil"/>
              <w:left w:val="nil"/>
              <w:bottom w:val="nil"/>
              <w:right w:val="nil"/>
            </w:tcBorders>
            <w:shd w:val="clear" w:color="000000" w:fill="DBE7F3"/>
            <w:vAlign w:val="center"/>
            <w:hideMark/>
          </w:tcPr>
          <w:p w14:paraId="1954A525"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5F50353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231732DD"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4C07099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45090196"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058EB5C2"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4EDF73EC"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662D4DDA" w14:textId="77777777" w:rsidTr="008A44F4">
        <w:tc>
          <w:tcPr>
            <w:tcW w:w="2549" w:type="dxa"/>
            <w:tcBorders>
              <w:top w:val="nil"/>
              <w:left w:val="nil"/>
              <w:bottom w:val="single" w:sz="4" w:space="0" w:color="auto"/>
              <w:right w:val="nil"/>
            </w:tcBorders>
            <w:shd w:val="clear" w:color="auto" w:fill="auto"/>
            <w:vAlign w:val="center"/>
            <w:hideMark/>
          </w:tcPr>
          <w:p w14:paraId="54269639"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and female adults</w:t>
            </w:r>
          </w:p>
        </w:tc>
        <w:tc>
          <w:tcPr>
            <w:tcW w:w="638" w:type="dxa"/>
            <w:tcBorders>
              <w:top w:val="nil"/>
              <w:left w:val="nil"/>
              <w:bottom w:val="single" w:sz="4" w:space="0" w:color="auto"/>
              <w:right w:val="nil"/>
            </w:tcBorders>
            <w:shd w:val="clear" w:color="auto" w:fill="auto"/>
            <w:vAlign w:val="center"/>
            <w:hideMark/>
          </w:tcPr>
          <w:p w14:paraId="675DEAF0"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190AD80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00F1C8D"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vAlign w:val="center"/>
            <w:hideMark/>
          </w:tcPr>
          <w:p w14:paraId="6EC71F0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7FED052"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358AC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vAlign w:val="center"/>
            <w:hideMark/>
          </w:tcPr>
          <w:p w14:paraId="27E2D91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44AF082B"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09D93809"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6D475FA6"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90CB1FA" w14:textId="77777777" w:rsidTr="008A44F4">
        <w:tc>
          <w:tcPr>
            <w:tcW w:w="2549" w:type="dxa"/>
            <w:tcBorders>
              <w:top w:val="nil"/>
              <w:left w:val="nil"/>
              <w:bottom w:val="single" w:sz="4" w:space="0" w:color="auto"/>
              <w:right w:val="nil"/>
            </w:tcBorders>
            <w:shd w:val="clear" w:color="auto" w:fill="auto"/>
            <w:vAlign w:val="center"/>
            <w:hideMark/>
          </w:tcPr>
          <w:p w14:paraId="7310896C"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Female adults only</w:t>
            </w:r>
          </w:p>
        </w:tc>
        <w:tc>
          <w:tcPr>
            <w:tcW w:w="638" w:type="dxa"/>
            <w:tcBorders>
              <w:top w:val="nil"/>
              <w:left w:val="nil"/>
              <w:bottom w:val="single" w:sz="4" w:space="0" w:color="auto"/>
              <w:right w:val="nil"/>
            </w:tcBorders>
            <w:shd w:val="clear" w:color="auto" w:fill="auto"/>
            <w:vAlign w:val="center"/>
            <w:hideMark/>
          </w:tcPr>
          <w:p w14:paraId="5C74DD4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0A5A0679"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3AB71857"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1D2D86EB"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769D9985"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7176D58"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8CA7D57"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B37718A"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90B6338"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4EA3C00"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07A69C9E" w14:textId="77777777" w:rsidTr="008A44F4">
        <w:tc>
          <w:tcPr>
            <w:tcW w:w="2549" w:type="dxa"/>
            <w:tcBorders>
              <w:top w:val="nil"/>
              <w:left w:val="nil"/>
              <w:bottom w:val="single" w:sz="4" w:space="0" w:color="auto"/>
              <w:right w:val="nil"/>
            </w:tcBorders>
            <w:shd w:val="clear" w:color="auto" w:fill="auto"/>
            <w:vAlign w:val="center"/>
            <w:hideMark/>
          </w:tcPr>
          <w:p w14:paraId="5714A5E6"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Male adults only</w:t>
            </w:r>
          </w:p>
        </w:tc>
        <w:tc>
          <w:tcPr>
            <w:tcW w:w="638" w:type="dxa"/>
            <w:tcBorders>
              <w:top w:val="nil"/>
              <w:left w:val="nil"/>
              <w:bottom w:val="single" w:sz="4" w:space="0" w:color="auto"/>
              <w:right w:val="nil"/>
            </w:tcBorders>
            <w:shd w:val="clear" w:color="auto" w:fill="auto"/>
            <w:vAlign w:val="center"/>
            <w:hideMark/>
          </w:tcPr>
          <w:p w14:paraId="4E2D5FD7"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DC29B8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DD5CE34"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3E548F4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D08C63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AA2E9C"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FCAFAB3"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590091A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05E15C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193A17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BA93976" w14:textId="77777777" w:rsidTr="008A44F4">
        <w:tc>
          <w:tcPr>
            <w:tcW w:w="2549" w:type="dxa"/>
            <w:tcBorders>
              <w:top w:val="nil"/>
              <w:left w:val="nil"/>
              <w:bottom w:val="single" w:sz="4" w:space="0" w:color="auto"/>
              <w:right w:val="nil"/>
            </w:tcBorders>
            <w:shd w:val="clear" w:color="auto" w:fill="auto"/>
            <w:vAlign w:val="center"/>
            <w:hideMark/>
          </w:tcPr>
          <w:p w14:paraId="1DD2FDF7"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Children only</w:t>
            </w:r>
          </w:p>
        </w:tc>
        <w:tc>
          <w:tcPr>
            <w:tcW w:w="638" w:type="dxa"/>
            <w:tcBorders>
              <w:top w:val="nil"/>
              <w:left w:val="nil"/>
              <w:bottom w:val="single" w:sz="4" w:space="0" w:color="auto"/>
              <w:right w:val="nil"/>
            </w:tcBorders>
            <w:shd w:val="clear" w:color="auto" w:fill="auto"/>
            <w:vAlign w:val="center"/>
            <w:hideMark/>
          </w:tcPr>
          <w:p w14:paraId="4265B8C8"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36EB88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A923A0"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vAlign w:val="center"/>
            <w:hideMark/>
          </w:tcPr>
          <w:p w14:paraId="48C88724"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4FF55DFF"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1323EB63"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6409F015"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6C4C3B87"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4394AB7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9820291"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E3CC994" w14:textId="77777777" w:rsidTr="001A672D">
        <w:tc>
          <w:tcPr>
            <w:tcW w:w="2549" w:type="dxa"/>
            <w:tcBorders>
              <w:top w:val="nil"/>
              <w:left w:val="nil"/>
              <w:bottom w:val="single" w:sz="4" w:space="0" w:color="auto"/>
              <w:right w:val="nil"/>
            </w:tcBorders>
            <w:shd w:val="clear" w:color="000000" w:fill="DBE7F3"/>
            <w:vAlign w:val="center"/>
            <w:hideMark/>
          </w:tcPr>
          <w:p w14:paraId="360E33F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Poverty status</w:t>
            </w:r>
          </w:p>
        </w:tc>
        <w:tc>
          <w:tcPr>
            <w:tcW w:w="638" w:type="dxa"/>
            <w:tcBorders>
              <w:top w:val="nil"/>
              <w:left w:val="nil"/>
              <w:bottom w:val="single" w:sz="4" w:space="0" w:color="auto"/>
              <w:right w:val="nil"/>
            </w:tcBorders>
            <w:shd w:val="clear" w:color="000000" w:fill="DBE7F3"/>
            <w:vAlign w:val="center"/>
            <w:hideMark/>
          </w:tcPr>
          <w:p w14:paraId="59EC6B3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002" w:type="dxa"/>
            <w:tcBorders>
              <w:top w:val="nil"/>
              <w:left w:val="nil"/>
              <w:bottom w:val="single" w:sz="4" w:space="0" w:color="auto"/>
              <w:right w:val="nil"/>
            </w:tcBorders>
            <w:shd w:val="clear" w:color="000000" w:fill="DBE7F3"/>
          </w:tcPr>
          <w:p w14:paraId="5DDADB33"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vAlign w:val="center"/>
            <w:hideMark/>
          </w:tcPr>
          <w:p w14:paraId="30181DC7"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181" w:type="dxa"/>
            <w:tcBorders>
              <w:top w:val="nil"/>
              <w:left w:val="nil"/>
              <w:bottom w:val="single" w:sz="4" w:space="0" w:color="auto"/>
              <w:right w:val="nil"/>
            </w:tcBorders>
            <w:shd w:val="clear" w:color="000000" w:fill="DBE7F3"/>
            <w:noWrap/>
            <w:vAlign w:val="center"/>
            <w:hideMark/>
          </w:tcPr>
          <w:p w14:paraId="283B2480"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single" w:sz="4" w:space="0" w:color="auto"/>
              <w:right w:val="nil"/>
            </w:tcBorders>
            <w:shd w:val="clear" w:color="000000" w:fill="DBE7F3"/>
            <w:noWrap/>
            <w:vAlign w:val="center"/>
            <w:hideMark/>
          </w:tcPr>
          <w:p w14:paraId="7FF407BB"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single" w:sz="4" w:space="0" w:color="auto"/>
              <w:right w:val="nil"/>
            </w:tcBorders>
            <w:shd w:val="clear" w:color="000000" w:fill="DBE7F3"/>
          </w:tcPr>
          <w:p w14:paraId="4FD98AD7"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single" w:sz="4" w:space="0" w:color="auto"/>
              <w:right w:val="nil"/>
            </w:tcBorders>
            <w:shd w:val="clear" w:color="000000" w:fill="DBE7F3"/>
            <w:noWrap/>
            <w:vAlign w:val="center"/>
            <w:hideMark/>
          </w:tcPr>
          <w:p w14:paraId="67B0485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single" w:sz="4" w:space="0" w:color="auto"/>
              <w:right w:val="nil"/>
            </w:tcBorders>
            <w:shd w:val="clear" w:color="000000" w:fill="DBE7F3"/>
            <w:noWrap/>
            <w:vAlign w:val="center"/>
            <w:hideMark/>
          </w:tcPr>
          <w:p w14:paraId="70D37968"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single" w:sz="4" w:space="0" w:color="auto"/>
              <w:right w:val="nil"/>
            </w:tcBorders>
            <w:shd w:val="clear" w:color="000000" w:fill="DBE7F3"/>
            <w:noWrap/>
            <w:vAlign w:val="center"/>
            <w:hideMark/>
          </w:tcPr>
          <w:p w14:paraId="7BE5822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single" w:sz="4" w:space="0" w:color="auto"/>
              <w:right w:val="nil"/>
            </w:tcBorders>
            <w:shd w:val="clear" w:color="000000" w:fill="DBE7F3"/>
            <w:noWrap/>
            <w:vAlign w:val="center"/>
            <w:hideMark/>
          </w:tcPr>
          <w:p w14:paraId="2EBE868E"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2B389F17" w14:textId="77777777" w:rsidTr="008A44F4">
        <w:tc>
          <w:tcPr>
            <w:tcW w:w="2549" w:type="dxa"/>
            <w:tcBorders>
              <w:top w:val="nil"/>
              <w:left w:val="nil"/>
              <w:bottom w:val="single" w:sz="4" w:space="0" w:color="auto"/>
              <w:right w:val="nil"/>
            </w:tcBorders>
            <w:shd w:val="clear" w:color="auto" w:fill="auto"/>
            <w:vAlign w:val="center"/>
            <w:hideMark/>
          </w:tcPr>
          <w:p w14:paraId="5D0E245B"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Poor</w:t>
            </w:r>
          </w:p>
        </w:tc>
        <w:tc>
          <w:tcPr>
            <w:tcW w:w="638" w:type="dxa"/>
            <w:tcBorders>
              <w:top w:val="nil"/>
              <w:left w:val="nil"/>
              <w:bottom w:val="single" w:sz="4" w:space="0" w:color="auto"/>
              <w:right w:val="nil"/>
            </w:tcBorders>
            <w:shd w:val="clear" w:color="auto" w:fill="auto"/>
            <w:noWrap/>
            <w:vAlign w:val="center"/>
            <w:hideMark/>
          </w:tcPr>
          <w:p w14:paraId="02959EFD"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10100EA"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E8CE2E8"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5DE9BD3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6B0CC623"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41A20C7"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59685A11"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13542DF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1F745D3C"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4E298DFA"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6766D3" w14:textId="77777777" w:rsidTr="008A44F4">
        <w:tc>
          <w:tcPr>
            <w:tcW w:w="2549" w:type="dxa"/>
            <w:tcBorders>
              <w:top w:val="nil"/>
              <w:left w:val="nil"/>
              <w:bottom w:val="single" w:sz="4" w:space="0" w:color="auto"/>
              <w:right w:val="nil"/>
            </w:tcBorders>
            <w:shd w:val="clear" w:color="auto" w:fill="auto"/>
            <w:vAlign w:val="center"/>
            <w:hideMark/>
          </w:tcPr>
          <w:p w14:paraId="363C0515" w14:textId="77777777" w:rsidR="00744ACA" w:rsidRPr="006048BD" w:rsidRDefault="00744ACA" w:rsidP="00F27E8A">
            <w:pPr>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Non-poor</w:t>
            </w:r>
          </w:p>
        </w:tc>
        <w:tc>
          <w:tcPr>
            <w:tcW w:w="638" w:type="dxa"/>
            <w:tcBorders>
              <w:top w:val="nil"/>
              <w:left w:val="nil"/>
              <w:bottom w:val="single" w:sz="4" w:space="0" w:color="auto"/>
              <w:right w:val="nil"/>
            </w:tcBorders>
            <w:shd w:val="clear" w:color="auto" w:fill="auto"/>
            <w:noWrap/>
            <w:vAlign w:val="center"/>
            <w:hideMark/>
          </w:tcPr>
          <w:p w14:paraId="379BB44C"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6B608DE4"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72304C33"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41E841C7"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noWrap/>
            <w:vAlign w:val="center"/>
            <w:hideMark/>
          </w:tcPr>
          <w:p w14:paraId="063055E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075B190B"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vAlign w:val="center"/>
            <w:hideMark/>
          </w:tcPr>
          <w:p w14:paraId="4CDC63FB"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noWrap/>
            <w:vAlign w:val="center"/>
            <w:hideMark/>
          </w:tcPr>
          <w:p w14:paraId="3DF47BBC"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673BB62F"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78C90F93"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4E44C0D4" w14:textId="77777777" w:rsidTr="001A672D">
        <w:tc>
          <w:tcPr>
            <w:tcW w:w="4826" w:type="dxa"/>
            <w:gridSpan w:val="4"/>
            <w:tcBorders>
              <w:top w:val="single" w:sz="4" w:space="0" w:color="auto"/>
              <w:left w:val="nil"/>
              <w:bottom w:val="single" w:sz="4" w:space="0" w:color="auto"/>
              <w:right w:val="nil"/>
            </w:tcBorders>
            <w:shd w:val="clear" w:color="000000" w:fill="DBE7F3"/>
          </w:tcPr>
          <w:p w14:paraId="1DE08033" w14:textId="77777777" w:rsidR="00744ACA" w:rsidRPr="006048BD" w:rsidRDefault="00744ACA" w:rsidP="00F27E8A">
            <w:pPr>
              <w:keepNext/>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Household hunger</w:t>
            </w:r>
          </w:p>
        </w:tc>
        <w:tc>
          <w:tcPr>
            <w:tcW w:w="181" w:type="dxa"/>
            <w:tcBorders>
              <w:top w:val="nil"/>
              <w:left w:val="nil"/>
              <w:bottom w:val="nil"/>
              <w:right w:val="nil"/>
            </w:tcBorders>
            <w:shd w:val="clear" w:color="000000" w:fill="DBE7F3"/>
            <w:vAlign w:val="center"/>
            <w:hideMark/>
          </w:tcPr>
          <w:p w14:paraId="48A2EC4F"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1" w:type="dxa"/>
            <w:tcBorders>
              <w:top w:val="nil"/>
              <w:left w:val="nil"/>
              <w:bottom w:val="nil"/>
              <w:right w:val="nil"/>
            </w:tcBorders>
            <w:shd w:val="clear" w:color="000000" w:fill="DBE7F3"/>
            <w:vAlign w:val="center"/>
            <w:hideMark/>
          </w:tcPr>
          <w:p w14:paraId="2D506CFD"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910" w:type="dxa"/>
            <w:tcBorders>
              <w:top w:val="nil"/>
              <w:left w:val="nil"/>
              <w:bottom w:val="nil"/>
              <w:right w:val="nil"/>
            </w:tcBorders>
            <w:shd w:val="clear" w:color="000000" w:fill="DBE7F3"/>
          </w:tcPr>
          <w:p w14:paraId="0171FB08" w14:textId="77777777" w:rsidR="00744ACA" w:rsidRPr="006048BD" w:rsidRDefault="00744ACA" w:rsidP="00F27E8A">
            <w:pPr>
              <w:widowControl/>
              <w:spacing w:line="259" w:lineRule="auto"/>
              <w:rPr>
                <w:rFonts w:eastAsia="Times New Roman" w:cs="Times New Roman"/>
                <w:b/>
                <w:bCs/>
                <w:color w:val="auto"/>
                <w:sz w:val="20"/>
                <w:szCs w:val="20"/>
              </w:rPr>
            </w:pPr>
          </w:p>
        </w:tc>
        <w:tc>
          <w:tcPr>
            <w:tcW w:w="637" w:type="dxa"/>
            <w:tcBorders>
              <w:top w:val="nil"/>
              <w:left w:val="nil"/>
              <w:bottom w:val="nil"/>
              <w:right w:val="nil"/>
            </w:tcBorders>
            <w:shd w:val="clear" w:color="000000" w:fill="DBE7F3"/>
            <w:vAlign w:val="center"/>
            <w:hideMark/>
          </w:tcPr>
          <w:p w14:paraId="0CB8229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545" w:type="dxa"/>
            <w:tcBorders>
              <w:top w:val="nil"/>
              <w:left w:val="nil"/>
              <w:bottom w:val="nil"/>
              <w:right w:val="nil"/>
            </w:tcBorders>
            <w:shd w:val="clear" w:color="000000" w:fill="DBE7F3"/>
            <w:vAlign w:val="center"/>
            <w:hideMark/>
          </w:tcPr>
          <w:p w14:paraId="0F130B84"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729" w:type="dxa"/>
            <w:tcBorders>
              <w:top w:val="nil"/>
              <w:left w:val="nil"/>
              <w:bottom w:val="nil"/>
              <w:right w:val="nil"/>
            </w:tcBorders>
            <w:shd w:val="clear" w:color="000000" w:fill="DBE7F3"/>
            <w:vAlign w:val="center"/>
            <w:hideMark/>
          </w:tcPr>
          <w:p w14:paraId="68AD8913"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c>
          <w:tcPr>
            <w:tcW w:w="621" w:type="dxa"/>
            <w:tcBorders>
              <w:top w:val="nil"/>
              <w:left w:val="nil"/>
              <w:bottom w:val="nil"/>
              <w:right w:val="nil"/>
            </w:tcBorders>
            <w:shd w:val="clear" w:color="000000" w:fill="DBE7F3"/>
            <w:vAlign w:val="center"/>
            <w:hideMark/>
          </w:tcPr>
          <w:p w14:paraId="64709659" w14:textId="77777777" w:rsidR="00744ACA" w:rsidRPr="006048BD" w:rsidRDefault="00744ACA" w:rsidP="00F27E8A">
            <w:pPr>
              <w:widowControl/>
              <w:spacing w:line="259" w:lineRule="auto"/>
              <w:rPr>
                <w:rFonts w:eastAsia="Times New Roman" w:cs="Times New Roman"/>
                <w:b/>
                <w:bCs/>
                <w:color w:val="auto"/>
                <w:sz w:val="20"/>
                <w:szCs w:val="20"/>
              </w:rPr>
            </w:pPr>
            <w:r w:rsidRPr="006048BD">
              <w:rPr>
                <w:rFonts w:eastAsia="Times New Roman" w:cs="Times New Roman"/>
                <w:b/>
                <w:bCs/>
                <w:color w:val="auto"/>
                <w:sz w:val="20"/>
                <w:szCs w:val="20"/>
              </w:rPr>
              <w:t> </w:t>
            </w:r>
          </w:p>
        </w:tc>
      </w:tr>
      <w:tr w:rsidR="00744ACA" w:rsidRPr="006048BD" w14:paraId="1DDB6449" w14:textId="77777777" w:rsidTr="008A44F4">
        <w:tc>
          <w:tcPr>
            <w:tcW w:w="2549" w:type="dxa"/>
            <w:tcBorders>
              <w:top w:val="nil"/>
              <w:left w:val="nil"/>
              <w:bottom w:val="single" w:sz="4" w:space="0" w:color="auto"/>
              <w:right w:val="nil"/>
            </w:tcBorders>
            <w:shd w:val="clear" w:color="auto" w:fill="auto"/>
            <w:vAlign w:val="center"/>
            <w:hideMark/>
          </w:tcPr>
          <w:p w14:paraId="3EA65F74"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Little to no hunger</w:t>
            </w:r>
          </w:p>
        </w:tc>
        <w:tc>
          <w:tcPr>
            <w:tcW w:w="638" w:type="dxa"/>
            <w:tcBorders>
              <w:top w:val="nil"/>
              <w:left w:val="nil"/>
              <w:bottom w:val="single" w:sz="4" w:space="0" w:color="auto"/>
              <w:right w:val="nil"/>
            </w:tcBorders>
            <w:shd w:val="clear" w:color="auto" w:fill="auto"/>
            <w:vAlign w:val="center"/>
            <w:hideMark/>
          </w:tcPr>
          <w:p w14:paraId="0FA8C833"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591504F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66BAF8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single" w:sz="4" w:space="0" w:color="auto"/>
              <w:left w:val="nil"/>
              <w:bottom w:val="single" w:sz="4" w:space="0" w:color="auto"/>
              <w:right w:val="nil"/>
            </w:tcBorders>
            <w:shd w:val="clear" w:color="auto" w:fill="auto"/>
            <w:noWrap/>
            <w:vAlign w:val="center"/>
            <w:hideMark/>
          </w:tcPr>
          <w:p w14:paraId="3C389771"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single" w:sz="4" w:space="0" w:color="auto"/>
              <w:left w:val="nil"/>
              <w:bottom w:val="single" w:sz="4" w:space="0" w:color="auto"/>
              <w:right w:val="nil"/>
            </w:tcBorders>
            <w:shd w:val="clear" w:color="auto" w:fill="auto"/>
            <w:vAlign w:val="center"/>
            <w:hideMark/>
          </w:tcPr>
          <w:p w14:paraId="6216B100"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single" w:sz="4" w:space="0" w:color="auto"/>
              <w:left w:val="nil"/>
              <w:bottom w:val="single" w:sz="4" w:space="0" w:color="auto"/>
              <w:right w:val="nil"/>
            </w:tcBorders>
          </w:tcPr>
          <w:p w14:paraId="1B913CDF"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single" w:sz="4" w:space="0" w:color="auto"/>
              <w:left w:val="nil"/>
              <w:bottom w:val="single" w:sz="4" w:space="0" w:color="auto"/>
              <w:right w:val="nil"/>
            </w:tcBorders>
            <w:shd w:val="clear" w:color="auto" w:fill="auto"/>
            <w:noWrap/>
            <w:vAlign w:val="center"/>
            <w:hideMark/>
          </w:tcPr>
          <w:p w14:paraId="2DD8F1C2"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single" w:sz="4" w:space="0" w:color="auto"/>
              <w:left w:val="nil"/>
              <w:bottom w:val="single" w:sz="4" w:space="0" w:color="auto"/>
              <w:right w:val="nil"/>
            </w:tcBorders>
            <w:shd w:val="clear" w:color="auto" w:fill="auto"/>
            <w:vAlign w:val="center"/>
            <w:hideMark/>
          </w:tcPr>
          <w:p w14:paraId="76BF6289"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single" w:sz="4" w:space="0" w:color="auto"/>
              <w:left w:val="nil"/>
              <w:bottom w:val="single" w:sz="4" w:space="0" w:color="auto"/>
              <w:right w:val="nil"/>
            </w:tcBorders>
            <w:shd w:val="clear" w:color="auto" w:fill="auto"/>
            <w:vAlign w:val="center"/>
            <w:hideMark/>
          </w:tcPr>
          <w:p w14:paraId="2734116A"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single" w:sz="4" w:space="0" w:color="auto"/>
              <w:left w:val="nil"/>
              <w:bottom w:val="single" w:sz="4" w:space="0" w:color="auto"/>
              <w:right w:val="nil"/>
            </w:tcBorders>
            <w:shd w:val="clear" w:color="auto" w:fill="auto"/>
            <w:vAlign w:val="center"/>
            <w:hideMark/>
          </w:tcPr>
          <w:p w14:paraId="138CDBDD"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6D47C8AB" w14:textId="77777777" w:rsidTr="008A44F4">
        <w:tc>
          <w:tcPr>
            <w:tcW w:w="2549" w:type="dxa"/>
            <w:tcBorders>
              <w:top w:val="nil"/>
              <w:left w:val="nil"/>
              <w:bottom w:val="single" w:sz="4" w:space="0" w:color="auto"/>
              <w:right w:val="nil"/>
            </w:tcBorders>
            <w:shd w:val="clear" w:color="auto" w:fill="auto"/>
            <w:vAlign w:val="center"/>
            <w:hideMark/>
          </w:tcPr>
          <w:p w14:paraId="04A30470"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Moderate hunger</w:t>
            </w:r>
          </w:p>
        </w:tc>
        <w:tc>
          <w:tcPr>
            <w:tcW w:w="638" w:type="dxa"/>
            <w:tcBorders>
              <w:top w:val="nil"/>
              <w:left w:val="nil"/>
              <w:bottom w:val="single" w:sz="4" w:space="0" w:color="auto"/>
              <w:right w:val="nil"/>
            </w:tcBorders>
            <w:shd w:val="clear" w:color="auto" w:fill="auto"/>
            <w:vAlign w:val="center"/>
            <w:hideMark/>
          </w:tcPr>
          <w:p w14:paraId="7CEDEDD6"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4ECA30F0"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3DC44D51"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2ED6E602"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05429C71"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677859FD"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0F212EEE"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0712292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5EC12B42"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33A5735F" w14:textId="77777777" w:rsidR="00744ACA" w:rsidRPr="006048BD" w:rsidRDefault="00744ACA" w:rsidP="00F27E8A">
            <w:pPr>
              <w:widowControl/>
              <w:spacing w:line="259" w:lineRule="auto"/>
              <w:jc w:val="center"/>
              <w:rPr>
                <w:rFonts w:eastAsia="Times New Roman" w:cs="Times New Roman"/>
                <w:sz w:val="20"/>
                <w:szCs w:val="20"/>
              </w:rPr>
            </w:pPr>
          </w:p>
        </w:tc>
      </w:tr>
      <w:tr w:rsidR="00744ACA" w:rsidRPr="006048BD" w14:paraId="54D98BF5" w14:textId="77777777" w:rsidTr="008A44F4">
        <w:tc>
          <w:tcPr>
            <w:tcW w:w="2549" w:type="dxa"/>
            <w:tcBorders>
              <w:top w:val="nil"/>
              <w:left w:val="nil"/>
              <w:bottom w:val="single" w:sz="4" w:space="0" w:color="auto"/>
              <w:right w:val="nil"/>
            </w:tcBorders>
            <w:shd w:val="clear" w:color="auto" w:fill="auto"/>
            <w:vAlign w:val="center"/>
            <w:hideMark/>
          </w:tcPr>
          <w:p w14:paraId="75EA3B0F" w14:textId="77777777" w:rsidR="00744ACA" w:rsidRPr="006048BD" w:rsidRDefault="00744ACA" w:rsidP="00F27E8A">
            <w:pPr>
              <w:keepNext/>
              <w:widowControl/>
              <w:spacing w:line="259" w:lineRule="auto"/>
              <w:ind w:firstLineChars="100" w:firstLine="200"/>
              <w:rPr>
                <w:rFonts w:eastAsia="Times New Roman" w:cs="Times New Roman"/>
                <w:sz w:val="20"/>
                <w:szCs w:val="20"/>
              </w:rPr>
            </w:pPr>
            <w:r w:rsidRPr="006048BD">
              <w:rPr>
                <w:rFonts w:eastAsia="Times New Roman" w:cs="Times New Roman"/>
                <w:sz w:val="20"/>
                <w:szCs w:val="20"/>
              </w:rPr>
              <w:t>Severe hunger</w:t>
            </w:r>
          </w:p>
        </w:tc>
        <w:tc>
          <w:tcPr>
            <w:tcW w:w="638" w:type="dxa"/>
            <w:tcBorders>
              <w:top w:val="nil"/>
              <w:left w:val="nil"/>
              <w:bottom w:val="single" w:sz="4" w:space="0" w:color="auto"/>
              <w:right w:val="nil"/>
            </w:tcBorders>
            <w:shd w:val="clear" w:color="auto" w:fill="auto"/>
            <w:vAlign w:val="center"/>
            <w:hideMark/>
          </w:tcPr>
          <w:p w14:paraId="35E8A0DE" w14:textId="77777777" w:rsidR="00744ACA" w:rsidRPr="006048BD" w:rsidRDefault="00744ACA" w:rsidP="00F27E8A">
            <w:pPr>
              <w:widowControl/>
              <w:spacing w:line="259" w:lineRule="auto"/>
              <w:jc w:val="center"/>
              <w:rPr>
                <w:rFonts w:eastAsia="Times New Roman" w:cs="Times New Roman"/>
                <w:sz w:val="20"/>
                <w:szCs w:val="20"/>
              </w:rPr>
            </w:pPr>
          </w:p>
        </w:tc>
        <w:tc>
          <w:tcPr>
            <w:tcW w:w="1002" w:type="dxa"/>
            <w:tcBorders>
              <w:top w:val="nil"/>
              <w:left w:val="nil"/>
              <w:bottom w:val="single" w:sz="4" w:space="0" w:color="auto"/>
              <w:right w:val="nil"/>
            </w:tcBorders>
          </w:tcPr>
          <w:p w14:paraId="38702636"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4176BCFC" w14:textId="77777777" w:rsidR="00744ACA" w:rsidRPr="006048BD" w:rsidRDefault="00744ACA" w:rsidP="00F27E8A">
            <w:pPr>
              <w:widowControl/>
              <w:spacing w:line="259" w:lineRule="auto"/>
              <w:jc w:val="center"/>
              <w:rPr>
                <w:rFonts w:eastAsia="Times New Roman" w:cs="Times New Roman"/>
                <w:sz w:val="20"/>
                <w:szCs w:val="20"/>
              </w:rPr>
            </w:pPr>
          </w:p>
        </w:tc>
        <w:tc>
          <w:tcPr>
            <w:tcW w:w="181" w:type="dxa"/>
            <w:tcBorders>
              <w:top w:val="nil"/>
              <w:left w:val="nil"/>
              <w:bottom w:val="single" w:sz="4" w:space="0" w:color="auto"/>
              <w:right w:val="nil"/>
            </w:tcBorders>
            <w:shd w:val="clear" w:color="auto" w:fill="auto"/>
            <w:noWrap/>
            <w:vAlign w:val="center"/>
            <w:hideMark/>
          </w:tcPr>
          <w:p w14:paraId="033CE173" w14:textId="77777777" w:rsidR="00744ACA" w:rsidRPr="006048BD" w:rsidRDefault="00744ACA" w:rsidP="00F27E8A">
            <w:pPr>
              <w:widowControl/>
              <w:spacing w:line="259" w:lineRule="auto"/>
              <w:jc w:val="center"/>
              <w:rPr>
                <w:rFonts w:eastAsia="Times New Roman" w:cs="Times New Roman"/>
                <w:sz w:val="20"/>
                <w:szCs w:val="20"/>
              </w:rPr>
            </w:pPr>
          </w:p>
        </w:tc>
        <w:tc>
          <w:tcPr>
            <w:tcW w:w="911" w:type="dxa"/>
            <w:tcBorders>
              <w:top w:val="nil"/>
              <w:left w:val="nil"/>
              <w:bottom w:val="single" w:sz="4" w:space="0" w:color="auto"/>
              <w:right w:val="nil"/>
            </w:tcBorders>
            <w:shd w:val="clear" w:color="auto" w:fill="auto"/>
            <w:vAlign w:val="center"/>
            <w:hideMark/>
          </w:tcPr>
          <w:p w14:paraId="51A19A58" w14:textId="77777777" w:rsidR="00744ACA" w:rsidRPr="006048BD" w:rsidRDefault="00744ACA" w:rsidP="00F27E8A">
            <w:pPr>
              <w:widowControl/>
              <w:spacing w:line="259" w:lineRule="auto"/>
              <w:jc w:val="center"/>
              <w:rPr>
                <w:rFonts w:eastAsia="Times New Roman" w:cs="Times New Roman"/>
                <w:sz w:val="20"/>
                <w:szCs w:val="20"/>
              </w:rPr>
            </w:pPr>
          </w:p>
        </w:tc>
        <w:tc>
          <w:tcPr>
            <w:tcW w:w="910" w:type="dxa"/>
            <w:tcBorders>
              <w:top w:val="nil"/>
              <w:left w:val="nil"/>
              <w:bottom w:val="single" w:sz="4" w:space="0" w:color="auto"/>
              <w:right w:val="nil"/>
            </w:tcBorders>
          </w:tcPr>
          <w:p w14:paraId="3FAB0A32" w14:textId="77777777" w:rsidR="00744ACA" w:rsidRPr="006048BD" w:rsidRDefault="00744ACA" w:rsidP="00F27E8A">
            <w:pPr>
              <w:widowControl/>
              <w:spacing w:line="259" w:lineRule="auto"/>
              <w:jc w:val="center"/>
              <w:rPr>
                <w:rFonts w:eastAsia="Times New Roman" w:cs="Times New Roman"/>
                <w:sz w:val="20"/>
                <w:szCs w:val="20"/>
              </w:rPr>
            </w:pPr>
          </w:p>
        </w:tc>
        <w:tc>
          <w:tcPr>
            <w:tcW w:w="637" w:type="dxa"/>
            <w:tcBorders>
              <w:top w:val="nil"/>
              <w:left w:val="nil"/>
              <w:bottom w:val="single" w:sz="4" w:space="0" w:color="auto"/>
              <w:right w:val="nil"/>
            </w:tcBorders>
            <w:shd w:val="clear" w:color="auto" w:fill="auto"/>
            <w:noWrap/>
            <w:vAlign w:val="center"/>
            <w:hideMark/>
          </w:tcPr>
          <w:p w14:paraId="1FB3040C" w14:textId="77777777" w:rsidR="00744ACA" w:rsidRPr="006048BD" w:rsidRDefault="00744ACA" w:rsidP="00F27E8A">
            <w:pPr>
              <w:widowControl/>
              <w:spacing w:line="259" w:lineRule="auto"/>
              <w:jc w:val="center"/>
              <w:rPr>
                <w:rFonts w:eastAsia="Times New Roman" w:cs="Times New Roman"/>
                <w:sz w:val="20"/>
                <w:szCs w:val="20"/>
              </w:rPr>
            </w:pPr>
          </w:p>
        </w:tc>
        <w:tc>
          <w:tcPr>
            <w:tcW w:w="545" w:type="dxa"/>
            <w:tcBorders>
              <w:top w:val="nil"/>
              <w:left w:val="nil"/>
              <w:bottom w:val="single" w:sz="4" w:space="0" w:color="auto"/>
              <w:right w:val="nil"/>
            </w:tcBorders>
            <w:shd w:val="clear" w:color="auto" w:fill="auto"/>
            <w:vAlign w:val="center"/>
            <w:hideMark/>
          </w:tcPr>
          <w:p w14:paraId="31AEF8B5" w14:textId="77777777" w:rsidR="00744ACA" w:rsidRPr="006048BD" w:rsidRDefault="00744ACA" w:rsidP="00F27E8A">
            <w:pPr>
              <w:widowControl/>
              <w:spacing w:line="259" w:lineRule="auto"/>
              <w:jc w:val="center"/>
              <w:rPr>
                <w:rFonts w:eastAsia="Times New Roman" w:cs="Times New Roman"/>
                <w:sz w:val="20"/>
                <w:szCs w:val="20"/>
              </w:rPr>
            </w:pPr>
          </w:p>
        </w:tc>
        <w:tc>
          <w:tcPr>
            <w:tcW w:w="729" w:type="dxa"/>
            <w:tcBorders>
              <w:top w:val="nil"/>
              <w:left w:val="nil"/>
              <w:bottom w:val="single" w:sz="4" w:space="0" w:color="auto"/>
              <w:right w:val="nil"/>
            </w:tcBorders>
            <w:shd w:val="clear" w:color="auto" w:fill="auto"/>
            <w:vAlign w:val="center"/>
            <w:hideMark/>
          </w:tcPr>
          <w:p w14:paraId="20880203" w14:textId="77777777" w:rsidR="00744ACA" w:rsidRPr="006048BD" w:rsidRDefault="00744ACA" w:rsidP="00F27E8A">
            <w:pPr>
              <w:widowControl/>
              <w:spacing w:line="259" w:lineRule="auto"/>
              <w:jc w:val="center"/>
              <w:rPr>
                <w:rFonts w:eastAsia="Times New Roman" w:cs="Times New Roman"/>
                <w:sz w:val="20"/>
                <w:szCs w:val="20"/>
              </w:rPr>
            </w:pPr>
          </w:p>
        </w:tc>
        <w:tc>
          <w:tcPr>
            <w:tcW w:w="621" w:type="dxa"/>
            <w:tcBorders>
              <w:top w:val="nil"/>
              <w:left w:val="nil"/>
              <w:bottom w:val="single" w:sz="4" w:space="0" w:color="auto"/>
              <w:right w:val="nil"/>
            </w:tcBorders>
            <w:shd w:val="clear" w:color="auto" w:fill="auto"/>
            <w:vAlign w:val="center"/>
            <w:hideMark/>
          </w:tcPr>
          <w:p w14:paraId="1CC1E0CB" w14:textId="77777777" w:rsidR="00744ACA" w:rsidRPr="006048BD" w:rsidRDefault="00744ACA" w:rsidP="00F27E8A">
            <w:pPr>
              <w:widowControl/>
              <w:spacing w:line="259" w:lineRule="auto"/>
              <w:jc w:val="center"/>
              <w:rPr>
                <w:rFonts w:eastAsia="Times New Roman" w:cs="Times New Roman"/>
                <w:sz w:val="20"/>
                <w:szCs w:val="20"/>
              </w:rPr>
            </w:pPr>
          </w:p>
        </w:tc>
      </w:tr>
    </w:tbl>
    <w:p w14:paraId="5A47396F" w14:textId="77777777" w:rsidR="001A672D" w:rsidRDefault="001A672D" w:rsidP="001A672D">
      <w:pPr>
        <w:pStyle w:val="BodyText"/>
        <w:keepNext/>
        <w:spacing w:after="0"/>
        <w:ind w:left="86" w:hanging="86"/>
        <w:rPr>
          <w:sz w:val="16"/>
        </w:rPr>
      </w:pPr>
      <w:r>
        <w:rPr>
          <w:sz w:val="16"/>
        </w:rPr>
        <w:t>Est.=estimate</w:t>
      </w:r>
    </w:p>
    <w:p w14:paraId="735F6979" w14:textId="77777777" w:rsidR="001527CC" w:rsidRPr="001527CC" w:rsidRDefault="001527CC" w:rsidP="00185E37">
      <w:pPr>
        <w:pStyle w:val="BodyText"/>
        <w:keepNext/>
        <w:spacing w:after="0"/>
        <w:ind w:left="86" w:hanging="86"/>
        <w:rPr>
          <w:sz w:val="16"/>
        </w:rPr>
      </w:pPr>
      <w:commentRangeStart w:id="799"/>
      <w:r w:rsidRPr="001527CC">
        <w:rPr>
          <w:sz w:val="16"/>
        </w:rPr>
        <w:t>^ Results not statistically reliable, n&lt;30</w:t>
      </w:r>
      <w:commentRangeEnd w:id="799"/>
      <w:r w:rsidR="00B435DA">
        <w:rPr>
          <w:rStyle w:val="CommentReference"/>
        </w:rPr>
        <w:commentReference w:id="799"/>
      </w:r>
    </w:p>
    <w:p w14:paraId="2E5E4F54" w14:textId="77777777" w:rsidR="001527CC" w:rsidRPr="001527CC" w:rsidRDefault="001527CC" w:rsidP="00185E37">
      <w:pPr>
        <w:pStyle w:val="BodyText"/>
        <w:keepNext/>
        <w:spacing w:after="0"/>
        <w:ind w:left="86" w:hanging="86"/>
        <w:rPr>
          <w:sz w:val="16"/>
        </w:rPr>
      </w:pPr>
      <w:r w:rsidRPr="001527CC">
        <w:rPr>
          <w:sz w:val="16"/>
          <w:vertAlign w:val="superscript"/>
        </w:rPr>
        <w:t>a</w:t>
      </w:r>
      <w:r w:rsidRPr="001527CC">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3161378" w14:textId="77777777" w:rsidR="001527CC" w:rsidRPr="001527CC" w:rsidRDefault="001527CC" w:rsidP="00185E37">
      <w:pPr>
        <w:pStyle w:val="BodyText"/>
        <w:keepNext/>
        <w:spacing w:after="0"/>
        <w:ind w:left="86" w:hanging="86"/>
        <w:rPr>
          <w:sz w:val="16"/>
        </w:rPr>
      </w:pPr>
      <w:r w:rsidRPr="001527CC">
        <w:rPr>
          <w:sz w:val="16"/>
          <w:vertAlign w:val="superscript"/>
        </w:rPr>
        <w:t>b</w:t>
      </w:r>
      <w:r w:rsidRPr="001527CC">
        <w:rPr>
          <w:sz w:val="16"/>
        </w:rPr>
        <w:t xml:space="preserve"> Significance tests were performed to determine whether a difference exists between the baseline and endline estimates. </w:t>
      </w:r>
    </w:p>
    <w:p w14:paraId="30F5C726" w14:textId="77777777" w:rsidR="001527CC" w:rsidRPr="001527CC" w:rsidRDefault="001527CC" w:rsidP="00185E37">
      <w:pPr>
        <w:pStyle w:val="BodyText"/>
        <w:keepNext/>
        <w:spacing w:after="0"/>
        <w:ind w:left="86" w:hanging="86"/>
        <w:rPr>
          <w:sz w:val="16"/>
        </w:rPr>
      </w:pPr>
      <w:r w:rsidRPr="001527CC">
        <w:rPr>
          <w:sz w:val="16"/>
          <w:vertAlign w:val="superscript"/>
        </w:rPr>
        <w:t>c</w:t>
      </w:r>
      <w:r w:rsidRPr="001527CC">
        <w:rPr>
          <w:sz w:val="16"/>
        </w:rPr>
        <w:t xml:space="preserve"> Differences found to be statistically significant are indicated by level: * p&lt;0.05, ** p&lt;0.01, *** p&lt;0.001. </w:t>
      </w:r>
    </w:p>
    <w:p w14:paraId="5FE5CDA7" w14:textId="77777777" w:rsidR="001527CC" w:rsidRPr="001527CC" w:rsidRDefault="001527CC" w:rsidP="001527CC">
      <w:pPr>
        <w:pStyle w:val="BodyText"/>
        <w:spacing w:after="0"/>
        <w:ind w:left="90" w:hanging="90"/>
        <w:rPr>
          <w:sz w:val="16"/>
        </w:rPr>
      </w:pPr>
      <w:r w:rsidRPr="001527CC">
        <w:rPr>
          <w:sz w:val="16"/>
        </w:rPr>
        <w:t xml:space="preserve">Notes: </w:t>
      </w:r>
    </w:p>
    <w:p w14:paraId="0E0F5923" w14:textId="77777777" w:rsidR="001527CC" w:rsidRPr="001527CC" w:rsidRDefault="001527CC" w:rsidP="001527CC">
      <w:pPr>
        <w:pStyle w:val="BodyText"/>
        <w:spacing w:after="0"/>
        <w:ind w:left="90" w:hanging="90"/>
        <w:rPr>
          <w:sz w:val="16"/>
        </w:rPr>
      </w:pPr>
      <w:r w:rsidRPr="001527CC">
        <w:rPr>
          <w:sz w:val="16"/>
        </w:rPr>
        <w:t>Estimates are sample-weighted; numbers of observations are unweighted.</w:t>
      </w:r>
    </w:p>
    <w:p w14:paraId="5C0CE5C3"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75D748C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69CD8A3A" w14:textId="2DDCA040" w:rsidR="00937ECB" w:rsidRPr="00185E37" w:rsidRDefault="001527CC" w:rsidP="001527CC">
      <w:pPr>
        <w:pStyle w:val="BodyText"/>
        <w:rPr>
          <w:sz w:val="16"/>
          <w:szCs w:val="16"/>
        </w:rPr>
      </w:pPr>
      <w:r w:rsidRPr="00185E37">
        <w:rPr>
          <w:sz w:val="16"/>
          <w:szCs w:val="16"/>
        </w:rPr>
        <w:t xml:space="preserve">Sources: </w:t>
      </w:r>
      <w:r w:rsidR="007C1C7D" w:rsidRPr="00185E37">
        <w:rPr>
          <w:sz w:val="16"/>
          <w:szCs w:val="16"/>
        </w:rPr>
        <w:t>Feed the Future [</w:t>
      </w:r>
      <w:r w:rsidR="007C1C7D" w:rsidRPr="00185E37">
        <w:rPr>
          <w:sz w:val="16"/>
          <w:szCs w:val="16"/>
          <w:highlight w:val="yellow"/>
        </w:rPr>
        <w:t>Country</w:t>
      </w:r>
      <w:r w:rsidR="007C1C7D" w:rsidRPr="00185E37">
        <w:rPr>
          <w:sz w:val="16"/>
          <w:szCs w:val="16"/>
        </w:rPr>
        <w:t>] ZOI Survey [</w:t>
      </w:r>
      <w:r w:rsidR="00FE1420">
        <w:rPr>
          <w:sz w:val="16"/>
          <w:highlight w:val="yellow"/>
        </w:rPr>
        <w:t xml:space="preserve">baseline </w:t>
      </w:r>
      <w:r w:rsidR="007C1C7D" w:rsidRPr="00185E37">
        <w:rPr>
          <w:sz w:val="16"/>
          <w:szCs w:val="16"/>
          <w:highlight w:val="yellow"/>
        </w:rPr>
        <w:t>survey year(s)</w:t>
      </w:r>
      <w:r w:rsidR="007C1C7D" w:rsidRPr="00185E37">
        <w:rPr>
          <w:sz w:val="16"/>
          <w:szCs w:val="16"/>
        </w:rPr>
        <w:t>]; Feed the Future [</w:t>
      </w:r>
      <w:r w:rsidR="007C1C7D" w:rsidRPr="00185E37">
        <w:rPr>
          <w:sz w:val="16"/>
          <w:szCs w:val="16"/>
          <w:highlight w:val="yellow"/>
        </w:rPr>
        <w:t>Country</w:t>
      </w:r>
      <w:r w:rsidR="007C1C7D" w:rsidRPr="00185E37">
        <w:rPr>
          <w:sz w:val="16"/>
          <w:szCs w:val="16"/>
        </w:rPr>
        <w:t>] ZOI Survey [</w:t>
      </w:r>
      <w:r w:rsidR="00A11DD1" w:rsidRPr="00A11DD1">
        <w:rPr>
          <w:sz w:val="16"/>
          <w:szCs w:val="16"/>
          <w:highlight w:val="yellow"/>
        </w:rPr>
        <w:t xml:space="preserve">endline </w:t>
      </w:r>
      <w:r w:rsidR="007C1C7D" w:rsidRPr="00185E37">
        <w:rPr>
          <w:sz w:val="16"/>
          <w:szCs w:val="16"/>
          <w:highlight w:val="yellow"/>
        </w:rPr>
        <w:t>survey year(s)</w:t>
      </w:r>
      <w:r w:rsidR="007C1C7D" w:rsidRPr="00185E37">
        <w:rPr>
          <w:sz w:val="16"/>
          <w:szCs w:val="16"/>
        </w:rPr>
        <w:t>]</w:t>
      </w:r>
      <w:r w:rsidRPr="00185E37">
        <w:rPr>
          <w:sz w:val="16"/>
          <w:szCs w:val="16"/>
        </w:rPr>
        <w:tab/>
      </w:r>
    </w:p>
    <w:p w14:paraId="2E3B1EEA" w14:textId="66C72EE7" w:rsidR="00937ECB" w:rsidRDefault="00937ECB" w:rsidP="003019C5">
      <w:pPr>
        <w:pStyle w:val="Tabletitle"/>
        <w:keepLines/>
        <w:spacing w:before="240"/>
        <w:contextualSpacing/>
        <w:outlineLvl w:val="3"/>
      </w:pPr>
      <w:bookmarkStart w:id="800" w:name="_Toc50719229"/>
      <w:r w:rsidRPr="00937ECB">
        <w:t>Table A</w:t>
      </w:r>
      <w:r w:rsidR="00396A13">
        <w:t>1.</w:t>
      </w:r>
      <w:r w:rsidRPr="00937ECB">
        <w:t xml:space="preserve">7.2.1: Comparison of Prevalence of </w:t>
      </w:r>
      <w:r w:rsidR="00147403">
        <w:t xml:space="preserve">Severe </w:t>
      </w:r>
      <w:r w:rsidRPr="00937ECB">
        <w:t>Stunting (&lt;-</w:t>
      </w:r>
      <w:r w:rsidR="00147403">
        <w:t>3</w:t>
      </w:r>
      <w:r w:rsidRPr="00937ECB">
        <w:t xml:space="preserve"> SD) among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937ECB">
        <w:t>, in Total and by</w:t>
      </w:r>
      <w:r w:rsidR="004434CC">
        <w:t xml:space="preserve"> Selected</w:t>
      </w:r>
      <w:r w:rsidRPr="00937ECB">
        <w:t xml:space="preserve"> Child, Caregiver, and Household Characteristics, Feed the Future </w:t>
      </w:r>
      <w:r w:rsidR="00160DC3">
        <w:t>Phase One</w:t>
      </w:r>
      <w:r w:rsidRPr="00937ECB">
        <w:t xml:space="preserve"> Baseline and Endline ZOI Surveys</w:t>
      </w:r>
      <w:bookmarkEnd w:id="80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8B1E29" w14:paraId="69811796" w14:textId="77777777" w:rsidTr="00AD6362">
        <w:trPr>
          <w:tblHeader/>
        </w:trPr>
        <w:tc>
          <w:tcPr>
            <w:tcW w:w="1276" w:type="pct"/>
            <w:vMerge w:val="restart"/>
            <w:tcBorders>
              <w:top w:val="single" w:sz="4" w:space="0" w:color="auto"/>
              <w:left w:val="nil"/>
              <w:bottom w:val="nil"/>
              <w:right w:val="nil"/>
            </w:tcBorders>
            <w:shd w:val="clear" w:color="000000" w:fill="387990"/>
            <w:vAlign w:val="bottom"/>
            <w:hideMark/>
          </w:tcPr>
          <w:p w14:paraId="185AC173" w14:textId="77777777" w:rsidR="008B1E29" w:rsidRDefault="008B1E29" w:rsidP="00185E37">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3ABD059" w14:textId="77777777" w:rsidR="008B1E29" w:rsidRDefault="008B1E29">
            <w:pPr>
              <w:jc w:val="center"/>
              <w:rPr>
                <w:b/>
                <w:bCs/>
                <w:color w:val="FFFFFF"/>
                <w:sz w:val="20"/>
                <w:szCs w:val="20"/>
              </w:rPr>
            </w:pPr>
            <w:r>
              <w:rPr>
                <w:b/>
                <w:bCs/>
                <w:color w:val="FFFFFF"/>
                <w:sz w:val="20"/>
                <w:szCs w:val="20"/>
              </w:rPr>
              <w:t xml:space="preserve">Baseline </w:t>
            </w:r>
          </w:p>
          <w:p w14:paraId="6CBC1BFC" w14:textId="2D14025F" w:rsidR="008B1E29" w:rsidRDefault="008B1E29">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78A9021" w14:textId="77777777" w:rsidR="008B1E29" w:rsidRDefault="008B1E29">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BD8ACFE" w14:textId="23A9EB1C" w:rsidR="008B1E29" w:rsidRDefault="008B1E29">
            <w:pPr>
              <w:jc w:val="center"/>
              <w:rPr>
                <w:b/>
                <w:bCs/>
                <w:color w:val="FFFFFF"/>
                <w:sz w:val="20"/>
                <w:szCs w:val="20"/>
              </w:rPr>
            </w:pPr>
            <w:r>
              <w:rPr>
                <w:b/>
                <w:bCs/>
                <w:color w:val="FFFFFF"/>
                <w:sz w:val="20"/>
                <w:szCs w:val="20"/>
              </w:rPr>
              <w:t>Endline</w:t>
            </w:r>
          </w:p>
          <w:p w14:paraId="69C805F2" w14:textId="28518E9C" w:rsidR="008B1E29" w:rsidRDefault="008B1E29">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9990B74" w14:textId="77777777" w:rsidR="008B1E29" w:rsidRDefault="008B1E29">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983EB88" w14:textId="77777777" w:rsidR="008B1E29" w:rsidRDefault="008B1E29">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4EFAB08" w14:textId="77777777" w:rsidR="008B1E29" w:rsidRDefault="008B1E29">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8B1E29" w14:paraId="0F329B79" w14:textId="77777777" w:rsidTr="00AD6362">
        <w:trPr>
          <w:tblHeader/>
        </w:trPr>
        <w:tc>
          <w:tcPr>
            <w:tcW w:w="1276" w:type="pct"/>
            <w:vMerge/>
            <w:tcBorders>
              <w:top w:val="single" w:sz="4" w:space="0" w:color="auto"/>
              <w:left w:val="nil"/>
              <w:bottom w:val="nil"/>
              <w:right w:val="nil"/>
            </w:tcBorders>
            <w:vAlign w:val="center"/>
            <w:hideMark/>
          </w:tcPr>
          <w:p w14:paraId="1872D2DA" w14:textId="77777777" w:rsidR="008B1E29" w:rsidRDefault="008B1E29" w:rsidP="00185E37">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80FA441" w14:textId="198DA86C" w:rsidR="008B1E29" w:rsidRDefault="00AD6362">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A8E6F0E" w14:textId="14E72FC7" w:rsidR="008B1E29" w:rsidRDefault="008B1E29">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B1D07C9" w14:textId="77C1A2C6"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3C09060" w14:textId="77777777" w:rsidR="008B1E29" w:rsidRDefault="008B1E29">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D6F6B00" w14:textId="1CFE383C" w:rsidR="008B1E29" w:rsidRDefault="00AD6362">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77619BB" w14:textId="27159295" w:rsidR="008B1E29" w:rsidRDefault="008B1E29">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0668945A" w14:textId="16AF8B0C" w:rsidR="008B1E29" w:rsidRDefault="008B1E29">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51000C2" w14:textId="77777777" w:rsidR="008B1E29" w:rsidRDefault="008B1E29">
            <w:pPr>
              <w:rPr>
                <w:b/>
                <w:bCs/>
                <w:color w:val="FFFFFF"/>
                <w:sz w:val="20"/>
                <w:szCs w:val="20"/>
              </w:rPr>
            </w:pPr>
          </w:p>
        </w:tc>
        <w:tc>
          <w:tcPr>
            <w:tcW w:w="386" w:type="pct"/>
            <w:vMerge/>
            <w:tcBorders>
              <w:left w:val="nil"/>
              <w:bottom w:val="single" w:sz="4" w:space="0" w:color="000000"/>
              <w:right w:val="nil"/>
            </w:tcBorders>
            <w:vAlign w:val="center"/>
            <w:hideMark/>
          </w:tcPr>
          <w:p w14:paraId="6DA93D33" w14:textId="77777777" w:rsidR="008B1E29" w:rsidRDefault="008B1E29">
            <w:pPr>
              <w:rPr>
                <w:b/>
                <w:bCs/>
                <w:color w:val="FFFFFF"/>
                <w:sz w:val="20"/>
                <w:szCs w:val="20"/>
              </w:rPr>
            </w:pPr>
          </w:p>
        </w:tc>
        <w:tc>
          <w:tcPr>
            <w:tcW w:w="217" w:type="pct"/>
            <w:vMerge/>
            <w:tcBorders>
              <w:left w:val="nil"/>
              <w:bottom w:val="single" w:sz="4" w:space="0" w:color="000000"/>
              <w:right w:val="nil"/>
            </w:tcBorders>
            <w:vAlign w:val="center"/>
            <w:hideMark/>
          </w:tcPr>
          <w:p w14:paraId="109DC245" w14:textId="77777777" w:rsidR="008B1E29" w:rsidRDefault="008B1E29">
            <w:pPr>
              <w:rPr>
                <w:b/>
                <w:bCs/>
                <w:color w:val="FFFFFF"/>
                <w:sz w:val="20"/>
                <w:szCs w:val="20"/>
              </w:rPr>
            </w:pPr>
          </w:p>
        </w:tc>
      </w:tr>
      <w:tr w:rsidR="008B1E29" w14:paraId="719380BD" w14:textId="77777777" w:rsidTr="00484E92">
        <w:tc>
          <w:tcPr>
            <w:tcW w:w="1276" w:type="pct"/>
            <w:tcBorders>
              <w:top w:val="single" w:sz="4" w:space="0" w:color="auto"/>
              <w:left w:val="nil"/>
              <w:bottom w:val="single" w:sz="4" w:space="0" w:color="auto"/>
              <w:right w:val="nil"/>
            </w:tcBorders>
            <w:shd w:val="clear" w:color="auto" w:fill="auto"/>
            <w:vAlign w:val="center"/>
            <w:hideMark/>
          </w:tcPr>
          <w:p w14:paraId="23833299" w14:textId="77777777" w:rsidR="00AC3699" w:rsidRDefault="00AC3699" w:rsidP="00AC3699">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7B38CF8D" w14:textId="60A2F0CE" w:rsidR="00AC3699" w:rsidRDefault="00AC3699" w:rsidP="008B1E29">
            <w:pPr>
              <w:jc w:val="center"/>
              <w:rPr>
                <w:sz w:val="20"/>
                <w:szCs w:val="20"/>
              </w:rPr>
            </w:pPr>
          </w:p>
        </w:tc>
        <w:tc>
          <w:tcPr>
            <w:tcW w:w="492" w:type="pct"/>
            <w:tcBorders>
              <w:top w:val="single" w:sz="4" w:space="0" w:color="auto"/>
              <w:left w:val="nil"/>
              <w:bottom w:val="single" w:sz="4" w:space="0" w:color="auto"/>
              <w:right w:val="nil"/>
            </w:tcBorders>
            <w:vAlign w:val="center"/>
          </w:tcPr>
          <w:p w14:paraId="75B0B101" w14:textId="5213E772" w:rsidR="00AC3699" w:rsidRDefault="00AC3699" w:rsidP="008B1E29">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4D7F485C" w14:textId="47E5B314"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tcPr>
          <w:p w14:paraId="2707E03E" w14:textId="64CE2C3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tcPr>
          <w:p w14:paraId="743276CC" w14:textId="4398619E" w:rsidR="00AC3699" w:rsidRDefault="00AC3699" w:rsidP="008B1E29">
            <w:pPr>
              <w:jc w:val="center"/>
              <w:rPr>
                <w:sz w:val="20"/>
                <w:szCs w:val="20"/>
              </w:rPr>
            </w:pPr>
          </w:p>
        </w:tc>
        <w:tc>
          <w:tcPr>
            <w:tcW w:w="543" w:type="pct"/>
            <w:tcBorders>
              <w:top w:val="single" w:sz="4" w:space="0" w:color="auto"/>
              <w:left w:val="nil"/>
              <w:bottom w:val="single" w:sz="4" w:space="0" w:color="auto"/>
              <w:right w:val="nil"/>
            </w:tcBorders>
            <w:vAlign w:val="center"/>
          </w:tcPr>
          <w:p w14:paraId="327F7AE1" w14:textId="20FDCC6E" w:rsidR="00AC3699" w:rsidRDefault="00AC3699" w:rsidP="008B1E29">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4F046CDD" w14:textId="2A33D1A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tcPr>
          <w:p w14:paraId="77D144C1" w14:textId="13C93CF2"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tcPr>
          <w:p w14:paraId="0181EDBB" w14:textId="47AEB10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tcPr>
          <w:p w14:paraId="7089CD3D" w14:textId="51DA8860" w:rsidR="00AC3699" w:rsidRDefault="00AC3699" w:rsidP="008B1E29">
            <w:pPr>
              <w:jc w:val="center"/>
              <w:rPr>
                <w:sz w:val="20"/>
                <w:szCs w:val="20"/>
              </w:rPr>
            </w:pPr>
          </w:p>
        </w:tc>
      </w:tr>
      <w:tr w:rsidR="008B1E29" w14:paraId="714A3943" w14:textId="77777777" w:rsidTr="00AD6362">
        <w:tc>
          <w:tcPr>
            <w:tcW w:w="1276" w:type="pct"/>
            <w:tcBorders>
              <w:top w:val="nil"/>
              <w:left w:val="nil"/>
              <w:bottom w:val="single" w:sz="4" w:space="0" w:color="auto"/>
              <w:right w:val="nil"/>
            </w:tcBorders>
            <w:shd w:val="clear" w:color="000000" w:fill="DBE7F3"/>
            <w:vAlign w:val="center"/>
            <w:hideMark/>
          </w:tcPr>
          <w:p w14:paraId="42BEC779" w14:textId="06E5D1EC" w:rsidR="00AC3699" w:rsidRDefault="00AC3699" w:rsidP="00AC3699">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BF74DB1" w14:textId="7CA0E429"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C3D6CE4"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96C45E2" w14:textId="72413FE7"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9C1CCFC" w14:textId="04C8A140"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AE1D03C" w14:textId="1FDEC58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AF0DA6E"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43FE9531" w14:textId="343D9E5B"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8AE5B56" w14:textId="7CFFB115"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DFA7EF5" w14:textId="4B98CDEC"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DE55066" w14:textId="4020BFDC" w:rsidR="00AC3699" w:rsidRPr="0008309A" w:rsidRDefault="00AC3699" w:rsidP="008B1E29">
            <w:pPr>
              <w:jc w:val="center"/>
              <w:rPr>
                <w:bCs/>
                <w:sz w:val="20"/>
                <w:szCs w:val="20"/>
              </w:rPr>
            </w:pPr>
          </w:p>
        </w:tc>
      </w:tr>
      <w:tr w:rsidR="008B1E29" w14:paraId="5873E9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783A1DF" w14:textId="77777777" w:rsidR="00AC3699" w:rsidRDefault="00AC3699" w:rsidP="00AC3699">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E5BC75" w14:textId="436D2E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875C95"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B7BA32E" w14:textId="3497CC5A"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12FEAE9" w14:textId="2EBC6FD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53C643" w14:textId="0E1B3AF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D0905C7"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E9B51B" w14:textId="0507F32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D5B28F" w14:textId="7363D61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32B7D4" w14:textId="71B7F7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C2FD15" w14:textId="39A3C570" w:rsidR="00AC3699" w:rsidRPr="0008309A" w:rsidRDefault="00AC3699" w:rsidP="008B1E29">
            <w:pPr>
              <w:jc w:val="center"/>
              <w:rPr>
                <w:sz w:val="20"/>
                <w:szCs w:val="20"/>
              </w:rPr>
            </w:pPr>
          </w:p>
        </w:tc>
      </w:tr>
      <w:tr w:rsidR="008B1E29" w14:paraId="6EB8E40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1E0B2CE" w14:textId="77777777" w:rsidR="00AC3699" w:rsidRDefault="00AC3699" w:rsidP="00AC3699">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4388704" w14:textId="5ADA2D8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387706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79CD" w14:textId="6CE0B4DD"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26D5CAE" w14:textId="61E9959D"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894352" w14:textId="591DA517"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9F017F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E87EE8" w14:textId="2CCC6FF7"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65933CA" w14:textId="52484E5C"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740BD" w14:textId="17F7DE0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6B556C" w14:textId="1B0C8769" w:rsidR="00AC3699" w:rsidRPr="0008309A" w:rsidRDefault="00AC3699" w:rsidP="008B1E29">
            <w:pPr>
              <w:jc w:val="center"/>
              <w:rPr>
                <w:sz w:val="20"/>
                <w:szCs w:val="20"/>
              </w:rPr>
            </w:pPr>
          </w:p>
        </w:tc>
      </w:tr>
      <w:tr w:rsidR="008B1E29" w14:paraId="3FE9B2E0" w14:textId="77777777" w:rsidTr="00AD6362">
        <w:tc>
          <w:tcPr>
            <w:tcW w:w="1276" w:type="pct"/>
            <w:tcBorders>
              <w:top w:val="nil"/>
              <w:left w:val="nil"/>
              <w:bottom w:val="single" w:sz="4" w:space="0" w:color="auto"/>
              <w:right w:val="nil"/>
            </w:tcBorders>
            <w:shd w:val="clear" w:color="000000" w:fill="DBE7F3"/>
            <w:vAlign w:val="center"/>
            <w:hideMark/>
          </w:tcPr>
          <w:p w14:paraId="460FD70D" w14:textId="3CADE85A" w:rsidR="00AC3699" w:rsidRDefault="00AC3699" w:rsidP="00AC3699">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8B9DBB9" w14:textId="4AB37FB7" w:rsidR="00AC3699" w:rsidRPr="0008309A" w:rsidRDefault="00AC3699" w:rsidP="008B1E29">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6C9C1F8" w14:textId="77777777" w:rsidR="00AC3699" w:rsidRPr="0008309A" w:rsidRDefault="00AC3699" w:rsidP="008B1E29">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D2F256B" w14:textId="7080C31A" w:rsidR="00AC3699" w:rsidRPr="0008309A" w:rsidRDefault="00AC3699" w:rsidP="008B1E29">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4BB5236" w14:textId="609C5747" w:rsidR="00AC3699" w:rsidRPr="0008309A" w:rsidRDefault="00AC3699" w:rsidP="008B1E29">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14DC160" w14:textId="68CD267E" w:rsidR="00AC3699" w:rsidRPr="0008309A" w:rsidRDefault="00AC3699" w:rsidP="008B1E29">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4B5EB46" w14:textId="77777777" w:rsidR="00AC3699" w:rsidRPr="0008309A" w:rsidRDefault="00AC3699" w:rsidP="008B1E29">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F005EF6" w14:textId="340A92FE" w:rsidR="00AC3699" w:rsidRPr="0008309A" w:rsidRDefault="00AC3699" w:rsidP="008B1E29">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C47CA1A" w14:textId="45CD03D7" w:rsidR="00AC3699" w:rsidRPr="0008309A" w:rsidRDefault="00AC3699" w:rsidP="008B1E29">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3F8E25E" w14:textId="142A3C39" w:rsidR="00AC3699" w:rsidRPr="0008309A" w:rsidRDefault="00AC3699" w:rsidP="008B1E29">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1111EF" w14:textId="335514AD" w:rsidR="00AC3699" w:rsidRPr="0008309A" w:rsidRDefault="00AC3699" w:rsidP="008B1E29">
            <w:pPr>
              <w:jc w:val="center"/>
              <w:rPr>
                <w:bCs/>
                <w:sz w:val="20"/>
                <w:szCs w:val="20"/>
              </w:rPr>
            </w:pPr>
          </w:p>
        </w:tc>
      </w:tr>
      <w:tr w:rsidR="008B1E29" w14:paraId="0D0C462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8005EF" w14:textId="77777777" w:rsidR="00AC3699" w:rsidRDefault="00AC3699" w:rsidP="00AC3699">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61704B08" w14:textId="6206ECA4"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AE277D3"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FB6E5D" w14:textId="6F08AD04"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7C5B44F" w14:textId="2D4402E8"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32254" w14:textId="25304FBB"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A14FFD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68AC02" w14:textId="6F2BB03D"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9BAB1B" w14:textId="552B4C75"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966542" w14:textId="05427FAF"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B7678C" w14:textId="63290841" w:rsidR="00AC3699" w:rsidRPr="0008309A" w:rsidRDefault="00AC3699" w:rsidP="008B1E29">
            <w:pPr>
              <w:jc w:val="center"/>
              <w:rPr>
                <w:sz w:val="20"/>
                <w:szCs w:val="20"/>
              </w:rPr>
            </w:pPr>
          </w:p>
        </w:tc>
      </w:tr>
      <w:tr w:rsidR="008B1E29" w14:paraId="7D174B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BBCA7" w14:textId="77777777" w:rsidR="00AC3699" w:rsidRDefault="00AC3699" w:rsidP="00AC3699">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30B129E3" w14:textId="382EA1D8"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01AF8E52"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A0AD6D" w14:textId="2A3656E0"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29FEC6" w14:textId="5A3B1EC4"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1FB30C" w14:textId="291825F0"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47909E"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32480EA" w14:textId="3BC1BB9F"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727BA1" w14:textId="6A33197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04DC3" w14:textId="323079A1"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840741" w14:textId="08B6D196" w:rsidR="00AC3699" w:rsidRPr="0008309A" w:rsidRDefault="00AC3699" w:rsidP="008B1E29">
            <w:pPr>
              <w:jc w:val="center"/>
              <w:rPr>
                <w:sz w:val="20"/>
                <w:szCs w:val="20"/>
              </w:rPr>
            </w:pPr>
          </w:p>
        </w:tc>
      </w:tr>
      <w:tr w:rsidR="008B1E29" w14:paraId="1F08C0D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B8C705" w14:textId="77777777" w:rsidR="00AC3699" w:rsidRDefault="00AC3699" w:rsidP="00AC3699">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28B7C9FC" w14:textId="68930E87"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17086D"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CC80BF" w14:textId="071F1FE3"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73F2B6" w14:textId="019D27BF"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2E2FF" w14:textId="050A80DD"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08868364"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3B10EE" w14:textId="5F277A2A"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052817" w14:textId="7DE11F83"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6B8AD8" w14:textId="7A227F62"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BA3179" w14:textId="187DD7D4" w:rsidR="00AC3699" w:rsidRPr="0008309A" w:rsidRDefault="00AC3699" w:rsidP="008B1E29">
            <w:pPr>
              <w:jc w:val="center"/>
              <w:rPr>
                <w:sz w:val="20"/>
                <w:szCs w:val="20"/>
              </w:rPr>
            </w:pPr>
          </w:p>
        </w:tc>
      </w:tr>
      <w:tr w:rsidR="008B1E29" w14:paraId="4D520DE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B597E" w14:textId="77777777" w:rsidR="00AC3699" w:rsidRDefault="00AC3699" w:rsidP="00AC3699">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5304F8A2" w14:textId="2ECD91FF"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59C592DF"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0C35218" w14:textId="4CF7CECE"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312421" w14:textId="3EA31AFE"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3F5C8" w14:textId="124F4902"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36B091A0"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38DF42" w14:textId="00577859"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D9CC82" w14:textId="3FA4CE86"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FEC4EA" w14:textId="3117A648"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D52751" w14:textId="7352E2B5" w:rsidR="00AC3699" w:rsidRPr="0008309A" w:rsidRDefault="00AC3699" w:rsidP="008B1E29">
            <w:pPr>
              <w:jc w:val="center"/>
              <w:rPr>
                <w:sz w:val="20"/>
                <w:szCs w:val="20"/>
              </w:rPr>
            </w:pPr>
          </w:p>
        </w:tc>
      </w:tr>
      <w:tr w:rsidR="008B1E29" w14:paraId="0973A19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EBB7E5" w14:textId="77777777" w:rsidR="00AC3699" w:rsidRDefault="00AC3699" w:rsidP="00AC3699">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0FAC4C0" w14:textId="4DD02FB1" w:rsidR="00AC3699" w:rsidRPr="0008309A" w:rsidRDefault="00AC3699" w:rsidP="008B1E29">
            <w:pPr>
              <w:jc w:val="center"/>
              <w:rPr>
                <w:sz w:val="20"/>
                <w:szCs w:val="20"/>
              </w:rPr>
            </w:pPr>
          </w:p>
        </w:tc>
        <w:tc>
          <w:tcPr>
            <w:tcW w:w="492" w:type="pct"/>
            <w:tcBorders>
              <w:top w:val="nil"/>
              <w:left w:val="nil"/>
              <w:bottom w:val="single" w:sz="4" w:space="0" w:color="auto"/>
              <w:right w:val="nil"/>
            </w:tcBorders>
            <w:vAlign w:val="center"/>
          </w:tcPr>
          <w:p w14:paraId="3E54819A" w14:textId="77777777" w:rsidR="00AC3699" w:rsidRPr="0008309A"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5ADD8E" w14:textId="5BC8B855" w:rsidR="00AC3699" w:rsidRPr="0008309A"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F26854" w14:textId="2C3E03F6" w:rsidR="00AC3699" w:rsidRPr="0008309A"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992CE4" w14:textId="622AAD63" w:rsidR="00AC3699" w:rsidRPr="0008309A" w:rsidRDefault="00AC3699" w:rsidP="008B1E29">
            <w:pPr>
              <w:jc w:val="center"/>
              <w:rPr>
                <w:sz w:val="20"/>
                <w:szCs w:val="20"/>
              </w:rPr>
            </w:pPr>
          </w:p>
        </w:tc>
        <w:tc>
          <w:tcPr>
            <w:tcW w:w="543" w:type="pct"/>
            <w:tcBorders>
              <w:top w:val="nil"/>
              <w:left w:val="nil"/>
              <w:bottom w:val="single" w:sz="4" w:space="0" w:color="auto"/>
              <w:right w:val="nil"/>
            </w:tcBorders>
            <w:vAlign w:val="center"/>
          </w:tcPr>
          <w:p w14:paraId="7E1C64FF" w14:textId="77777777" w:rsidR="00AC3699" w:rsidRPr="0008309A"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5C0084" w14:textId="316B5804" w:rsidR="00AC3699" w:rsidRPr="0008309A"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8CB20D" w14:textId="39BF6961" w:rsidR="00AC3699" w:rsidRPr="0008309A"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D73688" w14:textId="002D7F5A" w:rsidR="00AC3699" w:rsidRPr="0008309A"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D53F891" w14:textId="6C7B4F1F" w:rsidR="00AC3699" w:rsidRPr="0008309A" w:rsidRDefault="00AC3699" w:rsidP="008B1E29">
            <w:pPr>
              <w:jc w:val="center"/>
              <w:rPr>
                <w:sz w:val="20"/>
                <w:szCs w:val="20"/>
              </w:rPr>
            </w:pPr>
          </w:p>
        </w:tc>
      </w:tr>
      <w:tr w:rsidR="00AC3699" w14:paraId="375953B8" w14:textId="77777777" w:rsidTr="00AD6362">
        <w:trPr>
          <w:trHeight w:val="197"/>
        </w:trPr>
        <w:tc>
          <w:tcPr>
            <w:tcW w:w="2626" w:type="pct"/>
            <w:gridSpan w:val="4"/>
            <w:tcBorders>
              <w:top w:val="single" w:sz="4" w:space="0" w:color="auto"/>
              <w:left w:val="nil"/>
              <w:bottom w:val="single" w:sz="4" w:space="0" w:color="auto"/>
              <w:right w:val="nil"/>
            </w:tcBorders>
            <w:shd w:val="clear" w:color="000000" w:fill="DBE7F3"/>
          </w:tcPr>
          <w:p w14:paraId="340A6882" w14:textId="251A184B" w:rsidR="00AC3699" w:rsidRDefault="00AC3699" w:rsidP="00AC3699">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E58107B"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37CFC93"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B593CB7"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CF26E97" w14:textId="5E5A5AC6"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8972DF"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9B97175"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A4294F6" w14:textId="77777777" w:rsidR="00AC3699" w:rsidRDefault="00AC3699" w:rsidP="00AC3699">
            <w:pPr>
              <w:rPr>
                <w:b/>
                <w:bCs/>
                <w:sz w:val="20"/>
                <w:szCs w:val="20"/>
              </w:rPr>
            </w:pPr>
            <w:r>
              <w:rPr>
                <w:b/>
                <w:bCs/>
                <w:sz w:val="20"/>
                <w:szCs w:val="20"/>
              </w:rPr>
              <w:t> </w:t>
            </w:r>
          </w:p>
        </w:tc>
      </w:tr>
      <w:tr w:rsidR="008B1E29" w14:paraId="5950E66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ED9614" w14:textId="77777777" w:rsidR="00AC3699" w:rsidRDefault="00AC3699" w:rsidP="00AC3699">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DA36E1B" w14:textId="519757A4"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7C86AEF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C3F0EE" w14:textId="3C7C02D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FE9C40" w14:textId="3AE337A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BD0928" w14:textId="39DBE6B4"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2329FE3"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152F6E" w14:textId="0F88E7D5"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0C95805" w14:textId="3F8EE60D"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AD8752" w14:textId="200AD7AC"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2D422F" w14:textId="5B00A0B9" w:rsidR="00AC3699" w:rsidRDefault="00AC3699" w:rsidP="008B1E29">
            <w:pPr>
              <w:jc w:val="center"/>
              <w:rPr>
                <w:sz w:val="20"/>
                <w:szCs w:val="20"/>
              </w:rPr>
            </w:pPr>
          </w:p>
        </w:tc>
      </w:tr>
      <w:tr w:rsidR="008B1E29" w14:paraId="4BA228C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A3FBD3" w14:textId="77777777" w:rsidR="00AC3699" w:rsidRDefault="00AC3699" w:rsidP="00AC3699">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100918A" w14:textId="4222BEBC"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3993457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2457" w14:textId="45D28DB5"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6AE2D6" w14:textId="661F843D"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8D25A7" w14:textId="6220FA7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EA54DF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EA3F86" w14:textId="5A02207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93D8EF" w14:textId="6F714C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09327A" w14:textId="2B96F17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E23F45" w14:textId="58BA674D" w:rsidR="00AC3699" w:rsidRDefault="00AC3699" w:rsidP="008B1E29">
            <w:pPr>
              <w:jc w:val="center"/>
              <w:rPr>
                <w:sz w:val="20"/>
                <w:szCs w:val="20"/>
              </w:rPr>
            </w:pPr>
          </w:p>
        </w:tc>
      </w:tr>
      <w:tr w:rsidR="008B1E29" w14:paraId="1B0F680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0478DF" w14:textId="77777777" w:rsidR="00AC3699" w:rsidRDefault="00AC3699" w:rsidP="00AC3699">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719DDD86" w14:textId="0219E598"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402FC5C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4847B4" w14:textId="07FAEBA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F39F20" w14:textId="5A953CF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2C8D8E" w14:textId="2A501A4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70F727D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3F4F0A" w14:textId="2520A8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C7ECEC" w14:textId="5C619B8F"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9688FC" w14:textId="4A5FF360"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611FC79" w14:textId="5E08740D" w:rsidR="00AC3699" w:rsidRDefault="00AC3699" w:rsidP="008B1E29">
            <w:pPr>
              <w:jc w:val="center"/>
              <w:rPr>
                <w:sz w:val="20"/>
                <w:szCs w:val="20"/>
              </w:rPr>
            </w:pPr>
          </w:p>
        </w:tc>
      </w:tr>
      <w:tr w:rsidR="008B1E29" w14:paraId="0183BD40"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16A59E" w14:textId="77777777" w:rsidR="00AC3699" w:rsidRDefault="00AC3699" w:rsidP="00AC3699">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4DC6668" w14:textId="0559102F"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50980B12"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516C9E" w14:textId="070E748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C08BCA" w14:textId="45C64BCC"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BFAC8A" w14:textId="6356A3FA"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DADFD7A"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4AC9D4" w14:textId="01BF946E"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2D9D7E" w14:textId="0BCEB4D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19326A" w14:textId="504F66C4"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AFE228" w14:textId="11265DAC" w:rsidR="00AC3699" w:rsidRDefault="00AC3699" w:rsidP="008B1E29">
            <w:pPr>
              <w:jc w:val="center"/>
              <w:rPr>
                <w:sz w:val="20"/>
                <w:szCs w:val="20"/>
              </w:rPr>
            </w:pPr>
          </w:p>
        </w:tc>
      </w:tr>
      <w:tr w:rsidR="008B1E29" w14:paraId="18C13664"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FFF3E0" w14:textId="77777777" w:rsidR="00AC3699" w:rsidRDefault="00AC3699" w:rsidP="00AC3699">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73BB7FC" w14:textId="07E45B9E" w:rsidR="00AC3699" w:rsidRDefault="00AC3699" w:rsidP="008B1E29">
            <w:pPr>
              <w:jc w:val="center"/>
              <w:rPr>
                <w:sz w:val="20"/>
                <w:szCs w:val="20"/>
              </w:rPr>
            </w:pPr>
          </w:p>
        </w:tc>
        <w:tc>
          <w:tcPr>
            <w:tcW w:w="492" w:type="pct"/>
            <w:tcBorders>
              <w:top w:val="nil"/>
              <w:left w:val="nil"/>
              <w:bottom w:val="single" w:sz="4" w:space="0" w:color="auto"/>
              <w:right w:val="nil"/>
            </w:tcBorders>
            <w:vAlign w:val="center"/>
          </w:tcPr>
          <w:p w14:paraId="05D4DA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0E1B29" w14:textId="3323F759"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4BAD9" w14:textId="0984D40E"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F1178E" w14:textId="47C7CD1D"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4EBD504"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21A530" w14:textId="4376F041"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BCAECFE" w14:textId="517A96F7"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051A9ED" w14:textId="4878D149"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F0B79F" w14:textId="5E01C49F" w:rsidR="00AC3699" w:rsidRDefault="00AC3699" w:rsidP="008B1E29">
            <w:pPr>
              <w:jc w:val="center"/>
              <w:rPr>
                <w:sz w:val="20"/>
                <w:szCs w:val="20"/>
              </w:rPr>
            </w:pPr>
          </w:p>
        </w:tc>
      </w:tr>
      <w:tr w:rsidR="00AC3699" w14:paraId="2D33F1FD" w14:textId="77777777" w:rsidTr="00AD6362">
        <w:tc>
          <w:tcPr>
            <w:tcW w:w="1811" w:type="pct"/>
            <w:gridSpan w:val="2"/>
            <w:tcBorders>
              <w:top w:val="nil"/>
              <w:left w:val="nil"/>
              <w:bottom w:val="single" w:sz="4" w:space="0" w:color="auto"/>
              <w:right w:val="nil"/>
            </w:tcBorders>
            <w:shd w:val="clear" w:color="000000" w:fill="DBE7F3"/>
            <w:vAlign w:val="center"/>
            <w:hideMark/>
          </w:tcPr>
          <w:p w14:paraId="6FF93BAB" w14:textId="5FEA1623" w:rsidR="00AC3699" w:rsidRPr="004D36F9" w:rsidRDefault="00AC3699" w:rsidP="00AC3699">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44F9B2F" w14:textId="77777777" w:rsidR="00AC3699" w:rsidRDefault="00AC3699" w:rsidP="00AC3699">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772FBEB" w14:textId="6157E741" w:rsidR="00AC3699" w:rsidRDefault="00AC3699" w:rsidP="00AC3699">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1373652" w14:textId="77777777" w:rsidR="00AC3699" w:rsidRDefault="00AC3699" w:rsidP="00AC3699">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E2BBA5C" w14:textId="77777777" w:rsidR="00AC3699" w:rsidRDefault="00AC3699" w:rsidP="00AC3699">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A4A1630" w14:textId="77777777" w:rsidR="00AC3699" w:rsidRDefault="00AC3699" w:rsidP="00AC3699">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E993BB4" w14:textId="0C2B7592" w:rsidR="00AC3699" w:rsidRDefault="00AC3699" w:rsidP="00AC3699">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79451E3" w14:textId="77777777" w:rsidR="00AC3699" w:rsidRDefault="00AC3699" w:rsidP="00AC3699">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6A38F59" w14:textId="77777777" w:rsidR="00AC3699" w:rsidRDefault="00AC3699" w:rsidP="00AC3699">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BBF1922" w14:textId="77777777" w:rsidR="00AC3699" w:rsidRDefault="00AC3699" w:rsidP="00AC3699">
            <w:pPr>
              <w:rPr>
                <w:b/>
                <w:bCs/>
                <w:sz w:val="20"/>
                <w:szCs w:val="20"/>
              </w:rPr>
            </w:pPr>
            <w:r>
              <w:rPr>
                <w:b/>
                <w:bCs/>
                <w:sz w:val="20"/>
                <w:szCs w:val="20"/>
              </w:rPr>
              <w:t> </w:t>
            </w:r>
          </w:p>
        </w:tc>
      </w:tr>
      <w:tr w:rsidR="008B1E29" w14:paraId="0137CBA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D73913" w14:textId="77777777" w:rsidR="00AC3699" w:rsidRDefault="00AC3699" w:rsidP="00AC3699">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7B5504A" w14:textId="04E0DF3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692FB0B"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D5FE2C" w14:textId="3FA0CADB"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84CF47" w14:textId="3C0D244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10A2D9" w14:textId="5F35ED1E"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41E5F7A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4442053" w14:textId="23EC78E0"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498BA31" w14:textId="6B1D8B9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DAAE510" w14:textId="3B0B9793"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225C32" w14:textId="46C2BC9E" w:rsidR="00AC3699" w:rsidRDefault="00AC3699" w:rsidP="008B1E29">
            <w:pPr>
              <w:jc w:val="center"/>
              <w:rPr>
                <w:sz w:val="20"/>
                <w:szCs w:val="20"/>
              </w:rPr>
            </w:pPr>
          </w:p>
        </w:tc>
      </w:tr>
      <w:tr w:rsidR="008B1E29" w14:paraId="125847C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8C5ED8" w14:textId="77777777" w:rsidR="00AC3699" w:rsidRDefault="00AC3699" w:rsidP="00AC3699">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81F5F82" w14:textId="37CAC78D"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0982B91"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9FD7C4" w14:textId="548D6CE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25565D" w14:textId="7AA2E9D2"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6F17A9" w14:textId="56F1243C"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60680C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EB7B1F" w14:textId="109B047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DF2E1A" w14:textId="57B0D4D5"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EF149" w14:textId="34A31BF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DFB722E" w14:textId="70752799" w:rsidR="00AC3699" w:rsidRDefault="00AC3699" w:rsidP="008B1E29">
            <w:pPr>
              <w:jc w:val="center"/>
              <w:rPr>
                <w:sz w:val="20"/>
                <w:szCs w:val="20"/>
              </w:rPr>
            </w:pPr>
          </w:p>
        </w:tc>
      </w:tr>
      <w:tr w:rsidR="008B1E29" w14:paraId="6230BC0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C724F7" w14:textId="77777777" w:rsidR="00AC3699" w:rsidRDefault="00AC3699" w:rsidP="00AC3699">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5E1F8FC" w14:textId="597D1A5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6562551A"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9D2E8" w14:textId="4822429D"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BCF5C1" w14:textId="6B171764"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2CE778" w14:textId="6FE953C8"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1A5F54D"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B8D842" w14:textId="7FDE63C2"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14D4ADF" w14:textId="6663E011"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68563F" w14:textId="7B35265F"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199AA" w14:textId="410DF429" w:rsidR="00AC3699" w:rsidRDefault="00AC3699" w:rsidP="008B1E29">
            <w:pPr>
              <w:jc w:val="center"/>
              <w:rPr>
                <w:sz w:val="20"/>
                <w:szCs w:val="20"/>
              </w:rPr>
            </w:pPr>
          </w:p>
        </w:tc>
      </w:tr>
      <w:tr w:rsidR="008B1E29" w14:paraId="207BDC1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2A9B435" w14:textId="77777777" w:rsidR="00AC3699" w:rsidRDefault="00AC3699" w:rsidP="00AC3699">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373050F" w14:textId="4F5CA73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45CFD829"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95E5F2" w14:textId="10C3E25E"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7A3490F" w14:textId="7879EFEB"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E369D9D" w14:textId="78F6156F"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2BEEB39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96FB7" w14:textId="75968EBC"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C4FBDF6" w14:textId="2D605B8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33BCCB" w14:textId="72B47C1A"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DE7D5C" w14:textId="1109E8BC" w:rsidR="00AC3699" w:rsidRDefault="00AC3699" w:rsidP="008B1E29">
            <w:pPr>
              <w:jc w:val="center"/>
              <w:rPr>
                <w:sz w:val="20"/>
                <w:szCs w:val="20"/>
              </w:rPr>
            </w:pPr>
          </w:p>
        </w:tc>
      </w:tr>
      <w:tr w:rsidR="008B1E29" w14:paraId="1D9F6308" w14:textId="77777777" w:rsidTr="00AD6362">
        <w:tc>
          <w:tcPr>
            <w:tcW w:w="1276" w:type="pct"/>
            <w:tcBorders>
              <w:top w:val="nil"/>
              <w:left w:val="nil"/>
              <w:bottom w:val="single" w:sz="4" w:space="0" w:color="auto"/>
              <w:right w:val="nil"/>
            </w:tcBorders>
            <w:shd w:val="clear" w:color="000000" w:fill="DBE7F3"/>
            <w:vAlign w:val="center"/>
            <w:hideMark/>
          </w:tcPr>
          <w:p w14:paraId="4AB6EB2B" w14:textId="77777777" w:rsidR="00AC3699" w:rsidRDefault="00AC3699" w:rsidP="00AC3699">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668ACC8"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181CCD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8B95E87" w14:textId="61DC828D"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A6C5422" w14:textId="638946AB"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8E47632" w14:textId="2468FA18"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80EE95"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F970779" w14:textId="6A4F3ABD"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20068659" w14:textId="7C8D648F"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50683B4" w14:textId="5757C479"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5F75C5F" w14:textId="5D193FFB" w:rsidR="00AC3699" w:rsidRDefault="00AC3699" w:rsidP="008B1E29">
            <w:pPr>
              <w:jc w:val="center"/>
              <w:rPr>
                <w:b/>
                <w:bCs/>
                <w:sz w:val="20"/>
                <w:szCs w:val="20"/>
              </w:rPr>
            </w:pPr>
          </w:p>
        </w:tc>
      </w:tr>
      <w:tr w:rsidR="008B1E29" w14:paraId="02DC71B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A6FE6E" w14:textId="77777777" w:rsidR="00AC3699" w:rsidRDefault="00AC3699" w:rsidP="00AC3699">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F7B713D" w14:textId="44322E5E"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0F294FC"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B4229A" w14:textId="4EDDE04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A047F0" w14:textId="5B815BB6"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9F47B6F" w14:textId="0CA84450"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A988C6F"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3302279" w14:textId="08337EEA"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8A74AEF" w14:textId="06BB2F1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E08BE7" w14:textId="52B6FBE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563DB2F" w14:textId="50E9D628" w:rsidR="00AC3699" w:rsidRDefault="00AC3699" w:rsidP="008B1E29">
            <w:pPr>
              <w:jc w:val="center"/>
              <w:rPr>
                <w:sz w:val="20"/>
                <w:szCs w:val="20"/>
              </w:rPr>
            </w:pPr>
          </w:p>
        </w:tc>
      </w:tr>
      <w:tr w:rsidR="008B1E29" w14:paraId="73FEB9A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044D6E" w14:textId="77777777" w:rsidR="00AC3699" w:rsidRDefault="00AC3699" w:rsidP="00AC3699">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61B52C6" w14:textId="35C99A3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76A10DF6"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3504B" w14:textId="0B05BFF0"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6C2955" w14:textId="6907D8E3"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67A84C9" w14:textId="6D185DCB"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06B218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44E3DE" w14:textId="714CF54B"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EE6951C" w14:textId="735B435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2023A5" w14:textId="300D1B3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7041DF8" w14:textId="01D9A603" w:rsidR="00AC3699" w:rsidRDefault="00AC3699" w:rsidP="008B1E29">
            <w:pPr>
              <w:jc w:val="center"/>
              <w:rPr>
                <w:sz w:val="20"/>
                <w:szCs w:val="20"/>
              </w:rPr>
            </w:pPr>
          </w:p>
        </w:tc>
      </w:tr>
      <w:tr w:rsidR="008B1E29" w14:paraId="02F6BE14" w14:textId="77777777" w:rsidTr="00AD6362">
        <w:tc>
          <w:tcPr>
            <w:tcW w:w="1276" w:type="pct"/>
            <w:tcBorders>
              <w:top w:val="nil"/>
              <w:left w:val="nil"/>
              <w:bottom w:val="single" w:sz="4" w:space="0" w:color="auto"/>
              <w:right w:val="nil"/>
            </w:tcBorders>
            <w:shd w:val="clear" w:color="000000" w:fill="DBE7F3"/>
            <w:vAlign w:val="center"/>
            <w:hideMark/>
          </w:tcPr>
          <w:p w14:paraId="0E25914B" w14:textId="77777777" w:rsidR="00AC3699" w:rsidRDefault="00AC3699" w:rsidP="00AC3699">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2439854" w14:textId="77777777" w:rsidR="00AC3699" w:rsidRDefault="00AC3699" w:rsidP="00AC3699">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7A00DBF" w14:textId="77777777" w:rsidR="00AC3699" w:rsidRDefault="00AC3699" w:rsidP="008B1E29">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379D32" w14:textId="2CB85AD9" w:rsidR="00AC3699" w:rsidRDefault="00AC3699" w:rsidP="008B1E29">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E963001" w14:textId="3782086E" w:rsidR="00AC3699" w:rsidRDefault="00AC3699" w:rsidP="008B1E29">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2BC499E" w14:textId="128A3663" w:rsidR="00AC3699" w:rsidRDefault="00AC3699" w:rsidP="008B1E29">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2AA235B" w14:textId="77777777" w:rsidR="00AC3699" w:rsidRDefault="00AC3699" w:rsidP="008B1E29">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C60EF2B" w14:textId="5B551FF2" w:rsidR="00AC3699" w:rsidRDefault="00AC3699" w:rsidP="008B1E29">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DC40402" w14:textId="6BB778A7" w:rsidR="00AC3699" w:rsidRDefault="00AC3699" w:rsidP="008B1E29">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BB1AE8D" w14:textId="789C9487" w:rsidR="00AC3699" w:rsidRDefault="00AC3699" w:rsidP="008B1E29">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A824751" w14:textId="29FAF49B" w:rsidR="00AC3699" w:rsidRDefault="00AC3699" w:rsidP="008B1E29">
            <w:pPr>
              <w:jc w:val="center"/>
              <w:rPr>
                <w:b/>
                <w:bCs/>
                <w:sz w:val="20"/>
                <w:szCs w:val="20"/>
              </w:rPr>
            </w:pPr>
          </w:p>
        </w:tc>
      </w:tr>
      <w:tr w:rsidR="008B1E29" w14:paraId="0314E0F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E6BBF6" w14:textId="77777777" w:rsidR="00AC3699" w:rsidRDefault="00AC3699" w:rsidP="00AC3699">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4C5BD24" w14:textId="15C267D5"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1A92E3D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F5C05B" w14:textId="1468FBDC"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E13853" w14:textId="0DFDE551"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13ABD1F" w14:textId="60530042"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102641B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75F021" w14:textId="5CF3CDAD"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89FFB9" w14:textId="3C261B66"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4818DB" w14:textId="2098C386"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EE5A8E" w14:textId="1F91AB4C" w:rsidR="00AC3699" w:rsidRDefault="00AC3699" w:rsidP="008B1E29">
            <w:pPr>
              <w:jc w:val="center"/>
              <w:rPr>
                <w:sz w:val="20"/>
                <w:szCs w:val="20"/>
              </w:rPr>
            </w:pPr>
          </w:p>
        </w:tc>
      </w:tr>
      <w:tr w:rsidR="008B1E29" w14:paraId="7FD0FB8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30816DC" w14:textId="77777777" w:rsidR="00AC3699" w:rsidRDefault="00AC3699" w:rsidP="00AC3699">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861E4AA" w14:textId="32653E41"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3B01A677"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E8E506E" w14:textId="7F4CA923"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B083C6" w14:textId="5C9F583A"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BC076A" w14:textId="6808A047"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3424D459"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54819" w14:textId="1FCA6F8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5BB1B6" w14:textId="61D27FF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B4A5D" w14:textId="4BDCB691"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B0C70D" w14:textId="6D54B609" w:rsidR="00AC3699" w:rsidRDefault="00AC3699" w:rsidP="008B1E29">
            <w:pPr>
              <w:jc w:val="center"/>
              <w:rPr>
                <w:sz w:val="20"/>
                <w:szCs w:val="20"/>
              </w:rPr>
            </w:pPr>
          </w:p>
        </w:tc>
      </w:tr>
      <w:tr w:rsidR="008B1E29" w14:paraId="02679E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4EB15B" w14:textId="77777777" w:rsidR="00AC3699" w:rsidRDefault="00AC3699" w:rsidP="00AC3699">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8F6A9D4" w14:textId="65D85D8B" w:rsidR="00AC3699" w:rsidRDefault="00AC3699" w:rsidP="00AC3699">
            <w:pPr>
              <w:jc w:val="center"/>
              <w:rPr>
                <w:sz w:val="20"/>
                <w:szCs w:val="20"/>
              </w:rPr>
            </w:pPr>
          </w:p>
        </w:tc>
        <w:tc>
          <w:tcPr>
            <w:tcW w:w="492" w:type="pct"/>
            <w:tcBorders>
              <w:top w:val="nil"/>
              <w:left w:val="nil"/>
              <w:bottom w:val="single" w:sz="4" w:space="0" w:color="auto"/>
              <w:right w:val="nil"/>
            </w:tcBorders>
            <w:vAlign w:val="center"/>
          </w:tcPr>
          <w:p w14:paraId="5527994D" w14:textId="77777777" w:rsidR="00AC3699" w:rsidRDefault="00AC3699" w:rsidP="008B1E29">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E0595" w14:textId="425F17FA" w:rsidR="00AC3699" w:rsidRDefault="00AC3699" w:rsidP="008B1E29">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88D742" w14:textId="121D7195" w:rsidR="00AC3699" w:rsidRDefault="00AC3699" w:rsidP="008B1E29">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6C650" w14:textId="0E9B1CB3" w:rsidR="00AC3699" w:rsidRDefault="00AC3699" w:rsidP="008B1E29">
            <w:pPr>
              <w:jc w:val="center"/>
              <w:rPr>
                <w:sz w:val="20"/>
                <w:szCs w:val="20"/>
              </w:rPr>
            </w:pPr>
          </w:p>
        </w:tc>
        <w:tc>
          <w:tcPr>
            <w:tcW w:w="543" w:type="pct"/>
            <w:tcBorders>
              <w:top w:val="nil"/>
              <w:left w:val="nil"/>
              <w:bottom w:val="single" w:sz="4" w:space="0" w:color="auto"/>
              <w:right w:val="nil"/>
            </w:tcBorders>
            <w:vAlign w:val="center"/>
          </w:tcPr>
          <w:p w14:paraId="61D18EA7" w14:textId="77777777" w:rsidR="00AC3699" w:rsidRDefault="00AC3699" w:rsidP="008B1E29">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E29B8B" w14:textId="6D61F3C4" w:rsidR="00AC3699" w:rsidRDefault="00AC3699" w:rsidP="008B1E29">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75EAFB" w14:textId="3827D5C4" w:rsidR="00AC3699" w:rsidRDefault="00AC3699" w:rsidP="008B1E29">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479C30" w14:textId="26F839F7" w:rsidR="00AC3699" w:rsidRDefault="00AC3699" w:rsidP="008B1E29">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3F9C9A" w14:textId="1BD4804A" w:rsidR="00AC3699" w:rsidRDefault="00AC3699" w:rsidP="008B1E29">
            <w:pPr>
              <w:jc w:val="center"/>
              <w:rPr>
                <w:sz w:val="20"/>
                <w:szCs w:val="20"/>
              </w:rPr>
            </w:pPr>
          </w:p>
        </w:tc>
      </w:tr>
    </w:tbl>
    <w:p w14:paraId="4B80964D" w14:textId="5C389DB1" w:rsidR="00BB5670" w:rsidRPr="00BB5670" w:rsidRDefault="0043426A" w:rsidP="00BB5670">
      <w:pPr>
        <w:pStyle w:val="BodyText"/>
        <w:spacing w:after="0"/>
        <w:ind w:left="90" w:hanging="90"/>
        <w:rPr>
          <w:sz w:val="16"/>
        </w:rPr>
      </w:pPr>
      <w:commentRangeStart w:id="801"/>
      <w:r w:rsidRPr="00BB5670">
        <w:rPr>
          <w:sz w:val="16"/>
        </w:rPr>
        <w:t xml:space="preserve"> </w:t>
      </w:r>
      <w:r w:rsidR="00BB5670" w:rsidRPr="00BB5670">
        <w:rPr>
          <w:sz w:val="16"/>
        </w:rPr>
        <w:t>^ Results not statistically reliable, n&lt;30</w:t>
      </w:r>
      <w:commentRangeEnd w:id="801"/>
      <w:r w:rsidR="00B435DA">
        <w:rPr>
          <w:rStyle w:val="CommentReference"/>
        </w:rPr>
        <w:commentReference w:id="801"/>
      </w:r>
    </w:p>
    <w:p w14:paraId="1F12EEC7" w14:textId="480FA6E0"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45F03DD" w14:textId="13CA2974"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C23F846" w14:textId="6D373E9E"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4AF857BE" w14:textId="12ED5EE2"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344AE459" w14:textId="066988B4" w:rsidR="00BB5670" w:rsidRPr="00BB5670" w:rsidRDefault="00BB5670" w:rsidP="00BB5670">
      <w:pPr>
        <w:pStyle w:val="BodyText"/>
        <w:spacing w:after="0"/>
        <w:ind w:left="90" w:hanging="90"/>
        <w:rPr>
          <w:sz w:val="16"/>
        </w:rPr>
      </w:pPr>
      <w:r w:rsidRPr="00BB5670">
        <w:rPr>
          <w:sz w:val="16"/>
        </w:rPr>
        <w:t xml:space="preserve">Notes: </w:t>
      </w:r>
    </w:p>
    <w:p w14:paraId="3826F96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057C060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01FEF21D"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A4034CA" w14:textId="08C4AEA6" w:rsidR="00937ECB" w:rsidRPr="0008309A" w:rsidRDefault="00BB5670" w:rsidP="0008309A">
      <w:pPr>
        <w:pStyle w:val="BodyText"/>
        <w:ind w:left="86" w:hanging="86"/>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5539162" w14:textId="1D47E527" w:rsidR="00937ECB" w:rsidRDefault="00937ECB" w:rsidP="003019C5">
      <w:pPr>
        <w:pStyle w:val="Tabletitle"/>
        <w:keepLines/>
        <w:spacing w:before="240"/>
        <w:contextualSpacing/>
        <w:outlineLvl w:val="3"/>
      </w:pPr>
      <w:bookmarkStart w:id="802" w:name="_Toc50719230"/>
      <w:r w:rsidRPr="00937ECB">
        <w:t>Table A</w:t>
      </w:r>
      <w:r w:rsidR="00396A13">
        <w:t>1.</w:t>
      </w:r>
      <w:r w:rsidRPr="00937ECB">
        <w:t>7.2.2: Comparison of Prevalence of Stunting (&lt;-</w:t>
      </w:r>
      <w:r w:rsidR="00147403">
        <w:t>2</w:t>
      </w:r>
      <w:r w:rsidRPr="00937ECB">
        <w:t xml:space="preserve"> SD)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42AB85A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0B98C8E9"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F605C72" w14:textId="77777777" w:rsidR="00744ACA" w:rsidRDefault="00744ACA" w:rsidP="00F27E8A">
            <w:pPr>
              <w:jc w:val="center"/>
              <w:rPr>
                <w:b/>
                <w:bCs/>
                <w:color w:val="FFFFFF"/>
                <w:sz w:val="20"/>
                <w:szCs w:val="20"/>
              </w:rPr>
            </w:pPr>
            <w:r>
              <w:rPr>
                <w:b/>
                <w:bCs/>
                <w:color w:val="FFFFFF"/>
                <w:sz w:val="20"/>
                <w:szCs w:val="20"/>
              </w:rPr>
              <w:t xml:space="preserve">Baseline </w:t>
            </w:r>
          </w:p>
          <w:p w14:paraId="2EC77E6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3648C1A2"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0392EA2" w14:textId="77777777" w:rsidR="00744ACA" w:rsidRDefault="00744ACA" w:rsidP="00F27E8A">
            <w:pPr>
              <w:jc w:val="center"/>
              <w:rPr>
                <w:b/>
                <w:bCs/>
                <w:color w:val="FFFFFF"/>
                <w:sz w:val="20"/>
                <w:szCs w:val="20"/>
              </w:rPr>
            </w:pPr>
            <w:r>
              <w:rPr>
                <w:b/>
                <w:bCs/>
                <w:color w:val="FFFFFF"/>
                <w:sz w:val="20"/>
                <w:szCs w:val="20"/>
              </w:rPr>
              <w:t>Endline</w:t>
            </w:r>
          </w:p>
          <w:p w14:paraId="4CBEBAF7"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C1785D3"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75BF4D"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938CA08"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121121C" w14:textId="77777777" w:rsidTr="00F27E8A">
        <w:trPr>
          <w:tblHeader/>
        </w:trPr>
        <w:tc>
          <w:tcPr>
            <w:tcW w:w="1276" w:type="pct"/>
            <w:vMerge/>
            <w:tcBorders>
              <w:top w:val="single" w:sz="4" w:space="0" w:color="auto"/>
              <w:left w:val="nil"/>
              <w:bottom w:val="nil"/>
              <w:right w:val="nil"/>
            </w:tcBorders>
            <w:vAlign w:val="center"/>
            <w:hideMark/>
          </w:tcPr>
          <w:p w14:paraId="4933FF7C"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DD1661"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EB07B61"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137A00B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4A7978F1"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1218BF2"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6F0286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EFFEF6B"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4B90BF4D"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B07C83D"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49988C7" w14:textId="77777777" w:rsidR="00744ACA" w:rsidRDefault="00744ACA" w:rsidP="00F27E8A">
            <w:pPr>
              <w:rPr>
                <w:b/>
                <w:bCs/>
                <w:color w:val="FFFFFF"/>
                <w:sz w:val="20"/>
                <w:szCs w:val="20"/>
              </w:rPr>
            </w:pPr>
          </w:p>
        </w:tc>
      </w:tr>
      <w:tr w:rsidR="00744ACA" w14:paraId="50BE7417"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7CC0918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29B4A8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A86BAF1"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3DBE75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4EA46C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14EE741A"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AE8C072"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6E2B955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90C8F0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11D805B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276109B7" w14:textId="77777777" w:rsidR="00744ACA" w:rsidRDefault="00744ACA" w:rsidP="00F27E8A">
            <w:pPr>
              <w:jc w:val="center"/>
              <w:rPr>
                <w:sz w:val="20"/>
                <w:szCs w:val="20"/>
              </w:rPr>
            </w:pPr>
          </w:p>
        </w:tc>
      </w:tr>
      <w:tr w:rsidR="00744ACA" w14:paraId="68E1EC21" w14:textId="77777777" w:rsidTr="00F27E8A">
        <w:tc>
          <w:tcPr>
            <w:tcW w:w="1276" w:type="pct"/>
            <w:tcBorders>
              <w:top w:val="nil"/>
              <w:left w:val="nil"/>
              <w:bottom w:val="single" w:sz="4" w:space="0" w:color="auto"/>
              <w:right w:val="nil"/>
            </w:tcBorders>
            <w:shd w:val="clear" w:color="000000" w:fill="DBE7F3"/>
            <w:vAlign w:val="center"/>
            <w:hideMark/>
          </w:tcPr>
          <w:p w14:paraId="3578828E"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B354026"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EAE55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26D3E67"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3FFE2B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AAA471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1766D2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5745B67F"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8771DB9"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CBC182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6F750C1" w14:textId="77777777" w:rsidR="00744ACA" w:rsidRPr="0008309A" w:rsidRDefault="00744ACA" w:rsidP="00F27E8A">
            <w:pPr>
              <w:jc w:val="center"/>
              <w:rPr>
                <w:bCs/>
                <w:sz w:val="20"/>
                <w:szCs w:val="20"/>
              </w:rPr>
            </w:pPr>
          </w:p>
        </w:tc>
      </w:tr>
      <w:tr w:rsidR="00744ACA" w14:paraId="172BA5B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2C9D08"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0911D1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15C56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422C1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A3943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795AC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9CF7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9D5E7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D199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9C719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BF0B92" w14:textId="77777777" w:rsidR="00744ACA" w:rsidRPr="0008309A" w:rsidRDefault="00744ACA" w:rsidP="00F27E8A">
            <w:pPr>
              <w:jc w:val="center"/>
              <w:rPr>
                <w:sz w:val="20"/>
                <w:szCs w:val="20"/>
              </w:rPr>
            </w:pPr>
          </w:p>
        </w:tc>
      </w:tr>
      <w:tr w:rsidR="00744ACA" w14:paraId="59CC3C5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0818134"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4656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825E7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6E53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8B1DA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AFD8BA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E436E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1BFC1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B79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6A601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1F547B2" w14:textId="77777777" w:rsidR="00744ACA" w:rsidRPr="0008309A" w:rsidRDefault="00744ACA" w:rsidP="00F27E8A">
            <w:pPr>
              <w:jc w:val="center"/>
              <w:rPr>
                <w:sz w:val="20"/>
                <w:szCs w:val="20"/>
              </w:rPr>
            </w:pPr>
          </w:p>
        </w:tc>
      </w:tr>
      <w:tr w:rsidR="00744ACA" w14:paraId="7FF8D04B" w14:textId="77777777" w:rsidTr="008A44F4">
        <w:tc>
          <w:tcPr>
            <w:tcW w:w="1276" w:type="pct"/>
            <w:tcBorders>
              <w:top w:val="nil"/>
              <w:left w:val="nil"/>
              <w:bottom w:val="single" w:sz="4" w:space="0" w:color="auto"/>
              <w:right w:val="nil"/>
            </w:tcBorders>
            <w:shd w:val="clear" w:color="000000" w:fill="DBE7F3"/>
            <w:vAlign w:val="center"/>
            <w:hideMark/>
          </w:tcPr>
          <w:p w14:paraId="0B34F80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A1B22FF"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E1A41F0"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06081F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16671D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229224A"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7F152FBE"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AD59B70"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FB8FB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97C87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7F22817" w14:textId="77777777" w:rsidR="00744ACA" w:rsidRPr="0008309A" w:rsidRDefault="00744ACA" w:rsidP="00F27E8A">
            <w:pPr>
              <w:jc w:val="center"/>
              <w:rPr>
                <w:bCs/>
                <w:sz w:val="20"/>
                <w:szCs w:val="20"/>
              </w:rPr>
            </w:pPr>
          </w:p>
        </w:tc>
      </w:tr>
      <w:tr w:rsidR="00744ACA" w14:paraId="263C953F" w14:textId="77777777" w:rsidTr="008A44F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75BDA91" w14:textId="77777777" w:rsidR="00744ACA" w:rsidRDefault="00744ACA" w:rsidP="00F27E8A">
            <w:pPr>
              <w:ind w:left="90" w:firstLineChars="100" w:firstLine="200"/>
              <w:rPr>
                <w:sz w:val="20"/>
                <w:szCs w:val="20"/>
              </w:rPr>
            </w:pPr>
            <w:r>
              <w:rPr>
                <w:sz w:val="20"/>
                <w:szCs w:val="20"/>
              </w:rPr>
              <w:t>0-11 months</w:t>
            </w:r>
          </w:p>
        </w:tc>
        <w:tc>
          <w:tcPr>
            <w:tcW w:w="535" w:type="pct"/>
            <w:tcBorders>
              <w:top w:val="single" w:sz="4" w:space="0" w:color="auto"/>
              <w:left w:val="nil"/>
              <w:bottom w:val="single" w:sz="4" w:space="0" w:color="auto"/>
              <w:right w:val="nil"/>
            </w:tcBorders>
            <w:shd w:val="clear" w:color="auto" w:fill="auto"/>
            <w:vAlign w:val="center"/>
            <w:hideMark/>
          </w:tcPr>
          <w:p w14:paraId="69DC8FF7"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4D8BE5C6"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AFABE1E"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505C2890"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7A8D07D5"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F726952"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333F3AD8"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1BC131F5"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5DA654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100C96F" w14:textId="77777777" w:rsidR="00744ACA" w:rsidRPr="008A44F4" w:rsidRDefault="00744ACA" w:rsidP="00F27E8A">
            <w:pPr>
              <w:jc w:val="center"/>
              <w:rPr>
                <w:sz w:val="20"/>
                <w:szCs w:val="20"/>
              </w:rPr>
            </w:pPr>
          </w:p>
        </w:tc>
      </w:tr>
      <w:tr w:rsidR="00744ACA" w14:paraId="4BE8B42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365744"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8BED38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C687D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A55FEC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01AD5B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853EF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CC9A9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54449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7314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8939D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7BF166" w14:textId="77777777" w:rsidR="00744ACA" w:rsidRPr="008A44F4" w:rsidRDefault="00744ACA" w:rsidP="00F27E8A">
            <w:pPr>
              <w:jc w:val="center"/>
              <w:rPr>
                <w:sz w:val="20"/>
                <w:szCs w:val="20"/>
              </w:rPr>
            </w:pPr>
          </w:p>
        </w:tc>
      </w:tr>
      <w:tr w:rsidR="00744ACA" w14:paraId="465DB39B"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548E7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7BEB4C7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06EA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00FFC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60BD8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54784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98170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B79D4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19F98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85604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CAF675" w14:textId="77777777" w:rsidR="00744ACA" w:rsidRPr="008A44F4" w:rsidRDefault="00744ACA" w:rsidP="00F27E8A">
            <w:pPr>
              <w:jc w:val="center"/>
              <w:rPr>
                <w:sz w:val="20"/>
                <w:szCs w:val="20"/>
              </w:rPr>
            </w:pPr>
          </w:p>
        </w:tc>
      </w:tr>
      <w:tr w:rsidR="00744ACA" w14:paraId="5D5E30D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C017A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4B57388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C217AD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72B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4F38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93596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7D9B19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7EB25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88C8E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37DEC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6AE849" w14:textId="77777777" w:rsidR="00744ACA" w:rsidRPr="008A44F4" w:rsidRDefault="00744ACA" w:rsidP="00F27E8A">
            <w:pPr>
              <w:jc w:val="center"/>
              <w:rPr>
                <w:sz w:val="20"/>
                <w:szCs w:val="20"/>
              </w:rPr>
            </w:pPr>
          </w:p>
        </w:tc>
      </w:tr>
      <w:tr w:rsidR="00744ACA" w14:paraId="112151B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85107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8D53C9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82F9E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BAC27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C2AF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CC5B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2D9EDA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7FFF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77FDC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04F7FB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4E2F017" w14:textId="77777777" w:rsidR="00744ACA" w:rsidRPr="008A44F4" w:rsidRDefault="00744ACA" w:rsidP="00F27E8A">
            <w:pPr>
              <w:jc w:val="center"/>
              <w:rPr>
                <w:sz w:val="20"/>
                <w:szCs w:val="20"/>
              </w:rPr>
            </w:pPr>
          </w:p>
        </w:tc>
      </w:tr>
      <w:tr w:rsidR="00744ACA" w14:paraId="70FE1AF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6489389"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6950CF50"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2E1ECE"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060B08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86045B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0604DA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9910D3C"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CB5AEC2" w14:textId="77777777" w:rsidR="00744ACA" w:rsidRDefault="00744ACA" w:rsidP="00F27E8A">
            <w:pPr>
              <w:rPr>
                <w:b/>
                <w:bCs/>
                <w:sz w:val="20"/>
                <w:szCs w:val="20"/>
              </w:rPr>
            </w:pPr>
            <w:r>
              <w:rPr>
                <w:b/>
                <w:bCs/>
                <w:sz w:val="20"/>
                <w:szCs w:val="20"/>
              </w:rPr>
              <w:t> </w:t>
            </w:r>
          </w:p>
        </w:tc>
      </w:tr>
      <w:tr w:rsidR="00744ACA" w14:paraId="5C2E540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5D9BC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52DC23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7F7B4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AA77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6BD992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A9A3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DFCA9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6BB95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B1A77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171E2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FC2543" w14:textId="77777777" w:rsidR="00744ACA" w:rsidRDefault="00744ACA" w:rsidP="00F27E8A">
            <w:pPr>
              <w:jc w:val="center"/>
              <w:rPr>
                <w:sz w:val="20"/>
                <w:szCs w:val="20"/>
              </w:rPr>
            </w:pPr>
          </w:p>
        </w:tc>
      </w:tr>
      <w:tr w:rsidR="00744ACA" w14:paraId="58B650C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85B795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84A2FA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112229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FC67C7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A180C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6235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1625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A0235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790D6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10352C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8B5E88" w14:textId="77777777" w:rsidR="00744ACA" w:rsidRDefault="00744ACA" w:rsidP="00F27E8A">
            <w:pPr>
              <w:jc w:val="center"/>
              <w:rPr>
                <w:sz w:val="20"/>
                <w:szCs w:val="20"/>
              </w:rPr>
            </w:pPr>
          </w:p>
        </w:tc>
      </w:tr>
      <w:tr w:rsidR="00744ACA" w14:paraId="79CD5E1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451C0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7506A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0E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80F6F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8EC0E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8B959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F5BD3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696D7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98DF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D5FFF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CAA29D" w14:textId="77777777" w:rsidR="00744ACA" w:rsidRDefault="00744ACA" w:rsidP="00F27E8A">
            <w:pPr>
              <w:jc w:val="center"/>
              <w:rPr>
                <w:sz w:val="20"/>
                <w:szCs w:val="20"/>
              </w:rPr>
            </w:pPr>
          </w:p>
        </w:tc>
      </w:tr>
      <w:tr w:rsidR="00744ACA" w14:paraId="1BCCCF9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9F785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ED86F4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032EB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6FA11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83F3F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33AA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339E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5C1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F0E3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A312BD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B6CE652" w14:textId="77777777" w:rsidR="00744ACA" w:rsidRDefault="00744ACA" w:rsidP="00F27E8A">
            <w:pPr>
              <w:jc w:val="center"/>
              <w:rPr>
                <w:sz w:val="20"/>
                <w:szCs w:val="20"/>
              </w:rPr>
            </w:pPr>
          </w:p>
        </w:tc>
      </w:tr>
      <w:tr w:rsidR="00744ACA" w14:paraId="1BCFB54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B450B82"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42D7356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52936B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25ED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2605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09AB1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E600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BD60EB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000C4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E2D7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7DCA88" w14:textId="77777777" w:rsidR="00744ACA" w:rsidRDefault="00744ACA" w:rsidP="00F27E8A">
            <w:pPr>
              <w:jc w:val="center"/>
              <w:rPr>
                <w:sz w:val="20"/>
                <w:szCs w:val="20"/>
              </w:rPr>
            </w:pPr>
          </w:p>
        </w:tc>
      </w:tr>
      <w:tr w:rsidR="00744ACA" w14:paraId="578EFE00" w14:textId="77777777" w:rsidTr="00F27E8A">
        <w:tc>
          <w:tcPr>
            <w:tcW w:w="1811" w:type="pct"/>
            <w:gridSpan w:val="2"/>
            <w:tcBorders>
              <w:top w:val="nil"/>
              <w:left w:val="nil"/>
              <w:bottom w:val="single" w:sz="4" w:space="0" w:color="auto"/>
              <w:right w:val="nil"/>
            </w:tcBorders>
            <w:shd w:val="clear" w:color="000000" w:fill="DBE7F3"/>
            <w:vAlign w:val="center"/>
            <w:hideMark/>
          </w:tcPr>
          <w:p w14:paraId="0A6B190D"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9ACC58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423135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0AA43D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EF8F7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03EC142"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288C84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479558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6DD37CFA"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56E67BF" w14:textId="77777777" w:rsidR="00744ACA" w:rsidRDefault="00744ACA" w:rsidP="00F27E8A">
            <w:pPr>
              <w:rPr>
                <w:b/>
                <w:bCs/>
                <w:sz w:val="20"/>
                <w:szCs w:val="20"/>
              </w:rPr>
            </w:pPr>
            <w:r>
              <w:rPr>
                <w:b/>
                <w:bCs/>
                <w:sz w:val="20"/>
                <w:szCs w:val="20"/>
              </w:rPr>
              <w:t> </w:t>
            </w:r>
          </w:p>
        </w:tc>
      </w:tr>
      <w:tr w:rsidR="00744ACA" w14:paraId="50A2333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3B32A42"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2B68D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EC67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6315E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5BE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3D86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6D93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CA17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ECB2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78593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7039CC7" w14:textId="77777777" w:rsidR="00744ACA" w:rsidRDefault="00744ACA" w:rsidP="00F27E8A">
            <w:pPr>
              <w:jc w:val="center"/>
              <w:rPr>
                <w:sz w:val="20"/>
                <w:szCs w:val="20"/>
              </w:rPr>
            </w:pPr>
          </w:p>
        </w:tc>
      </w:tr>
      <w:tr w:rsidR="00744ACA" w14:paraId="33BF19A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92C1C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E20ED7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431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52F8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8DAB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DFD376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43E3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56C577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64C6E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2F4ED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EFFCBA" w14:textId="77777777" w:rsidR="00744ACA" w:rsidRDefault="00744ACA" w:rsidP="00F27E8A">
            <w:pPr>
              <w:jc w:val="center"/>
              <w:rPr>
                <w:sz w:val="20"/>
                <w:szCs w:val="20"/>
              </w:rPr>
            </w:pPr>
          </w:p>
        </w:tc>
      </w:tr>
      <w:tr w:rsidR="00744ACA" w14:paraId="4459C12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47EA58"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F6012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97A83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1DE8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97DB1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1CC57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F8A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079D4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82ABBB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7011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4B1B0F" w14:textId="77777777" w:rsidR="00744ACA" w:rsidRDefault="00744ACA" w:rsidP="00F27E8A">
            <w:pPr>
              <w:jc w:val="center"/>
              <w:rPr>
                <w:sz w:val="20"/>
                <w:szCs w:val="20"/>
              </w:rPr>
            </w:pPr>
          </w:p>
        </w:tc>
      </w:tr>
      <w:tr w:rsidR="00744ACA" w14:paraId="3E3FEF66"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254B410"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68CA6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CCB0B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47992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6F5EC5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7906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08779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E1B87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FC0A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3E51F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1DBF483" w14:textId="77777777" w:rsidR="00744ACA" w:rsidRDefault="00744ACA" w:rsidP="00F27E8A">
            <w:pPr>
              <w:jc w:val="center"/>
              <w:rPr>
                <w:sz w:val="20"/>
                <w:szCs w:val="20"/>
              </w:rPr>
            </w:pPr>
          </w:p>
        </w:tc>
      </w:tr>
      <w:tr w:rsidR="00744ACA" w14:paraId="77902013" w14:textId="77777777" w:rsidTr="00F27E8A">
        <w:tc>
          <w:tcPr>
            <w:tcW w:w="1276" w:type="pct"/>
            <w:tcBorders>
              <w:top w:val="nil"/>
              <w:left w:val="nil"/>
              <w:bottom w:val="single" w:sz="4" w:space="0" w:color="auto"/>
              <w:right w:val="nil"/>
            </w:tcBorders>
            <w:shd w:val="clear" w:color="000000" w:fill="DBE7F3"/>
            <w:vAlign w:val="center"/>
            <w:hideMark/>
          </w:tcPr>
          <w:p w14:paraId="35D00388"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8244C54"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390F6C6"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B57F5F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8844EF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6D616B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E328B7F"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1E949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37AF63"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75041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CFD2C0F" w14:textId="77777777" w:rsidR="00744ACA" w:rsidRDefault="00744ACA" w:rsidP="00F27E8A">
            <w:pPr>
              <w:jc w:val="center"/>
              <w:rPr>
                <w:b/>
                <w:bCs/>
                <w:sz w:val="20"/>
                <w:szCs w:val="20"/>
              </w:rPr>
            </w:pPr>
          </w:p>
        </w:tc>
      </w:tr>
      <w:tr w:rsidR="00744ACA" w14:paraId="12CCA349"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F2B76E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17E7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90531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CF4E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E158F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C23BB8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EB4C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7CA75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D080B3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A46D9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0E1873" w14:textId="77777777" w:rsidR="00744ACA" w:rsidRDefault="00744ACA" w:rsidP="00F27E8A">
            <w:pPr>
              <w:jc w:val="center"/>
              <w:rPr>
                <w:sz w:val="20"/>
                <w:szCs w:val="20"/>
              </w:rPr>
            </w:pPr>
          </w:p>
        </w:tc>
      </w:tr>
      <w:tr w:rsidR="00744ACA" w14:paraId="0932DA9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A0E124"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9E9EFB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9DAD1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076B3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A8AE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F2D65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B9827D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73C39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C6722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93940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A3FD23" w14:textId="77777777" w:rsidR="00744ACA" w:rsidRDefault="00744ACA" w:rsidP="00F27E8A">
            <w:pPr>
              <w:jc w:val="center"/>
              <w:rPr>
                <w:sz w:val="20"/>
                <w:szCs w:val="20"/>
              </w:rPr>
            </w:pPr>
          </w:p>
        </w:tc>
      </w:tr>
      <w:tr w:rsidR="00744ACA" w14:paraId="7ABA3BA4" w14:textId="77777777" w:rsidTr="00F27E8A">
        <w:tc>
          <w:tcPr>
            <w:tcW w:w="1276" w:type="pct"/>
            <w:tcBorders>
              <w:top w:val="nil"/>
              <w:left w:val="nil"/>
              <w:bottom w:val="single" w:sz="4" w:space="0" w:color="auto"/>
              <w:right w:val="nil"/>
            </w:tcBorders>
            <w:shd w:val="clear" w:color="000000" w:fill="DBE7F3"/>
            <w:vAlign w:val="center"/>
            <w:hideMark/>
          </w:tcPr>
          <w:p w14:paraId="7EF8B98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6F1843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A6A4A0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AA61D9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1CB3002"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AFD8F1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C66974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6C674C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67BDFF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94C24D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92DBD0B" w14:textId="77777777" w:rsidR="00744ACA" w:rsidRDefault="00744ACA" w:rsidP="00F27E8A">
            <w:pPr>
              <w:jc w:val="center"/>
              <w:rPr>
                <w:b/>
                <w:bCs/>
                <w:sz w:val="20"/>
                <w:szCs w:val="20"/>
              </w:rPr>
            </w:pPr>
          </w:p>
        </w:tc>
      </w:tr>
      <w:tr w:rsidR="00744ACA" w14:paraId="7883B89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8EEAF4"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66D86D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7EEBA8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7752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B4D4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6234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F945F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2312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867D7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88936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08ED48" w14:textId="77777777" w:rsidR="00744ACA" w:rsidRDefault="00744ACA" w:rsidP="00F27E8A">
            <w:pPr>
              <w:jc w:val="center"/>
              <w:rPr>
                <w:sz w:val="20"/>
                <w:szCs w:val="20"/>
              </w:rPr>
            </w:pPr>
          </w:p>
        </w:tc>
      </w:tr>
      <w:tr w:rsidR="00744ACA" w14:paraId="7725A8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4CBBF0"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4AD2CC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400889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83DAD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707FB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DF8BA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FE7F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5B3FA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A6A26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B1C3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9898AB" w14:textId="77777777" w:rsidR="00744ACA" w:rsidRDefault="00744ACA" w:rsidP="00F27E8A">
            <w:pPr>
              <w:jc w:val="center"/>
              <w:rPr>
                <w:sz w:val="20"/>
                <w:szCs w:val="20"/>
              </w:rPr>
            </w:pPr>
          </w:p>
        </w:tc>
      </w:tr>
      <w:tr w:rsidR="00744ACA" w14:paraId="5DEF120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B90C97"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2824F32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918B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69896F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E3F4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15347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8997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8A1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9306D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792C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A7943F" w14:textId="77777777" w:rsidR="00744ACA" w:rsidRDefault="00744ACA" w:rsidP="00F27E8A">
            <w:pPr>
              <w:jc w:val="center"/>
              <w:rPr>
                <w:sz w:val="20"/>
                <w:szCs w:val="20"/>
              </w:rPr>
            </w:pPr>
          </w:p>
        </w:tc>
      </w:tr>
    </w:tbl>
    <w:p w14:paraId="5C0CECC6" w14:textId="77777777" w:rsidR="00BB5670" w:rsidRPr="00BB5670" w:rsidRDefault="00BB5670" w:rsidP="00BB5670">
      <w:pPr>
        <w:pStyle w:val="BodyText"/>
        <w:spacing w:after="0"/>
        <w:ind w:left="90" w:hanging="90"/>
        <w:rPr>
          <w:sz w:val="16"/>
        </w:rPr>
      </w:pPr>
      <w:commentRangeStart w:id="803"/>
      <w:r w:rsidRPr="00BB5670">
        <w:rPr>
          <w:sz w:val="16"/>
        </w:rPr>
        <w:t>^ Results not statistically reliable, n&lt;30</w:t>
      </w:r>
      <w:commentRangeEnd w:id="803"/>
      <w:r w:rsidR="00B435DA">
        <w:rPr>
          <w:rStyle w:val="CommentReference"/>
        </w:rPr>
        <w:commentReference w:id="803"/>
      </w:r>
    </w:p>
    <w:p w14:paraId="76E45F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222C18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A67C6D6"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A43FBA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D1AE01C" w14:textId="77777777" w:rsidR="00BB5670" w:rsidRPr="00BB5670" w:rsidRDefault="00BB5670" w:rsidP="00BB5670">
      <w:pPr>
        <w:pStyle w:val="BodyText"/>
        <w:spacing w:after="0"/>
        <w:ind w:left="90" w:hanging="90"/>
        <w:rPr>
          <w:sz w:val="16"/>
        </w:rPr>
      </w:pPr>
      <w:r w:rsidRPr="00BB5670">
        <w:rPr>
          <w:sz w:val="16"/>
        </w:rPr>
        <w:t xml:space="preserve">Notes: </w:t>
      </w:r>
    </w:p>
    <w:p w14:paraId="2B1457EF"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3683D5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105CCE8"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321FB1F2" w14:textId="72274A9D" w:rsidR="00937ECB"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4D63AFBD" w14:textId="20C26F31" w:rsidR="00937ECB" w:rsidRDefault="00937ECB" w:rsidP="003019C5">
      <w:pPr>
        <w:pStyle w:val="Tabletitle"/>
        <w:keepLines/>
        <w:spacing w:before="240"/>
        <w:contextualSpacing/>
        <w:outlineLvl w:val="3"/>
      </w:pPr>
      <w:bookmarkStart w:id="804" w:name="_Toc50719231"/>
      <w:r w:rsidRPr="00937ECB">
        <w:t>Table A</w:t>
      </w:r>
      <w:r w:rsidR="00396A13">
        <w:t>1.</w:t>
      </w:r>
      <w:r w:rsidRPr="00937ECB">
        <w:t>7.2.3: Comparison of Mean Height-for-Age Z-Scores among Children Under 5</w:t>
      </w:r>
      <w:r w:rsidR="00F60389">
        <w:t> </w:t>
      </w:r>
      <w:r w:rsidRPr="00937ECB">
        <w:t>Years</w:t>
      </w:r>
      <w:r w:rsidR="00CD232E">
        <w:t xml:space="preserve"> of Age</w:t>
      </w:r>
      <w:r w:rsidR="009A6DF0" w:rsidRPr="009A6DF0">
        <w:t xml:space="preserve"> </w:t>
      </w:r>
      <w:r w:rsidR="009A6DF0">
        <w:t xml:space="preserve">in the </w:t>
      </w:r>
      <w:r w:rsidR="00160DC3">
        <w:t>Phase One</w:t>
      </w:r>
      <w:r w:rsidR="007F25EC">
        <w:t xml:space="preserve"> ZOI</w:t>
      </w:r>
      <w:r w:rsidRPr="00937ECB">
        <w:t xml:space="preserve">, in Total and by </w:t>
      </w:r>
      <w:r w:rsidR="004434CC">
        <w:t>Selected</w:t>
      </w:r>
      <w:r w:rsidR="004434CC" w:rsidRPr="00937ECB">
        <w:t xml:space="preserve"> </w:t>
      </w:r>
      <w:r w:rsidRPr="00937ECB">
        <w:t xml:space="preserve">Child, Caregiver, and Household Characteristics, Feed the Future </w:t>
      </w:r>
      <w:r w:rsidR="00160DC3">
        <w:t>Phase One</w:t>
      </w:r>
      <w:r w:rsidRPr="00937ECB">
        <w:t xml:space="preserve"> Baseline and Endline ZOI Surveys</w:t>
      </w:r>
      <w:bookmarkEnd w:id="80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FEE2F65"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3793418D"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746A21B" w14:textId="77777777" w:rsidR="00744ACA" w:rsidRDefault="00744ACA" w:rsidP="00F27E8A">
            <w:pPr>
              <w:jc w:val="center"/>
              <w:rPr>
                <w:b/>
                <w:bCs/>
                <w:color w:val="FFFFFF"/>
                <w:sz w:val="20"/>
                <w:szCs w:val="20"/>
              </w:rPr>
            </w:pPr>
            <w:r>
              <w:rPr>
                <w:b/>
                <w:bCs/>
                <w:color w:val="FFFFFF"/>
                <w:sz w:val="20"/>
                <w:szCs w:val="20"/>
              </w:rPr>
              <w:t xml:space="preserve">Baseline </w:t>
            </w:r>
          </w:p>
          <w:p w14:paraId="5BC59E27"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47512EC9"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07CAF16" w14:textId="77777777" w:rsidR="00744ACA" w:rsidRDefault="00744ACA" w:rsidP="00F27E8A">
            <w:pPr>
              <w:jc w:val="center"/>
              <w:rPr>
                <w:b/>
                <w:bCs/>
                <w:color w:val="FFFFFF"/>
                <w:sz w:val="20"/>
                <w:szCs w:val="20"/>
              </w:rPr>
            </w:pPr>
            <w:r>
              <w:rPr>
                <w:b/>
                <w:bCs/>
                <w:color w:val="FFFFFF"/>
                <w:sz w:val="20"/>
                <w:szCs w:val="20"/>
              </w:rPr>
              <w:t>Endline</w:t>
            </w:r>
          </w:p>
          <w:p w14:paraId="1A559F35"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1C98147"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A717682"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DDC1A6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033198C7" w14:textId="77777777" w:rsidTr="00F27E8A">
        <w:trPr>
          <w:tblHeader/>
        </w:trPr>
        <w:tc>
          <w:tcPr>
            <w:tcW w:w="1276" w:type="pct"/>
            <w:vMerge/>
            <w:tcBorders>
              <w:top w:val="single" w:sz="4" w:space="0" w:color="auto"/>
              <w:left w:val="nil"/>
              <w:bottom w:val="nil"/>
              <w:right w:val="nil"/>
            </w:tcBorders>
            <w:vAlign w:val="center"/>
            <w:hideMark/>
          </w:tcPr>
          <w:p w14:paraId="2F9D1C3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94F7039"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37910E2E"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52D9BB8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5FBE218"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B1D611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122E6A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52F6939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5887FCCA"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73F9A66C"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4B7283A8" w14:textId="77777777" w:rsidR="00744ACA" w:rsidRDefault="00744ACA" w:rsidP="00F27E8A">
            <w:pPr>
              <w:rPr>
                <w:b/>
                <w:bCs/>
                <w:color w:val="FFFFFF"/>
                <w:sz w:val="20"/>
                <w:szCs w:val="20"/>
              </w:rPr>
            </w:pPr>
          </w:p>
        </w:tc>
      </w:tr>
      <w:tr w:rsidR="00744ACA" w14:paraId="4DD75B86"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0BECE7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04036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C03522B"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742DF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3214174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47CCC6C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15F2493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0AEF67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D69F1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468734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61B3BF1" w14:textId="77777777" w:rsidR="00744ACA" w:rsidRDefault="00744ACA" w:rsidP="00F27E8A">
            <w:pPr>
              <w:jc w:val="center"/>
              <w:rPr>
                <w:sz w:val="20"/>
                <w:szCs w:val="20"/>
              </w:rPr>
            </w:pPr>
          </w:p>
        </w:tc>
      </w:tr>
      <w:tr w:rsidR="00744ACA" w14:paraId="24DA297C" w14:textId="77777777" w:rsidTr="00F27E8A">
        <w:tc>
          <w:tcPr>
            <w:tcW w:w="1276" w:type="pct"/>
            <w:tcBorders>
              <w:top w:val="nil"/>
              <w:left w:val="nil"/>
              <w:bottom w:val="single" w:sz="4" w:space="0" w:color="auto"/>
              <w:right w:val="nil"/>
            </w:tcBorders>
            <w:shd w:val="clear" w:color="000000" w:fill="DBE7F3"/>
            <w:vAlign w:val="center"/>
            <w:hideMark/>
          </w:tcPr>
          <w:p w14:paraId="59DF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5D45CB3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992EE2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4C725D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17034A2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44071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7565DA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752CA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E3032C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A18A37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F72" w14:textId="77777777" w:rsidR="00744ACA" w:rsidRPr="0008309A" w:rsidRDefault="00744ACA" w:rsidP="00F27E8A">
            <w:pPr>
              <w:jc w:val="center"/>
              <w:rPr>
                <w:bCs/>
                <w:sz w:val="20"/>
                <w:szCs w:val="20"/>
              </w:rPr>
            </w:pPr>
          </w:p>
        </w:tc>
      </w:tr>
      <w:tr w:rsidR="00744ACA" w14:paraId="160AC5DD"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76314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314CF8E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F4E7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6795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4A73B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F4553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9595B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9D13D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0F56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7A4B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BFB836" w14:textId="77777777" w:rsidR="00744ACA" w:rsidRPr="0008309A" w:rsidRDefault="00744ACA" w:rsidP="00F27E8A">
            <w:pPr>
              <w:jc w:val="center"/>
              <w:rPr>
                <w:sz w:val="20"/>
                <w:szCs w:val="20"/>
              </w:rPr>
            </w:pPr>
          </w:p>
        </w:tc>
      </w:tr>
      <w:tr w:rsidR="00744ACA" w14:paraId="69DE2082" w14:textId="77777777" w:rsidTr="00AE648F">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556562"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51F3FF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E6892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928788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A3D6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874BD4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8D62B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81018B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C90D3F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B214A8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35111C" w14:textId="77777777" w:rsidR="00744ACA" w:rsidRPr="0008309A" w:rsidRDefault="00744ACA" w:rsidP="00F27E8A">
            <w:pPr>
              <w:jc w:val="center"/>
              <w:rPr>
                <w:sz w:val="20"/>
                <w:szCs w:val="20"/>
              </w:rPr>
            </w:pPr>
          </w:p>
        </w:tc>
      </w:tr>
      <w:tr w:rsidR="00744ACA" w14:paraId="505DF943" w14:textId="77777777" w:rsidTr="00AE648F">
        <w:tc>
          <w:tcPr>
            <w:tcW w:w="1276" w:type="pct"/>
            <w:tcBorders>
              <w:top w:val="single" w:sz="4" w:space="0" w:color="auto"/>
              <w:left w:val="nil"/>
              <w:bottom w:val="single" w:sz="4" w:space="0" w:color="auto"/>
              <w:right w:val="nil"/>
            </w:tcBorders>
            <w:shd w:val="clear" w:color="000000" w:fill="DBE7F3"/>
            <w:vAlign w:val="center"/>
            <w:hideMark/>
          </w:tcPr>
          <w:p w14:paraId="0992040E" w14:textId="77777777" w:rsidR="00744ACA" w:rsidRDefault="00744ACA" w:rsidP="00F27E8A">
            <w:pPr>
              <w:ind w:left="90"/>
              <w:rPr>
                <w:b/>
                <w:bCs/>
                <w:color w:val="auto"/>
                <w:sz w:val="20"/>
                <w:szCs w:val="20"/>
              </w:rPr>
            </w:pPr>
            <w:r>
              <w:rPr>
                <w:b/>
                <w:bCs/>
                <w:sz w:val="20"/>
                <w:szCs w:val="20"/>
              </w:rPr>
              <w:t>Child’s age</w:t>
            </w:r>
          </w:p>
        </w:tc>
        <w:tc>
          <w:tcPr>
            <w:tcW w:w="535" w:type="pct"/>
            <w:tcBorders>
              <w:top w:val="single" w:sz="4" w:space="0" w:color="auto"/>
              <w:left w:val="nil"/>
              <w:bottom w:val="single" w:sz="4" w:space="0" w:color="auto"/>
              <w:right w:val="nil"/>
            </w:tcBorders>
            <w:shd w:val="clear" w:color="000000" w:fill="DBE7F3"/>
            <w:vAlign w:val="center"/>
            <w:hideMark/>
          </w:tcPr>
          <w:p w14:paraId="41B244FC" w14:textId="77777777" w:rsidR="00744ACA" w:rsidRPr="0008309A" w:rsidRDefault="00744ACA" w:rsidP="00F27E8A">
            <w:pPr>
              <w:jc w:val="center"/>
              <w:rPr>
                <w:bCs/>
                <w:sz w:val="20"/>
                <w:szCs w:val="20"/>
              </w:rPr>
            </w:pPr>
          </w:p>
        </w:tc>
        <w:tc>
          <w:tcPr>
            <w:tcW w:w="492" w:type="pct"/>
            <w:tcBorders>
              <w:top w:val="single" w:sz="4" w:space="0" w:color="auto"/>
              <w:left w:val="nil"/>
              <w:bottom w:val="single" w:sz="4" w:space="0" w:color="auto"/>
              <w:right w:val="nil"/>
            </w:tcBorders>
            <w:shd w:val="clear" w:color="000000" w:fill="DBE7F3"/>
            <w:vAlign w:val="center"/>
          </w:tcPr>
          <w:p w14:paraId="6F0D3E5A" w14:textId="77777777" w:rsidR="00744ACA" w:rsidRPr="0008309A" w:rsidRDefault="00744ACA" w:rsidP="00F27E8A">
            <w:pPr>
              <w:jc w:val="center"/>
              <w:rPr>
                <w:bCs/>
                <w:sz w:val="20"/>
                <w:szCs w:val="20"/>
              </w:rPr>
            </w:pPr>
          </w:p>
        </w:tc>
        <w:tc>
          <w:tcPr>
            <w:tcW w:w="323" w:type="pct"/>
            <w:tcBorders>
              <w:top w:val="single" w:sz="4" w:space="0" w:color="auto"/>
              <w:left w:val="nil"/>
              <w:bottom w:val="single" w:sz="4" w:space="0" w:color="auto"/>
              <w:right w:val="nil"/>
            </w:tcBorders>
            <w:shd w:val="clear" w:color="000000" w:fill="DBE7F3"/>
            <w:vAlign w:val="center"/>
            <w:hideMark/>
          </w:tcPr>
          <w:p w14:paraId="6A1DF57C" w14:textId="77777777" w:rsidR="00744ACA" w:rsidRPr="0008309A" w:rsidRDefault="00744ACA" w:rsidP="00F27E8A">
            <w:pPr>
              <w:jc w:val="center"/>
              <w:rPr>
                <w:bCs/>
                <w:sz w:val="20"/>
                <w:szCs w:val="20"/>
              </w:rPr>
            </w:pPr>
          </w:p>
        </w:tc>
        <w:tc>
          <w:tcPr>
            <w:tcW w:w="70" w:type="pct"/>
            <w:tcBorders>
              <w:top w:val="single" w:sz="4" w:space="0" w:color="auto"/>
              <w:left w:val="nil"/>
              <w:bottom w:val="single" w:sz="4" w:space="0" w:color="auto"/>
              <w:right w:val="nil"/>
            </w:tcBorders>
            <w:shd w:val="clear" w:color="000000" w:fill="DBE7F3"/>
            <w:vAlign w:val="center"/>
            <w:hideMark/>
          </w:tcPr>
          <w:p w14:paraId="1A5F7A61" w14:textId="77777777" w:rsidR="00744ACA" w:rsidRPr="0008309A" w:rsidRDefault="00744ACA" w:rsidP="00F27E8A">
            <w:pPr>
              <w:jc w:val="center"/>
              <w:rPr>
                <w:bCs/>
                <w:sz w:val="20"/>
                <w:szCs w:val="20"/>
              </w:rPr>
            </w:pPr>
          </w:p>
        </w:tc>
        <w:tc>
          <w:tcPr>
            <w:tcW w:w="535" w:type="pct"/>
            <w:tcBorders>
              <w:top w:val="single" w:sz="4" w:space="0" w:color="auto"/>
              <w:left w:val="nil"/>
              <w:bottom w:val="single" w:sz="4" w:space="0" w:color="auto"/>
              <w:right w:val="nil"/>
            </w:tcBorders>
            <w:shd w:val="clear" w:color="000000" w:fill="DBE7F3"/>
            <w:vAlign w:val="center"/>
            <w:hideMark/>
          </w:tcPr>
          <w:p w14:paraId="5BE69708" w14:textId="77777777" w:rsidR="00744ACA" w:rsidRPr="0008309A" w:rsidRDefault="00744ACA" w:rsidP="00F27E8A">
            <w:pPr>
              <w:jc w:val="center"/>
              <w:rPr>
                <w:bCs/>
                <w:sz w:val="20"/>
                <w:szCs w:val="20"/>
              </w:rPr>
            </w:pPr>
          </w:p>
        </w:tc>
        <w:tc>
          <w:tcPr>
            <w:tcW w:w="543" w:type="pct"/>
            <w:tcBorders>
              <w:top w:val="single" w:sz="4" w:space="0" w:color="auto"/>
              <w:left w:val="nil"/>
              <w:bottom w:val="single" w:sz="4" w:space="0" w:color="auto"/>
              <w:right w:val="nil"/>
            </w:tcBorders>
            <w:shd w:val="clear" w:color="000000" w:fill="DBE7F3"/>
            <w:vAlign w:val="center"/>
          </w:tcPr>
          <w:p w14:paraId="383CE5CC" w14:textId="77777777" w:rsidR="00744ACA" w:rsidRPr="0008309A" w:rsidRDefault="00744ACA" w:rsidP="00F27E8A">
            <w:pPr>
              <w:jc w:val="center"/>
              <w:rPr>
                <w:bCs/>
                <w:sz w:val="20"/>
                <w:szCs w:val="20"/>
              </w:rPr>
            </w:pPr>
          </w:p>
        </w:tc>
        <w:tc>
          <w:tcPr>
            <w:tcW w:w="324" w:type="pct"/>
            <w:tcBorders>
              <w:top w:val="single" w:sz="4" w:space="0" w:color="auto"/>
              <w:left w:val="nil"/>
              <w:bottom w:val="single" w:sz="4" w:space="0" w:color="auto"/>
              <w:right w:val="nil"/>
            </w:tcBorders>
            <w:shd w:val="clear" w:color="000000" w:fill="DBE7F3"/>
            <w:vAlign w:val="center"/>
            <w:hideMark/>
          </w:tcPr>
          <w:p w14:paraId="13489F6D" w14:textId="77777777" w:rsidR="00744ACA" w:rsidRPr="0008309A" w:rsidRDefault="00744ACA" w:rsidP="00F27E8A">
            <w:pPr>
              <w:jc w:val="center"/>
              <w:rPr>
                <w:bCs/>
                <w:sz w:val="20"/>
                <w:szCs w:val="20"/>
              </w:rPr>
            </w:pPr>
          </w:p>
        </w:tc>
        <w:tc>
          <w:tcPr>
            <w:tcW w:w="299" w:type="pct"/>
            <w:tcBorders>
              <w:top w:val="single" w:sz="4" w:space="0" w:color="auto"/>
              <w:left w:val="nil"/>
              <w:bottom w:val="single" w:sz="4" w:space="0" w:color="auto"/>
              <w:right w:val="nil"/>
            </w:tcBorders>
            <w:shd w:val="clear" w:color="000000" w:fill="DBE7F3"/>
            <w:vAlign w:val="center"/>
            <w:hideMark/>
          </w:tcPr>
          <w:p w14:paraId="6418C3AE" w14:textId="77777777" w:rsidR="00744ACA" w:rsidRPr="0008309A" w:rsidRDefault="00744ACA" w:rsidP="00F27E8A">
            <w:pPr>
              <w:jc w:val="center"/>
              <w:rPr>
                <w:bCs/>
                <w:sz w:val="20"/>
                <w:szCs w:val="20"/>
              </w:rPr>
            </w:pPr>
          </w:p>
        </w:tc>
        <w:tc>
          <w:tcPr>
            <w:tcW w:w="386" w:type="pct"/>
            <w:tcBorders>
              <w:top w:val="single" w:sz="4" w:space="0" w:color="auto"/>
              <w:left w:val="nil"/>
              <w:bottom w:val="single" w:sz="4" w:space="0" w:color="auto"/>
              <w:right w:val="nil"/>
            </w:tcBorders>
            <w:shd w:val="clear" w:color="000000" w:fill="DBE7F3"/>
            <w:vAlign w:val="center"/>
            <w:hideMark/>
          </w:tcPr>
          <w:p w14:paraId="2517D510"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E557B0A" w14:textId="77777777" w:rsidR="00744ACA" w:rsidRPr="0008309A" w:rsidRDefault="00744ACA" w:rsidP="00F27E8A">
            <w:pPr>
              <w:jc w:val="center"/>
              <w:rPr>
                <w:bCs/>
                <w:sz w:val="20"/>
                <w:szCs w:val="20"/>
              </w:rPr>
            </w:pPr>
          </w:p>
        </w:tc>
      </w:tr>
      <w:tr w:rsidR="00744ACA" w14:paraId="3281E7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3055E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195B91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D954C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97209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C99B0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54CCCC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8F6D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01617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047B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0E29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017F69" w14:textId="77777777" w:rsidR="00744ACA" w:rsidRPr="0008309A" w:rsidRDefault="00744ACA" w:rsidP="00F27E8A">
            <w:pPr>
              <w:jc w:val="center"/>
              <w:rPr>
                <w:sz w:val="20"/>
                <w:szCs w:val="20"/>
              </w:rPr>
            </w:pPr>
          </w:p>
        </w:tc>
      </w:tr>
      <w:tr w:rsidR="00744ACA" w14:paraId="6DA8037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8A3DD5"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E72F93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D0390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27BCC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1B08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5CFDA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7C0A1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9C226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E14BB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1C9E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4C500E" w14:textId="77777777" w:rsidR="00744ACA" w:rsidRPr="0008309A" w:rsidRDefault="00744ACA" w:rsidP="00F27E8A">
            <w:pPr>
              <w:jc w:val="center"/>
              <w:rPr>
                <w:sz w:val="20"/>
                <w:szCs w:val="20"/>
              </w:rPr>
            </w:pPr>
          </w:p>
        </w:tc>
      </w:tr>
      <w:tr w:rsidR="00744ACA" w14:paraId="3190C39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992EDD"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CA7B744"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2E8385"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785AA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3ADAF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EEF9D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F38B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37C1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2C28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C1A1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21A3AB" w14:textId="77777777" w:rsidR="00744ACA" w:rsidRPr="0008309A" w:rsidRDefault="00744ACA" w:rsidP="00F27E8A">
            <w:pPr>
              <w:jc w:val="center"/>
              <w:rPr>
                <w:sz w:val="20"/>
                <w:szCs w:val="20"/>
              </w:rPr>
            </w:pPr>
          </w:p>
        </w:tc>
      </w:tr>
      <w:tr w:rsidR="00744ACA" w14:paraId="775BC40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9AD5ED7"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B1C1A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CE2E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AD93C69"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EF8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1B916C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CAD4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818CB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FEFF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9AAB8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B24DB3" w14:textId="77777777" w:rsidR="00744ACA" w:rsidRPr="0008309A" w:rsidRDefault="00744ACA" w:rsidP="00F27E8A">
            <w:pPr>
              <w:jc w:val="center"/>
              <w:rPr>
                <w:sz w:val="20"/>
                <w:szCs w:val="20"/>
              </w:rPr>
            </w:pPr>
          </w:p>
        </w:tc>
      </w:tr>
      <w:tr w:rsidR="00744ACA" w14:paraId="2AE2402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67D735B"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65BF1FE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38DE4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B51E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F70DDD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FB563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AFB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8D8FC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D1558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BCBEC0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2A67F0" w14:textId="77777777" w:rsidR="00744ACA" w:rsidRPr="0008309A" w:rsidRDefault="00744ACA" w:rsidP="00F27E8A">
            <w:pPr>
              <w:jc w:val="center"/>
              <w:rPr>
                <w:sz w:val="20"/>
                <w:szCs w:val="20"/>
              </w:rPr>
            </w:pPr>
          </w:p>
        </w:tc>
      </w:tr>
      <w:tr w:rsidR="00744ACA" w14:paraId="5C4168F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4C3C3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20995C"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EA81AE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21C66B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69D0B7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1CE9D2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E703D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2F56C1D" w14:textId="77777777" w:rsidR="00744ACA" w:rsidRDefault="00744ACA" w:rsidP="00F27E8A">
            <w:pPr>
              <w:rPr>
                <w:b/>
                <w:bCs/>
                <w:sz w:val="20"/>
                <w:szCs w:val="20"/>
              </w:rPr>
            </w:pPr>
            <w:r>
              <w:rPr>
                <w:b/>
                <w:bCs/>
                <w:sz w:val="20"/>
                <w:szCs w:val="20"/>
              </w:rPr>
              <w:t> </w:t>
            </w:r>
          </w:p>
        </w:tc>
      </w:tr>
      <w:tr w:rsidR="00744ACA" w14:paraId="0B106CF3"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533DB"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49834E1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58D4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B78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B7AD29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1EEC48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FF538D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D918D5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E8B7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CDA7C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AA0861" w14:textId="77777777" w:rsidR="00744ACA" w:rsidRDefault="00744ACA" w:rsidP="00F27E8A">
            <w:pPr>
              <w:jc w:val="center"/>
              <w:rPr>
                <w:sz w:val="20"/>
                <w:szCs w:val="20"/>
              </w:rPr>
            </w:pPr>
          </w:p>
        </w:tc>
      </w:tr>
      <w:tr w:rsidR="00744ACA" w14:paraId="5385AF5E"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30558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94F1A0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A6588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A9F390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95B1F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D825E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33937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AC45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F4CA2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FB05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09B587" w14:textId="77777777" w:rsidR="00744ACA" w:rsidRDefault="00744ACA" w:rsidP="00F27E8A">
            <w:pPr>
              <w:jc w:val="center"/>
              <w:rPr>
                <w:sz w:val="20"/>
                <w:szCs w:val="20"/>
              </w:rPr>
            </w:pPr>
          </w:p>
        </w:tc>
      </w:tr>
      <w:tr w:rsidR="00744ACA" w14:paraId="56F6370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A5933F"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4D0EB98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EFF0C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F56E8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9E995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86CBB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2447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0B993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5B67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FA7B5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FE107D4" w14:textId="77777777" w:rsidR="00744ACA" w:rsidRDefault="00744ACA" w:rsidP="00F27E8A">
            <w:pPr>
              <w:jc w:val="center"/>
              <w:rPr>
                <w:sz w:val="20"/>
                <w:szCs w:val="20"/>
              </w:rPr>
            </w:pPr>
          </w:p>
        </w:tc>
      </w:tr>
      <w:tr w:rsidR="00744ACA" w14:paraId="2A916488"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EAA7178"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BCFE5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1A7489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97A8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5884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EA29D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5313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2FBB7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36CA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6D7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EC73036" w14:textId="77777777" w:rsidR="00744ACA" w:rsidRDefault="00744ACA" w:rsidP="00F27E8A">
            <w:pPr>
              <w:jc w:val="center"/>
              <w:rPr>
                <w:sz w:val="20"/>
                <w:szCs w:val="20"/>
              </w:rPr>
            </w:pPr>
          </w:p>
        </w:tc>
      </w:tr>
      <w:tr w:rsidR="00744ACA" w14:paraId="7AF6C015"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CA71E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F7F684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5CF633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1D705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BD17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50630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1F2F8D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14194B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F3224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7794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788E45" w14:textId="77777777" w:rsidR="00744ACA" w:rsidRDefault="00744ACA" w:rsidP="00F27E8A">
            <w:pPr>
              <w:jc w:val="center"/>
              <w:rPr>
                <w:sz w:val="20"/>
                <w:szCs w:val="20"/>
              </w:rPr>
            </w:pPr>
          </w:p>
        </w:tc>
      </w:tr>
      <w:tr w:rsidR="00744ACA" w14:paraId="07E36F7D" w14:textId="77777777" w:rsidTr="00F27E8A">
        <w:tc>
          <w:tcPr>
            <w:tcW w:w="1811" w:type="pct"/>
            <w:gridSpan w:val="2"/>
            <w:tcBorders>
              <w:top w:val="nil"/>
              <w:left w:val="nil"/>
              <w:bottom w:val="single" w:sz="4" w:space="0" w:color="auto"/>
              <w:right w:val="nil"/>
            </w:tcBorders>
            <w:shd w:val="clear" w:color="000000" w:fill="DBE7F3"/>
            <w:vAlign w:val="center"/>
            <w:hideMark/>
          </w:tcPr>
          <w:p w14:paraId="6733EFB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E805D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D7EBB8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1EDE56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8701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C517E37"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63E15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BC8ACE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9D319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5855A3C" w14:textId="77777777" w:rsidR="00744ACA" w:rsidRDefault="00744ACA" w:rsidP="00F27E8A">
            <w:pPr>
              <w:rPr>
                <w:b/>
                <w:bCs/>
                <w:sz w:val="20"/>
                <w:szCs w:val="20"/>
              </w:rPr>
            </w:pPr>
            <w:r>
              <w:rPr>
                <w:b/>
                <w:bCs/>
                <w:sz w:val="20"/>
                <w:szCs w:val="20"/>
              </w:rPr>
              <w:t> </w:t>
            </w:r>
          </w:p>
        </w:tc>
      </w:tr>
      <w:tr w:rsidR="00744ACA" w14:paraId="4501927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38D106"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DB7990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75ED0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12A5F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76D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4F34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3506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04BA01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4A1B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063D9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76149C" w14:textId="77777777" w:rsidR="00744ACA" w:rsidRDefault="00744ACA" w:rsidP="00F27E8A">
            <w:pPr>
              <w:jc w:val="center"/>
              <w:rPr>
                <w:sz w:val="20"/>
                <w:szCs w:val="20"/>
              </w:rPr>
            </w:pPr>
          </w:p>
        </w:tc>
      </w:tr>
      <w:tr w:rsidR="00744ACA" w14:paraId="5CA0271F"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5BD6DC"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64E9F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14F621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D7314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F1CD6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617C2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E3A8B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CBA30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3A591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9033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47CA3AF" w14:textId="77777777" w:rsidR="00744ACA" w:rsidRDefault="00744ACA" w:rsidP="00F27E8A">
            <w:pPr>
              <w:jc w:val="center"/>
              <w:rPr>
                <w:sz w:val="20"/>
                <w:szCs w:val="20"/>
              </w:rPr>
            </w:pPr>
          </w:p>
        </w:tc>
      </w:tr>
      <w:tr w:rsidR="00744ACA" w14:paraId="492FE58A"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09B319"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A2869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B67F02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75767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4D983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D4E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F38B73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D8A0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86B6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1F63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3F230A" w14:textId="77777777" w:rsidR="00744ACA" w:rsidRDefault="00744ACA" w:rsidP="00F27E8A">
            <w:pPr>
              <w:jc w:val="center"/>
              <w:rPr>
                <w:sz w:val="20"/>
                <w:szCs w:val="20"/>
              </w:rPr>
            </w:pPr>
          </w:p>
        </w:tc>
      </w:tr>
      <w:tr w:rsidR="00744ACA" w14:paraId="2E4854C0" w14:textId="77777777" w:rsidTr="008A44F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85AD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C66CD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791C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D062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4E4FA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C51DB8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60D16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4DDE5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588B5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E6AEF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D25D0B" w14:textId="77777777" w:rsidR="00744ACA" w:rsidRDefault="00744ACA" w:rsidP="00F27E8A">
            <w:pPr>
              <w:jc w:val="center"/>
              <w:rPr>
                <w:sz w:val="20"/>
                <w:szCs w:val="20"/>
              </w:rPr>
            </w:pPr>
          </w:p>
        </w:tc>
      </w:tr>
      <w:tr w:rsidR="00744ACA" w14:paraId="624FC9C3" w14:textId="77777777" w:rsidTr="00F27E8A">
        <w:tc>
          <w:tcPr>
            <w:tcW w:w="1276" w:type="pct"/>
            <w:tcBorders>
              <w:top w:val="nil"/>
              <w:left w:val="nil"/>
              <w:bottom w:val="single" w:sz="4" w:space="0" w:color="auto"/>
              <w:right w:val="nil"/>
            </w:tcBorders>
            <w:shd w:val="clear" w:color="000000" w:fill="DBE7F3"/>
            <w:vAlign w:val="center"/>
            <w:hideMark/>
          </w:tcPr>
          <w:p w14:paraId="27E81701"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DC73F42"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FD27BC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E4437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7FDC7FC"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DEDE384"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A3E180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B2D36B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098C05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F182D9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D9AAF9B" w14:textId="77777777" w:rsidR="00744ACA" w:rsidRDefault="00744ACA" w:rsidP="00F27E8A">
            <w:pPr>
              <w:jc w:val="center"/>
              <w:rPr>
                <w:b/>
                <w:bCs/>
                <w:sz w:val="20"/>
                <w:szCs w:val="20"/>
              </w:rPr>
            </w:pPr>
          </w:p>
        </w:tc>
      </w:tr>
      <w:tr w:rsidR="00744ACA" w14:paraId="1C918682"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FC32CE"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B35D11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A256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D0B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DB315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40045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96F500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5DC0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DB7BB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AF301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D54A56" w14:textId="77777777" w:rsidR="00744ACA" w:rsidRDefault="00744ACA" w:rsidP="00F27E8A">
            <w:pPr>
              <w:jc w:val="center"/>
              <w:rPr>
                <w:sz w:val="20"/>
                <w:szCs w:val="20"/>
              </w:rPr>
            </w:pPr>
          </w:p>
        </w:tc>
      </w:tr>
      <w:tr w:rsidR="00744ACA" w14:paraId="11AD0CC6"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E1E4B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161049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5FC8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44B0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3FEE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69F6EC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69E62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AFCEA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D98682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0D84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58DC7" w14:textId="77777777" w:rsidR="00744ACA" w:rsidRDefault="00744ACA" w:rsidP="00F27E8A">
            <w:pPr>
              <w:jc w:val="center"/>
              <w:rPr>
                <w:sz w:val="20"/>
                <w:szCs w:val="20"/>
              </w:rPr>
            </w:pPr>
          </w:p>
        </w:tc>
      </w:tr>
      <w:tr w:rsidR="00744ACA" w14:paraId="619ECD13" w14:textId="77777777" w:rsidTr="00F27E8A">
        <w:tc>
          <w:tcPr>
            <w:tcW w:w="1276" w:type="pct"/>
            <w:tcBorders>
              <w:top w:val="nil"/>
              <w:left w:val="nil"/>
              <w:bottom w:val="single" w:sz="4" w:space="0" w:color="auto"/>
              <w:right w:val="nil"/>
            </w:tcBorders>
            <w:shd w:val="clear" w:color="000000" w:fill="DBE7F3"/>
            <w:vAlign w:val="center"/>
            <w:hideMark/>
          </w:tcPr>
          <w:p w14:paraId="36CFB69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599D5EB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54800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64917A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D1D4EFD"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86C1A46"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638CB8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BE469D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4BDED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5577809"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7A4A019" w14:textId="77777777" w:rsidR="00744ACA" w:rsidRDefault="00744ACA" w:rsidP="00F27E8A">
            <w:pPr>
              <w:jc w:val="center"/>
              <w:rPr>
                <w:b/>
                <w:bCs/>
                <w:sz w:val="20"/>
                <w:szCs w:val="20"/>
              </w:rPr>
            </w:pPr>
          </w:p>
        </w:tc>
      </w:tr>
      <w:tr w:rsidR="00744ACA" w14:paraId="6983FB5C"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42E449F"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1E0B3EC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737EC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D28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6C55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FCC0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87EE13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69368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116FB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F80E6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4E8654" w14:textId="77777777" w:rsidR="00744ACA" w:rsidRDefault="00744ACA" w:rsidP="00F27E8A">
            <w:pPr>
              <w:jc w:val="center"/>
              <w:rPr>
                <w:sz w:val="20"/>
                <w:szCs w:val="20"/>
              </w:rPr>
            </w:pPr>
          </w:p>
        </w:tc>
      </w:tr>
      <w:tr w:rsidR="00744ACA" w14:paraId="53E6C611"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4EF721"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B6B666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439CA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DED2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7B5D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16D0E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589CF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8B477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40870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87F9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87B991" w14:textId="77777777" w:rsidR="00744ACA" w:rsidRDefault="00744ACA" w:rsidP="00F27E8A">
            <w:pPr>
              <w:jc w:val="center"/>
              <w:rPr>
                <w:sz w:val="20"/>
                <w:szCs w:val="20"/>
              </w:rPr>
            </w:pPr>
          </w:p>
        </w:tc>
      </w:tr>
      <w:tr w:rsidR="00744ACA" w14:paraId="722E23F7" w14:textId="77777777" w:rsidTr="008A44F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496493"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5A4328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33E1D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6C3C7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596E9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F44E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83C8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9B5E5F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24333A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20829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3F22FD" w14:textId="77777777" w:rsidR="00744ACA" w:rsidRDefault="00744ACA" w:rsidP="00F27E8A">
            <w:pPr>
              <w:jc w:val="center"/>
              <w:rPr>
                <w:sz w:val="20"/>
                <w:szCs w:val="20"/>
              </w:rPr>
            </w:pPr>
          </w:p>
        </w:tc>
      </w:tr>
    </w:tbl>
    <w:p w14:paraId="18B98D07" w14:textId="77777777" w:rsidR="00BB5670" w:rsidRPr="00BB5670" w:rsidRDefault="00BB5670" w:rsidP="00BB5670">
      <w:pPr>
        <w:pStyle w:val="BodyText"/>
        <w:spacing w:after="0"/>
        <w:ind w:left="90" w:hanging="90"/>
        <w:rPr>
          <w:sz w:val="16"/>
        </w:rPr>
      </w:pPr>
      <w:commentRangeStart w:id="805"/>
      <w:r w:rsidRPr="00BB5670">
        <w:rPr>
          <w:sz w:val="16"/>
        </w:rPr>
        <w:t>^ Results not statistically reliable, n&lt;30</w:t>
      </w:r>
      <w:commentRangeEnd w:id="805"/>
      <w:r w:rsidR="00B435DA">
        <w:rPr>
          <w:rStyle w:val="CommentReference"/>
        </w:rPr>
        <w:commentReference w:id="805"/>
      </w:r>
    </w:p>
    <w:p w14:paraId="21640AC7"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15FE47D7"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5716CAE3"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207240C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5A2B013B" w14:textId="77777777" w:rsidR="00BB5670" w:rsidRPr="00BB5670" w:rsidRDefault="00BB5670" w:rsidP="00BB5670">
      <w:pPr>
        <w:pStyle w:val="BodyText"/>
        <w:spacing w:after="0"/>
        <w:ind w:left="90" w:hanging="90"/>
        <w:rPr>
          <w:sz w:val="16"/>
        </w:rPr>
      </w:pPr>
      <w:r w:rsidRPr="00BB5670">
        <w:rPr>
          <w:sz w:val="16"/>
        </w:rPr>
        <w:t xml:space="preserve">Notes: </w:t>
      </w:r>
    </w:p>
    <w:p w14:paraId="3EDB1B76"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3FCFEEB"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BCC7256"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6DA95EC" w14:textId="39E631AB" w:rsidR="004A6861" w:rsidRPr="0008309A" w:rsidRDefault="00BB5670" w:rsidP="00BB5670">
      <w:pPr>
        <w:pStyle w:val="BodyText"/>
        <w:rPr>
          <w:sz w:val="16"/>
          <w:szCs w:val="16"/>
        </w:rPr>
      </w:pPr>
      <w:r w:rsidRPr="0008309A">
        <w:rPr>
          <w:sz w:val="16"/>
          <w:szCs w:val="16"/>
        </w:rPr>
        <w:t xml:space="preserve">Sources: </w:t>
      </w:r>
      <w:r w:rsidR="007C1C7D" w:rsidRPr="0008309A">
        <w:rPr>
          <w:sz w:val="16"/>
          <w:szCs w:val="16"/>
        </w:rPr>
        <w:t>Feed the Future [</w:t>
      </w:r>
      <w:r w:rsidR="007C1C7D" w:rsidRPr="0008309A">
        <w:rPr>
          <w:sz w:val="16"/>
          <w:szCs w:val="16"/>
          <w:highlight w:val="yellow"/>
        </w:rPr>
        <w:t>Country</w:t>
      </w:r>
      <w:r w:rsidR="007C1C7D" w:rsidRPr="0008309A">
        <w:rPr>
          <w:sz w:val="16"/>
          <w:szCs w:val="16"/>
        </w:rPr>
        <w:t>] ZOI Survey [</w:t>
      </w:r>
      <w:r w:rsidR="00FE1420">
        <w:rPr>
          <w:sz w:val="16"/>
          <w:highlight w:val="yellow"/>
        </w:rPr>
        <w:t xml:space="preserve">baseline </w:t>
      </w:r>
      <w:r w:rsidR="007C1C7D" w:rsidRPr="0008309A">
        <w:rPr>
          <w:sz w:val="16"/>
          <w:szCs w:val="16"/>
          <w:highlight w:val="yellow"/>
        </w:rPr>
        <w:t>survey year(s)</w:t>
      </w:r>
      <w:r w:rsidR="007C1C7D" w:rsidRPr="0008309A">
        <w:rPr>
          <w:sz w:val="16"/>
          <w:szCs w:val="16"/>
        </w:rPr>
        <w:t>]; Feed the Future [</w:t>
      </w:r>
      <w:r w:rsidR="007C1C7D" w:rsidRPr="0008309A">
        <w:rPr>
          <w:sz w:val="16"/>
          <w:szCs w:val="16"/>
          <w:highlight w:val="yellow"/>
        </w:rPr>
        <w:t>Country</w:t>
      </w:r>
      <w:r w:rsidR="007C1C7D" w:rsidRPr="0008309A">
        <w:rPr>
          <w:sz w:val="16"/>
          <w:szCs w:val="16"/>
        </w:rPr>
        <w:t>] ZOI Survey [</w:t>
      </w:r>
      <w:r w:rsidR="00A11DD1" w:rsidRPr="00A11DD1">
        <w:rPr>
          <w:sz w:val="16"/>
          <w:szCs w:val="16"/>
          <w:highlight w:val="yellow"/>
        </w:rPr>
        <w:t xml:space="preserve">endline </w:t>
      </w:r>
      <w:r w:rsidR="007C1C7D" w:rsidRPr="0008309A">
        <w:rPr>
          <w:sz w:val="16"/>
          <w:szCs w:val="16"/>
          <w:highlight w:val="yellow"/>
        </w:rPr>
        <w:t>survey year(s)</w:t>
      </w:r>
      <w:r w:rsidR="007C1C7D" w:rsidRPr="0008309A">
        <w:rPr>
          <w:sz w:val="16"/>
          <w:szCs w:val="16"/>
        </w:rPr>
        <w:t>]</w:t>
      </w:r>
    </w:p>
    <w:p w14:paraId="2CC5CD67" w14:textId="0457F088" w:rsidR="004A6861" w:rsidRDefault="004A6861" w:rsidP="003019C5">
      <w:pPr>
        <w:pStyle w:val="Tabletitle"/>
        <w:keepLines/>
        <w:spacing w:before="240"/>
        <w:contextualSpacing/>
        <w:outlineLvl w:val="3"/>
      </w:pPr>
      <w:bookmarkStart w:id="806" w:name="_Toc50719232"/>
      <w:r w:rsidRPr="004A6861">
        <w:t>Table A</w:t>
      </w:r>
      <w:r w:rsidR="00396A13">
        <w:t>1.</w:t>
      </w:r>
      <w:r w:rsidRPr="004A6861">
        <w:t>7</w:t>
      </w:r>
      <w:r w:rsidR="001527CC">
        <w:t>.3.1</w:t>
      </w:r>
      <w:r w:rsidRPr="004A6861">
        <w:t>: Comparison of Prevalence of Severe Wasting among Children Under 5</w:t>
      </w:r>
      <w:r w:rsidR="00F60389">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BA0CE4" w14:paraId="2D3E101A" w14:textId="77777777" w:rsidTr="009F0FAA">
        <w:trPr>
          <w:tblHeader/>
        </w:trPr>
        <w:tc>
          <w:tcPr>
            <w:tcW w:w="1276" w:type="pct"/>
            <w:vMerge w:val="restart"/>
            <w:tcBorders>
              <w:top w:val="single" w:sz="4" w:space="0" w:color="auto"/>
              <w:left w:val="nil"/>
              <w:bottom w:val="nil"/>
              <w:right w:val="nil"/>
            </w:tcBorders>
            <w:shd w:val="clear" w:color="000000" w:fill="387990"/>
            <w:vAlign w:val="bottom"/>
            <w:hideMark/>
          </w:tcPr>
          <w:p w14:paraId="4B831538" w14:textId="77777777" w:rsidR="00BA0CE4" w:rsidRDefault="00BA0CE4" w:rsidP="009F0FA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7ED1EFD0" w14:textId="77777777" w:rsidR="00BA0CE4" w:rsidRDefault="00BA0CE4" w:rsidP="009F0FAA">
            <w:pPr>
              <w:jc w:val="center"/>
              <w:rPr>
                <w:b/>
                <w:bCs/>
                <w:color w:val="FFFFFF"/>
                <w:sz w:val="20"/>
                <w:szCs w:val="20"/>
              </w:rPr>
            </w:pPr>
            <w:r>
              <w:rPr>
                <w:b/>
                <w:bCs/>
                <w:color w:val="FFFFFF"/>
                <w:sz w:val="20"/>
                <w:szCs w:val="20"/>
              </w:rPr>
              <w:t xml:space="preserve">Baseline </w:t>
            </w:r>
          </w:p>
          <w:p w14:paraId="56EA0309" w14:textId="77777777" w:rsidR="00BA0CE4" w:rsidRDefault="00BA0CE4" w:rsidP="009F0FA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A834F80" w14:textId="77777777" w:rsidR="00BA0CE4" w:rsidRDefault="00BA0CE4" w:rsidP="009F0FA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A8DDC88" w14:textId="77777777" w:rsidR="00BA0CE4" w:rsidRDefault="00BA0CE4" w:rsidP="009F0FAA">
            <w:pPr>
              <w:jc w:val="center"/>
              <w:rPr>
                <w:b/>
                <w:bCs/>
                <w:color w:val="FFFFFF"/>
                <w:sz w:val="20"/>
                <w:szCs w:val="20"/>
              </w:rPr>
            </w:pPr>
            <w:r>
              <w:rPr>
                <w:b/>
                <w:bCs/>
                <w:color w:val="FFFFFF"/>
                <w:sz w:val="20"/>
                <w:szCs w:val="20"/>
              </w:rPr>
              <w:t>Endline</w:t>
            </w:r>
          </w:p>
          <w:p w14:paraId="3F5230FC" w14:textId="77777777" w:rsidR="00BA0CE4" w:rsidRDefault="00BA0CE4" w:rsidP="009F0FA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F2E1CBF" w14:textId="77777777" w:rsidR="00BA0CE4" w:rsidRDefault="00BA0CE4" w:rsidP="009F0FA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711A620" w14:textId="77777777" w:rsidR="00BA0CE4" w:rsidRDefault="00BA0CE4" w:rsidP="009F0FA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B1EF231" w14:textId="77777777" w:rsidR="00BA0CE4" w:rsidRDefault="00BA0CE4" w:rsidP="009F0FA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BA0CE4" w14:paraId="1A328DD7" w14:textId="77777777" w:rsidTr="00BA0CE4">
        <w:trPr>
          <w:tblHeader/>
        </w:trPr>
        <w:tc>
          <w:tcPr>
            <w:tcW w:w="1276" w:type="pct"/>
            <w:vMerge/>
            <w:tcBorders>
              <w:top w:val="single" w:sz="4" w:space="0" w:color="auto"/>
              <w:left w:val="nil"/>
              <w:bottom w:val="single" w:sz="4" w:space="0" w:color="auto"/>
              <w:right w:val="nil"/>
            </w:tcBorders>
            <w:vAlign w:val="center"/>
            <w:hideMark/>
          </w:tcPr>
          <w:p w14:paraId="40FC882B" w14:textId="77777777" w:rsidR="00BA0CE4" w:rsidRDefault="00BA0CE4" w:rsidP="009F0FA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300A17A" w14:textId="77777777" w:rsidR="00BA0CE4" w:rsidRDefault="00BA0CE4" w:rsidP="009F0FA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3A3FA694" w14:textId="77777777" w:rsidR="00BA0CE4" w:rsidRDefault="00BA0CE4" w:rsidP="009F0FA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6E64CC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3C1BBC3E" w14:textId="77777777" w:rsidR="00BA0CE4" w:rsidRDefault="00BA0CE4" w:rsidP="009F0FA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11637A" w14:textId="77777777" w:rsidR="00BA0CE4" w:rsidRDefault="00BA0CE4" w:rsidP="009F0FA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92207B4" w14:textId="77777777" w:rsidR="00BA0CE4" w:rsidRDefault="00BA0CE4" w:rsidP="009F0FA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98E49B4" w14:textId="77777777" w:rsidR="00BA0CE4" w:rsidRDefault="00BA0CE4" w:rsidP="009F0FA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02AE328B" w14:textId="77777777" w:rsidR="00BA0CE4" w:rsidRDefault="00BA0CE4" w:rsidP="009F0FAA">
            <w:pPr>
              <w:rPr>
                <w:b/>
                <w:bCs/>
                <w:color w:val="FFFFFF"/>
                <w:sz w:val="20"/>
                <w:szCs w:val="20"/>
              </w:rPr>
            </w:pPr>
          </w:p>
        </w:tc>
        <w:tc>
          <w:tcPr>
            <w:tcW w:w="386" w:type="pct"/>
            <w:vMerge/>
            <w:tcBorders>
              <w:left w:val="nil"/>
              <w:bottom w:val="single" w:sz="4" w:space="0" w:color="auto"/>
              <w:right w:val="nil"/>
            </w:tcBorders>
            <w:vAlign w:val="center"/>
            <w:hideMark/>
          </w:tcPr>
          <w:p w14:paraId="6FD5C227" w14:textId="77777777" w:rsidR="00BA0CE4" w:rsidRDefault="00BA0CE4" w:rsidP="009F0FAA">
            <w:pPr>
              <w:rPr>
                <w:b/>
                <w:bCs/>
                <w:color w:val="FFFFFF"/>
                <w:sz w:val="20"/>
                <w:szCs w:val="20"/>
              </w:rPr>
            </w:pPr>
          </w:p>
        </w:tc>
        <w:tc>
          <w:tcPr>
            <w:tcW w:w="217" w:type="pct"/>
            <w:vMerge/>
            <w:tcBorders>
              <w:left w:val="nil"/>
              <w:bottom w:val="single" w:sz="4" w:space="0" w:color="auto"/>
              <w:right w:val="nil"/>
            </w:tcBorders>
            <w:vAlign w:val="center"/>
            <w:hideMark/>
          </w:tcPr>
          <w:p w14:paraId="76865332" w14:textId="77777777" w:rsidR="00BA0CE4" w:rsidRDefault="00BA0CE4" w:rsidP="009F0FAA">
            <w:pPr>
              <w:rPr>
                <w:b/>
                <w:bCs/>
                <w:color w:val="FFFFFF"/>
                <w:sz w:val="20"/>
                <w:szCs w:val="20"/>
              </w:rPr>
            </w:pPr>
          </w:p>
        </w:tc>
      </w:tr>
      <w:tr w:rsidR="00BA0CE4" w14:paraId="7285504A"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20784181" w14:textId="77777777" w:rsidR="00BA0CE4" w:rsidRDefault="00BA0CE4" w:rsidP="009F0FA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4075C7E2" w14:textId="77777777" w:rsidR="00BA0CE4" w:rsidRDefault="00BA0CE4" w:rsidP="009F0FAA">
            <w:pPr>
              <w:jc w:val="center"/>
              <w:rPr>
                <w:sz w:val="20"/>
                <w:szCs w:val="20"/>
              </w:rPr>
            </w:pPr>
          </w:p>
        </w:tc>
        <w:tc>
          <w:tcPr>
            <w:tcW w:w="492" w:type="pct"/>
            <w:tcBorders>
              <w:top w:val="single" w:sz="4" w:space="0" w:color="auto"/>
              <w:left w:val="nil"/>
              <w:bottom w:val="single" w:sz="4" w:space="0" w:color="auto"/>
              <w:right w:val="nil"/>
            </w:tcBorders>
            <w:vAlign w:val="center"/>
          </w:tcPr>
          <w:p w14:paraId="0181F0AA" w14:textId="77777777" w:rsidR="00BA0CE4" w:rsidRDefault="00BA0CE4" w:rsidP="009F0FA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0FA48C7" w14:textId="77777777" w:rsidR="00BA0CE4" w:rsidRDefault="00BA0CE4" w:rsidP="009F0FA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CC6DBC7" w14:textId="77777777" w:rsidR="00BA0CE4" w:rsidRDefault="00BA0CE4" w:rsidP="009F0FA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03EA2C73" w14:textId="77777777" w:rsidR="00BA0CE4" w:rsidRDefault="00BA0CE4" w:rsidP="009F0FAA">
            <w:pPr>
              <w:jc w:val="center"/>
              <w:rPr>
                <w:sz w:val="20"/>
                <w:szCs w:val="20"/>
              </w:rPr>
            </w:pPr>
          </w:p>
        </w:tc>
        <w:tc>
          <w:tcPr>
            <w:tcW w:w="543" w:type="pct"/>
            <w:tcBorders>
              <w:top w:val="single" w:sz="4" w:space="0" w:color="auto"/>
              <w:left w:val="nil"/>
              <w:bottom w:val="single" w:sz="4" w:space="0" w:color="auto"/>
              <w:right w:val="nil"/>
            </w:tcBorders>
            <w:vAlign w:val="center"/>
          </w:tcPr>
          <w:p w14:paraId="49B7F25F" w14:textId="77777777" w:rsidR="00BA0CE4" w:rsidRDefault="00BA0CE4" w:rsidP="009F0FA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0DA0200" w14:textId="77777777" w:rsidR="00BA0CE4" w:rsidRDefault="00BA0CE4" w:rsidP="009F0FA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68B8B86" w14:textId="77777777" w:rsidR="00BA0CE4" w:rsidRDefault="00BA0CE4" w:rsidP="009F0FA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22745F22" w14:textId="77777777" w:rsidR="00BA0CE4" w:rsidRDefault="00BA0CE4" w:rsidP="009F0FA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657271D1" w14:textId="77777777" w:rsidR="00BA0CE4" w:rsidRDefault="00BA0CE4" w:rsidP="009F0FAA">
            <w:pPr>
              <w:jc w:val="center"/>
              <w:rPr>
                <w:sz w:val="20"/>
                <w:szCs w:val="20"/>
              </w:rPr>
            </w:pPr>
          </w:p>
        </w:tc>
      </w:tr>
      <w:tr w:rsidR="00BA0CE4" w14:paraId="1C5F4A07" w14:textId="77777777" w:rsidTr="009F0FAA">
        <w:tc>
          <w:tcPr>
            <w:tcW w:w="1276" w:type="pct"/>
            <w:tcBorders>
              <w:top w:val="nil"/>
              <w:left w:val="nil"/>
              <w:bottom w:val="single" w:sz="4" w:space="0" w:color="auto"/>
              <w:right w:val="nil"/>
            </w:tcBorders>
            <w:shd w:val="clear" w:color="000000" w:fill="DBE7F3"/>
            <w:vAlign w:val="center"/>
            <w:hideMark/>
          </w:tcPr>
          <w:p w14:paraId="7F662043" w14:textId="77777777" w:rsidR="00BA0CE4" w:rsidRDefault="00BA0CE4" w:rsidP="009F0FA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0BF0B470"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2C46D72C"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4B98C73"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D4DECF8"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188D417"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93D42B5"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7E34F71C"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0F8F9D0"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A947827"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D256F9" w14:textId="77777777" w:rsidR="00BA0CE4" w:rsidRPr="0008309A" w:rsidRDefault="00BA0CE4" w:rsidP="009F0FAA">
            <w:pPr>
              <w:jc w:val="center"/>
              <w:rPr>
                <w:bCs/>
                <w:sz w:val="20"/>
                <w:szCs w:val="20"/>
              </w:rPr>
            </w:pPr>
          </w:p>
        </w:tc>
      </w:tr>
      <w:tr w:rsidR="00BA0CE4" w14:paraId="548A1E06"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A7B188" w14:textId="77777777" w:rsidR="00BA0CE4" w:rsidRDefault="00BA0CE4" w:rsidP="009F0FA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25270B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FBB132B"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DB27A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8DBD2A"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EB94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C364AB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DCD5E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06B1CC"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DF9F6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F2E00C" w14:textId="77777777" w:rsidR="00BA0CE4" w:rsidRPr="0008309A" w:rsidRDefault="00BA0CE4" w:rsidP="009F0FAA">
            <w:pPr>
              <w:jc w:val="center"/>
              <w:rPr>
                <w:sz w:val="20"/>
                <w:szCs w:val="20"/>
              </w:rPr>
            </w:pPr>
          </w:p>
        </w:tc>
      </w:tr>
      <w:tr w:rsidR="00BA0CE4" w14:paraId="3659633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1AEBB13" w14:textId="77777777" w:rsidR="00BA0CE4" w:rsidRDefault="00BA0CE4" w:rsidP="009F0FA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74B9B26"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A8BD31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2D6AAE"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6242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9CC458"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63253A22"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342636"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AAA2C2"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32CEB5"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30D49D" w14:textId="77777777" w:rsidR="00BA0CE4" w:rsidRPr="0008309A" w:rsidRDefault="00BA0CE4" w:rsidP="009F0FAA">
            <w:pPr>
              <w:jc w:val="center"/>
              <w:rPr>
                <w:sz w:val="20"/>
                <w:szCs w:val="20"/>
              </w:rPr>
            </w:pPr>
          </w:p>
        </w:tc>
      </w:tr>
      <w:tr w:rsidR="00BA0CE4" w14:paraId="06FB46D2" w14:textId="77777777" w:rsidTr="009F0FAA">
        <w:tc>
          <w:tcPr>
            <w:tcW w:w="1276" w:type="pct"/>
            <w:tcBorders>
              <w:top w:val="nil"/>
              <w:left w:val="nil"/>
              <w:bottom w:val="single" w:sz="4" w:space="0" w:color="auto"/>
              <w:right w:val="nil"/>
            </w:tcBorders>
            <w:shd w:val="clear" w:color="000000" w:fill="DBE7F3"/>
            <w:vAlign w:val="center"/>
            <w:hideMark/>
          </w:tcPr>
          <w:p w14:paraId="1E4079E5" w14:textId="77777777" w:rsidR="00BA0CE4" w:rsidRDefault="00BA0CE4" w:rsidP="009F0FA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2A910728" w14:textId="77777777" w:rsidR="00BA0CE4" w:rsidRPr="0008309A" w:rsidRDefault="00BA0CE4" w:rsidP="009F0FA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18CC4F84" w14:textId="77777777" w:rsidR="00BA0CE4" w:rsidRPr="0008309A" w:rsidRDefault="00BA0CE4" w:rsidP="009F0FA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1134774" w14:textId="77777777" w:rsidR="00BA0CE4" w:rsidRPr="0008309A" w:rsidRDefault="00BA0CE4" w:rsidP="009F0FA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BA91871" w14:textId="77777777" w:rsidR="00BA0CE4" w:rsidRPr="0008309A" w:rsidRDefault="00BA0CE4" w:rsidP="009F0FA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11B5EB8" w14:textId="77777777" w:rsidR="00BA0CE4" w:rsidRPr="0008309A" w:rsidRDefault="00BA0CE4" w:rsidP="009F0FA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20DB779" w14:textId="77777777" w:rsidR="00BA0CE4" w:rsidRPr="0008309A" w:rsidRDefault="00BA0CE4" w:rsidP="009F0FA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34475E6" w14:textId="77777777" w:rsidR="00BA0CE4" w:rsidRPr="0008309A" w:rsidRDefault="00BA0CE4" w:rsidP="009F0FA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6BC356" w14:textId="77777777" w:rsidR="00BA0CE4" w:rsidRPr="0008309A" w:rsidRDefault="00BA0CE4" w:rsidP="009F0FA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31785D" w14:textId="77777777" w:rsidR="00BA0CE4" w:rsidRPr="0008309A" w:rsidRDefault="00BA0CE4" w:rsidP="009F0FA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55E32B26" w14:textId="77777777" w:rsidR="00BA0CE4" w:rsidRPr="0008309A" w:rsidRDefault="00BA0CE4" w:rsidP="009F0FAA">
            <w:pPr>
              <w:jc w:val="center"/>
              <w:rPr>
                <w:bCs/>
                <w:sz w:val="20"/>
                <w:szCs w:val="20"/>
              </w:rPr>
            </w:pPr>
          </w:p>
        </w:tc>
      </w:tr>
      <w:tr w:rsidR="00BA0CE4" w14:paraId="2F56B40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D89CFC" w14:textId="77777777" w:rsidR="00BA0CE4" w:rsidRDefault="00BA0CE4" w:rsidP="009F0FA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10B6050"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6C7AC52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E9B505"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D24A78"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7FCCA3"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73DA6A8B"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3654D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861061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32EE4"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9AC3CF" w14:textId="77777777" w:rsidR="00BA0CE4" w:rsidRPr="0008309A" w:rsidRDefault="00BA0CE4" w:rsidP="009F0FAA">
            <w:pPr>
              <w:jc w:val="center"/>
              <w:rPr>
                <w:sz w:val="20"/>
                <w:szCs w:val="20"/>
              </w:rPr>
            </w:pPr>
          </w:p>
        </w:tc>
      </w:tr>
      <w:tr w:rsidR="00BA0CE4" w14:paraId="7CCD4A0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44D2CC" w14:textId="77777777" w:rsidR="00BA0CE4" w:rsidRDefault="00BA0CE4" w:rsidP="009F0FA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6757B1AD"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2A482453"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63BE7"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54C5C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34AB0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3292F54E"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D9828F"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727DE5"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547AC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F7142A" w14:textId="77777777" w:rsidR="00BA0CE4" w:rsidRPr="0008309A" w:rsidRDefault="00BA0CE4" w:rsidP="009F0FAA">
            <w:pPr>
              <w:jc w:val="center"/>
              <w:rPr>
                <w:sz w:val="20"/>
                <w:szCs w:val="20"/>
              </w:rPr>
            </w:pPr>
          </w:p>
        </w:tc>
      </w:tr>
      <w:tr w:rsidR="00BA0CE4" w14:paraId="1F0CE96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9CCB6C" w14:textId="77777777" w:rsidR="00BA0CE4" w:rsidRDefault="00BA0CE4" w:rsidP="009F0FA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1C34DDF4"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33ACD0"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7972DD"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38772E"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0F2F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57347"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142F34"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63B183"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9DBD57"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7588C7" w14:textId="77777777" w:rsidR="00BA0CE4" w:rsidRPr="0008309A" w:rsidRDefault="00BA0CE4" w:rsidP="009F0FAA">
            <w:pPr>
              <w:jc w:val="center"/>
              <w:rPr>
                <w:sz w:val="20"/>
                <w:szCs w:val="20"/>
              </w:rPr>
            </w:pPr>
          </w:p>
        </w:tc>
      </w:tr>
      <w:tr w:rsidR="00BA0CE4" w14:paraId="503046BB"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63B7BD" w14:textId="77777777" w:rsidR="00BA0CE4" w:rsidRDefault="00BA0CE4" w:rsidP="009F0FA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58CAFE5"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1449CB1"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3BE421"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AB97CF"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EBD2FD"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530A183D"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50BE51"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5A20151"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195CBC"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7901C" w14:textId="77777777" w:rsidR="00BA0CE4" w:rsidRPr="0008309A" w:rsidRDefault="00BA0CE4" w:rsidP="009F0FAA">
            <w:pPr>
              <w:jc w:val="center"/>
              <w:rPr>
                <w:sz w:val="20"/>
                <w:szCs w:val="20"/>
              </w:rPr>
            </w:pPr>
          </w:p>
        </w:tc>
      </w:tr>
      <w:tr w:rsidR="00BA0CE4" w14:paraId="152C212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16557D" w14:textId="77777777" w:rsidR="00BA0CE4" w:rsidRDefault="00BA0CE4" w:rsidP="009F0FA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5EDA8948" w14:textId="77777777" w:rsidR="00BA0CE4" w:rsidRPr="0008309A" w:rsidRDefault="00BA0CE4" w:rsidP="009F0FAA">
            <w:pPr>
              <w:jc w:val="center"/>
              <w:rPr>
                <w:sz w:val="20"/>
                <w:szCs w:val="20"/>
              </w:rPr>
            </w:pPr>
          </w:p>
        </w:tc>
        <w:tc>
          <w:tcPr>
            <w:tcW w:w="492" w:type="pct"/>
            <w:tcBorders>
              <w:top w:val="nil"/>
              <w:left w:val="nil"/>
              <w:bottom w:val="single" w:sz="4" w:space="0" w:color="auto"/>
              <w:right w:val="nil"/>
            </w:tcBorders>
            <w:vAlign w:val="center"/>
          </w:tcPr>
          <w:p w14:paraId="00D16614" w14:textId="77777777" w:rsidR="00BA0CE4" w:rsidRPr="0008309A"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45B559" w14:textId="77777777" w:rsidR="00BA0CE4" w:rsidRPr="0008309A"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4B1E5B" w14:textId="77777777" w:rsidR="00BA0CE4" w:rsidRPr="0008309A"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D85435" w14:textId="77777777" w:rsidR="00BA0CE4" w:rsidRPr="0008309A" w:rsidRDefault="00BA0CE4" w:rsidP="009F0FAA">
            <w:pPr>
              <w:jc w:val="center"/>
              <w:rPr>
                <w:sz w:val="20"/>
                <w:szCs w:val="20"/>
              </w:rPr>
            </w:pPr>
          </w:p>
        </w:tc>
        <w:tc>
          <w:tcPr>
            <w:tcW w:w="543" w:type="pct"/>
            <w:tcBorders>
              <w:top w:val="nil"/>
              <w:left w:val="nil"/>
              <w:bottom w:val="single" w:sz="4" w:space="0" w:color="auto"/>
              <w:right w:val="nil"/>
            </w:tcBorders>
            <w:vAlign w:val="center"/>
          </w:tcPr>
          <w:p w14:paraId="13237C94" w14:textId="77777777" w:rsidR="00BA0CE4" w:rsidRPr="0008309A"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36EEF0A" w14:textId="77777777" w:rsidR="00BA0CE4" w:rsidRPr="0008309A"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D53217" w14:textId="77777777" w:rsidR="00BA0CE4" w:rsidRPr="0008309A"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EF85EE" w14:textId="77777777" w:rsidR="00BA0CE4" w:rsidRPr="0008309A"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1F1D2AD" w14:textId="77777777" w:rsidR="00BA0CE4" w:rsidRPr="0008309A" w:rsidRDefault="00BA0CE4" w:rsidP="009F0FAA">
            <w:pPr>
              <w:jc w:val="center"/>
              <w:rPr>
                <w:sz w:val="20"/>
                <w:szCs w:val="20"/>
              </w:rPr>
            </w:pPr>
          </w:p>
        </w:tc>
      </w:tr>
      <w:tr w:rsidR="00BA0CE4" w14:paraId="6AFEB334" w14:textId="77777777" w:rsidTr="009F0FAA">
        <w:trPr>
          <w:trHeight w:val="197"/>
        </w:trPr>
        <w:tc>
          <w:tcPr>
            <w:tcW w:w="2626" w:type="pct"/>
            <w:gridSpan w:val="4"/>
            <w:tcBorders>
              <w:top w:val="single" w:sz="4" w:space="0" w:color="auto"/>
              <w:left w:val="nil"/>
              <w:bottom w:val="single" w:sz="4" w:space="0" w:color="auto"/>
              <w:right w:val="nil"/>
            </w:tcBorders>
            <w:shd w:val="clear" w:color="000000" w:fill="DBE7F3"/>
          </w:tcPr>
          <w:p w14:paraId="59016528" w14:textId="77777777" w:rsidR="00BA0CE4" w:rsidRDefault="00BA0CE4" w:rsidP="009F0FA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5929702"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3B7FBA6"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43DD390"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EA275D"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BF4CB6A"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392C76ED"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79DB3EA2" w14:textId="77777777" w:rsidR="00BA0CE4" w:rsidRDefault="00BA0CE4" w:rsidP="009F0FAA">
            <w:pPr>
              <w:rPr>
                <w:b/>
                <w:bCs/>
                <w:sz w:val="20"/>
                <w:szCs w:val="20"/>
              </w:rPr>
            </w:pPr>
            <w:r>
              <w:rPr>
                <w:b/>
                <w:bCs/>
                <w:sz w:val="20"/>
                <w:szCs w:val="20"/>
              </w:rPr>
              <w:t> </w:t>
            </w:r>
          </w:p>
        </w:tc>
      </w:tr>
      <w:tr w:rsidR="00BA0CE4" w14:paraId="7662307C"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82DB086" w14:textId="77777777" w:rsidR="00BA0CE4" w:rsidRDefault="00BA0CE4" w:rsidP="009F0FA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1BD9EE6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29BCA93"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B7251E"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17E72E"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0CD68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D8E0A60"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30D3D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C16E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78B7C"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EFFA4" w14:textId="77777777" w:rsidR="00BA0CE4" w:rsidRDefault="00BA0CE4" w:rsidP="009F0FAA">
            <w:pPr>
              <w:jc w:val="center"/>
              <w:rPr>
                <w:sz w:val="20"/>
                <w:szCs w:val="20"/>
              </w:rPr>
            </w:pPr>
          </w:p>
        </w:tc>
      </w:tr>
      <w:tr w:rsidR="00BA0CE4" w14:paraId="6EC9C2A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EAF345" w14:textId="77777777" w:rsidR="00BA0CE4" w:rsidRDefault="00BA0CE4" w:rsidP="009F0FA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383590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40FB863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598F15"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D2BF9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CEF1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D3CA95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38FE44"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7F4F3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0DF88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2F6FA" w14:textId="77777777" w:rsidR="00BA0CE4" w:rsidRDefault="00BA0CE4" w:rsidP="009F0FAA">
            <w:pPr>
              <w:jc w:val="center"/>
              <w:rPr>
                <w:sz w:val="20"/>
                <w:szCs w:val="20"/>
              </w:rPr>
            </w:pPr>
          </w:p>
        </w:tc>
      </w:tr>
      <w:tr w:rsidR="00BA0CE4" w14:paraId="31D47921"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D3DEF8A" w14:textId="77777777" w:rsidR="00BA0CE4" w:rsidRDefault="00BA0CE4" w:rsidP="009F0FA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5C1B5DAB"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0E54F7A"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26B372"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BED1C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20C44"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61D7227"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2B1404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FB8BE1"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132176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B863AA" w14:textId="77777777" w:rsidR="00BA0CE4" w:rsidRDefault="00BA0CE4" w:rsidP="009F0FAA">
            <w:pPr>
              <w:jc w:val="center"/>
              <w:rPr>
                <w:sz w:val="20"/>
                <w:szCs w:val="20"/>
              </w:rPr>
            </w:pPr>
          </w:p>
        </w:tc>
      </w:tr>
      <w:tr w:rsidR="00BA0CE4" w14:paraId="4B014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37BC7B" w14:textId="77777777" w:rsidR="00BA0CE4" w:rsidRDefault="00BA0CE4" w:rsidP="009F0FA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8469E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82F79AC"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5B73F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7D3C61"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200B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06193F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73D42"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B75D97A"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25089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EC8736F" w14:textId="77777777" w:rsidR="00BA0CE4" w:rsidRDefault="00BA0CE4" w:rsidP="009F0FAA">
            <w:pPr>
              <w:jc w:val="center"/>
              <w:rPr>
                <w:sz w:val="20"/>
                <w:szCs w:val="20"/>
              </w:rPr>
            </w:pPr>
          </w:p>
        </w:tc>
      </w:tr>
      <w:tr w:rsidR="00BA0CE4" w14:paraId="066163A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3E16A6" w14:textId="77777777" w:rsidR="00BA0CE4" w:rsidRDefault="00BA0CE4" w:rsidP="009F0FA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AF79B26"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5807C72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705F3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27DD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A2F41A"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B7B767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7C981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8E34A33"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2A267F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7A1AC3" w14:textId="77777777" w:rsidR="00BA0CE4" w:rsidRDefault="00BA0CE4" w:rsidP="009F0FAA">
            <w:pPr>
              <w:jc w:val="center"/>
              <w:rPr>
                <w:sz w:val="20"/>
                <w:szCs w:val="20"/>
              </w:rPr>
            </w:pPr>
          </w:p>
        </w:tc>
      </w:tr>
      <w:tr w:rsidR="00BA0CE4" w14:paraId="1131FD7E" w14:textId="77777777" w:rsidTr="009F0FAA">
        <w:tc>
          <w:tcPr>
            <w:tcW w:w="1811" w:type="pct"/>
            <w:gridSpan w:val="2"/>
            <w:tcBorders>
              <w:top w:val="nil"/>
              <w:left w:val="nil"/>
              <w:bottom w:val="single" w:sz="4" w:space="0" w:color="auto"/>
              <w:right w:val="nil"/>
            </w:tcBorders>
            <w:shd w:val="clear" w:color="000000" w:fill="DBE7F3"/>
            <w:vAlign w:val="center"/>
            <w:hideMark/>
          </w:tcPr>
          <w:p w14:paraId="613848EB" w14:textId="77777777" w:rsidR="00BA0CE4" w:rsidRPr="004D36F9" w:rsidRDefault="00BA0CE4" w:rsidP="009F0FA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47523E01" w14:textId="77777777" w:rsidR="00BA0CE4" w:rsidRDefault="00BA0CE4" w:rsidP="009F0FA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9219603" w14:textId="77777777" w:rsidR="00BA0CE4" w:rsidRDefault="00BA0CE4" w:rsidP="009F0FA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884CF46" w14:textId="77777777" w:rsidR="00BA0CE4" w:rsidRDefault="00BA0CE4" w:rsidP="009F0FA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7A1096A1" w14:textId="77777777" w:rsidR="00BA0CE4" w:rsidRDefault="00BA0CE4" w:rsidP="009F0FA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96F9566" w14:textId="77777777" w:rsidR="00BA0CE4" w:rsidRDefault="00BA0CE4" w:rsidP="009F0FA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8C34E15" w14:textId="77777777" w:rsidR="00BA0CE4" w:rsidRDefault="00BA0CE4" w:rsidP="009F0FA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77976846" w14:textId="77777777" w:rsidR="00BA0CE4" w:rsidRDefault="00BA0CE4" w:rsidP="009F0FA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06882DF5" w14:textId="77777777" w:rsidR="00BA0CE4" w:rsidRDefault="00BA0CE4" w:rsidP="009F0FA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3157D277" w14:textId="77777777" w:rsidR="00BA0CE4" w:rsidRDefault="00BA0CE4" w:rsidP="009F0FAA">
            <w:pPr>
              <w:rPr>
                <w:b/>
                <w:bCs/>
                <w:sz w:val="20"/>
                <w:szCs w:val="20"/>
              </w:rPr>
            </w:pPr>
            <w:r>
              <w:rPr>
                <w:b/>
                <w:bCs/>
                <w:sz w:val="20"/>
                <w:szCs w:val="20"/>
              </w:rPr>
              <w:t> </w:t>
            </w:r>
          </w:p>
        </w:tc>
      </w:tr>
      <w:tr w:rsidR="00BA0CE4" w14:paraId="7AC24674"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D69195" w14:textId="77777777" w:rsidR="00BA0CE4" w:rsidRDefault="00BA0CE4" w:rsidP="009F0FA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39BCD8E"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B29A4EB"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A8872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62E2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35441F"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66830458"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B4A8ED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55C285"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40C95"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3386AC" w14:textId="77777777" w:rsidR="00BA0CE4" w:rsidRDefault="00BA0CE4" w:rsidP="009F0FAA">
            <w:pPr>
              <w:jc w:val="center"/>
              <w:rPr>
                <w:sz w:val="20"/>
                <w:szCs w:val="20"/>
              </w:rPr>
            </w:pPr>
          </w:p>
        </w:tc>
      </w:tr>
      <w:tr w:rsidR="00BA0CE4" w14:paraId="2346510A"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15C568" w14:textId="77777777" w:rsidR="00BA0CE4" w:rsidRDefault="00BA0CE4" w:rsidP="009F0FA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042E49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214895CE"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8A7B99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88594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D50C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A59B7F3"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F288DF"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799134"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C4489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219463" w14:textId="77777777" w:rsidR="00BA0CE4" w:rsidRDefault="00BA0CE4" w:rsidP="009F0FAA">
            <w:pPr>
              <w:jc w:val="center"/>
              <w:rPr>
                <w:sz w:val="20"/>
                <w:szCs w:val="20"/>
              </w:rPr>
            </w:pPr>
          </w:p>
        </w:tc>
      </w:tr>
      <w:tr w:rsidR="00BA0CE4" w14:paraId="4F1EE5AE"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9FB384" w14:textId="77777777" w:rsidR="00BA0CE4" w:rsidRDefault="00BA0CE4" w:rsidP="009F0FA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18B6B0BD"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33A6F7B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779CBA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6875510"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D6F68C"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21BD0106"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DD0471"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C0044E8"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1605ACF"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88B1EF" w14:textId="77777777" w:rsidR="00BA0CE4" w:rsidRDefault="00BA0CE4" w:rsidP="009F0FAA">
            <w:pPr>
              <w:jc w:val="center"/>
              <w:rPr>
                <w:sz w:val="20"/>
                <w:szCs w:val="20"/>
              </w:rPr>
            </w:pPr>
          </w:p>
        </w:tc>
      </w:tr>
      <w:tr w:rsidR="00BA0CE4" w14:paraId="414ABB01" w14:textId="77777777" w:rsidTr="009F0FAA">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F5E2577" w14:textId="77777777" w:rsidR="00BA0CE4" w:rsidRDefault="00BA0CE4" w:rsidP="009F0FA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9D03D98"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4D7B15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ADDCD"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DBC5BB"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3D82FB"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1CD6AE2E"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2E4C9C3"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D40BD"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497916"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B72672" w14:textId="77777777" w:rsidR="00BA0CE4" w:rsidRDefault="00BA0CE4" w:rsidP="009F0FAA">
            <w:pPr>
              <w:jc w:val="center"/>
              <w:rPr>
                <w:sz w:val="20"/>
                <w:szCs w:val="20"/>
              </w:rPr>
            </w:pPr>
          </w:p>
        </w:tc>
      </w:tr>
      <w:tr w:rsidR="00BA0CE4" w14:paraId="4A0ED999" w14:textId="77777777" w:rsidTr="009F0FAA">
        <w:tc>
          <w:tcPr>
            <w:tcW w:w="1276" w:type="pct"/>
            <w:tcBorders>
              <w:top w:val="nil"/>
              <w:left w:val="nil"/>
              <w:bottom w:val="single" w:sz="4" w:space="0" w:color="auto"/>
              <w:right w:val="nil"/>
            </w:tcBorders>
            <w:shd w:val="clear" w:color="000000" w:fill="DBE7F3"/>
            <w:vAlign w:val="center"/>
            <w:hideMark/>
          </w:tcPr>
          <w:p w14:paraId="6AF4FC2A" w14:textId="77777777" w:rsidR="00BA0CE4" w:rsidRDefault="00BA0CE4" w:rsidP="009F0FA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37AB930"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61F4FDD"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A479A91"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80178E1"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B871F29"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9C3566B"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D6F75A"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2DBFF2D"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CD94621"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6641F3B" w14:textId="77777777" w:rsidR="00BA0CE4" w:rsidRDefault="00BA0CE4" w:rsidP="009F0FAA">
            <w:pPr>
              <w:jc w:val="center"/>
              <w:rPr>
                <w:b/>
                <w:bCs/>
                <w:sz w:val="20"/>
                <w:szCs w:val="20"/>
              </w:rPr>
            </w:pPr>
          </w:p>
        </w:tc>
      </w:tr>
      <w:tr w:rsidR="00BA0CE4" w14:paraId="158B22E0"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BEA124" w14:textId="77777777" w:rsidR="00BA0CE4" w:rsidRDefault="00BA0CE4" w:rsidP="009F0FA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A38C4C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7EE128C7"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E6667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F67732"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5476BF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7005C269"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0034A0"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AEFA8FB"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326A44"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239EAC" w14:textId="77777777" w:rsidR="00BA0CE4" w:rsidRDefault="00BA0CE4" w:rsidP="009F0FAA">
            <w:pPr>
              <w:jc w:val="center"/>
              <w:rPr>
                <w:sz w:val="20"/>
                <w:szCs w:val="20"/>
              </w:rPr>
            </w:pPr>
          </w:p>
        </w:tc>
      </w:tr>
      <w:tr w:rsidR="00BA0CE4" w14:paraId="52051197"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59E8E" w14:textId="77777777" w:rsidR="00BA0CE4" w:rsidRDefault="00BA0CE4" w:rsidP="009F0FA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9606362"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61D19079"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A0650C"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515734"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68B1133"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01FAAEB"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ECC799"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1BB2045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5D2339"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1CFC39" w14:textId="77777777" w:rsidR="00BA0CE4" w:rsidRDefault="00BA0CE4" w:rsidP="009F0FAA">
            <w:pPr>
              <w:jc w:val="center"/>
              <w:rPr>
                <w:sz w:val="20"/>
                <w:szCs w:val="20"/>
              </w:rPr>
            </w:pPr>
          </w:p>
        </w:tc>
      </w:tr>
      <w:tr w:rsidR="00BA0CE4" w14:paraId="676B1C76" w14:textId="77777777" w:rsidTr="009F0FAA">
        <w:tc>
          <w:tcPr>
            <w:tcW w:w="1276" w:type="pct"/>
            <w:tcBorders>
              <w:top w:val="nil"/>
              <w:left w:val="nil"/>
              <w:bottom w:val="single" w:sz="4" w:space="0" w:color="auto"/>
              <w:right w:val="nil"/>
            </w:tcBorders>
            <w:shd w:val="clear" w:color="000000" w:fill="DBE7F3"/>
            <w:vAlign w:val="center"/>
            <w:hideMark/>
          </w:tcPr>
          <w:p w14:paraId="2780A380" w14:textId="77777777" w:rsidR="00BA0CE4" w:rsidRDefault="00BA0CE4" w:rsidP="009F0FA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0D0D3095" w14:textId="77777777" w:rsidR="00BA0CE4" w:rsidRDefault="00BA0CE4" w:rsidP="009F0FA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E0D77C1" w14:textId="77777777" w:rsidR="00BA0CE4" w:rsidRDefault="00BA0CE4" w:rsidP="009F0FA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5B806B8" w14:textId="77777777" w:rsidR="00BA0CE4" w:rsidRDefault="00BA0CE4" w:rsidP="009F0FA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FE6B85B" w14:textId="77777777" w:rsidR="00BA0CE4" w:rsidRDefault="00BA0CE4" w:rsidP="009F0FA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13B4A1C" w14:textId="77777777" w:rsidR="00BA0CE4" w:rsidRDefault="00BA0CE4" w:rsidP="009F0FA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A96DFDA" w14:textId="77777777" w:rsidR="00BA0CE4" w:rsidRDefault="00BA0CE4" w:rsidP="009F0FA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167335" w14:textId="77777777" w:rsidR="00BA0CE4" w:rsidRDefault="00BA0CE4" w:rsidP="009F0FA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D4E76E4" w14:textId="77777777" w:rsidR="00BA0CE4" w:rsidRDefault="00BA0CE4" w:rsidP="009F0FA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340356" w14:textId="77777777" w:rsidR="00BA0CE4" w:rsidRDefault="00BA0CE4" w:rsidP="009F0FA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470D368" w14:textId="77777777" w:rsidR="00BA0CE4" w:rsidRDefault="00BA0CE4" w:rsidP="009F0FAA">
            <w:pPr>
              <w:jc w:val="center"/>
              <w:rPr>
                <w:b/>
                <w:bCs/>
                <w:sz w:val="20"/>
                <w:szCs w:val="20"/>
              </w:rPr>
            </w:pPr>
          </w:p>
        </w:tc>
      </w:tr>
      <w:tr w:rsidR="00BA0CE4" w14:paraId="7B92A4CD"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2FD959" w14:textId="77777777" w:rsidR="00BA0CE4" w:rsidRDefault="00BA0CE4" w:rsidP="009F0FA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DB1F630"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F3E5486"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3D5E4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E570CE9"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96F9D2"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6FAC974"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E0F2AA6"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E41566"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7159D87"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493C15" w14:textId="77777777" w:rsidR="00BA0CE4" w:rsidRDefault="00BA0CE4" w:rsidP="009F0FAA">
            <w:pPr>
              <w:jc w:val="center"/>
              <w:rPr>
                <w:sz w:val="20"/>
                <w:szCs w:val="20"/>
              </w:rPr>
            </w:pPr>
          </w:p>
        </w:tc>
      </w:tr>
      <w:tr w:rsidR="00BA0CE4" w14:paraId="79D85969"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C94EFF" w14:textId="77777777" w:rsidR="00BA0CE4" w:rsidRDefault="00BA0CE4" w:rsidP="009F0FA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CE876A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1D1D0C0F"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E646D0B"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B837C7"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F40C600"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02F8DFD2"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AF2B65"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208CB2"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C272B0"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B6A4AE" w14:textId="77777777" w:rsidR="00BA0CE4" w:rsidRDefault="00BA0CE4" w:rsidP="009F0FAA">
            <w:pPr>
              <w:jc w:val="center"/>
              <w:rPr>
                <w:sz w:val="20"/>
                <w:szCs w:val="20"/>
              </w:rPr>
            </w:pPr>
          </w:p>
        </w:tc>
      </w:tr>
      <w:tr w:rsidR="00BA0CE4" w14:paraId="3033C908" w14:textId="77777777" w:rsidTr="009F0FAA">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B05CE" w14:textId="77777777" w:rsidR="00BA0CE4" w:rsidRDefault="00BA0CE4" w:rsidP="009F0FA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24AB48A" w14:textId="77777777" w:rsidR="00BA0CE4" w:rsidRDefault="00BA0CE4" w:rsidP="009F0FAA">
            <w:pPr>
              <w:jc w:val="center"/>
              <w:rPr>
                <w:sz w:val="20"/>
                <w:szCs w:val="20"/>
              </w:rPr>
            </w:pPr>
          </w:p>
        </w:tc>
        <w:tc>
          <w:tcPr>
            <w:tcW w:w="492" w:type="pct"/>
            <w:tcBorders>
              <w:top w:val="nil"/>
              <w:left w:val="nil"/>
              <w:bottom w:val="single" w:sz="4" w:space="0" w:color="auto"/>
              <w:right w:val="nil"/>
            </w:tcBorders>
            <w:vAlign w:val="center"/>
          </w:tcPr>
          <w:p w14:paraId="06FCB9A0" w14:textId="77777777" w:rsidR="00BA0CE4" w:rsidRDefault="00BA0CE4" w:rsidP="009F0FA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869D80A" w14:textId="77777777" w:rsidR="00BA0CE4" w:rsidRDefault="00BA0CE4" w:rsidP="009F0FA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91C8D8" w14:textId="77777777" w:rsidR="00BA0CE4" w:rsidRDefault="00BA0CE4" w:rsidP="009F0FA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D2F388" w14:textId="77777777" w:rsidR="00BA0CE4" w:rsidRDefault="00BA0CE4" w:rsidP="009F0FAA">
            <w:pPr>
              <w:jc w:val="center"/>
              <w:rPr>
                <w:sz w:val="20"/>
                <w:szCs w:val="20"/>
              </w:rPr>
            </w:pPr>
          </w:p>
        </w:tc>
        <w:tc>
          <w:tcPr>
            <w:tcW w:w="543" w:type="pct"/>
            <w:tcBorders>
              <w:top w:val="nil"/>
              <w:left w:val="nil"/>
              <w:bottom w:val="single" w:sz="4" w:space="0" w:color="auto"/>
              <w:right w:val="nil"/>
            </w:tcBorders>
            <w:vAlign w:val="center"/>
          </w:tcPr>
          <w:p w14:paraId="35D5573D" w14:textId="77777777" w:rsidR="00BA0CE4" w:rsidRDefault="00BA0CE4" w:rsidP="009F0FA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48086CA" w14:textId="77777777" w:rsidR="00BA0CE4" w:rsidRDefault="00BA0CE4" w:rsidP="009F0FA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1BFE619" w14:textId="77777777" w:rsidR="00BA0CE4" w:rsidRDefault="00BA0CE4" w:rsidP="009F0FA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EB2A72" w14:textId="77777777" w:rsidR="00BA0CE4" w:rsidRDefault="00BA0CE4" w:rsidP="009F0FA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C81753" w14:textId="77777777" w:rsidR="00BA0CE4" w:rsidRDefault="00BA0CE4" w:rsidP="009F0FAA">
            <w:pPr>
              <w:jc w:val="center"/>
              <w:rPr>
                <w:sz w:val="20"/>
                <w:szCs w:val="20"/>
              </w:rPr>
            </w:pPr>
          </w:p>
        </w:tc>
      </w:tr>
    </w:tbl>
    <w:p w14:paraId="6C7188E1" w14:textId="77777777" w:rsidR="00BB5670" w:rsidRPr="00BB5670" w:rsidRDefault="00BB5670" w:rsidP="00BB5670">
      <w:pPr>
        <w:pStyle w:val="BodyText"/>
        <w:spacing w:after="0"/>
        <w:ind w:left="90" w:hanging="90"/>
        <w:rPr>
          <w:sz w:val="16"/>
        </w:rPr>
      </w:pPr>
      <w:commentRangeStart w:id="807"/>
      <w:r w:rsidRPr="00BB5670">
        <w:rPr>
          <w:sz w:val="16"/>
        </w:rPr>
        <w:t>^ Results not statistically reliable, n&lt;30</w:t>
      </w:r>
      <w:commentRangeEnd w:id="807"/>
      <w:r w:rsidR="00B435DA">
        <w:rPr>
          <w:rStyle w:val="CommentReference"/>
        </w:rPr>
        <w:commentReference w:id="807"/>
      </w:r>
    </w:p>
    <w:p w14:paraId="5A9D233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95DAC9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9B3A127"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7B3A561E"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0806ADF8" w14:textId="77777777" w:rsidR="00BB5670" w:rsidRPr="00BB5670" w:rsidRDefault="00BB5670" w:rsidP="00BB5670">
      <w:pPr>
        <w:pStyle w:val="BodyText"/>
        <w:spacing w:after="0"/>
        <w:ind w:left="90" w:hanging="90"/>
        <w:rPr>
          <w:sz w:val="16"/>
        </w:rPr>
      </w:pPr>
      <w:r w:rsidRPr="00BB5670">
        <w:rPr>
          <w:sz w:val="16"/>
        </w:rPr>
        <w:t xml:space="preserve">Notes: </w:t>
      </w:r>
    </w:p>
    <w:p w14:paraId="034CBA52"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776CC5F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2F26F4A"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D3E5320" w14:textId="257B37F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2B6B56C" w14:textId="46438E4E" w:rsidR="004A6861" w:rsidRDefault="004A6861" w:rsidP="003019C5">
      <w:pPr>
        <w:pStyle w:val="Tabletitle"/>
        <w:keepLines/>
        <w:spacing w:before="240"/>
        <w:contextualSpacing/>
        <w:outlineLvl w:val="3"/>
      </w:pPr>
      <w:bookmarkStart w:id="808" w:name="_Toc50719233"/>
      <w:r w:rsidRPr="004A6861">
        <w:t>Table A</w:t>
      </w:r>
      <w:r w:rsidR="00396A13">
        <w:t>1.</w:t>
      </w:r>
      <w:r w:rsidRPr="004A6861">
        <w:t>7.</w:t>
      </w:r>
      <w:r w:rsidR="001527CC">
        <w:t>3.</w:t>
      </w:r>
      <w:r w:rsidRPr="004A6861">
        <w:t xml:space="preserve">2: Comparison of Prevalence of Wasting among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0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C626B8E"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784C7A71"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90238A3" w14:textId="77777777" w:rsidR="00744ACA" w:rsidRDefault="00744ACA" w:rsidP="00F27E8A">
            <w:pPr>
              <w:jc w:val="center"/>
              <w:rPr>
                <w:b/>
                <w:bCs/>
                <w:color w:val="FFFFFF"/>
                <w:sz w:val="20"/>
                <w:szCs w:val="20"/>
              </w:rPr>
            </w:pPr>
            <w:r>
              <w:rPr>
                <w:b/>
                <w:bCs/>
                <w:color w:val="FFFFFF"/>
                <w:sz w:val="20"/>
                <w:szCs w:val="20"/>
              </w:rPr>
              <w:t xml:space="preserve">Baseline </w:t>
            </w:r>
          </w:p>
          <w:p w14:paraId="55439B2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1DA4347C"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3F7E428D" w14:textId="77777777" w:rsidR="00744ACA" w:rsidRDefault="00744ACA" w:rsidP="00F27E8A">
            <w:pPr>
              <w:jc w:val="center"/>
              <w:rPr>
                <w:b/>
                <w:bCs/>
                <w:color w:val="FFFFFF"/>
                <w:sz w:val="20"/>
                <w:szCs w:val="20"/>
              </w:rPr>
            </w:pPr>
            <w:r>
              <w:rPr>
                <w:b/>
                <w:bCs/>
                <w:color w:val="FFFFFF"/>
                <w:sz w:val="20"/>
                <w:szCs w:val="20"/>
              </w:rPr>
              <w:t>Endline</w:t>
            </w:r>
          </w:p>
          <w:p w14:paraId="69CBFC54"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9C0BF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6A82E5D4"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3AB7E895"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955B0D1" w14:textId="77777777" w:rsidTr="00F27E8A">
        <w:trPr>
          <w:tblHeader/>
        </w:trPr>
        <w:tc>
          <w:tcPr>
            <w:tcW w:w="1276" w:type="pct"/>
            <w:vMerge/>
            <w:tcBorders>
              <w:top w:val="single" w:sz="4" w:space="0" w:color="auto"/>
              <w:left w:val="nil"/>
              <w:bottom w:val="nil"/>
              <w:right w:val="nil"/>
            </w:tcBorders>
            <w:vAlign w:val="center"/>
            <w:hideMark/>
          </w:tcPr>
          <w:p w14:paraId="26C4EEBE"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C07C5C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013BBD4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BD875F3"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A31D77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15242D6D"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7EF7AB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943FA0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FDBAAD2"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193510AF"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3CDCD9C" w14:textId="77777777" w:rsidR="00744ACA" w:rsidRDefault="00744ACA" w:rsidP="00F27E8A">
            <w:pPr>
              <w:rPr>
                <w:b/>
                <w:bCs/>
                <w:color w:val="FFFFFF"/>
                <w:sz w:val="20"/>
                <w:szCs w:val="20"/>
              </w:rPr>
            </w:pPr>
          </w:p>
        </w:tc>
      </w:tr>
      <w:tr w:rsidR="00744ACA" w14:paraId="26A39788"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576CFEEB"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B7C51AB"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3B55CDD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C748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92FF0A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2F2FFA7B"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5EA902EB"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4E1E1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88502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61BEC05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DE5DEDC" w14:textId="77777777" w:rsidR="00744ACA" w:rsidRDefault="00744ACA" w:rsidP="00F27E8A">
            <w:pPr>
              <w:jc w:val="center"/>
              <w:rPr>
                <w:sz w:val="20"/>
                <w:szCs w:val="20"/>
              </w:rPr>
            </w:pPr>
          </w:p>
        </w:tc>
      </w:tr>
      <w:tr w:rsidR="00744ACA" w14:paraId="4454FCD4" w14:textId="77777777" w:rsidTr="00AF2ABC">
        <w:tc>
          <w:tcPr>
            <w:tcW w:w="1276" w:type="pct"/>
            <w:tcBorders>
              <w:top w:val="nil"/>
              <w:left w:val="nil"/>
              <w:bottom w:val="single" w:sz="4" w:space="0" w:color="auto"/>
              <w:right w:val="nil"/>
            </w:tcBorders>
            <w:shd w:val="clear" w:color="000000" w:fill="DBE7F3"/>
            <w:vAlign w:val="center"/>
            <w:hideMark/>
          </w:tcPr>
          <w:p w14:paraId="6CF90EC0"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9B7CD7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B532A6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08F4E4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4BB840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8C44F18"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E1B03B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696B1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03DA6B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831D37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A8B1296" w14:textId="77777777" w:rsidR="00744ACA" w:rsidRPr="0008309A" w:rsidRDefault="00744ACA" w:rsidP="00F27E8A">
            <w:pPr>
              <w:jc w:val="center"/>
              <w:rPr>
                <w:bCs/>
                <w:sz w:val="20"/>
                <w:szCs w:val="20"/>
              </w:rPr>
            </w:pPr>
          </w:p>
        </w:tc>
      </w:tr>
      <w:tr w:rsidR="00744ACA" w14:paraId="31C8318D" w14:textId="77777777" w:rsidTr="00BA0CE4">
        <w:tc>
          <w:tcPr>
            <w:tcW w:w="1276" w:type="pct"/>
            <w:tcBorders>
              <w:top w:val="single" w:sz="4" w:space="0" w:color="auto"/>
              <w:left w:val="nil"/>
              <w:bottom w:val="single" w:sz="4" w:space="0" w:color="auto"/>
              <w:right w:val="nil"/>
            </w:tcBorders>
            <w:shd w:val="clear" w:color="auto" w:fill="auto"/>
            <w:tcMar>
              <w:top w:w="0" w:type="dxa"/>
              <w:left w:w="180" w:type="dxa"/>
              <w:bottom w:w="0" w:type="dxa"/>
              <w:right w:w="0" w:type="dxa"/>
            </w:tcMar>
            <w:vAlign w:val="center"/>
            <w:hideMark/>
          </w:tcPr>
          <w:p w14:paraId="0B742012" w14:textId="77777777" w:rsidR="00744ACA" w:rsidRDefault="00744ACA" w:rsidP="00F27E8A">
            <w:pPr>
              <w:ind w:left="90" w:firstLineChars="100" w:firstLine="200"/>
              <w:rPr>
                <w:sz w:val="20"/>
                <w:szCs w:val="20"/>
              </w:rPr>
            </w:pPr>
            <w:r>
              <w:rPr>
                <w:sz w:val="20"/>
                <w:szCs w:val="20"/>
              </w:rPr>
              <w:t>Male</w:t>
            </w:r>
          </w:p>
        </w:tc>
        <w:tc>
          <w:tcPr>
            <w:tcW w:w="535" w:type="pct"/>
            <w:tcBorders>
              <w:top w:val="single" w:sz="4" w:space="0" w:color="auto"/>
              <w:left w:val="nil"/>
              <w:bottom w:val="single" w:sz="4" w:space="0" w:color="auto"/>
              <w:right w:val="nil"/>
            </w:tcBorders>
            <w:shd w:val="clear" w:color="auto" w:fill="auto"/>
            <w:vAlign w:val="center"/>
            <w:hideMark/>
          </w:tcPr>
          <w:p w14:paraId="00FEF7DC" w14:textId="77777777" w:rsidR="00744ACA" w:rsidRPr="0008309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0775191" w14:textId="77777777" w:rsidR="00744ACA" w:rsidRPr="0008309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hideMark/>
          </w:tcPr>
          <w:p w14:paraId="0C810CAF" w14:textId="77777777" w:rsidR="00744ACA" w:rsidRPr="0008309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hideMark/>
          </w:tcPr>
          <w:p w14:paraId="4DD04ED2" w14:textId="77777777" w:rsidR="00744ACA" w:rsidRPr="0008309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hideMark/>
          </w:tcPr>
          <w:p w14:paraId="4B6C9F70" w14:textId="77777777" w:rsidR="00744ACA" w:rsidRPr="0008309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212D5AAA" w14:textId="77777777" w:rsidR="00744ACA" w:rsidRPr="0008309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hideMark/>
          </w:tcPr>
          <w:p w14:paraId="63FBF077" w14:textId="77777777" w:rsidR="00744ACA" w:rsidRPr="0008309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hideMark/>
          </w:tcPr>
          <w:p w14:paraId="5344F4B9" w14:textId="77777777" w:rsidR="00744ACA" w:rsidRPr="0008309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hideMark/>
          </w:tcPr>
          <w:p w14:paraId="176D41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5838668" w14:textId="77777777" w:rsidR="00744ACA" w:rsidRPr="0008309A" w:rsidRDefault="00744ACA" w:rsidP="00F27E8A">
            <w:pPr>
              <w:jc w:val="center"/>
              <w:rPr>
                <w:sz w:val="20"/>
                <w:szCs w:val="20"/>
              </w:rPr>
            </w:pPr>
          </w:p>
        </w:tc>
      </w:tr>
      <w:tr w:rsidR="00744ACA" w14:paraId="291E535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1CC0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739D38A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925DA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1F3E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B96A2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29798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A27644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3F52A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52E6D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36E06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0760EE" w14:textId="77777777" w:rsidR="00744ACA" w:rsidRPr="0008309A" w:rsidRDefault="00744ACA" w:rsidP="00F27E8A">
            <w:pPr>
              <w:jc w:val="center"/>
              <w:rPr>
                <w:sz w:val="20"/>
                <w:szCs w:val="20"/>
              </w:rPr>
            </w:pPr>
          </w:p>
        </w:tc>
      </w:tr>
      <w:tr w:rsidR="00744ACA" w14:paraId="4B2A7B16" w14:textId="77777777" w:rsidTr="00F27E8A">
        <w:tc>
          <w:tcPr>
            <w:tcW w:w="1276" w:type="pct"/>
            <w:tcBorders>
              <w:top w:val="nil"/>
              <w:left w:val="nil"/>
              <w:bottom w:val="single" w:sz="4" w:space="0" w:color="auto"/>
              <w:right w:val="nil"/>
            </w:tcBorders>
            <w:shd w:val="clear" w:color="000000" w:fill="DBE7F3"/>
            <w:vAlign w:val="center"/>
            <w:hideMark/>
          </w:tcPr>
          <w:p w14:paraId="0B710CE0"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0B07AB0B"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0398B4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AA10B2A"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F364B7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0F8C0DC"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20B821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E8AF28B"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38782D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0B2F20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BFBEFC7" w14:textId="77777777" w:rsidR="00744ACA" w:rsidRPr="0008309A" w:rsidRDefault="00744ACA" w:rsidP="00F27E8A">
            <w:pPr>
              <w:jc w:val="center"/>
              <w:rPr>
                <w:bCs/>
                <w:sz w:val="20"/>
                <w:szCs w:val="20"/>
              </w:rPr>
            </w:pPr>
          </w:p>
        </w:tc>
      </w:tr>
      <w:tr w:rsidR="00744ACA" w14:paraId="2692A4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C0D40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B92227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415C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F59A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A0424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1B5E0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5F23FD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877E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0666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8FBF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C4237F" w14:textId="77777777" w:rsidR="00744ACA" w:rsidRPr="0008309A" w:rsidRDefault="00744ACA" w:rsidP="00F27E8A">
            <w:pPr>
              <w:jc w:val="center"/>
              <w:rPr>
                <w:sz w:val="20"/>
                <w:szCs w:val="20"/>
              </w:rPr>
            </w:pPr>
          </w:p>
        </w:tc>
      </w:tr>
      <w:tr w:rsidR="00744ACA" w14:paraId="4F0028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C8BE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C20FFC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0158B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B58C78"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DABAB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03A30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751A7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8543E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B251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A1A253D"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8137F1B" w14:textId="77777777" w:rsidR="00744ACA" w:rsidRPr="0008309A" w:rsidRDefault="00744ACA" w:rsidP="00F27E8A">
            <w:pPr>
              <w:jc w:val="center"/>
              <w:rPr>
                <w:sz w:val="20"/>
                <w:szCs w:val="20"/>
              </w:rPr>
            </w:pPr>
          </w:p>
        </w:tc>
      </w:tr>
      <w:tr w:rsidR="00744ACA" w14:paraId="5A73D0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2CA25E"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4F5DC23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EFCE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BFE8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56407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F382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F091F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1C420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1E51E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38BD5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4BC2D" w14:textId="77777777" w:rsidR="00744ACA" w:rsidRPr="0008309A" w:rsidRDefault="00744ACA" w:rsidP="00F27E8A">
            <w:pPr>
              <w:jc w:val="center"/>
              <w:rPr>
                <w:sz w:val="20"/>
                <w:szCs w:val="20"/>
              </w:rPr>
            </w:pPr>
          </w:p>
        </w:tc>
      </w:tr>
      <w:tr w:rsidR="00744ACA" w14:paraId="7D1160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1A78BC"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969AF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C4BBD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662DF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FD81C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6828E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6D52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5C16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E77EA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F375C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F97530" w14:textId="77777777" w:rsidR="00744ACA" w:rsidRPr="0008309A" w:rsidRDefault="00744ACA" w:rsidP="00F27E8A">
            <w:pPr>
              <w:jc w:val="center"/>
              <w:rPr>
                <w:sz w:val="20"/>
                <w:szCs w:val="20"/>
              </w:rPr>
            </w:pPr>
          </w:p>
        </w:tc>
      </w:tr>
      <w:tr w:rsidR="00744ACA" w14:paraId="60830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09CFF"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883970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4526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E8C97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8654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61537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CB670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93C41D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B7E90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742D7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00888A" w14:textId="77777777" w:rsidR="00744ACA" w:rsidRPr="0008309A" w:rsidRDefault="00744ACA" w:rsidP="00F27E8A">
            <w:pPr>
              <w:jc w:val="center"/>
              <w:rPr>
                <w:sz w:val="20"/>
                <w:szCs w:val="20"/>
              </w:rPr>
            </w:pPr>
          </w:p>
        </w:tc>
      </w:tr>
      <w:tr w:rsidR="00744ACA" w14:paraId="4E06EFC4"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DE32B1A"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EF93AD8"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A53455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798D2E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CDFEB1F"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54BB9C2"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5223BD7"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5E8452" w14:textId="77777777" w:rsidR="00744ACA" w:rsidRDefault="00744ACA" w:rsidP="00F27E8A">
            <w:pPr>
              <w:rPr>
                <w:b/>
                <w:bCs/>
                <w:sz w:val="20"/>
                <w:szCs w:val="20"/>
              </w:rPr>
            </w:pPr>
            <w:r>
              <w:rPr>
                <w:b/>
                <w:bCs/>
                <w:sz w:val="20"/>
                <w:szCs w:val="20"/>
              </w:rPr>
              <w:t> </w:t>
            </w:r>
          </w:p>
        </w:tc>
      </w:tr>
      <w:tr w:rsidR="00744ACA" w14:paraId="6DCC3C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2911F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71A2E97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2CD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503AFC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7B509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CF8EE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A999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63068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1FD8C6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70144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4B68E" w14:textId="77777777" w:rsidR="00744ACA" w:rsidRDefault="00744ACA" w:rsidP="00F27E8A">
            <w:pPr>
              <w:jc w:val="center"/>
              <w:rPr>
                <w:sz w:val="20"/>
                <w:szCs w:val="20"/>
              </w:rPr>
            </w:pPr>
          </w:p>
        </w:tc>
      </w:tr>
      <w:tr w:rsidR="00744ACA" w14:paraId="3378073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314FB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31CB730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9783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559C3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A55BE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87436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E31A59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A9EC9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E738A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5FF1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4C70E30" w14:textId="77777777" w:rsidR="00744ACA" w:rsidRDefault="00744ACA" w:rsidP="00F27E8A">
            <w:pPr>
              <w:jc w:val="center"/>
              <w:rPr>
                <w:sz w:val="20"/>
                <w:szCs w:val="20"/>
              </w:rPr>
            </w:pPr>
          </w:p>
        </w:tc>
      </w:tr>
      <w:tr w:rsidR="00744ACA" w14:paraId="248E6C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91F79"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3EF926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4D53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8646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41F45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48A25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C8A09D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6A7D2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3F585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C2DC24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283C7A2" w14:textId="77777777" w:rsidR="00744ACA" w:rsidRDefault="00744ACA" w:rsidP="00F27E8A">
            <w:pPr>
              <w:jc w:val="center"/>
              <w:rPr>
                <w:sz w:val="20"/>
                <w:szCs w:val="20"/>
              </w:rPr>
            </w:pPr>
          </w:p>
        </w:tc>
      </w:tr>
      <w:tr w:rsidR="00744ACA" w14:paraId="39E3459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E5D58E"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A3E54A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4210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77B24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E83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49E4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9EF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04720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B31B8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34240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56B826" w14:textId="77777777" w:rsidR="00744ACA" w:rsidRDefault="00744ACA" w:rsidP="00F27E8A">
            <w:pPr>
              <w:jc w:val="center"/>
              <w:rPr>
                <w:sz w:val="20"/>
                <w:szCs w:val="20"/>
              </w:rPr>
            </w:pPr>
          </w:p>
        </w:tc>
      </w:tr>
      <w:tr w:rsidR="00744ACA" w14:paraId="3E38D2B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F1D67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EBDBC4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EC74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3EB0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673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77C3F4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95B6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9989A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41EC9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DFD1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0829FC9" w14:textId="77777777" w:rsidR="00744ACA" w:rsidRDefault="00744ACA" w:rsidP="00F27E8A">
            <w:pPr>
              <w:jc w:val="center"/>
              <w:rPr>
                <w:sz w:val="20"/>
                <w:szCs w:val="20"/>
              </w:rPr>
            </w:pPr>
          </w:p>
        </w:tc>
      </w:tr>
      <w:tr w:rsidR="00744ACA" w14:paraId="20155EA8" w14:textId="77777777" w:rsidTr="00F27E8A">
        <w:tc>
          <w:tcPr>
            <w:tcW w:w="1811" w:type="pct"/>
            <w:gridSpan w:val="2"/>
            <w:tcBorders>
              <w:top w:val="nil"/>
              <w:left w:val="nil"/>
              <w:bottom w:val="single" w:sz="4" w:space="0" w:color="auto"/>
              <w:right w:val="nil"/>
            </w:tcBorders>
            <w:shd w:val="clear" w:color="000000" w:fill="DBE7F3"/>
            <w:vAlign w:val="center"/>
            <w:hideMark/>
          </w:tcPr>
          <w:p w14:paraId="24F87127"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A19A14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44C54BD"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2F5BC8D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F35262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5050FD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0E3D802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86A11DC"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3C1FE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59FD75A" w14:textId="77777777" w:rsidR="00744ACA" w:rsidRDefault="00744ACA" w:rsidP="00F27E8A">
            <w:pPr>
              <w:rPr>
                <w:b/>
                <w:bCs/>
                <w:sz w:val="20"/>
                <w:szCs w:val="20"/>
              </w:rPr>
            </w:pPr>
            <w:r>
              <w:rPr>
                <w:b/>
                <w:bCs/>
                <w:sz w:val="20"/>
                <w:szCs w:val="20"/>
              </w:rPr>
              <w:t> </w:t>
            </w:r>
          </w:p>
        </w:tc>
      </w:tr>
      <w:tr w:rsidR="00744ACA" w14:paraId="3434362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DD070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06399F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817884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D2FD6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513A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D3697E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6E638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ED91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7E768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AE568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3B3385" w14:textId="77777777" w:rsidR="00744ACA" w:rsidRDefault="00744ACA" w:rsidP="00F27E8A">
            <w:pPr>
              <w:jc w:val="center"/>
              <w:rPr>
                <w:sz w:val="20"/>
                <w:szCs w:val="20"/>
              </w:rPr>
            </w:pPr>
          </w:p>
        </w:tc>
      </w:tr>
      <w:tr w:rsidR="00744ACA" w14:paraId="346FF83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20D6E6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8512AC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CE3DBF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C7A058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033808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D6D5D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D6A3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50EB8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685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642E2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94A5A1D" w14:textId="77777777" w:rsidR="00744ACA" w:rsidRDefault="00744ACA" w:rsidP="00F27E8A">
            <w:pPr>
              <w:jc w:val="center"/>
              <w:rPr>
                <w:sz w:val="20"/>
                <w:szCs w:val="20"/>
              </w:rPr>
            </w:pPr>
          </w:p>
        </w:tc>
      </w:tr>
      <w:tr w:rsidR="00744ACA" w14:paraId="3F1B07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92C647"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07CD594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E6B73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D0F51D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C4241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A93E8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D189E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4453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F00818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7638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6F624E" w14:textId="77777777" w:rsidR="00744ACA" w:rsidRDefault="00744ACA" w:rsidP="00F27E8A">
            <w:pPr>
              <w:jc w:val="center"/>
              <w:rPr>
                <w:sz w:val="20"/>
                <w:szCs w:val="20"/>
              </w:rPr>
            </w:pPr>
          </w:p>
        </w:tc>
      </w:tr>
      <w:tr w:rsidR="00744ACA" w14:paraId="51B4B64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B06350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82D68A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145BA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0C199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3E71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286A61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9F063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9BF475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20FE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CF13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1A517C" w14:textId="77777777" w:rsidR="00744ACA" w:rsidRDefault="00744ACA" w:rsidP="00F27E8A">
            <w:pPr>
              <w:jc w:val="center"/>
              <w:rPr>
                <w:sz w:val="20"/>
                <w:szCs w:val="20"/>
              </w:rPr>
            </w:pPr>
          </w:p>
        </w:tc>
      </w:tr>
      <w:tr w:rsidR="00744ACA" w14:paraId="1F1CFCF9" w14:textId="77777777" w:rsidTr="00F27E8A">
        <w:tc>
          <w:tcPr>
            <w:tcW w:w="1276" w:type="pct"/>
            <w:tcBorders>
              <w:top w:val="nil"/>
              <w:left w:val="nil"/>
              <w:bottom w:val="single" w:sz="4" w:space="0" w:color="auto"/>
              <w:right w:val="nil"/>
            </w:tcBorders>
            <w:shd w:val="clear" w:color="000000" w:fill="DBE7F3"/>
            <w:vAlign w:val="center"/>
            <w:hideMark/>
          </w:tcPr>
          <w:p w14:paraId="1CC1661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27523FE"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F2993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FEDD4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209071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F6323E0"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9642CB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313D78D"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40EDE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4F37AC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BBAFA32" w14:textId="77777777" w:rsidR="00744ACA" w:rsidRDefault="00744ACA" w:rsidP="00F27E8A">
            <w:pPr>
              <w:jc w:val="center"/>
              <w:rPr>
                <w:b/>
                <w:bCs/>
                <w:sz w:val="20"/>
                <w:szCs w:val="20"/>
              </w:rPr>
            </w:pPr>
          </w:p>
        </w:tc>
      </w:tr>
      <w:tr w:rsidR="00744ACA" w14:paraId="606CF0D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621A7C3"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42DAC5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3A8B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1063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BCF812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29AD58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8FDF7B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2148A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146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84838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B7C0D1" w14:textId="77777777" w:rsidR="00744ACA" w:rsidRDefault="00744ACA" w:rsidP="00F27E8A">
            <w:pPr>
              <w:jc w:val="center"/>
              <w:rPr>
                <w:sz w:val="20"/>
                <w:szCs w:val="20"/>
              </w:rPr>
            </w:pPr>
          </w:p>
        </w:tc>
      </w:tr>
      <w:tr w:rsidR="00744ACA" w14:paraId="18CC022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E610728"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B5C5E3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196AE1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CA22B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BA65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0905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2BFF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6F9F93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EDB4C6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E0F3B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61D242" w14:textId="77777777" w:rsidR="00744ACA" w:rsidRDefault="00744ACA" w:rsidP="00F27E8A">
            <w:pPr>
              <w:jc w:val="center"/>
              <w:rPr>
                <w:sz w:val="20"/>
                <w:szCs w:val="20"/>
              </w:rPr>
            </w:pPr>
          </w:p>
        </w:tc>
      </w:tr>
      <w:tr w:rsidR="00744ACA" w14:paraId="38806212" w14:textId="77777777" w:rsidTr="00F27E8A">
        <w:tc>
          <w:tcPr>
            <w:tcW w:w="1276" w:type="pct"/>
            <w:tcBorders>
              <w:top w:val="nil"/>
              <w:left w:val="nil"/>
              <w:bottom w:val="single" w:sz="4" w:space="0" w:color="auto"/>
              <w:right w:val="nil"/>
            </w:tcBorders>
            <w:shd w:val="clear" w:color="000000" w:fill="DBE7F3"/>
            <w:vAlign w:val="center"/>
            <w:hideMark/>
          </w:tcPr>
          <w:p w14:paraId="657A386D"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1CD38D49"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ADFDB4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8EBD74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AAED0A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F886F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0384427"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9B887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0ECF70E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72B6426"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6ADE6E9" w14:textId="77777777" w:rsidR="00744ACA" w:rsidRDefault="00744ACA" w:rsidP="00F27E8A">
            <w:pPr>
              <w:jc w:val="center"/>
              <w:rPr>
                <w:b/>
                <w:bCs/>
                <w:sz w:val="20"/>
                <w:szCs w:val="20"/>
              </w:rPr>
            </w:pPr>
          </w:p>
        </w:tc>
      </w:tr>
      <w:tr w:rsidR="00744ACA" w14:paraId="56638F9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03F15D2"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F34E57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54E2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27686A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19BE5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A7F6A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AD755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7ACE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42FE8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C2AD3B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208CB13" w14:textId="77777777" w:rsidR="00744ACA" w:rsidRDefault="00744ACA" w:rsidP="00F27E8A">
            <w:pPr>
              <w:jc w:val="center"/>
              <w:rPr>
                <w:sz w:val="20"/>
                <w:szCs w:val="20"/>
              </w:rPr>
            </w:pPr>
          </w:p>
        </w:tc>
      </w:tr>
      <w:tr w:rsidR="00744ACA" w14:paraId="0AE461A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87644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191FA1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7FFEE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62C1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B4A63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A5843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7328F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B144C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8448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25AF99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26E9CE" w14:textId="77777777" w:rsidR="00744ACA" w:rsidRDefault="00744ACA" w:rsidP="00F27E8A">
            <w:pPr>
              <w:jc w:val="center"/>
              <w:rPr>
                <w:sz w:val="20"/>
                <w:szCs w:val="20"/>
              </w:rPr>
            </w:pPr>
          </w:p>
        </w:tc>
      </w:tr>
      <w:tr w:rsidR="00744ACA" w14:paraId="4938A2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82E0A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15F1BEE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35D2D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E7BA3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9E068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07E67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218F0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795F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5A4E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7E3AC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0A1C613" w14:textId="77777777" w:rsidR="00744ACA" w:rsidRDefault="00744ACA" w:rsidP="00F27E8A">
            <w:pPr>
              <w:jc w:val="center"/>
              <w:rPr>
                <w:sz w:val="20"/>
                <w:szCs w:val="20"/>
              </w:rPr>
            </w:pPr>
          </w:p>
        </w:tc>
      </w:tr>
    </w:tbl>
    <w:p w14:paraId="718C9251" w14:textId="77777777" w:rsidR="00BB5670" w:rsidRPr="00BB5670" w:rsidRDefault="00BB5670" w:rsidP="00BB5670">
      <w:pPr>
        <w:pStyle w:val="BodyText"/>
        <w:spacing w:after="0"/>
        <w:ind w:left="90" w:hanging="90"/>
        <w:rPr>
          <w:sz w:val="16"/>
        </w:rPr>
      </w:pPr>
      <w:commentRangeStart w:id="809"/>
      <w:r w:rsidRPr="00BB5670">
        <w:rPr>
          <w:sz w:val="16"/>
        </w:rPr>
        <w:t>^ Results not statistically reliable, n&lt;30</w:t>
      </w:r>
      <w:commentRangeEnd w:id="809"/>
      <w:r w:rsidR="00B435DA">
        <w:rPr>
          <w:rStyle w:val="CommentReference"/>
        </w:rPr>
        <w:commentReference w:id="809"/>
      </w:r>
    </w:p>
    <w:p w14:paraId="38D6195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08964E36"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094324EB"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FEC00CB"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BE75924" w14:textId="77777777" w:rsidR="00BB5670" w:rsidRPr="00BB5670" w:rsidRDefault="00BB5670" w:rsidP="00BB5670">
      <w:pPr>
        <w:pStyle w:val="BodyText"/>
        <w:spacing w:after="0"/>
        <w:ind w:left="90" w:hanging="90"/>
        <w:rPr>
          <w:sz w:val="16"/>
        </w:rPr>
      </w:pPr>
      <w:r w:rsidRPr="00BB5670">
        <w:rPr>
          <w:sz w:val="16"/>
        </w:rPr>
        <w:t xml:space="preserve">Notes: </w:t>
      </w:r>
    </w:p>
    <w:p w14:paraId="05539B6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31498CCF"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DAB9EF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681CC66" w14:textId="7E3D064F" w:rsidR="004A6861" w:rsidRPr="00AF1C70" w:rsidRDefault="00BB5670" w:rsidP="00BB5670">
      <w:pPr>
        <w:pStyle w:val="BodyText"/>
        <w:rPr>
          <w:sz w:val="16"/>
          <w:szCs w:val="16"/>
        </w:rPr>
      </w:pPr>
      <w:r w:rsidRPr="00AF1C70">
        <w:rPr>
          <w:sz w:val="16"/>
          <w:szCs w:val="16"/>
        </w:rPr>
        <w:t xml:space="preserve">Sources: </w:t>
      </w:r>
      <w:r w:rsidR="007C1C7D" w:rsidRPr="00AF1C70">
        <w:rPr>
          <w:sz w:val="16"/>
          <w:szCs w:val="16"/>
        </w:rPr>
        <w:t>Feed the Future [</w:t>
      </w:r>
      <w:r w:rsidR="007C1C7D" w:rsidRPr="00AF1C70">
        <w:rPr>
          <w:sz w:val="16"/>
          <w:szCs w:val="16"/>
          <w:highlight w:val="yellow"/>
        </w:rPr>
        <w:t>Country</w:t>
      </w:r>
      <w:r w:rsidR="007C1C7D" w:rsidRPr="00AF1C70">
        <w:rPr>
          <w:sz w:val="16"/>
          <w:szCs w:val="16"/>
        </w:rPr>
        <w:t>] ZOI Survey [</w:t>
      </w:r>
      <w:r w:rsidR="00FE1420">
        <w:rPr>
          <w:sz w:val="16"/>
          <w:highlight w:val="yellow"/>
        </w:rPr>
        <w:t xml:space="preserve">baseline </w:t>
      </w:r>
      <w:r w:rsidR="007C1C7D" w:rsidRPr="00AF1C70">
        <w:rPr>
          <w:sz w:val="16"/>
          <w:szCs w:val="16"/>
          <w:highlight w:val="yellow"/>
        </w:rPr>
        <w:t>survey year(s)</w:t>
      </w:r>
      <w:r w:rsidR="007C1C7D" w:rsidRPr="00AF1C70">
        <w:rPr>
          <w:sz w:val="16"/>
          <w:szCs w:val="16"/>
        </w:rPr>
        <w:t>]; Feed the Future [</w:t>
      </w:r>
      <w:r w:rsidR="007C1C7D" w:rsidRPr="00AF1C70">
        <w:rPr>
          <w:sz w:val="16"/>
          <w:szCs w:val="16"/>
          <w:highlight w:val="yellow"/>
        </w:rPr>
        <w:t>Country</w:t>
      </w:r>
      <w:r w:rsidR="007C1C7D" w:rsidRPr="00AF1C70">
        <w:rPr>
          <w:sz w:val="16"/>
          <w:szCs w:val="16"/>
        </w:rPr>
        <w:t>] ZOI Survey [</w:t>
      </w:r>
      <w:r w:rsidR="00A11DD1" w:rsidRPr="00A11DD1">
        <w:rPr>
          <w:sz w:val="16"/>
          <w:szCs w:val="16"/>
          <w:highlight w:val="yellow"/>
        </w:rPr>
        <w:t xml:space="preserve">endline </w:t>
      </w:r>
      <w:r w:rsidR="007C1C7D" w:rsidRPr="00AF1C70">
        <w:rPr>
          <w:sz w:val="16"/>
          <w:szCs w:val="16"/>
          <w:highlight w:val="yellow"/>
        </w:rPr>
        <w:t>survey year(s)</w:t>
      </w:r>
      <w:r w:rsidR="007C1C7D" w:rsidRPr="00AF1C70">
        <w:rPr>
          <w:sz w:val="16"/>
          <w:szCs w:val="16"/>
        </w:rPr>
        <w:t>]</w:t>
      </w:r>
    </w:p>
    <w:p w14:paraId="6560D221" w14:textId="154025AD" w:rsidR="00CD232E" w:rsidRPr="00CD232E" w:rsidRDefault="00BB5670" w:rsidP="003019C5">
      <w:pPr>
        <w:pStyle w:val="Tabletitle"/>
        <w:keepLines/>
        <w:spacing w:before="240"/>
        <w:contextualSpacing/>
        <w:outlineLvl w:val="3"/>
      </w:pPr>
      <w:bookmarkStart w:id="810" w:name="_Toc50719234"/>
      <w:r>
        <w:t>Table A</w:t>
      </w:r>
      <w:r w:rsidR="00396A13">
        <w:t>1.</w:t>
      </w:r>
      <w:r>
        <w:t>7.3</w:t>
      </w:r>
      <w:r w:rsidR="001527CC">
        <w:t>.3</w:t>
      </w:r>
      <w:r w:rsidR="004A6861" w:rsidRPr="004A6861">
        <w:t xml:space="preserve">: Comparison of Prevalence of Healthy Weight Children Under 5 Years </w:t>
      </w:r>
      <w:r w:rsidR="00CD232E">
        <w:t>of Age</w:t>
      </w:r>
      <w:r w:rsidR="009A6DF0" w:rsidRPr="009A6DF0">
        <w:t xml:space="preserve"> </w:t>
      </w:r>
      <w:r w:rsidR="009A6DF0">
        <w:t xml:space="preserve">in the </w:t>
      </w:r>
      <w:r w:rsidR="00160DC3">
        <w:t>Phase One</w:t>
      </w:r>
      <w:r w:rsidR="007F25EC">
        <w:t xml:space="preserve"> ZOI</w:t>
      </w:r>
      <w:r w:rsidR="004A6861" w:rsidRPr="004A6861">
        <w:t xml:space="preserve">, in Total and by Selected Child, Caregiver, and Household Characteristics, Feed the Future </w:t>
      </w:r>
      <w:r w:rsidR="00160DC3">
        <w:t>Phase One</w:t>
      </w:r>
      <w:r w:rsidR="004A6861" w:rsidRPr="004A6861">
        <w:t xml:space="preserve"> Baseline and Endline ZOI Surveys</w:t>
      </w:r>
      <w:bookmarkEnd w:id="81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3FC0E26"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CB7C7FB"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17FB7C2" w14:textId="77777777" w:rsidR="00744ACA" w:rsidRDefault="00744ACA" w:rsidP="00F27E8A">
            <w:pPr>
              <w:jc w:val="center"/>
              <w:rPr>
                <w:b/>
                <w:bCs/>
                <w:color w:val="FFFFFF"/>
                <w:sz w:val="20"/>
                <w:szCs w:val="20"/>
              </w:rPr>
            </w:pPr>
            <w:r>
              <w:rPr>
                <w:b/>
                <w:bCs/>
                <w:color w:val="FFFFFF"/>
                <w:sz w:val="20"/>
                <w:szCs w:val="20"/>
              </w:rPr>
              <w:t xml:space="preserve">Baseline </w:t>
            </w:r>
          </w:p>
          <w:p w14:paraId="2BB96392"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22DA691"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C5BC9F1" w14:textId="77777777" w:rsidR="00744ACA" w:rsidRDefault="00744ACA" w:rsidP="00F27E8A">
            <w:pPr>
              <w:jc w:val="center"/>
              <w:rPr>
                <w:b/>
                <w:bCs/>
                <w:color w:val="FFFFFF"/>
                <w:sz w:val="20"/>
                <w:szCs w:val="20"/>
              </w:rPr>
            </w:pPr>
            <w:r>
              <w:rPr>
                <w:b/>
                <w:bCs/>
                <w:color w:val="FFFFFF"/>
                <w:sz w:val="20"/>
                <w:szCs w:val="20"/>
              </w:rPr>
              <w:t>Endline</w:t>
            </w:r>
          </w:p>
          <w:p w14:paraId="585EDE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4A794561"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29677DF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25863DF"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6406406B" w14:textId="77777777" w:rsidTr="00BA0CE4">
        <w:trPr>
          <w:tblHeader/>
        </w:trPr>
        <w:tc>
          <w:tcPr>
            <w:tcW w:w="1276" w:type="pct"/>
            <w:vMerge/>
            <w:tcBorders>
              <w:top w:val="single" w:sz="4" w:space="0" w:color="auto"/>
              <w:left w:val="nil"/>
              <w:bottom w:val="single" w:sz="4" w:space="0" w:color="auto"/>
              <w:right w:val="nil"/>
            </w:tcBorders>
            <w:vAlign w:val="center"/>
            <w:hideMark/>
          </w:tcPr>
          <w:p w14:paraId="47B77AC2"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ED42BC"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D26137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38C5AF05"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2D8372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BC8689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22618D7A"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137D3746"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45BE238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2A654370"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09D8FA48" w14:textId="77777777" w:rsidR="00744ACA" w:rsidRDefault="00744ACA" w:rsidP="00F27E8A">
            <w:pPr>
              <w:rPr>
                <w:b/>
                <w:bCs/>
                <w:color w:val="FFFFFF"/>
                <w:sz w:val="20"/>
                <w:szCs w:val="20"/>
              </w:rPr>
            </w:pPr>
          </w:p>
        </w:tc>
      </w:tr>
      <w:tr w:rsidR="00744ACA" w14:paraId="5F98FF51" w14:textId="77777777" w:rsidTr="00BA0CE4">
        <w:tc>
          <w:tcPr>
            <w:tcW w:w="1276" w:type="pct"/>
            <w:tcBorders>
              <w:top w:val="single" w:sz="4" w:space="0" w:color="auto"/>
              <w:left w:val="nil"/>
              <w:bottom w:val="single" w:sz="4" w:space="0" w:color="auto"/>
              <w:right w:val="nil"/>
            </w:tcBorders>
            <w:shd w:val="clear" w:color="auto" w:fill="auto"/>
            <w:vAlign w:val="center"/>
            <w:hideMark/>
          </w:tcPr>
          <w:p w14:paraId="5EE245C6"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9BB544"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5585C09A"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73AB80E"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72B397F9"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EDA0FB5"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3E99947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24E1102B"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6935F5EB"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56283055"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5ED2FF4C" w14:textId="77777777" w:rsidR="00744ACA" w:rsidRDefault="00744ACA" w:rsidP="00F27E8A">
            <w:pPr>
              <w:jc w:val="center"/>
              <w:rPr>
                <w:sz w:val="20"/>
                <w:szCs w:val="20"/>
              </w:rPr>
            </w:pPr>
          </w:p>
        </w:tc>
      </w:tr>
      <w:tr w:rsidR="00744ACA" w14:paraId="0058BD43" w14:textId="77777777" w:rsidTr="00F27E8A">
        <w:tc>
          <w:tcPr>
            <w:tcW w:w="1276" w:type="pct"/>
            <w:tcBorders>
              <w:top w:val="nil"/>
              <w:left w:val="nil"/>
              <w:bottom w:val="single" w:sz="4" w:space="0" w:color="auto"/>
              <w:right w:val="nil"/>
            </w:tcBorders>
            <w:shd w:val="clear" w:color="000000" w:fill="DBE7F3"/>
            <w:vAlign w:val="center"/>
            <w:hideMark/>
          </w:tcPr>
          <w:p w14:paraId="0B87B82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0B1191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51D896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92C6D9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875E0EC"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D42A31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0786028"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0DC97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CF648B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F4FC18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1C07BC2" w14:textId="77777777" w:rsidR="00744ACA" w:rsidRPr="0008309A" w:rsidRDefault="00744ACA" w:rsidP="00F27E8A">
            <w:pPr>
              <w:jc w:val="center"/>
              <w:rPr>
                <w:bCs/>
                <w:sz w:val="20"/>
                <w:szCs w:val="20"/>
              </w:rPr>
            </w:pPr>
          </w:p>
        </w:tc>
      </w:tr>
      <w:tr w:rsidR="00744ACA" w14:paraId="472E8D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616983"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1F19ACF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0C866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8DB42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5450A9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4B5302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044EF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5504B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EA2847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BFEA7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91F9F2" w14:textId="77777777" w:rsidR="00744ACA" w:rsidRPr="0008309A" w:rsidRDefault="00744ACA" w:rsidP="00F27E8A">
            <w:pPr>
              <w:jc w:val="center"/>
              <w:rPr>
                <w:sz w:val="20"/>
                <w:szCs w:val="20"/>
              </w:rPr>
            </w:pPr>
          </w:p>
        </w:tc>
      </w:tr>
      <w:tr w:rsidR="00744ACA" w14:paraId="74CE5E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FF1D11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5AEF7B4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05952C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DC932B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AABC6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0B221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8E38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AD1A2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D0B31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473554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BF337" w14:textId="77777777" w:rsidR="00744ACA" w:rsidRPr="0008309A" w:rsidRDefault="00744ACA" w:rsidP="00F27E8A">
            <w:pPr>
              <w:jc w:val="center"/>
              <w:rPr>
                <w:sz w:val="20"/>
                <w:szCs w:val="20"/>
              </w:rPr>
            </w:pPr>
          </w:p>
        </w:tc>
      </w:tr>
      <w:tr w:rsidR="00744ACA" w14:paraId="06FBC16A" w14:textId="77777777" w:rsidTr="00F27E8A">
        <w:tc>
          <w:tcPr>
            <w:tcW w:w="1276" w:type="pct"/>
            <w:tcBorders>
              <w:top w:val="nil"/>
              <w:left w:val="nil"/>
              <w:bottom w:val="single" w:sz="4" w:space="0" w:color="auto"/>
              <w:right w:val="nil"/>
            </w:tcBorders>
            <w:shd w:val="clear" w:color="000000" w:fill="DBE7F3"/>
            <w:vAlign w:val="center"/>
            <w:hideMark/>
          </w:tcPr>
          <w:p w14:paraId="2BFBB141"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71CBE6D9"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66403AD"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5EDCC9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ECF1818"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9DC3CF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11CA1E2"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27B2B21"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A32442A"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56DDB6D"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8798BF" w14:textId="77777777" w:rsidR="00744ACA" w:rsidRPr="0008309A" w:rsidRDefault="00744ACA" w:rsidP="00F27E8A">
            <w:pPr>
              <w:jc w:val="center"/>
              <w:rPr>
                <w:bCs/>
                <w:sz w:val="20"/>
                <w:szCs w:val="20"/>
              </w:rPr>
            </w:pPr>
          </w:p>
        </w:tc>
      </w:tr>
      <w:tr w:rsidR="00744ACA" w14:paraId="575DF6D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37B3D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AF9DDCD"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BEAD8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1423B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2FD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B3236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62863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CC44E6B"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010F3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B0F76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114A58" w14:textId="77777777" w:rsidR="00744ACA" w:rsidRPr="0008309A" w:rsidRDefault="00744ACA" w:rsidP="00F27E8A">
            <w:pPr>
              <w:jc w:val="center"/>
              <w:rPr>
                <w:sz w:val="20"/>
                <w:szCs w:val="20"/>
              </w:rPr>
            </w:pPr>
          </w:p>
        </w:tc>
      </w:tr>
      <w:tr w:rsidR="00744ACA" w14:paraId="155094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AD2C2DC"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128A535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AB9C73"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59DC6E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0E5B2E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0C9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E9B21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1ADE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658CAA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629BA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9C6E7" w14:textId="77777777" w:rsidR="00744ACA" w:rsidRPr="0008309A" w:rsidRDefault="00744ACA" w:rsidP="00F27E8A">
            <w:pPr>
              <w:jc w:val="center"/>
              <w:rPr>
                <w:sz w:val="20"/>
                <w:szCs w:val="20"/>
              </w:rPr>
            </w:pPr>
          </w:p>
        </w:tc>
      </w:tr>
      <w:tr w:rsidR="00744ACA" w14:paraId="34BE4B8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F5B64B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0341DD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A68CA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2D2F5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D7F317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98A56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20E22B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57304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E3230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C38F3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5A42B8" w14:textId="77777777" w:rsidR="00744ACA" w:rsidRPr="0008309A" w:rsidRDefault="00744ACA" w:rsidP="00F27E8A">
            <w:pPr>
              <w:jc w:val="center"/>
              <w:rPr>
                <w:sz w:val="20"/>
                <w:szCs w:val="20"/>
              </w:rPr>
            </w:pPr>
          </w:p>
        </w:tc>
      </w:tr>
      <w:tr w:rsidR="00744ACA" w14:paraId="52044F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658811"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921A2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A718B9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10600F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E60ECE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6C876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9420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29ED9E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1985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1B986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EB2F240" w14:textId="77777777" w:rsidR="00744ACA" w:rsidRPr="0008309A" w:rsidRDefault="00744ACA" w:rsidP="00F27E8A">
            <w:pPr>
              <w:jc w:val="center"/>
              <w:rPr>
                <w:sz w:val="20"/>
                <w:szCs w:val="20"/>
              </w:rPr>
            </w:pPr>
          </w:p>
        </w:tc>
      </w:tr>
      <w:tr w:rsidR="00744ACA" w14:paraId="1D670A3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6F86D1"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7393C3A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6C60C0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6C8361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9D0107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E152FE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B761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74DA9D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9798F5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7E098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3F532F" w14:textId="77777777" w:rsidR="00744ACA" w:rsidRPr="0008309A" w:rsidRDefault="00744ACA" w:rsidP="00F27E8A">
            <w:pPr>
              <w:jc w:val="center"/>
              <w:rPr>
                <w:sz w:val="20"/>
                <w:szCs w:val="20"/>
              </w:rPr>
            </w:pPr>
          </w:p>
        </w:tc>
      </w:tr>
      <w:tr w:rsidR="00744ACA" w14:paraId="0C50B701"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4FEC4A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0CCB261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882128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10CD540"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5DD1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E460E8B"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0A8D45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7E80D3D" w14:textId="77777777" w:rsidR="00744ACA" w:rsidRDefault="00744ACA" w:rsidP="00F27E8A">
            <w:pPr>
              <w:rPr>
                <w:b/>
                <w:bCs/>
                <w:sz w:val="20"/>
                <w:szCs w:val="20"/>
              </w:rPr>
            </w:pPr>
            <w:r>
              <w:rPr>
                <w:b/>
                <w:bCs/>
                <w:sz w:val="20"/>
                <w:szCs w:val="20"/>
              </w:rPr>
              <w:t> </w:t>
            </w:r>
          </w:p>
        </w:tc>
      </w:tr>
      <w:tr w:rsidR="00744ACA" w14:paraId="5355EEA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894CAD"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214F3BE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7B8CE9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7DAB5B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79601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767C71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4E9A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EB5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D5AD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23D25" w14:textId="24D4DC8E"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FA0B53D" w14:textId="77777777" w:rsidR="00744ACA" w:rsidRDefault="00744ACA" w:rsidP="00F27E8A">
            <w:pPr>
              <w:jc w:val="center"/>
              <w:rPr>
                <w:sz w:val="20"/>
                <w:szCs w:val="20"/>
              </w:rPr>
            </w:pPr>
          </w:p>
        </w:tc>
      </w:tr>
      <w:tr w:rsidR="00744ACA" w14:paraId="40B513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B1627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A1C763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EFA17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4119C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B0D7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5565F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941C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14E05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330A0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1489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F79250" w14:textId="77777777" w:rsidR="00744ACA" w:rsidRDefault="00744ACA" w:rsidP="00F27E8A">
            <w:pPr>
              <w:jc w:val="center"/>
              <w:rPr>
                <w:sz w:val="20"/>
                <w:szCs w:val="20"/>
              </w:rPr>
            </w:pPr>
          </w:p>
        </w:tc>
      </w:tr>
      <w:tr w:rsidR="00744ACA" w14:paraId="7709DD5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C8E79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F6A97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4D7F0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0F82F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21146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17995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16373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56CD9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19CA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688D3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FF526C" w14:textId="77777777" w:rsidR="00744ACA" w:rsidRDefault="00744ACA" w:rsidP="00F27E8A">
            <w:pPr>
              <w:jc w:val="center"/>
              <w:rPr>
                <w:sz w:val="20"/>
                <w:szCs w:val="20"/>
              </w:rPr>
            </w:pPr>
          </w:p>
        </w:tc>
      </w:tr>
      <w:tr w:rsidR="00744ACA" w14:paraId="1905CA3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7D1FDB"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6B3BF8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C7FE9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17FF1C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46C2FC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72755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D128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78BAE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B8746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5608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9E7BF2" w14:textId="77777777" w:rsidR="00744ACA" w:rsidRDefault="00744ACA" w:rsidP="00F27E8A">
            <w:pPr>
              <w:jc w:val="center"/>
              <w:rPr>
                <w:sz w:val="20"/>
                <w:szCs w:val="20"/>
              </w:rPr>
            </w:pPr>
          </w:p>
        </w:tc>
      </w:tr>
      <w:tr w:rsidR="00744ACA" w14:paraId="0624A63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2B1E30"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2731BD2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A315C7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2B584B9"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8B15C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4451D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0490D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35DCA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A5FBEC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625BDC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0EED9C2" w14:textId="77777777" w:rsidR="00744ACA" w:rsidRDefault="00744ACA" w:rsidP="00F27E8A">
            <w:pPr>
              <w:jc w:val="center"/>
              <w:rPr>
                <w:sz w:val="20"/>
                <w:szCs w:val="20"/>
              </w:rPr>
            </w:pPr>
          </w:p>
        </w:tc>
      </w:tr>
      <w:tr w:rsidR="00744ACA" w14:paraId="30113A35" w14:textId="77777777" w:rsidTr="00F27E8A">
        <w:tc>
          <w:tcPr>
            <w:tcW w:w="1811" w:type="pct"/>
            <w:gridSpan w:val="2"/>
            <w:tcBorders>
              <w:top w:val="nil"/>
              <w:left w:val="nil"/>
              <w:bottom w:val="single" w:sz="4" w:space="0" w:color="auto"/>
              <w:right w:val="nil"/>
            </w:tcBorders>
            <w:shd w:val="clear" w:color="000000" w:fill="DBE7F3"/>
            <w:vAlign w:val="center"/>
            <w:hideMark/>
          </w:tcPr>
          <w:p w14:paraId="470880E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2C46660E"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3C5E0C8"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94D2D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0CDCCD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1239013F"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FF181E3"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5F10BD8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044AD2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5B29BD7" w14:textId="77777777" w:rsidR="00744ACA" w:rsidRDefault="00744ACA" w:rsidP="00F27E8A">
            <w:pPr>
              <w:rPr>
                <w:b/>
                <w:bCs/>
                <w:sz w:val="20"/>
                <w:szCs w:val="20"/>
              </w:rPr>
            </w:pPr>
            <w:r>
              <w:rPr>
                <w:b/>
                <w:bCs/>
                <w:sz w:val="20"/>
                <w:szCs w:val="20"/>
              </w:rPr>
              <w:t> </w:t>
            </w:r>
          </w:p>
        </w:tc>
      </w:tr>
      <w:tr w:rsidR="00744ACA" w14:paraId="595237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F2D873"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42667B6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9377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0F2E07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9B4E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21CF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C69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E3778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C6E17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9389B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17B39B" w14:textId="77777777" w:rsidR="00744ACA" w:rsidRDefault="00744ACA" w:rsidP="00F27E8A">
            <w:pPr>
              <w:jc w:val="center"/>
              <w:rPr>
                <w:sz w:val="20"/>
                <w:szCs w:val="20"/>
              </w:rPr>
            </w:pPr>
          </w:p>
        </w:tc>
      </w:tr>
      <w:tr w:rsidR="00744ACA" w14:paraId="35B5121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23B00B0"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C962B9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814116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ECA7D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5F07E0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61FF45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EC812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62256D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AEC2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6F31AF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5D69EA" w14:textId="77777777" w:rsidR="00744ACA" w:rsidRDefault="00744ACA" w:rsidP="00F27E8A">
            <w:pPr>
              <w:jc w:val="center"/>
              <w:rPr>
                <w:sz w:val="20"/>
                <w:szCs w:val="20"/>
              </w:rPr>
            </w:pPr>
          </w:p>
        </w:tc>
      </w:tr>
      <w:tr w:rsidR="00744ACA" w14:paraId="76ED40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E84059F"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29D89BF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E478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902AAC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65F3E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F790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3260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9BA5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71B4EC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AA66D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37F635" w14:textId="77777777" w:rsidR="00744ACA" w:rsidRDefault="00744ACA" w:rsidP="00F27E8A">
            <w:pPr>
              <w:jc w:val="center"/>
              <w:rPr>
                <w:sz w:val="20"/>
                <w:szCs w:val="20"/>
              </w:rPr>
            </w:pPr>
          </w:p>
        </w:tc>
      </w:tr>
      <w:tr w:rsidR="00744ACA" w14:paraId="5B0BE088"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06D4E6C9"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0A66A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4C28B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C3AD2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4D6B0E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E1BF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9378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74095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09629E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D2C66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1259CE" w14:textId="77777777" w:rsidR="00744ACA" w:rsidRDefault="00744ACA" w:rsidP="00F27E8A">
            <w:pPr>
              <w:jc w:val="center"/>
              <w:rPr>
                <w:sz w:val="20"/>
                <w:szCs w:val="20"/>
              </w:rPr>
            </w:pPr>
          </w:p>
        </w:tc>
      </w:tr>
      <w:tr w:rsidR="00744ACA" w14:paraId="47A94277" w14:textId="77777777" w:rsidTr="00F27E8A">
        <w:tc>
          <w:tcPr>
            <w:tcW w:w="1276" w:type="pct"/>
            <w:tcBorders>
              <w:top w:val="nil"/>
              <w:left w:val="nil"/>
              <w:bottom w:val="single" w:sz="4" w:space="0" w:color="auto"/>
              <w:right w:val="nil"/>
            </w:tcBorders>
            <w:shd w:val="clear" w:color="000000" w:fill="DBE7F3"/>
            <w:vAlign w:val="center"/>
            <w:hideMark/>
          </w:tcPr>
          <w:p w14:paraId="71B1957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44BED941"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8A17E4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76910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DA6C9E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29D8A1F"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50C8BF39"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CC02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143845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38A29E"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5C37D42" w14:textId="77777777" w:rsidR="00744ACA" w:rsidRDefault="00744ACA" w:rsidP="00F27E8A">
            <w:pPr>
              <w:jc w:val="center"/>
              <w:rPr>
                <w:b/>
                <w:bCs/>
                <w:sz w:val="20"/>
                <w:szCs w:val="20"/>
              </w:rPr>
            </w:pPr>
          </w:p>
        </w:tc>
      </w:tr>
      <w:tr w:rsidR="00744ACA" w14:paraId="45E42D9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67A1E0"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79B9F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E10E08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881859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EDB0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8A8E5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275D64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A9E8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6A56369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878A7A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C3997E" w14:textId="77777777" w:rsidR="00744ACA" w:rsidRDefault="00744ACA" w:rsidP="00F27E8A">
            <w:pPr>
              <w:jc w:val="center"/>
              <w:rPr>
                <w:sz w:val="20"/>
                <w:szCs w:val="20"/>
              </w:rPr>
            </w:pPr>
          </w:p>
        </w:tc>
      </w:tr>
      <w:tr w:rsidR="00744ACA" w14:paraId="686812A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DB7051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514B9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CE27F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E0688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17D50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754EF7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72CA3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C3BBA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602C73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A06E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CB28A14" w14:textId="77777777" w:rsidR="00744ACA" w:rsidRDefault="00744ACA" w:rsidP="00F27E8A">
            <w:pPr>
              <w:jc w:val="center"/>
              <w:rPr>
                <w:sz w:val="20"/>
                <w:szCs w:val="20"/>
              </w:rPr>
            </w:pPr>
          </w:p>
        </w:tc>
      </w:tr>
      <w:tr w:rsidR="00744ACA" w14:paraId="52541BC9" w14:textId="77777777" w:rsidTr="00F27E8A">
        <w:tc>
          <w:tcPr>
            <w:tcW w:w="1276" w:type="pct"/>
            <w:tcBorders>
              <w:top w:val="nil"/>
              <w:left w:val="nil"/>
              <w:bottom w:val="single" w:sz="4" w:space="0" w:color="auto"/>
              <w:right w:val="nil"/>
            </w:tcBorders>
            <w:shd w:val="clear" w:color="000000" w:fill="DBE7F3"/>
            <w:vAlign w:val="center"/>
            <w:hideMark/>
          </w:tcPr>
          <w:p w14:paraId="7B9FA3F2"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3661659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518404B0"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0B4A6C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3D7028F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2E1714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DC3F5A1"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B301D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B5AAC17"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088A20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4BDD9AA" w14:textId="77777777" w:rsidR="00744ACA" w:rsidRDefault="00744ACA" w:rsidP="00F27E8A">
            <w:pPr>
              <w:jc w:val="center"/>
              <w:rPr>
                <w:b/>
                <w:bCs/>
                <w:sz w:val="20"/>
                <w:szCs w:val="20"/>
              </w:rPr>
            </w:pPr>
          </w:p>
        </w:tc>
      </w:tr>
      <w:tr w:rsidR="00744ACA" w14:paraId="40DE79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FBAC8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BB8E2E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EE4EA3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FA32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6954A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6E21F1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CF1EE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E064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283DB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77677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D83E64" w14:textId="77777777" w:rsidR="00744ACA" w:rsidRDefault="00744ACA" w:rsidP="00F27E8A">
            <w:pPr>
              <w:jc w:val="center"/>
              <w:rPr>
                <w:sz w:val="20"/>
                <w:szCs w:val="20"/>
              </w:rPr>
            </w:pPr>
          </w:p>
        </w:tc>
      </w:tr>
      <w:tr w:rsidR="00744ACA" w14:paraId="3D81D7A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E97C9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55DCEC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D26FE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1CA3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3B7502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A34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31FCBC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D9E43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314F8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7C33E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DF2B02" w14:textId="77777777" w:rsidR="00744ACA" w:rsidRDefault="00744ACA" w:rsidP="00F27E8A">
            <w:pPr>
              <w:jc w:val="center"/>
              <w:rPr>
                <w:sz w:val="20"/>
                <w:szCs w:val="20"/>
              </w:rPr>
            </w:pPr>
          </w:p>
        </w:tc>
      </w:tr>
      <w:tr w:rsidR="00744ACA" w14:paraId="5AE300C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39DE2E"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7C0D685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69E04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CEB11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6C349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B29728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01B3BF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D8894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16A5F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CE980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048EB1" w14:textId="77777777" w:rsidR="00744ACA" w:rsidRDefault="00744ACA" w:rsidP="00F27E8A">
            <w:pPr>
              <w:jc w:val="center"/>
              <w:rPr>
                <w:sz w:val="20"/>
                <w:szCs w:val="20"/>
              </w:rPr>
            </w:pPr>
          </w:p>
        </w:tc>
      </w:tr>
    </w:tbl>
    <w:p w14:paraId="2BE34D0F" w14:textId="77777777" w:rsidR="00BB5670" w:rsidRPr="00BB5670" w:rsidRDefault="00BB5670" w:rsidP="00BB5670">
      <w:pPr>
        <w:pStyle w:val="BodyText"/>
        <w:spacing w:after="0"/>
        <w:ind w:left="90" w:hanging="90"/>
        <w:rPr>
          <w:sz w:val="16"/>
        </w:rPr>
      </w:pPr>
      <w:commentRangeStart w:id="811"/>
      <w:r w:rsidRPr="00BB5670">
        <w:rPr>
          <w:sz w:val="16"/>
        </w:rPr>
        <w:t>^ Results not statistically reliable, n&lt;30</w:t>
      </w:r>
      <w:commentRangeEnd w:id="811"/>
      <w:r w:rsidR="00B435DA">
        <w:rPr>
          <w:rStyle w:val="CommentReference"/>
        </w:rPr>
        <w:commentReference w:id="811"/>
      </w:r>
    </w:p>
    <w:p w14:paraId="4A1007CC"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40804A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22A7A249"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4098AA9"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D193B74" w14:textId="77777777" w:rsidR="00BB5670" w:rsidRPr="00BB5670" w:rsidRDefault="00BB5670" w:rsidP="00BB5670">
      <w:pPr>
        <w:pStyle w:val="BodyText"/>
        <w:spacing w:after="0"/>
        <w:ind w:left="90" w:hanging="90"/>
        <w:rPr>
          <w:sz w:val="16"/>
        </w:rPr>
      </w:pPr>
      <w:r w:rsidRPr="00BB5670">
        <w:rPr>
          <w:sz w:val="16"/>
        </w:rPr>
        <w:t xml:space="preserve">Notes: </w:t>
      </w:r>
    </w:p>
    <w:p w14:paraId="5C0AA49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A6FD36"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1B4CCBF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13348FB" w14:textId="489E972D" w:rsidR="004A6861" w:rsidRPr="002A5186" w:rsidRDefault="00BB5670" w:rsidP="00BB5670">
      <w:pPr>
        <w:pStyle w:val="BodyText"/>
        <w:rPr>
          <w:sz w:val="16"/>
          <w:szCs w:val="16"/>
        </w:rPr>
      </w:pPr>
      <w:r w:rsidRPr="002A5186">
        <w:rPr>
          <w:sz w:val="16"/>
          <w:szCs w:val="16"/>
        </w:rPr>
        <w:t xml:space="preserve">Sources: </w:t>
      </w:r>
      <w:r w:rsidR="007C1C7D" w:rsidRPr="002A5186">
        <w:rPr>
          <w:sz w:val="16"/>
          <w:szCs w:val="16"/>
        </w:rPr>
        <w:t>Feed the Future [</w:t>
      </w:r>
      <w:r w:rsidR="007C1C7D" w:rsidRPr="002A5186">
        <w:rPr>
          <w:sz w:val="16"/>
          <w:szCs w:val="16"/>
          <w:highlight w:val="yellow"/>
        </w:rPr>
        <w:t>Country</w:t>
      </w:r>
      <w:r w:rsidR="007C1C7D" w:rsidRPr="002A5186">
        <w:rPr>
          <w:sz w:val="16"/>
          <w:szCs w:val="16"/>
        </w:rPr>
        <w:t>] ZOI Survey [</w:t>
      </w:r>
      <w:r w:rsidR="00FE1420">
        <w:rPr>
          <w:sz w:val="16"/>
          <w:highlight w:val="yellow"/>
        </w:rPr>
        <w:t xml:space="preserve">baseline </w:t>
      </w:r>
      <w:r w:rsidR="007C1C7D" w:rsidRPr="002A5186">
        <w:rPr>
          <w:sz w:val="16"/>
          <w:szCs w:val="16"/>
          <w:highlight w:val="yellow"/>
        </w:rPr>
        <w:t>survey year(s)</w:t>
      </w:r>
      <w:r w:rsidR="007C1C7D" w:rsidRPr="002A5186">
        <w:rPr>
          <w:sz w:val="16"/>
          <w:szCs w:val="16"/>
        </w:rPr>
        <w:t>]; Feed the Future [</w:t>
      </w:r>
      <w:r w:rsidR="007C1C7D" w:rsidRPr="002A5186">
        <w:rPr>
          <w:sz w:val="16"/>
          <w:szCs w:val="16"/>
          <w:highlight w:val="yellow"/>
        </w:rPr>
        <w:t>Country</w:t>
      </w:r>
      <w:r w:rsidR="007C1C7D" w:rsidRPr="002A5186">
        <w:rPr>
          <w:sz w:val="16"/>
          <w:szCs w:val="16"/>
        </w:rPr>
        <w:t>] ZOI Survey [</w:t>
      </w:r>
      <w:r w:rsidR="00A11DD1" w:rsidRPr="00A11DD1">
        <w:rPr>
          <w:sz w:val="16"/>
          <w:szCs w:val="16"/>
          <w:highlight w:val="yellow"/>
        </w:rPr>
        <w:t xml:space="preserve">endline </w:t>
      </w:r>
      <w:r w:rsidR="007C1C7D" w:rsidRPr="002A5186">
        <w:rPr>
          <w:sz w:val="16"/>
          <w:szCs w:val="16"/>
          <w:highlight w:val="yellow"/>
        </w:rPr>
        <w:t>survey year(s)</w:t>
      </w:r>
      <w:r w:rsidR="007C1C7D" w:rsidRPr="002A5186">
        <w:rPr>
          <w:sz w:val="16"/>
          <w:szCs w:val="16"/>
        </w:rPr>
        <w:t>]</w:t>
      </w:r>
    </w:p>
    <w:p w14:paraId="1E256B7E" w14:textId="5BD414B3" w:rsidR="004A6861" w:rsidRDefault="004A6861" w:rsidP="003019C5">
      <w:pPr>
        <w:pStyle w:val="Tabletitle"/>
        <w:keepLines/>
        <w:spacing w:before="240"/>
        <w:contextualSpacing/>
        <w:outlineLvl w:val="3"/>
      </w:pPr>
      <w:bookmarkStart w:id="812" w:name="_Toc50719235"/>
      <w:r w:rsidRPr="004A6861">
        <w:t>Table A</w:t>
      </w:r>
      <w:r w:rsidR="00396A13">
        <w:t>1.</w:t>
      </w:r>
      <w:r w:rsidRPr="004A6861">
        <w:t>7.</w:t>
      </w:r>
      <w:r w:rsidR="00BB5670">
        <w:t>3</w:t>
      </w:r>
      <w:r w:rsidRPr="004A6861">
        <w:t>.4: Comparison of Prevalence of Overweight Children Under 5 Years</w:t>
      </w:r>
      <w:r w:rsidR="00CD232E">
        <w:t xml:space="preserve">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3339CA7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51A1C263"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45AB1F9D" w14:textId="77777777" w:rsidR="00744ACA" w:rsidRDefault="00744ACA" w:rsidP="00F27E8A">
            <w:pPr>
              <w:jc w:val="center"/>
              <w:rPr>
                <w:b/>
                <w:bCs/>
                <w:color w:val="FFFFFF"/>
                <w:sz w:val="20"/>
                <w:szCs w:val="20"/>
              </w:rPr>
            </w:pPr>
            <w:r>
              <w:rPr>
                <w:b/>
                <w:bCs/>
                <w:color w:val="FFFFFF"/>
                <w:sz w:val="20"/>
                <w:szCs w:val="20"/>
              </w:rPr>
              <w:t xml:space="preserve">Baseline </w:t>
            </w:r>
          </w:p>
          <w:p w14:paraId="50E8A718"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85F347D"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476D610C" w14:textId="77777777" w:rsidR="00744ACA" w:rsidRDefault="00744ACA" w:rsidP="00F27E8A">
            <w:pPr>
              <w:jc w:val="center"/>
              <w:rPr>
                <w:b/>
                <w:bCs/>
                <w:color w:val="FFFFFF"/>
                <w:sz w:val="20"/>
                <w:szCs w:val="20"/>
              </w:rPr>
            </w:pPr>
            <w:r>
              <w:rPr>
                <w:b/>
                <w:bCs/>
                <w:color w:val="FFFFFF"/>
                <w:sz w:val="20"/>
                <w:szCs w:val="20"/>
              </w:rPr>
              <w:t>Endline</w:t>
            </w:r>
          </w:p>
          <w:p w14:paraId="4A30E7B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1356570"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0881685C"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78D4FC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30B86BA7" w14:textId="77777777" w:rsidTr="00F27E8A">
        <w:trPr>
          <w:tblHeader/>
        </w:trPr>
        <w:tc>
          <w:tcPr>
            <w:tcW w:w="1276" w:type="pct"/>
            <w:vMerge/>
            <w:tcBorders>
              <w:top w:val="single" w:sz="4" w:space="0" w:color="auto"/>
              <w:left w:val="nil"/>
              <w:bottom w:val="nil"/>
              <w:right w:val="nil"/>
            </w:tcBorders>
            <w:vAlign w:val="center"/>
            <w:hideMark/>
          </w:tcPr>
          <w:p w14:paraId="4B196D9B"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98EB17F"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623C14F9"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35FD8B5F"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5AD8791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3DAAC020"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5A9951C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46E259EA"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4A04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441FC999"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285C3E2" w14:textId="77777777" w:rsidR="00744ACA" w:rsidRDefault="00744ACA" w:rsidP="00F27E8A">
            <w:pPr>
              <w:rPr>
                <w:b/>
                <w:bCs/>
                <w:color w:val="FFFFFF"/>
                <w:sz w:val="20"/>
                <w:szCs w:val="20"/>
              </w:rPr>
            </w:pPr>
          </w:p>
        </w:tc>
      </w:tr>
      <w:tr w:rsidR="00744ACA" w14:paraId="7BD082C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2E06A22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F86E298"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04AFBECF"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6537B9A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5DA2D3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3E044508"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4D91F65"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5896373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15D1047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EA3ECC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41BFF2C0" w14:textId="77777777" w:rsidR="00744ACA" w:rsidRDefault="00744ACA" w:rsidP="00F27E8A">
            <w:pPr>
              <w:jc w:val="center"/>
              <w:rPr>
                <w:sz w:val="20"/>
                <w:szCs w:val="20"/>
              </w:rPr>
            </w:pPr>
          </w:p>
        </w:tc>
      </w:tr>
      <w:tr w:rsidR="00744ACA" w14:paraId="63D82B30" w14:textId="77777777" w:rsidTr="00F27E8A">
        <w:tc>
          <w:tcPr>
            <w:tcW w:w="1276" w:type="pct"/>
            <w:tcBorders>
              <w:top w:val="nil"/>
              <w:left w:val="nil"/>
              <w:bottom w:val="single" w:sz="4" w:space="0" w:color="auto"/>
              <w:right w:val="nil"/>
            </w:tcBorders>
            <w:shd w:val="clear" w:color="000000" w:fill="DBE7F3"/>
            <w:vAlign w:val="center"/>
            <w:hideMark/>
          </w:tcPr>
          <w:p w14:paraId="0935A34D"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9C66B74"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C154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66A3F4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50AC197"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48B1912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5F1B449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4231525"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40EF007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2BF093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7675FEF" w14:textId="77777777" w:rsidR="00744ACA" w:rsidRPr="0008309A" w:rsidRDefault="00744ACA" w:rsidP="00F27E8A">
            <w:pPr>
              <w:jc w:val="center"/>
              <w:rPr>
                <w:bCs/>
                <w:sz w:val="20"/>
                <w:szCs w:val="20"/>
              </w:rPr>
            </w:pPr>
          </w:p>
        </w:tc>
      </w:tr>
      <w:tr w:rsidR="00744ACA" w14:paraId="46AA57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FDC8B2"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10942F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B5A993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DB5395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C647EF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66A4F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D3613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A461BE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A9565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62373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FEE5E75" w14:textId="77777777" w:rsidR="00744ACA" w:rsidRPr="0008309A" w:rsidRDefault="00744ACA" w:rsidP="00F27E8A">
            <w:pPr>
              <w:jc w:val="center"/>
              <w:rPr>
                <w:sz w:val="20"/>
                <w:szCs w:val="20"/>
              </w:rPr>
            </w:pPr>
          </w:p>
        </w:tc>
      </w:tr>
      <w:tr w:rsidR="00744ACA" w14:paraId="2DC8CC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FEE1DD6"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CFB4B2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7EB1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65595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20AA6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35344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3C7D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B6251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BB01E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6085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BAB543" w14:textId="77777777" w:rsidR="00744ACA" w:rsidRPr="0008309A" w:rsidRDefault="00744ACA" w:rsidP="00F27E8A">
            <w:pPr>
              <w:jc w:val="center"/>
              <w:rPr>
                <w:sz w:val="20"/>
                <w:szCs w:val="20"/>
              </w:rPr>
            </w:pPr>
          </w:p>
        </w:tc>
      </w:tr>
      <w:tr w:rsidR="00744ACA" w14:paraId="5B8C7F4D" w14:textId="77777777" w:rsidTr="00F27E8A">
        <w:tc>
          <w:tcPr>
            <w:tcW w:w="1276" w:type="pct"/>
            <w:tcBorders>
              <w:top w:val="nil"/>
              <w:left w:val="nil"/>
              <w:bottom w:val="single" w:sz="4" w:space="0" w:color="auto"/>
              <w:right w:val="nil"/>
            </w:tcBorders>
            <w:shd w:val="clear" w:color="000000" w:fill="DBE7F3"/>
            <w:vAlign w:val="center"/>
            <w:hideMark/>
          </w:tcPr>
          <w:p w14:paraId="0B57E3B2"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45C6D29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788F9A3"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DDD0CF"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4A072EF"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5A661D9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1A89A00B"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CCD815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62E7BB0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6EFFB06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21F0841" w14:textId="77777777" w:rsidR="00744ACA" w:rsidRPr="0008309A" w:rsidRDefault="00744ACA" w:rsidP="00F27E8A">
            <w:pPr>
              <w:jc w:val="center"/>
              <w:rPr>
                <w:bCs/>
                <w:sz w:val="20"/>
                <w:szCs w:val="20"/>
              </w:rPr>
            </w:pPr>
          </w:p>
        </w:tc>
      </w:tr>
      <w:tr w:rsidR="00744ACA" w14:paraId="150AC8C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7FC9712"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03C6F2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81B87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08E59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0185D5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1C10E0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44B47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4CCAF8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765D4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6E45B9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9A3C5F" w14:textId="77777777" w:rsidR="00744ACA" w:rsidRPr="0008309A" w:rsidRDefault="00744ACA" w:rsidP="00F27E8A">
            <w:pPr>
              <w:jc w:val="center"/>
              <w:rPr>
                <w:sz w:val="20"/>
                <w:szCs w:val="20"/>
              </w:rPr>
            </w:pPr>
          </w:p>
        </w:tc>
      </w:tr>
      <w:tr w:rsidR="00744ACA" w14:paraId="1E96329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C63478"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23D7B65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7A5E5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817DA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BD5D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B5496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CDE076"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290C3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C6BC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2ED40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8891923" w14:textId="77777777" w:rsidR="00744ACA" w:rsidRPr="0008309A" w:rsidRDefault="00744ACA" w:rsidP="00F27E8A">
            <w:pPr>
              <w:jc w:val="center"/>
              <w:rPr>
                <w:sz w:val="20"/>
                <w:szCs w:val="20"/>
              </w:rPr>
            </w:pPr>
          </w:p>
        </w:tc>
      </w:tr>
      <w:tr w:rsidR="00744ACA" w14:paraId="60995E8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1F0999"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8BFDE0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B60CF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A1C165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92647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2621E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EF2C3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C80856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98AECE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1AF390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2AA218" w14:textId="77777777" w:rsidR="00744ACA" w:rsidRPr="0008309A" w:rsidRDefault="00744ACA" w:rsidP="00F27E8A">
            <w:pPr>
              <w:jc w:val="center"/>
              <w:rPr>
                <w:sz w:val="20"/>
                <w:szCs w:val="20"/>
              </w:rPr>
            </w:pPr>
          </w:p>
        </w:tc>
      </w:tr>
      <w:tr w:rsidR="00744ACA" w14:paraId="1EDD60A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6CCBC94"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76B81E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263A32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37620E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D7FCD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0B277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F68B0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4144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F710C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4A8CE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F0BB2F7" w14:textId="77777777" w:rsidR="00744ACA" w:rsidRPr="0008309A" w:rsidRDefault="00744ACA" w:rsidP="00F27E8A">
            <w:pPr>
              <w:jc w:val="center"/>
              <w:rPr>
                <w:sz w:val="20"/>
                <w:szCs w:val="20"/>
              </w:rPr>
            </w:pPr>
          </w:p>
        </w:tc>
      </w:tr>
      <w:tr w:rsidR="00744ACA" w14:paraId="2537E7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DD2E0D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081B4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0A583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E71A6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EC0AB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D64556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2DA72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72C03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44BC2C"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F3B4A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67691B" w14:textId="77777777" w:rsidR="00744ACA" w:rsidRPr="0008309A" w:rsidRDefault="00744ACA" w:rsidP="00F27E8A">
            <w:pPr>
              <w:jc w:val="center"/>
              <w:rPr>
                <w:sz w:val="20"/>
                <w:szCs w:val="20"/>
              </w:rPr>
            </w:pPr>
          </w:p>
        </w:tc>
      </w:tr>
      <w:tr w:rsidR="00744ACA" w14:paraId="05223B4C"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6CC78FFB"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3EEB89F1"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6D17C2D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39A4EE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1D0DD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E0FAFE"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609B213"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0D01478A" w14:textId="77777777" w:rsidR="00744ACA" w:rsidRDefault="00744ACA" w:rsidP="00F27E8A">
            <w:pPr>
              <w:rPr>
                <w:b/>
                <w:bCs/>
                <w:sz w:val="20"/>
                <w:szCs w:val="20"/>
              </w:rPr>
            </w:pPr>
            <w:r>
              <w:rPr>
                <w:b/>
                <w:bCs/>
                <w:sz w:val="20"/>
                <w:szCs w:val="20"/>
              </w:rPr>
              <w:t> </w:t>
            </w:r>
          </w:p>
        </w:tc>
      </w:tr>
      <w:tr w:rsidR="00744ACA" w14:paraId="77356CA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49950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AE5D1E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B3626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D262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150B1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5741C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3825F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8862E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A474A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EFD00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0C5C14" w14:textId="77777777" w:rsidR="00744ACA" w:rsidRDefault="00744ACA" w:rsidP="00F27E8A">
            <w:pPr>
              <w:jc w:val="center"/>
              <w:rPr>
                <w:sz w:val="20"/>
                <w:szCs w:val="20"/>
              </w:rPr>
            </w:pPr>
          </w:p>
        </w:tc>
      </w:tr>
      <w:tr w:rsidR="00744ACA" w14:paraId="5D3743D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96AA32"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4A0C247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EE0D7E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2C89D5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9620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B41B82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3435AD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00781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0CEF7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4B768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00F1222" w14:textId="77777777" w:rsidR="00744ACA" w:rsidRDefault="00744ACA" w:rsidP="00F27E8A">
            <w:pPr>
              <w:jc w:val="center"/>
              <w:rPr>
                <w:sz w:val="20"/>
                <w:szCs w:val="20"/>
              </w:rPr>
            </w:pPr>
          </w:p>
        </w:tc>
      </w:tr>
      <w:tr w:rsidR="00744ACA" w14:paraId="2184A7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C3296B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BCD3C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B8B80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CF0C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1865B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0281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3E811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EC1B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5EB329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01AB3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134D2F" w14:textId="77777777" w:rsidR="00744ACA" w:rsidRDefault="00744ACA" w:rsidP="00F27E8A">
            <w:pPr>
              <w:jc w:val="center"/>
              <w:rPr>
                <w:sz w:val="20"/>
                <w:szCs w:val="20"/>
              </w:rPr>
            </w:pPr>
          </w:p>
        </w:tc>
      </w:tr>
      <w:tr w:rsidR="00744ACA" w14:paraId="5283CD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21094F"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036F12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2F8E7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678697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704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49B4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79D62A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DE21D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C617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18F625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BD7023" w14:textId="77777777" w:rsidR="00744ACA" w:rsidRDefault="00744ACA" w:rsidP="00F27E8A">
            <w:pPr>
              <w:jc w:val="center"/>
              <w:rPr>
                <w:sz w:val="20"/>
                <w:szCs w:val="20"/>
              </w:rPr>
            </w:pPr>
          </w:p>
        </w:tc>
      </w:tr>
      <w:tr w:rsidR="00744ACA" w14:paraId="6A2C091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63F93E"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75D7F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8F482F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50558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ED1CA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67187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6F545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043D2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AA615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2647F6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793D27" w14:textId="77777777" w:rsidR="00744ACA" w:rsidRDefault="00744ACA" w:rsidP="00F27E8A">
            <w:pPr>
              <w:jc w:val="center"/>
              <w:rPr>
                <w:sz w:val="20"/>
                <w:szCs w:val="20"/>
              </w:rPr>
            </w:pPr>
          </w:p>
        </w:tc>
      </w:tr>
      <w:tr w:rsidR="00744ACA" w14:paraId="2084F9B3" w14:textId="77777777" w:rsidTr="00F27E8A">
        <w:tc>
          <w:tcPr>
            <w:tcW w:w="1811" w:type="pct"/>
            <w:gridSpan w:val="2"/>
            <w:tcBorders>
              <w:top w:val="nil"/>
              <w:left w:val="nil"/>
              <w:bottom w:val="single" w:sz="4" w:space="0" w:color="auto"/>
              <w:right w:val="nil"/>
            </w:tcBorders>
            <w:shd w:val="clear" w:color="000000" w:fill="DBE7F3"/>
            <w:vAlign w:val="center"/>
            <w:hideMark/>
          </w:tcPr>
          <w:p w14:paraId="36657E04"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EA01DF1"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FA99320"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777DEDBE"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1677E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A039A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73CFEC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A076F9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A4FBB8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6FDA3089" w14:textId="77777777" w:rsidR="00744ACA" w:rsidRDefault="00744ACA" w:rsidP="00F27E8A">
            <w:pPr>
              <w:rPr>
                <w:b/>
                <w:bCs/>
                <w:sz w:val="20"/>
                <w:szCs w:val="20"/>
              </w:rPr>
            </w:pPr>
            <w:r>
              <w:rPr>
                <w:b/>
                <w:bCs/>
                <w:sz w:val="20"/>
                <w:szCs w:val="20"/>
              </w:rPr>
              <w:t> </w:t>
            </w:r>
          </w:p>
        </w:tc>
      </w:tr>
      <w:tr w:rsidR="00744ACA" w14:paraId="23AE20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86BFA4E"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516E579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23A3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53E9E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40141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25058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7065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5F38E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C03F9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53937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4D0464" w14:textId="77777777" w:rsidR="00744ACA" w:rsidRDefault="00744ACA" w:rsidP="00F27E8A">
            <w:pPr>
              <w:jc w:val="center"/>
              <w:rPr>
                <w:sz w:val="20"/>
                <w:szCs w:val="20"/>
              </w:rPr>
            </w:pPr>
          </w:p>
        </w:tc>
      </w:tr>
      <w:tr w:rsidR="00744ACA" w14:paraId="479CBB6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A2D6CAE"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BAF33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6A568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85C5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E7EE7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B3E15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D86A1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F6C04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E02CD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984AD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97B3B3F" w14:textId="77777777" w:rsidR="00744ACA" w:rsidRDefault="00744ACA" w:rsidP="00F27E8A">
            <w:pPr>
              <w:jc w:val="center"/>
              <w:rPr>
                <w:sz w:val="20"/>
                <w:szCs w:val="20"/>
              </w:rPr>
            </w:pPr>
          </w:p>
        </w:tc>
      </w:tr>
      <w:tr w:rsidR="00744ACA" w14:paraId="213A9F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2CD2365"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2D3CB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23310B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C1447D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13FDE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FFA2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0D4C7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3AD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F6A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867CD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706761" w14:textId="77777777" w:rsidR="00744ACA" w:rsidRDefault="00744ACA" w:rsidP="00F27E8A">
            <w:pPr>
              <w:jc w:val="center"/>
              <w:rPr>
                <w:sz w:val="20"/>
                <w:szCs w:val="20"/>
              </w:rPr>
            </w:pPr>
          </w:p>
        </w:tc>
      </w:tr>
      <w:tr w:rsidR="00744ACA" w14:paraId="3BDED4F7"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611316B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345BE80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E194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19865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442C3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248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E937B7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AF565B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34D03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C7D483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499B7C" w14:textId="77777777" w:rsidR="00744ACA" w:rsidRDefault="00744ACA" w:rsidP="00F27E8A">
            <w:pPr>
              <w:jc w:val="center"/>
              <w:rPr>
                <w:sz w:val="20"/>
                <w:szCs w:val="20"/>
              </w:rPr>
            </w:pPr>
          </w:p>
        </w:tc>
      </w:tr>
      <w:tr w:rsidR="00744ACA" w14:paraId="4EF6407E" w14:textId="77777777" w:rsidTr="00F27E8A">
        <w:tc>
          <w:tcPr>
            <w:tcW w:w="1276" w:type="pct"/>
            <w:tcBorders>
              <w:top w:val="nil"/>
              <w:left w:val="nil"/>
              <w:bottom w:val="single" w:sz="4" w:space="0" w:color="auto"/>
              <w:right w:val="nil"/>
            </w:tcBorders>
            <w:shd w:val="clear" w:color="000000" w:fill="DBE7F3"/>
            <w:vAlign w:val="center"/>
            <w:hideMark/>
          </w:tcPr>
          <w:p w14:paraId="6E9CD76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11FF814D"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210318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248D79F"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F849E7F"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6DC1164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381493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1E364BB"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B9C1CEB"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F0E4C0C"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28838C2" w14:textId="77777777" w:rsidR="00744ACA" w:rsidRDefault="00744ACA" w:rsidP="00F27E8A">
            <w:pPr>
              <w:jc w:val="center"/>
              <w:rPr>
                <w:b/>
                <w:bCs/>
                <w:sz w:val="20"/>
                <w:szCs w:val="20"/>
              </w:rPr>
            </w:pPr>
          </w:p>
        </w:tc>
      </w:tr>
      <w:tr w:rsidR="00744ACA" w14:paraId="586D7EA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0FB1"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3B07E5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EADE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73C40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5335BC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7E543C4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9953F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374BC1"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561EB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A1ED2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133F3B" w14:textId="77777777" w:rsidR="00744ACA" w:rsidRDefault="00744ACA" w:rsidP="00F27E8A">
            <w:pPr>
              <w:jc w:val="center"/>
              <w:rPr>
                <w:sz w:val="20"/>
                <w:szCs w:val="20"/>
              </w:rPr>
            </w:pPr>
          </w:p>
        </w:tc>
      </w:tr>
      <w:tr w:rsidR="00744ACA" w14:paraId="1F28D9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A0C869"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6235505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257FE8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4CC9AF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861133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F2A6AE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544F4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271259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09BBD57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5F823C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802C1B" w14:textId="77777777" w:rsidR="00744ACA" w:rsidRDefault="00744ACA" w:rsidP="00F27E8A">
            <w:pPr>
              <w:jc w:val="center"/>
              <w:rPr>
                <w:sz w:val="20"/>
                <w:szCs w:val="20"/>
              </w:rPr>
            </w:pPr>
          </w:p>
        </w:tc>
      </w:tr>
      <w:tr w:rsidR="00744ACA" w14:paraId="158FBC17" w14:textId="77777777" w:rsidTr="00F27E8A">
        <w:tc>
          <w:tcPr>
            <w:tcW w:w="1276" w:type="pct"/>
            <w:tcBorders>
              <w:top w:val="nil"/>
              <w:left w:val="nil"/>
              <w:bottom w:val="single" w:sz="4" w:space="0" w:color="auto"/>
              <w:right w:val="nil"/>
            </w:tcBorders>
            <w:shd w:val="clear" w:color="000000" w:fill="DBE7F3"/>
            <w:vAlign w:val="center"/>
            <w:hideMark/>
          </w:tcPr>
          <w:p w14:paraId="7D3A7C6C"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7C4419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F14BED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9E9B2B7"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579FF4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444319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72F816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483A5D4"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797DA16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63A5380B"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463D92F" w14:textId="77777777" w:rsidR="00744ACA" w:rsidRDefault="00744ACA" w:rsidP="00F27E8A">
            <w:pPr>
              <w:jc w:val="center"/>
              <w:rPr>
                <w:b/>
                <w:bCs/>
                <w:sz w:val="20"/>
                <w:szCs w:val="20"/>
              </w:rPr>
            </w:pPr>
          </w:p>
        </w:tc>
      </w:tr>
      <w:tr w:rsidR="00744ACA" w14:paraId="5A166B2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62F73E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57F466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BDC30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F0A26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A947EE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D614A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E31A3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B7292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56F85E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27196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A22948" w14:textId="77777777" w:rsidR="00744ACA" w:rsidRDefault="00744ACA" w:rsidP="00F27E8A">
            <w:pPr>
              <w:jc w:val="center"/>
              <w:rPr>
                <w:sz w:val="20"/>
                <w:szCs w:val="20"/>
              </w:rPr>
            </w:pPr>
          </w:p>
        </w:tc>
      </w:tr>
      <w:tr w:rsidR="00744ACA" w14:paraId="41C7D0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1A63C8"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7472BF9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2D6FE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29EB2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E2FC82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1D8F6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B132E1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9DC3A1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0AD695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FC29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C80DD8" w14:textId="77777777" w:rsidR="00744ACA" w:rsidRDefault="00744ACA" w:rsidP="00F27E8A">
            <w:pPr>
              <w:jc w:val="center"/>
              <w:rPr>
                <w:sz w:val="20"/>
                <w:szCs w:val="20"/>
              </w:rPr>
            </w:pPr>
          </w:p>
        </w:tc>
      </w:tr>
      <w:tr w:rsidR="00744ACA" w14:paraId="043F848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A1AD80"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3A89D2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57B22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359FB0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00F1B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54705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0BB315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8607A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850D3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DAB84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DC5898" w14:textId="77777777" w:rsidR="00744ACA" w:rsidRDefault="00744ACA" w:rsidP="00F27E8A">
            <w:pPr>
              <w:jc w:val="center"/>
              <w:rPr>
                <w:sz w:val="20"/>
                <w:szCs w:val="20"/>
              </w:rPr>
            </w:pPr>
          </w:p>
        </w:tc>
      </w:tr>
    </w:tbl>
    <w:p w14:paraId="392A5CDF" w14:textId="77777777" w:rsidR="00BB5670" w:rsidRPr="00BB5670" w:rsidRDefault="00BB5670" w:rsidP="00BB5670">
      <w:pPr>
        <w:pStyle w:val="BodyText"/>
        <w:spacing w:after="0"/>
        <w:ind w:left="90" w:hanging="90"/>
        <w:rPr>
          <w:sz w:val="16"/>
        </w:rPr>
      </w:pPr>
      <w:commentRangeStart w:id="813"/>
      <w:r w:rsidRPr="00BB5670">
        <w:rPr>
          <w:sz w:val="16"/>
        </w:rPr>
        <w:t>^ Results not statistically reliable, n&lt;30</w:t>
      </w:r>
      <w:commentRangeEnd w:id="813"/>
      <w:r w:rsidR="00B435DA">
        <w:rPr>
          <w:rStyle w:val="CommentReference"/>
        </w:rPr>
        <w:commentReference w:id="813"/>
      </w:r>
    </w:p>
    <w:p w14:paraId="2939B0ED"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25454CBD"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6E9DC3ED"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572501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D763E1D" w14:textId="77777777" w:rsidR="00BB5670" w:rsidRPr="00BB5670" w:rsidRDefault="00BB5670" w:rsidP="00BB5670">
      <w:pPr>
        <w:pStyle w:val="BodyText"/>
        <w:spacing w:after="0"/>
        <w:ind w:left="90" w:hanging="90"/>
        <w:rPr>
          <w:sz w:val="16"/>
        </w:rPr>
      </w:pPr>
      <w:r w:rsidRPr="00BB5670">
        <w:rPr>
          <w:sz w:val="16"/>
        </w:rPr>
        <w:t xml:space="preserve">Notes: </w:t>
      </w:r>
    </w:p>
    <w:p w14:paraId="3C39E99A"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20F5C5C"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62571CBF"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9BD5D2F" w14:textId="1CF2A7EA" w:rsidR="004A6861" w:rsidRDefault="00BB5670" w:rsidP="00BB5670">
      <w:pPr>
        <w:pStyle w:val="BodyText"/>
      </w:pPr>
      <w:r w:rsidRPr="00BB5670">
        <w:rPr>
          <w:sz w:val="16"/>
        </w:rPr>
        <w:t>Sources: Feed the Future [</w:t>
      </w:r>
      <w:r w:rsidRPr="00A65542">
        <w:rPr>
          <w:sz w:val="16"/>
          <w:highlight w:val="yellow"/>
        </w:rPr>
        <w:t>Country</w:t>
      </w:r>
      <w:r w:rsidRPr="00BB5670">
        <w:rPr>
          <w:sz w:val="16"/>
        </w:rPr>
        <w:t>] ZOI Survey [</w:t>
      </w:r>
      <w:r w:rsidR="00FE1420">
        <w:rPr>
          <w:sz w:val="16"/>
          <w:highlight w:val="yellow"/>
        </w:rPr>
        <w:t xml:space="preserve">baseline </w:t>
      </w:r>
      <w:r w:rsidRPr="00A65542">
        <w:rPr>
          <w:sz w:val="16"/>
          <w:highlight w:val="yellow"/>
        </w:rPr>
        <w:t>survey year(s)</w:t>
      </w:r>
      <w:r w:rsidRPr="00BB5670">
        <w:rPr>
          <w:sz w:val="16"/>
        </w:rPr>
        <w:t>]; Feed the Future [</w:t>
      </w:r>
      <w:r w:rsidRPr="00A65542">
        <w:rPr>
          <w:sz w:val="16"/>
          <w:highlight w:val="yellow"/>
        </w:rPr>
        <w:t>Country</w:t>
      </w:r>
      <w:r w:rsidRPr="00BB5670">
        <w:rPr>
          <w:sz w:val="16"/>
        </w:rPr>
        <w:t>] ZOI Survey [</w:t>
      </w:r>
      <w:r w:rsidR="00A11DD1" w:rsidRPr="00A11DD1">
        <w:rPr>
          <w:sz w:val="16"/>
          <w:szCs w:val="16"/>
          <w:highlight w:val="yellow"/>
        </w:rPr>
        <w:t xml:space="preserve">endline </w:t>
      </w:r>
      <w:r w:rsidRPr="00A65542">
        <w:rPr>
          <w:sz w:val="16"/>
          <w:highlight w:val="yellow"/>
        </w:rPr>
        <w:t>survey year(s)</w:t>
      </w:r>
      <w:r w:rsidRPr="00BB5670">
        <w:rPr>
          <w:sz w:val="16"/>
        </w:rPr>
        <w:t>]</w:t>
      </w:r>
    </w:p>
    <w:p w14:paraId="1C4F74E3" w14:textId="7610B32D" w:rsidR="004A6861" w:rsidRDefault="004A6861" w:rsidP="003019C5">
      <w:pPr>
        <w:pStyle w:val="Tabletitle"/>
        <w:keepLines/>
        <w:spacing w:before="240"/>
        <w:contextualSpacing/>
        <w:outlineLvl w:val="3"/>
      </w:pPr>
      <w:bookmarkStart w:id="814" w:name="_Toc50719236"/>
      <w:r w:rsidRPr="004A6861">
        <w:t>Table A</w:t>
      </w:r>
      <w:r w:rsidR="00396A13">
        <w:t>1.</w:t>
      </w:r>
      <w:r w:rsidRPr="004A6861">
        <w:t>7.</w:t>
      </w:r>
      <w:r w:rsidR="00BB5670">
        <w:t>3</w:t>
      </w:r>
      <w:r w:rsidRPr="004A6861">
        <w:t xml:space="preserve">.5: Comparison of Prevalence of Obese Children Under 5 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4"/>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4A1B81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13CC098F"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1597769D" w14:textId="77777777" w:rsidR="00744ACA" w:rsidRDefault="00744ACA" w:rsidP="00F27E8A">
            <w:pPr>
              <w:jc w:val="center"/>
              <w:rPr>
                <w:b/>
                <w:bCs/>
                <w:color w:val="FFFFFF"/>
                <w:sz w:val="20"/>
                <w:szCs w:val="20"/>
              </w:rPr>
            </w:pPr>
            <w:r>
              <w:rPr>
                <w:b/>
                <w:bCs/>
                <w:color w:val="FFFFFF"/>
                <w:sz w:val="20"/>
                <w:szCs w:val="20"/>
              </w:rPr>
              <w:t xml:space="preserve">Baseline </w:t>
            </w:r>
          </w:p>
          <w:p w14:paraId="6EAE1955"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80EC9D7"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5A620F9A" w14:textId="77777777" w:rsidR="00744ACA" w:rsidRDefault="00744ACA" w:rsidP="00F27E8A">
            <w:pPr>
              <w:jc w:val="center"/>
              <w:rPr>
                <w:b/>
                <w:bCs/>
                <w:color w:val="FFFFFF"/>
                <w:sz w:val="20"/>
                <w:szCs w:val="20"/>
              </w:rPr>
            </w:pPr>
            <w:r>
              <w:rPr>
                <w:b/>
                <w:bCs/>
                <w:color w:val="FFFFFF"/>
                <w:sz w:val="20"/>
                <w:szCs w:val="20"/>
              </w:rPr>
              <w:t>Endline</w:t>
            </w:r>
          </w:p>
          <w:p w14:paraId="7EFD6042"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962B198"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A440A88"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5F54D5FA"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B4BBBE1" w14:textId="77777777" w:rsidTr="00F27E8A">
        <w:trPr>
          <w:tblHeader/>
        </w:trPr>
        <w:tc>
          <w:tcPr>
            <w:tcW w:w="1276" w:type="pct"/>
            <w:vMerge/>
            <w:tcBorders>
              <w:top w:val="single" w:sz="4" w:space="0" w:color="auto"/>
              <w:left w:val="nil"/>
              <w:bottom w:val="nil"/>
              <w:right w:val="nil"/>
            </w:tcBorders>
            <w:vAlign w:val="center"/>
            <w:hideMark/>
          </w:tcPr>
          <w:p w14:paraId="5B20A6F1"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EB1622A"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460FAD57"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6279B26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71BE046A"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21BC3F09"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DCAFEBB"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7F9B2A31"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7EAE86F8"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087CCAF6"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36830461" w14:textId="77777777" w:rsidR="00744ACA" w:rsidRDefault="00744ACA" w:rsidP="00F27E8A">
            <w:pPr>
              <w:rPr>
                <w:b/>
                <w:bCs/>
                <w:color w:val="FFFFFF"/>
                <w:sz w:val="20"/>
                <w:szCs w:val="20"/>
              </w:rPr>
            </w:pPr>
          </w:p>
        </w:tc>
      </w:tr>
      <w:tr w:rsidR="00744ACA" w14:paraId="60D71BC2"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3737AE3"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003E0945"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6F65562"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13368F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F1BF1D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5E1AB84C"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21D35F8"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5AC365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6AACCFB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A976E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3A44149A" w14:textId="77777777" w:rsidR="00744ACA" w:rsidRDefault="00744ACA" w:rsidP="00F27E8A">
            <w:pPr>
              <w:jc w:val="center"/>
              <w:rPr>
                <w:sz w:val="20"/>
                <w:szCs w:val="20"/>
              </w:rPr>
            </w:pPr>
          </w:p>
        </w:tc>
      </w:tr>
      <w:tr w:rsidR="00744ACA" w14:paraId="145E3164" w14:textId="77777777" w:rsidTr="00F27E8A">
        <w:tc>
          <w:tcPr>
            <w:tcW w:w="1276" w:type="pct"/>
            <w:tcBorders>
              <w:top w:val="nil"/>
              <w:left w:val="nil"/>
              <w:bottom w:val="single" w:sz="4" w:space="0" w:color="auto"/>
              <w:right w:val="nil"/>
            </w:tcBorders>
            <w:shd w:val="clear" w:color="000000" w:fill="DBE7F3"/>
            <w:vAlign w:val="center"/>
            <w:hideMark/>
          </w:tcPr>
          <w:p w14:paraId="3750BAB8"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F17E52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42BE1D5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278AA9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A3417E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B84C3B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2F5621EC"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66022BE"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01219BDC"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164E951"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17578A38" w14:textId="77777777" w:rsidR="00744ACA" w:rsidRPr="0008309A" w:rsidRDefault="00744ACA" w:rsidP="00F27E8A">
            <w:pPr>
              <w:jc w:val="center"/>
              <w:rPr>
                <w:bCs/>
                <w:sz w:val="20"/>
                <w:szCs w:val="20"/>
              </w:rPr>
            </w:pPr>
          </w:p>
        </w:tc>
      </w:tr>
      <w:tr w:rsidR="00744ACA" w14:paraId="3C00075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998681"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28C9FBC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C31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F939D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1A3C1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280C83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18D38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1AC17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0990BF"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02C52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9534EB9" w14:textId="77777777" w:rsidR="00744ACA" w:rsidRPr="0008309A" w:rsidRDefault="00744ACA" w:rsidP="00F27E8A">
            <w:pPr>
              <w:jc w:val="center"/>
              <w:rPr>
                <w:sz w:val="20"/>
                <w:szCs w:val="20"/>
              </w:rPr>
            </w:pPr>
          </w:p>
        </w:tc>
      </w:tr>
      <w:tr w:rsidR="00744ACA" w14:paraId="67872C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258EC8"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3E37F21"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990BAC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59469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BF51B52"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25C8D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95E45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2651B4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BD4EF9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8BB3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341145" w14:textId="77777777" w:rsidR="00744ACA" w:rsidRPr="0008309A" w:rsidRDefault="00744ACA" w:rsidP="00F27E8A">
            <w:pPr>
              <w:jc w:val="center"/>
              <w:rPr>
                <w:sz w:val="20"/>
                <w:szCs w:val="20"/>
              </w:rPr>
            </w:pPr>
          </w:p>
        </w:tc>
      </w:tr>
      <w:tr w:rsidR="00744ACA" w14:paraId="29DDCE9F" w14:textId="77777777" w:rsidTr="00F27E8A">
        <w:tc>
          <w:tcPr>
            <w:tcW w:w="1276" w:type="pct"/>
            <w:tcBorders>
              <w:top w:val="nil"/>
              <w:left w:val="nil"/>
              <w:bottom w:val="single" w:sz="4" w:space="0" w:color="auto"/>
              <w:right w:val="nil"/>
            </w:tcBorders>
            <w:shd w:val="clear" w:color="000000" w:fill="DBE7F3"/>
            <w:vAlign w:val="center"/>
            <w:hideMark/>
          </w:tcPr>
          <w:p w14:paraId="47B2D4F4"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A07EB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522AFA4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5D0DCB9"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48B07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4F88D3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E4D479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BFA3C7"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3FAC6D0"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6A9D1E9"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BE6A1E7" w14:textId="77777777" w:rsidR="00744ACA" w:rsidRPr="0008309A" w:rsidRDefault="00744ACA" w:rsidP="00F27E8A">
            <w:pPr>
              <w:jc w:val="center"/>
              <w:rPr>
                <w:bCs/>
                <w:sz w:val="20"/>
                <w:szCs w:val="20"/>
              </w:rPr>
            </w:pPr>
          </w:p>
        </w:tc>
      </w:tr>
      <w:tr w:rsidR="00744ACA" w14:paraId="14C124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4C69FA"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378A68D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E51C2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776F84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A1EFD3A"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58093"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C824D7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E27B5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A2799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1E9C0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545EAE" w14:textId="77777777" w:rsidR="00744ACA" w:rsidRPr="0008309A" w:rsidRDefault="00744ACA" w:rsidP="00F27E8A">
            <w:pPr>
              <w:jc w:val="center"/>
              <w:rPr>
                <w:sz w:val="20"/>
                <w:szCs w:val="20"/>
              </w:rPr>
            </w:pPr>
          </w:p>
        </w:tc>
      </w:tr>
      <w:tr w:rsidR="00744ACA" w14:paraId="2927A55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0A26D43"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02467B9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00C219"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1C4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01203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D3ED0C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DDD1FF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2123BF"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6533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70AD4F"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3B59BD2" w14:textId="77777777" w:rsidR="00744ACA" w:rsidRPr="0008309A" w:rsidRDefault="00744ACA" w:rsidP="00F27E8A">
            <w:pPr>
              <w:jc w:val="center"/>
              <w:rPr>
                <w:sz w:val="20"/>
                <w:szCs w:val="20"/>
              </w:rPr>
            </w:pPr>
          </w:p>
        </w:tc>
      </w:tr>
      <w:tr w:rsidR="00744ACA" w14:paraId="0849F50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FE396A"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63ED96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B9B4AD"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551E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B736935"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597ED6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7B1F0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62E3A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C464C5"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AB1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9457297" w14:textId="77777777" w:rsidR="00744ACA" w:rsidRPr="0008309A" w:rsidRDefault="00744ACA" w:rsidP="00F27E8A">
            <w:pPr>
              <w:jc w:val="center"/>
              <w:rPr>
                <w:sz w:val="20"/>
                <w:szCs w:val="20"/>
              </w:rPr>
            </w:pPr>
          </w:p>
        </w:tc>
      </w:tr>
      <w:tr w:rsidR="00744ACA" w14:paraId="51C5EC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49F625"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6874B2C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FC0F4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E308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C85F6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009F4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EC1F3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77787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E548EF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DACF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E156A6" w14:textId="77777777" w:rsidR="00744ACA" w:rsidRPr="0008309A" w:rsidRDefault="00744ACA" w:rsidP="00F27E8A">
            <w:pPr>
              <w:jc w:val="center"/>
              <w:rPr>
                <w:sz w:val="20"/>
                <w:szCs w:val="20"/>
              </w:rPr>
            </w:pPr>
          </w:p>
        </w:tc>
      </w:tr>
      <w:tr w:rsidR="00744ACA" w14:paraId="77F61F7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1888C6"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1543D3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175D8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AE7D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54C217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4AD3C6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F2472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F9A6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F40E7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3DC5814"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72BD779" w14:textId="77777777" w:rsidR="00744ACA" w:rsidRPr="0008309A" w:rsidRDefault="00744ACA" w:rsidP="00F27E8A">
            <w:pPr>
              <w:jc w:val="center"/>
              <w:rPr>
                <w:sz w:val="20"/>
                <w:szCs w:val="20"/>
              </w:rPr>
            </w:pPr>
          </w:p>
        </w:tc>
      </w:tr>
      <w:tr w:rsidR="00744ACA" w14:paraId="344C9748"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3822D2C8"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AFD0A84"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88924D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05769D4"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483D16B"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005C2D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80FE10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438DB95" w14:textId="77777777" w:rsidR="00744ACA" w:rsidRDefault="00744ACA" w:rsidP="00F27E8A">
            <w:pPr>
              <w:rPr>
                <w:b/>
                <w:bCs/>
                <w:sz w:val="20"/>
                <w:szCs w:val="20"/>
              </w:rPr>
            </w:pPr>
            <w:r>
              <w:rPr>
                <w:b/>
                <w:bCs/>
                <w:sz w:val="20"/>
                <w:szCs w:val="20"/>
              </w:rPr>
              <w:t> </w:t>
            </w:r>
          </w:p>
        </w:tc>
      </w:tr>
      <w:tr w:rsidR="00744ACA" w14:paraId="434A28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468D0"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3645F49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4C516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00F2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75C647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860F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120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3BDDE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BC96F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2F7AC6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29D3013" w14:textId="77777777" w:rsidR="00744ACA" w:rsidRDefault="00744ACA" w:rsidP="00F27E8A">
            <w:pPr>
              <w:jc w:val="center"/>
              <w:rPr>
                <w:sz w:val="20"/>
                <w:szCs w:val="20"/>
              </w:rPr>
            </w:pPr>
          </w:p>
        </w:tc>
      </w:tr>
      <w:tr w:rsidR="00744ACA" w14:paraId="2F7466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29B63"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0C3FE22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9D4E7E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D1B0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8782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D6D7E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9264B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D298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6D9DA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E46ED3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206F1BC" w14:textId="77777777" w:rsidR="00744ACA" w:rsidRDefault="00744ACA" w:rsidP="00F27E8A">
            <w:pPr>
              <w:jc w:val="center"/>
              <w:rPr>
                <w:sz w:val="20"/>
                <w:szCs w:val="20"/>
              </w:rPr>
            </w:pPr>
          </w:p>
        </w:tc>
      </w:tr>
      <w:tr w:rsidR="00744ACA" w14:paraId="74AC55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9AA3D2"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0A8B74F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3134B7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642503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0B6AB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6093B6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37D6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3552E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BAE7C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D5B629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E105E8" w14:textId="77777777" w:rsidR="00744ACA" w:rsidRDefault="00744ACA" w:rsidP="00F27E8A">
            <w:pPr>
              <w:jc w:val="center"/>
              <w:rPr>
                <w:sz w:val="20"/>
                <w:szCs w:val="20"/>
              </w:rPr>
            </w:pPr>
          </w:p>
        </w:tc>
      </w:tr>
      <w:tr w:rsidR="00744ACA" w14:paraId="6D35998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6155C7"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3B24765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0DD4A5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479B7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C8D4FA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3480B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3BEE2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2B8AE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47BD59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DBE0BB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ED49A6F" w14:textId="77777777" w:rsidR="00744ACA" w:rsidRDefault="00744ACA" w:rsidP="00F27E8A">
            <w:pPr>
              <w:jc w:val="center"/>
              <w:rPr>
                <w:sz w:val="20"/>
                <w:szCs w:val="20"/>
              </w:rPr>
            </w:pPr>
          </w:p>
        </w:tc>
      </w:tr>
      <w:tr w:rsidR="00744ACA" w14:paraId="0F6AFD7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C506833"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73BA4C5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104B7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52C4A1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22DB6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47B4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4EDAAF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C4028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6A184C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D6FA5A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F33C074" w14:textId="77777777" w:rsidR="00744ACA" w:rsidRDefault="00744ACA" w:rsidP="00F27E8A">
            <w:pPr>
              <w:jc w:val="center"/>
              <w:rPr>
                <w:sz w:val="20"/>
                <w:szCs w:val="20"/>
              </w:rPr>
            </w:pPr>
          </w:p>
        </w:tc>
      </w:tr>
      <w:tr w:rsidR="00744ACA" w14:paraId="6DCF4A20" w14:textId="77777777" w:rsidTr="00F27E8A">
        <w:tc>
          <w:tcPr>
            <w:tcW w:w="1811" w:type="pct"/>
            <w:gridSpan w:val="2"/>
            <w:tcBorders>
              <w:top w:val="nil"/>
              <w:left w:val="nil"/>
              <w:bottom w:val="single" w:sz="4" w:space="0" w:color="auto"/>
              <w:right w:val="nil"/>
            </w:tcBorders>
            <w:shd w:val="clear" w:color="000000" w:fill="DBE7F3"/>
            <w:vAlign w:val="center"/>
            <w:hideMark/>
          </w:tcPr>
          <w:p w14:paraId="168B1B46"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71A1F9C2"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DF7838E"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B7ED6F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C0ACA94"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50A76B8"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D793A5A"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EC04970"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1CE371D"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F251CD1" w14:textId="77777777" w:rsidR="00744ACA" w:rsidRDefault="00744ACA" w:rsidP="00F27E8A">
            <w:pPr>
              <w:rPr>
                <w:b/>
                <w:bCs/>
                <w:sz w:val="20"/>
                <w:szCs w:val="20"/>
              </w:rPr>
            </w:pPr>
            <w:r>
              <w:rPr>
                <w:b/>
                <w:bCs/>
                <w:sz w:val="20"/>
                <w:szCs w:val="20"/>
              </w:rPr>
              <w:t> </w:t>
            </w:r>
          </w:p>
        </w:tc>
      </w:tr>
      <w:tr w:rsidR="00744ACA" w14:paraId="5CDE87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45BA36A"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A98E1A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160D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11B48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D48947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4753E4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E2EC7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C96F7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6A130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0DC0F1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53C7EEF" w14:textId="77777777" w:rsidR="00744ACA" w:rsidRDefault="00744ACA" w:rsidP="00F27E8A">
            <w:pPr>
              <w:jc w:val="center"/>
              <w:rPr>
                <w:sz w:val="20"/>
                <w:szCs w:val="20"/>
              </w:rPr>
            </w:pPr>
          </w:p>
        </w:tc>
      </w:tr>
      <w:tr w:rsidR="00744ACA" w14:paraId="5F4AE8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0101356"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3C2BE7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1115DC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2477BE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681F6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88D8B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0EF47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69754A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697E31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EEA67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751247" w14:textId="77777777" w:rsidR="00744ACA" w:rsidRDefault="00744ACA" w:rsidP="00F27E8A">
            <w:pPr>
              <w:jc w:val="center"/>
              <w:rPr>
                <w:sz w:val="20"/>
                <w:szCs w:val="20"/>
              </w:rPr>
            </w:pPr>
          </w:p>
        </w:tc>
      </w:tr>
      <w:tr w:rsidR="00744ACA" w14:paraId="39670A8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D058C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6EEBBA1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4FDE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70D1BE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CF550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1F276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387F7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7E4C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A4894C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8143F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18CC6C" w14:textId="77777777" w:rsidR="00744ACA" w:rsidRDefault="00744ACA" w:rsidP="00F27E8A">
            <w:pPr>
              <w:jc w:val="center"/>
              <w:rPr>
                <w:sz w:val="20"/>
                <w:szCs w:val="20"/>
              </w:rPr>
            </w:pPr>
          </w:p>
        </w:tc>
      </w:tr>
      <w:tr w:rsidR="00744ACA" w14:paraId="04B4193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10C895B"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18FE428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D49E53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6EA679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994B6C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35404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AF0601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A2A92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3FCE0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BCFB75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BA35F0" w14:textId="77777777" w:rsidR="00744ACA" w:rsidRDefault="00744ACA" w:rsidP="00F27E8A">
            <w:pPr>
              <w:jc w:val="center"/>
              <w:rPr>
                <w:sz w:val="20"/>
                <w:szCs w:val="20"/>
              </w:rPr>
            </w:pPr>
          </w:p>
        </w:tc>
      </w:tr>
      <w:tr w:rsidR="00744ACA" w14:paraId="34CEADA1" w14:textId="77777777" w:rsidTr="00F27E8A">
        <w:tc>
          <w:tcPr>
            <w:tcW w:w="1276" w:type="pct"/>
            <w:tcBorders>
              <w:top w:val="nil"/>
              <w:left w:val="nil"/>
              <w:bottom w:val="single" w:sz="4" w:space="0" w:color="auto"/>
              <w:right w:val="nil"/>
            </w:tcBorders>
            <w:shd w:val="clear" w:color="000000" w:fill="DBE7F3"/>
            <w:vAlign w:val="center"/>
            <w:hideMark/>
          </w:tcPr>
          <w:p w14:paraId="0C385BCE"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692694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82A2135"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3489AD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368E081"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7989C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16A6A99A"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2C52F6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1B8F7BC"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004B54D"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6FAC01D1" w14:textId="77777777" w:rsidR="00744ACA" w:rsidRDefault="00744ACA" w:rsidP="00F27E8A">
            <w:pPr>
              <w:jc w:val="center"/>
              <w:rPr>
                <w:b/>
                <w:bCs/>
                <w:sz w:val="20"/>
                <w:szCs w:val="20"/>
              </w:rPr>
            </w:pPr>
          </w:p>
        </w:tc>
      </w:tr>
      <w:tr w:rsidR="00744ACA" w14:paraId="3F346D4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7E7D952"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148904D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8B953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0E8CC3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DEEC3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BD1D2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B8F86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2468D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BD72CA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8D95BC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5A3FD2C" w14:textId="77777777" w:rsidR="00744ACA" w:rsidRDefault="00744ACA" w:rsidP="00F27E8A">
            <w:pPr>
              <w:jc w:val="center"/>
              <w:rPr>
                <w:sz w:val="20"/>
                <w:szCs w:val="20"/>
              </w:rPr>
            </w:pPr>
          </w:p>
        </w:tc>
      </w:tr>
      <w:tr w:rsidR="00744ACA" w14:paraId="3B279CF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950428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71464A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65EB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0C4EE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43B0912"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57D7D0A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6B893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7B6C2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6EFF87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1BDC5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E12A7B" w14:textId="77777777" w:rsidR="00744ACA" w:rsidRDefault="00744ACA" w:rsidP="00F27E8A">
            <w:pPr>
              <w:jc w:val="center"/>
              <w:rPr>
                <w:sz w:val="20"/>
                <w:szCs w:val="20"/>
              </w:rPr>
            </w:pPr>
          </w:p>
        </w:tc>
      </w:tr>
      <w:tr w:rsidR="00744ACA" w14:paraId="1CEC8D7C" w14:textId="77777777" w:rsidTr="00F27E8A">
        <w:tc>
          <w:tcPr>
            <w:tcW w:w="1276" w:type="pct"/>
            <w:tcBorders>
              <w:top w:val="nil"/>
              <w:left w:val="nil"/>
              <w:bottom w:val="single" w:sz="4" w:space="0" w:color="auto"/>
              <w:right w:val="nil"/>
            </w:tcBorders>
            <w:shd w:val="clear" w:color="000000" w:fill="DBE7F3"/>
            <w:vAlign w:val="center"/>
            <w:hideMark/>
          </w:tcPr>
          <w:p w14:paraId="79BD288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68C8FF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1F2B22D"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6AA24BD"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8504FF0"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1C177C89"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4C115F2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17C044E"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BDF376"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B31C884"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5FE630D7" w14:textId="77777777" w:rsidR="00744ACA" w:rsidRDefault="00744ACA" w:rsidP="00F27E8A">
            <w:pPr>
              <w:jc w:val="center"/>
              <w:rPr>
                <w:b/>
                <w:bCs/>
                <w:sz w:val="20"/>
                <w:szCs w:val="20"/>
              </w:rPr>
            </w:pPr>
          </w:p>
        </w:tc>
      </w:tr>
      <w:tr w:rsidR="00744ACA" w14:paraId="6657EE4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FC9EAC"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2B5FF10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AAF148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9B4521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5BE39A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B5F0A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E8A6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F70EA7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9E079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390D80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BCDC30" w14:textId="77777777" w:rsidR="00744ACA" w:rsidRDefault="00744ACA" w:rsidP="00F27E8A">
            <w:pPr>
              <w:jc w:val="center"/>
              <w:rPr>
                <w:sz w:val="20"/>
                <w:szCs w:val="20"/>
              </w:rPr>
            </w:pPr>
          </w:p>
        </w:tc>
      </w:tr>
      <w:tr w:rsidR="00744ACA" w14:paraId="2A5D3DE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5D3FF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26C7BB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D3EF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B9DCC6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6A8F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D7CCBA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9D50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92478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72961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986633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9479F" w14:textId="77777777" w:rsidR="00744ACA" w:rsidRDefault="00744ACA" w:rsidP="00F27E8A">
            <w:pPr>
              <w:jc w:val="center"/>
              <w:rPr>
                <w:sz w:val="20"/>
                <w:szCs w:val="20"/>
              </w:rPr>
            </w:pPr>
          </w:p>
        </w:tc>
      </w:tr>
      <w:tr w:rsidR="00744ACA" w14:paraId="5FE0ABB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61DC2E1"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ECA0F6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BD97D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77008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C5B0FD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C7B365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E0B14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FCB19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C353FA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1D6B44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4CE780E" w14:textId="77777777" w:rsidR="00744ACA" w:rsidRDefault="00744ACA" w:rsidP="00F27E8A">
            <w:pPr>
              <w:jc w:val="center"/>
              <w:rPr>
                <w:sz w:val="20"/>
                <w:szCs w:val="20"/>
              </w:rPr>
            </w:pPr>
          </w:p>
        </w:tc>
      </w:tr>
    </w:tbl>
    <w:p w14:paraId="16C7B082" w14:textId="77777777" w:rsidR="00BB5670" w:rsidRPr="00BB5670" w:rsidRDefault="00BB5670" w:rsidP="00BB5670">
      <w:pPr>
        <w:pStyle w:val="BodyText"/>
        <w:spacing w:after="0"/>
        <w:ind w:left="90" w:hanging="90"/>
        <w:rPr>
          <w:sz w:val="16"/>
        </w:rPr>
      </w:pPr>
      <w:commentRangeStart w:id="815"/>
      <w:r w:rsidRPr="00BB5670">
        <w:rPr>
          <w:sz w:val="16"/>
        </w:rPr>
        <w:t>^ Results not statistically reliable, n&lt;30</w:t>
      </w:r>
      <w:commentRangeEnd w:id="815"/>
      <w:r w:rsidR="00B435DA">
        <w:rPr>
          <w:rStyle w:val="CommentReference"/>
        </w:rPr>
        <w:commentReference w:id="815"/>
      </w:r>
    </w:p>
    <w:p w14:paraId="05CB1A23"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BB658F3"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D7F50DE"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184E58C0"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0AF7A38" w14:textId="77777777" w:rsidR="00BB5670" w:rsidRPr="00BB5670" w:rsidRDefault="00BB5670" w:rsidP="00BB5670">
      <w:pPr>
        <w:pStyle w:val="BodyText"/>
        <w:spacing w:after="0"/>
        <w:ind w:left="90" w:hanging="90"/>
        <w:rPr>
          <w:sz w:val="16"/>
        </w:rPr>
      </w:pPr>
      <w:r w:rsidRPr="00BB5670">
        <w:rPr>
          <w:sz w:val="16"/>
        </w:rPr>
        <w:t xml:space="preserve">Notes: </w:t>
      </w:r>
    </w:p>
    <w:p w14:paraId="36F08039"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57177AD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3ACF6830"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215A5C5B" w14:textId="0C504EFD"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5898B0E" w14:textId="744F7DC2" w:rsidR="004A6861" w:rsidRDefault="004A6861" w:rsidP="003019C5">
      <w:pPr>
        <w:pStyle w:val="Tabletitle"/>
        <w:keepLines/>
        <w:spacing w:before="240"/>
        <w:contextualSpacing/>
        <w:outlineLvl w:val="3"/>
      </w:pPr>
      <w:bookmarkStart w:id="816" w:name="_Toc50719237"/>
      <w:r w:rsidRPr="004A6861">
        <w:t>Table A</w:t>
      </w:r>
      <w:r w:rsidR="00396A13">
        <w:t>1.</w:t>
      </w:r>
      <w:r w:rsidRPr="004A6861">
        <w:t>7.</w:t>
      </w:r>
      <w:r w:rsidR="00BB5670">
        <w:t>3</w:t>
      </w:r>
      <w:r w:rsidRPr="004A6861">
        <w:t>.6: Comparison of Mean Weight-for-Height Z-scores among Children Under 5</w:t>
      </w:r>
      <w:r w:rsidR="003D4BFA">
        <w:t> </w:t>
      </w:r>
      <w:r w:rsidRPr="004A6861">
        <w:t xml:space="preserve">Years </w:t>
      </w:r>
      <w:r w:rsidR="00CD232E">
        <w:t>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6"/>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5079D5F0"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9297F20"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57FEC611" w14:textId="77777777" w:rsidR="00744ACA" w:rsidRDefault="00744ACA" w:rsidP="00F27E8A">
            <w:pPr>
              <w:jc w:val="center"/>
              <w:rPr>
                <w:b/>
                <w:bCs/>
                <w:color w:val="FFFFFF"/>
                <w:sz w:val="20"/>
                <w:szCs w:val="20"/>
              </w:rPr>
            </w:pPr>
            <w:r>
              <w:rPr>
                <w:b/>
                <w:bCs/>
                <w:color w:val="FFFFFF"/>
                <w:sz w:val="20"/>
                <w:szCs w:val="20"/>
              </w:rPr>
              <w:t xml:space="preserve">Baseline </w:t>
            </w:r>
          </w:p>
          <w:p w14:paraId="6401530A"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21DB90CF"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7F4F176F" w14:textId="77777777" w:rsidR="00744ACA" w:rsidRDefault="00744ACA" w:rsidP="00F27E8A">
            <w:pPr>
              <w:jc w:val="center"/>
              <w:rPr>
                <w:b/>
                <w:bCs/>
                <w:color w:val="FFFFFF"/>
                <w:sz w:val="20"/>
                <w:szCs w:val="20"/>
              </w:rPr>
            </w:pPr>
            <w:r>
              <w:rPr>
                <w:b/>
                <w:bCs/>
                <w:color w:val="FFFFFF"/>
                <w:sz w:val="20"/>
                <w:szCs w:val="20"/>
              </w:rPr>
              <w:t>Endline</w:t>
            </w:r>
          </w:p>
          <w:p w14:paraId="1842ED0C"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5A8C923D"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5DD326CB"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08842486"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210AB95C" w14:textId="77777777" w:rsidTr="00F27E8A">
        <w:trPr>
          <w:tblHeader/>
        </w:trPr>
        <w:tc>
          <w:tcPr>
            <w:tcW w:w="1276" w:type="pct"/>
            <w:vMerge/>
            <w:tcBorders>
              <w:top w:val="single" w:sz="4" w:space="0" w:color="auto"/>
              <w:left w:val="nil"/>
              <w:bottom w:val="nil"/>
              <w:right w:val="nil"/>
            </w:tcBorders>
            <w:vAlign w:val="center"/>
            <w:hideMark/>
          </w:tcPr>
          <w:p w14:paraId="6D1126E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460F9B5B"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5FC7C7B3"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E450F79"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0A6F489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A405BBC"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420C32CF"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6905FE2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5F4C90F"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3AD20D94"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275FCB65" w14:textId="77777777" w:rsidR="00744ACA" w:rsidRDefault="00744ACA" w:rsidP="00F27E8A">
            <w:pPr>
              <w:rPr>
                <w:b/>
                <w:bCs/>
                <w:color w:val="FFFFFF"/>
                <w:sz w:val="20"/>
                <w:szCs w:val="20"/>
              </w:rPr>
            </w:pPr>
          </w:p>
        </w:tc>
      </w:tr>
      <w:tr w:rsidR="00744ACA" w14:paraId="41786B34"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3375C5D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483333D3"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6F580F60"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2052BB0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20DDDDC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7A91D3C9"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776C493"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2600D4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29EB0A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390E282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6F26E051" w14:textId="77777777" w:rsidR="00744ACA" w:rsidRDefault="00744ACA" w:rsidP="00F27E8A">
            <w:pPr>
              <w:jc w:val="center"/>
              <w:rPr>
                <w:sz w:val="20"/>
                <w:szCs w:val="20"/>
              </w:rPr>
            </w:pPr>
          </w:p>
        </w:tc>
      </w:tr>
      <w:tr w:rsidR="00744ACA" w14:paraId="69AF0F5E" w14:textId="77777777" w:rsidTr="00F27E8A">
        <w:tc>
          <w:tcPr>
            <w:tcW w:w="1276" w:type="pct"/>
            <w:tcBorders>
              <w:top w:val="nil"/>
              <w:left w:val="nil"/>
              <w:bottom w:val="single" w:sz="4" w:space="0" w:color="auto"/>
              <w:right w:val="nil"/>
            </w:tcBorders>
            <w:shd w:val="clear" w:color="000000" w:fill="DBE7F3"/>
            <w:vAlign w:val="center"/>
            <w:hideMark/>
          </w:tcPr>
          <w:p w14:paraId="43B57365"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2318CAC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928DD8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7FC79A0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276DB0ED"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3629439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81313B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EE7D966"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F8C054E"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19B466B7"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8D54B1B" w14:textId="77777777" w:rsidR="00744ACA" w:rsidRPr="0008309A" w:rsidRDefault="00744ACA" w:rsidP="00F27E8A">
            <w:pPr>
              <w:jc w:val="center"/>
              <w:rPr>
                <w:bCs/>
                <w:sz w:val="20"/>
                <w:szCs w:val="20"/>
              </w:rPr>
            </w:pPr>
          </w:p>
        </w:tc>
      </w:tr>
      <w:tr w:rsidR="00744ACA" w14:paraId="1759602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BED6AB4"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5E23684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63A9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63F7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F12FB2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39A0D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DD4A2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3737EE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0D86CF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9D8FBA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43BDB50" w14:textId="77777777" w:rsidR="00744ACA" w:rsidRPr="0008309A" w:rsidRDefault="00744ACA" w:rsidP="00F27E8A">
            <w:pPr>
              <w:jc w:val="center"/>
              <w:rPr>
                <w:sz w:val="20"/>
                <w:szCs w:val="20"/>
              </w:rPr>
            </w:pPr>
          </w:p>
        </w:tc>
      </w:tr>
      <w:tr w:rsidR="00744ACA" w14:paraId="10A8773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AC9CA8C"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0A6C40A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5F9917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4FA9E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534D03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6249F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60DBA1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A7BCF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09690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90F4A2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9D53E6" w14:textId="77777777" w:rsidR="00744ACA" w:rsidRPr="0008309A" w:rsidRDefault="00744ACA" w:rsidP="00F27E8A">
            <w:pPr>
              <w:jc w:val="center"/>
              <w:rPr>
                <w:sz w:val="20"/>
                <w:szCs w:val="20"/>
              </w:rPr>
            </w:pPr>
          </w:p>
        </w:tc>
      </w:tr>
      <w:tr w:rsidR="00744ACA" w14:paraId="287077CB" w14:textId="77777777" w:rsidTr="00F27E8A">
        <w:tc>
          <w:tcPr>
            <w:tcW w:w="1276" w:type="pct"/>
            <w:tcBorders>
              <w:top w:val="nil"/>
              <w:left w:val="nil"/>
              <w:bottom w:val="single" w:sz="4" w:space="0" w:color="auto"/>
              <w:right w:val="nil"/>
            </w:tcBorders>
            <w:shd w:val="clear" w:color="000000" w:fill="DBE7F3"/>
            <w:vAlign w:val="center"/>
            <w:hideMark/>
          </w:tcPr>
          <w:p w14:paraId="29F18E6F"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32F206ED"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A007A55"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4F61C64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4FF6801"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0545D7A4"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36E69FF"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1DE5370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D7DB846"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B134B5E"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E3F2B65" w14:textId="77777777" w:rsidR="00744ACA" w:rsidRPr="0008309A" w:rsidRDefault="00744ACA" w:rsidP="00F27E8A">
            <w:pPr>
              <w:jc w:val="center"/>
              <w:rPr>
                <w:bCs/>
                <w:sz w:val="20"/>
                <w:szCs w:val="20"/>
              </w:rPr>
            </w:pPr>
          </w:p>
        </w:tc>
      </w:tr>
      <w:tr w:rsidR="00744ACA" w14:paraId="1D116F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B05FC3"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7256C4C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5C9148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E25B5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BC076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37518BD"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E43037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E7FEC4"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E254A3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79D15D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05BCE98" w14:textId="77777777" w:rsidR="00744ACA" w:rsidRPr="0008309A" w:rsidRDefault="00744ACA" w:rsidP="00F27E8A">
            <w:pPr>
              <w:jc w:val="center"/>
              <w:rPr>
                <w:sz w:val="20"/>
                <w:szCs w:val="20"/>
              </w:rPr>
            </w:pPr>
          </w:p>
        </w:tc>
      </w:tr>
      <w:tr w:rsidR="00744ACA" w14:paraId="4724AAC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FD5889"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23A652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7336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78CC7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ECF1AE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A46C9E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BBBA0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4DC204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BCEB15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76FC6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BDB70F" w14:textId="77777777" w:rsidR="00744ACA" w:rsidRPr="0008309A" w:rsidRDefault="00744ACA" w:rsidP="00F27E8A">
            <w:pPr>
              <w:jc w:val="center"/>
              <w:rPr>
                <w:sz w:val="20"/>
                <w:szCs w:val="20"/>
              </w:rPr>
            </w:pPr>
          </w:p>
        </w:tc>
      </w:tr>
      <w:tr w:rsidR="00744ACA" w14:paraId="7C1C0EF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B805C1"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02C1B42E"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C29EDE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9787D0"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342147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9174A1C"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D82CED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460791"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9D0A0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95E1B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0208E5" w14:textId="77777777" w:rsidR="00744ACA" w:rsidRPr="0008309A" w:rsidRDefault="00744ACA" w:rsidP="00F27E8A">
            <w:pPr>
              <w:jc w:val="center"/>
              <w:rPr>
                <w:sz w:val="20"/>
                <w:szCs w:val="20"/>
              </w:rPr>
            </w:pPr>
          </w:p>
        </w:tc>
      </w:tr>
      <w:tr w:rsidR="00744ACA" w14:paraId="4E32AB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77B28F"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1A0A101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F16EFC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DFAA24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31567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CEDBA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8CEBB37"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DF1036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B3DE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A22EAC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960461" w14:textId="77777777" w:rsidR="00744ACA" w:rsidRPr="0008309A" w:rsidRDefault="00744ACA" w:rsidP="00F27E8A">
            <w:pPr>
              <w:jc w:val="center"/>
              <w:rPr>
                <w:sz w:val="20"/>
                <w:szCs w:val="20"/>
              </w:rPr>
            </w:pPr>
          </w:p>
        </w:tc>
      </w:tr>
      <w:tr w:rsidR="00744ACA" w14:paraId="1EFAF18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DD77BA"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346CBA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FF782C"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CB1F3C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1E29B5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D6E6E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99291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CAE27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85F2AD9"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FBC07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6128165" w14:textId="77777777" w:rsidR="00744ACA" w:rsidRPr="0008309A" w:rsidRDefault="00744ACA" w:rsidP="00F27E8A">
            <w:pPr>
              <w:jc w:val="center"/>
              <w:rPr>
                <w:sz w:val="20"/>
                <w:szCs w:val="20"/>
              </w:rPr>
            </w:pPr>
          </w:p>
        </w:tc>
      </w:tr>
      <w:tr w:rsidR="00744ACA" w14:paraId="595AE436"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1C0FDEB2"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27DF1DA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3581FC25"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56B2D4C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59AD9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0A8F7F4"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D3D24F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DBF9243" w14:textId="77777777" w:rsidR="00744ACA" w:rsidRDefault="00744ACA" w:rsidP="00F27E8A">
            <w:pPr>
              <w:rPr>
                <w:b/>
                <w:bCs/>
                <w:sz w:val="20"/>
                <w:szCs w:val="20"/>
              </w:rPr>
            </w:pPr>
            <w:r>
              <w:rPr>
                <w:b/>
                <w:bCs/>
                <w:sz w:val="20"/>
                <w:szCs w:val="20"/>
              </w:rPr>
              <w:t> </w:t>
            </w:r>
          </w:p>
        </w:tc>
      </w:tr>
      <w:tr w:rsidR="00744ACA" w14:paraId="4E246A3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F1DD96"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FCE818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04C278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49560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19A5AE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99E401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70D629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8CD39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9EF8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BC28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58F7B9" w14:textId="77777777" w:rsidR="00744ACA" w:rsidRDefault="00744ACA" w:rsidP="00F27E8A">
            <w:pPr>
              <w:jc w:val="center"/>
              <w:rPr>
                <w:sz w:val="20"/>
                <w:szCs w:val="20"/>
              </w:rPr>
            </w:pPr>
          </w:p>
        </w:tc>
      </w:tr>
      <w:tr w:rsidR="00744ACA" w14:paraId="4B90E6D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60BC37A"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6C5717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41C57F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677D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347022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2B4E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66753D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508023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4B0BF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D17F8B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BACB462" w14:textId="77777777" w:rsidR="00744ACA" w:rsidRDefault="00744ACA" w:rsidP="00F27E8A">
            <w:pPr>
              <w:jc w:val="center"/>
              <w:rPr>
                <w:sz w:val="20"/>
                <w:szCs w:val="20"/>
              </w:rPr>
            </w:pPr>
          </w:p>
        </w:tc>
      </w:tr>
      <w:tr w:rsidR="00744ACA" w14:paraId="0E3AFA1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0F4E51B"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1E06013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6994F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884967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8DC2D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78FAB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A3615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7E4522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307CE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34A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73E5B22" w14:textId="77777777" w:rsidR="00744ACA" w:rsidRDefault="00744ACA" w:rsidP="00F27E8A">
            <w:pPr>
              <w:jc w:val="center"/>
              <w:rPr>
                <w:sz w:val="20"/>
                <w:szCs w:val="20"/>
              </w:rPr>
            </w:pPr>
          </w:p>
        </w:tc>
      </w:tr>
      <w:tr w:rsidR="00744ACA" w14:paraId="54A648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79872C3"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7E775D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53C64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CEB12B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13A172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96113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2089E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586CF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E59231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A3D77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8CB26F" w14:textId="77777777" w:rsidR="00744ACA" w:rsidRDefault="00744ACA" w:rsidP="00F27E8A">
            <w:pPr>
              <w:jc w:val="center"/>
              <w:rPr>
                <w:sz w:val="20"/>
                <w:szCs w:val="20"/>
              </w:rPr>
            </w:pPr>
          </w:p>
        </w:tc>
      </w:tr>
      <w:tr w:rsidR="00744ACA" w14:paraId="1D80C95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A45CF35"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332AC8F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6CAC1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312813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7F4D24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34EFA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DB848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B792B1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27682E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8862D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455954" w14:textId="77777777" w:rsidR="00744ACA" w:rsidRDefault="00744ACA" w:rsidP="00F27E8A">
            <w:pPr>
              <w:jc w:val="center"/>
              <w:rPr>
                <w:sz w:val="20"/>
                <w:szCs w:val="20"/>
              </w:rPr>
            </w:pPr>
          </w:p>
        </w:tc>
      </w:tr>
      <w:tr w:rsidR="00744ACA" w14:paraId="7655F8E9" w14:textId="77777777" w:rsidTr="00F27E8A">
        <w:tc>
          <w:tcPr>
            <w:tcW w:w="1811" w:type="pct"/>
            <w:gridSpan w:val="2"/>
            <w:tcBorders>
              <w:top w:val="nil"/>
              <w:left w:val="nil"/>
              <w:bottom w:val="single" w:sz="4" w:space="0" w:color="auto"/>
              <w:right w:val="nil"/>
            </w:tcBorders>
            <w:shd w:val="clear" w:color="000000" w:fill="DBE7F3"/>
            <w:vAlign w:val="center"/>
            <w:hideMark/>
          </w:tcPr>
          <w:p w14:paraId="70B85EE0"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6C1C9C87"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20ADC947"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460F615D"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7170BF1"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32109E"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5DB43EBC"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66D79B1F"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866D285"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BA7257D" w14:textId="77777777" w:rsidR="00744ACA" w:rsidRDefault="00744ACA" w:rsidP="00F27E8A">
            <w:pPr>
              <w:rPr>
                <w:b/>
                <w:bCs/>
                <w:sz w:val="20"/>
                <w:szCs w:val="20"/>
              </w:rPr>
            </w:pPr>
            <w:r>
              <w:rPr>
                <w:b/>
                <w:bCs/>
                <w:sz w:val="20"/>
                <w:szCs w:val="20"/>
              </w:rPr>
              <w:t> </w:t>
            </w:r>
          </w:p>
        </w:tc>
      </w:tr>
      <w:tr w:rsidR="00744ACA" w14:paraId="28BA079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B3AEDF1"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7EC7149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66D96C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53D696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01F8A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6ACDC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9ED4C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854996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08DBB1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850387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89289B6" w14:textId="77777777" w:rsidR="00744ACA" w:rsidRDefault="00744ACA" w:rsidP="00F27E8A">
            <w:pPr>
              <w:jc w:val="center"/>
              <w:rPr>
                <w:sz w:val="20"/>
                <w:szCs w:val="20"/>
              </w:rPr>
            </w:pPr>
          </w:p>
        </w:tc>
      </w:tr>
      <w:tr w:rsidR="00744ACA" w14:paraId="6062D075"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3C16102"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2CB32B9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09C43F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5E7CA6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84C6E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7293E2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4336E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19E7E6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65307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D01B58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9DC387" w14:textId="77777777" w:rsidR="00744ACA" w:rsidRDefault="00744ACA" w:rsidP="00F27E8A">
            <w:pPr>
              <w:jc w:val="center"/>
              <w:rPr>
                <w:sz w:val="20"/>
                <w:szCs w:val="20"/>
              </w:rPr>
            </w:pPr>
          </w:p>
        </w:tc>
      </w:tr>
      <w:tr w:rsidR="00744ACA" w14:paraId="26BC5AC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9E3FE1B"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4A9837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8FBCC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4AE72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192A57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1E2F8C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B6F0B2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0C236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B7C5E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F30A07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789A644" w14:textId="77777777" w:rsidR="00744ACA" w:rsidRDefault="00744ACA" w:rsidP="00F27E8A">
            <w:pPr>
              <w:jc w:val="center"/>
              <w:rPr>
                <w:sz w:val="20"/>
                <w:szCs w:val="20"/>
              </w:rPr>
            </w:pPr>
          </w:p>
        </w:tc>
      </w:tr>
      <w:tr w:rsidR="00744ACA" w14:paraId="524DF8D5"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22F3DA4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000A19B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89F46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71C24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035E68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D94AE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11BE19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5AABD1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24132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CFEF70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70B01" w14:textId="77777777" w:rsidR="00744ACA" w:rsidRDefault="00744ACA" w:rsidP="00F27E8A">
            <w:pPr>
              <w:jc w:val="center"/>
              <w:rPr>
                <w:sz w:val="20"/>
                <w:szCs w:val="20"/>
              </w:rPr>
            </w:pPr>
          </w:p>
        </w:tc>
      </w:tr>
      <w:tr w:rsidR="00744ACA" w14:paraId="7FE2E8CE" w14:textId="77777777" w:rsidTr="00F27E8A">
        <w:tc>
          <w:tcPr>
            <w:tcW w:w="1276" w:type="pct"/>
            <w:tcBorders>
              <w:top w:val="nil"/>
              <w:left w:val="nil"/>
              <w:bottom w:val="single" w:sz="4" w:space="0" w:color="auto"/>
              <w:right w:val="nil"/>
            </w:tcBorders>
            <w:shd w:val="clear" w:color="000000" w:fill="DBE7F3"/>
            <w:vAlign w:val="center"/>
            <w:hideMark/>
          </w:tcPr>
          <w:p w14:paraId="144FEA8F"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58E627F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0993662"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0C811C9"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765F311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CEB6732"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2DE2BE36"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EA7D74F"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37FBECA8"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56B2C5B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2357F1C5" w14:textId="77777777" w:rsidR="00744ACA" w:rsidRDefault="00744ACA" w:rsidP="00F27E8A">
            <w:pPr>
              <w:jc w:val="center"/>
              <w:rPr>
                <w:b/>
                <w:bCs/>
                <w:sz w:val="20"/>
                <w:szCs w:val="20"/>
              </w:rPr>
            </w:pPr>
          </w:p>
        </w:tc>
      </w:tr>
      <w:tr w:rsidR="00744ACA" w14:paraId="269B4FF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F0A29A9"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03ED17E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BBCFA4"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51999A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229462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47645B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85DC38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227BB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5F0F06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74264F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975DC" w14:textId="77777777" w:rsidR="00744ACA" w:rsidRDefault="00744ACA" w:rsidP="00F27E8A">
            <w:pPr>
              <w:jc w:val="center"/>
              <w:rPr>
                <w:sz w:val="20"/>
                <w:szCs w:val="20"/>
              </w:rPr>
            </w:pPr>
          </w:p>
        </w:tc>
      </w:tr>
      <w:tr w:rsidR="00744ACA" w14:paraId="2858B2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F58794C"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032310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08F99E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103452"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8B3FBD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2BD2317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9C0768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8FD9C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54A2A51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A488F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9269617" w14:textId="77777777" w:rsidR="00744ACA" w:rsidRDefault="00744ACA" w:rsidP="00F27E8A">
            <w:pPr>
              <w:jc w:val="center"/>
              <w:rPr>
                <w:sz w:val="20"/>
                <w:szCs w:val="20"/>
              </w:rPr>
            </w:pPr>
          </w:p>
        </w:tc>
      </w:tr>
      <w:tr w:rsidR="00744ACA" w14:paraId="5AA560D3" w14:textId="77777777" w:rsidTr="00F27E8A">
        <w:tc>
          <w:tcPr>
            <w:tcW w:w="1276" w:type="pct"/>
            <w:tcBorders>
              <w:top w:val="nil"/>
              <w:left w:val="nil"/>
              <w:bottom w:val="single" w:sz="4" w:space="0" w:color="auto"/>
              <w:right w:val="nil"/>
            </w:tcBorders>
            <w:shd w:val="clear" w:color="000000" w:fill="DBE7F3"/>
            <w:vAlign w:val="center"/>
            <w:hideMark/>
          </w:tcPr>
          <w:p w14:paraId="6DCB1A71"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3C25677"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717BDEFB"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8263586"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2CE036B7"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309FC69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C91C2CD"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7EEB24A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DEA60B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38CB63A"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0837AAF0" w14:textId="77777777" w:rsidR="00744ACA" w:rsidRDefault="00744ACA" w:rsidP="00F27E8A">
            <w:pPr>
              <w:jc w:val="center"/>
              <w:rPr>
                <w:b/>
                <w:bCs/>
                <w:sz w:val="20"/>
                <w:szCs w:val="20"/>
              </w:rPr>
            </w:pPr>
          </w:p>
        </w:tc>
      </w:tr>
      <w:tr w:rsidR="00744ACA" w14:paraId="5182EEE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805BDE"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785105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751AAE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157F5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2DAE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550060"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FC33A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15639CD"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3F446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4C7AA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A09B574" w14:textId="77777777" w:rsidR="00744ACA" w:rsidRDefault="00744ACA" w:rsidP="00F27E8A">
            <w:pPr>
              <w:jc w:val="center"/>
              <w:rPr>
                <w:sz w:val="20"/>
                <w:szCs w:val="20"/>
              </w:rPr>
            </w:pPr>
          </w:p>
        </w:tc>
      </w:tr>
      <w:tr w:rsidR="00744ACA" w14:paraId="6BA62DC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13932C"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3501B98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E365E6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6CFAB3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7E95AF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538FB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BD657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E9E44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9E7B9D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D1F1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62F9CFC" w14:textId="77777777" w:rsidR="00744ACA" w:rsidRDefault="00744ACA" w:rsidP="00F27E8A">
            <w:pPr>
              <w:jc w:val="center"/>
              <w:rPr>
                <w:sz w:val="20"/>
                <w:szCs w:val="20"/>
              </w:rPr>
            </w:pPr>
          </w:p>
        </w:tc>
      </w:tr>
      <w:tr w:rsidR="00744ACA" w14:paraId="39E897C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1385C3A"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4A370AF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AD77A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D449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C150C7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E8D18CF"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5FDB1A4"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0949E8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31C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6BF0A8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A04EC43" w14:textId="77777777" w:rsidR="00744ACA" w:rsidRDefault="00744ACA" w:rsidP="00F27E8A">
            <w:pPr>
              <w:jc w:val="center"/>
              <w:rPr>
                <w:sz w:val="20"/>
                <w:szCs w:val="20"/>
              </w:rPr>
            </w:pPr>
          </w:p>
        </w:tc>
      </w:tr>
    </w:tbl>
    <w:p w14:paraId="29A60385" w14:textId="77777777" w:rsidR="00BB5670" w:rsidRPr="00BB5670" w:rsidRDefault="00BB5670" w:rsidP="00BB5670">
      <w:pPr>
        <w:pStyle w:val="BodyText"/>
        <w:spacing w:after="0"/>
        <w:ind w:left="90" w:hanging="90"/>
        <w:rPr>
          <w:sz w:val="16"/>
        </w:rPr>
      </w:pPr>
      <w:commentRangeStart w:id="817"/>
      <w:r w:rsidRPr="00BB5670">
        <w:rPr>
          <w:sz w:val="16"/>
        </w:rPr>
        <w:t>^ Results not statistically reliable, n&lt;30</w:t>
      </w:r>
      <w:commentRangeEnd w:id="817"/>
      <w:r w:rsidR="00B435DA">
        <w:rPr>
          <w:rStyle w:val="CommentReference"/>
        </w:rPr>
        <w:commentReference w:id="817"/>
      </w:r>
    </w:p>
    <w:p w14:paraId="60E1D03E"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51FECCF0"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3708FB0A"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E937F07"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2B7D2BED" w14:textId="77777777" w:rsidR="00BB5670" w:rsidRPr="00BB5670" w:rsidRDefault="00BB5670" w:rsidP="00BB5670">
      <w:pPr>
        <w:pStyle w:val="BodyText"/>
        <w:spacing w:after="0"/>
        <w:ind w:left="90" w:hanging="90"/>
        <w:rPr>
          <w:sz w:val="16"/>
        </w:rPr>
      </w:pPr>
      <w:r w:rsidRPr="00BB5670">
        <w:rPr>
          <w:sz w:val="16"/>
        </w:rPr>
        <w:t xml:space="preserve">Notes: </w:t>
      </w:r>
    </w:p>
    <w:p w14:paraId="7C0AEAA7"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1D2C583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9414817"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729ABF8F" w14:textId="26DA49DA"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065973A2" w14:textId="7CE492EB" w:rsidR="004A6861" w:rsidRDefault="004A6861" w:rsidP="003019C5">
      <w:pPr>
        <w:pStyle w:val="Tabletitle"/>
        <w:keepLines/>
        <w:spacing w:before="240"/>
        <w:contextualSpacing/>
        <w:outlineLvl w:val="3"/>
      </w:pPr>
      <w:bookmarkStart w:id="818" w:name="_Toc50719238"/>
      <w:r w:rsidRPr="004A6861">
        <w:t>Table A</w:t>
      </w:r>
      <w:r w:rsidR="00396A13">
        <w:t>1.</w:t>
      </w:r>
      <w:r w:rsidRPr="004A6861">
        <w:t>7.</w:t>
      </w:r>
      <w:r w:rsidR="00BB5670">
        <w:t>4</w:t>
      </w:r>
      <w:r w:rsidRPr="004A6861">
        <w:t>.1: Comparison of Prevalence of Severely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18"/>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C57F9ED"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2B13E4DE"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353FF33D" w14:textId="77777777" w:rsidR="00744ACA" w:rsidRDefault="00744ACA" w:rsidP="00F27E8A">
            <w:pPr>
              <w:jc w:val="center"/>
              <w:rPr>
                <w:b/>
                <w:bCs/>
                <w:color w:val="FFFFFF"/>
                <w:sz w:val="20"/>
                <w:szCs w:val="20"/>
              </w:rPr>
            </w:pPr>
            <w:r>
              <w:rPr>
                <w:b/>
                <w:bCs/>
                <w:color w:val="FFFFFF"/>
                <w:sz w:val="20"/>
                <w:szCs w:val="20"/>
              </w:rPr>
              <w:t xml:space="preserve">Baseline </w:t>
            </w:r>
          </w:p>
          <w:p w14:paraId="716335C9"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06135CEE"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2FE0C225" w14:textId="77777777" w:rsidR="00744ACA" w:rsidRDefault="00744ACA" w:rsidP="00F27E8A">
            <w:pPr>
              <w:jc w:val="center"/>
              <w:rPr>
                <w:b/>
                <w:bCs/>
                <w:color w:val="FFFFFF"/>
                <w:sz w:val="20"/>
                <w:szCs w:val="20"/>
              </w:rPr>
            </w:pPr>
            <w:r>
              <w:rPr>
                <w:b/>
                <w:bCs/>
                <w:color w:val="FFFFFF"/>
                <w:sz w:val="20"/>
                <w:szCs w:val="20"/>
              </w:rPr>
              <w:t>Endline</w:t>
            </w:r>
          </w:p>
          <w:p w14:paraId="5C84DB4F"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6FDE45AE"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D241833"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2CC13D43"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7B7324BA" w14:textId="77777777" w:rsidTr="00F27E8A">
        <w:trPr>
          <w:tblHeader/>
        </w:trPr>
        <w:tc>
          <w:tcPr>
            <w:tcW w:w="1276" w:type="pct"/>
            <w:vMerge/>
            <w:tcBorders>
              <w:top w:val="single" w:sz="4" w:space="0" w:color="auto"/>
              <w:left w:val="nil"/>
              <w:bottom w:val="nil"/>
              <w:right w:val="nil"/>
            </w:tcBorders>
            <w:vAlign w:val="center"/>
            <w:hideMark/>
          </w:tcPr>
          <w:p w14:paraId="261BB09F"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0F538E18"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nil"/>
              <w:right w:val="nil"/>
            </w:tcBorders>
            <w:shd w:val="clear" w:color="000000" w:fill="387990"/>
          </w:tcPr>
          <w:p w14:paraId="137EE964"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nil"/>
              <w:right w:val="nil"/>
            </w:tcBorders>
            <w:shd w:val="clear" w:color="000000" w:fill="387990"/>
            <w:vAlign w:val="bottom"/>
            <w:hideMark/>
          </w:tcPr>
          <w:p w14:paraId="06CC5D6D"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000000"/>
              <w:right w:val="nil"/>
            </w:tcBorders>
            <w:vAlign w:val="center"/>
            <w:hideMark/>
          </w:tcPr>
          <w:p w14:paraId="6928C5A2"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5C32CA0A"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nil"/>
              <w:right w:val="nil"/>
            </w:tcBorders>
            <w:shd w:val="clear" w:color="000000" w:fill="387990"/>
          </w:tcPr>
          <w:p w14:paraId="237DDAF2"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nil"/>
              <w:right w:val="nil"/>
            </w:tcBorders>
            <w:shd w:val="clear" w:color="000000" w:fill="387990"/>
            <w:vAlign w:val="bottom"/>
            <w:hideMark/>
          </w:tcPr>
          <w:p w14:paraId="2E452C50"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000000"/>
              <w:right w:val="nil"/>
            </w:tcBorders>
            <w:vAlign w:val="center"/>
            <w:hideMark/>
          </w:tcPr>
          <w:p w14:paraId="2EC1CDF5" w14:textId="77777777" w:rsidR="00744ACA" w:rsidRDefault="00744ACA" w:rsidP="00F27E8A">
            <w:pPr>
              <w:rPr>
                <w:b/>
                <w:bCs/>
                <w:color w:val="FFFFFF"/>
                <w:sz w:val="20"/>
                <w:szCs w:val="20"/>
              </w:rPr>
            </w:pPr>
          </w:p>
        </w:tc>
        <w:tc>
          <w:tcPr>
            <w:tcW w:w="386" w:type="pct"/>
            <w:vMerge/>
            <w:tcBorders>
              <w:left w:val="nil"/>
              <w:bottom w:val="single" w:sz="4" w:space="0" w:color="000000"/>
              <w:right w:val="nil"/>
            </w:tcBorders>
            <w:vAlign w:val="center"/>
            <w:hideMark/>
          </w:tcPr>
          <w:p w14:paraId="5C070220" w14:textId="77777777" w:rsidR="00744ACA" w:rsidRDefault="00744ACA" w:rsidP="00F27E8A">
            <w:pPr>
              <w:rPr>
                <w:b/>
                <w:bCs/>
                <w:color w:val="FFFFFF"/>
                <w:sz w:val="20"/>
                <w:szCs w:val="20"/>
              </w:rPr>
            </w:pPr>
          </w:p>
        </w:tc>
        <w:tc>
          <w:tcPr>
            <w:tcW w:w="217" w:type="pct"/>
            <w:vMerge/>
            <w:tcBorders>
              <w:left w:val="nil"/>
              <w:bottom w:val="single" w:sz="4" w:space="0" w:color="000000"/>
              <w:right w:val="nil"/>
            </w:tcBorders>
            <w:vAlign w:val="center"/>
            <w:hideMark/>
          </w:tcPr>
          <w:p w14:paraId="13E96277" w14:textId="77777777" w:rsidR="00744ACA" w:rsidRDefault="00744ACA" w:rsidP="00F27E8A">
            <w:pPr>
              <w:rPr>
                <w:b/>
                <w:bCs/>
                <w:color w:val="FFFFFF"/>
                <w:sz w:val="20"/>
                <w:szCs w:val="20"/>
              </w:rPr>
            </w:pPr>
          </w:p>
        </w:tc>
      </w:tr>
      <w:tr w:rsidR="00744ACA" w14:paraId="5BBD09D9" w14:textId="77777777" w:rsidTr="00F27E8A">
        <w:tc>
          <w:tcPr>
            <w:tcW w:w="1276" w:type="pct"/>
            <w:tcBorders>
              <w:top w:val="single" w:sz="4" w:space="0" w:color="auto"/>
              <w:left w:val="nil"/>
              <w:bottom w:val="single" w:sz="4" w:space="0" w:color="auto"/>
              <w:right w:val="nil"/>
            </w:tcBorders>
            <w:shd w:val="clear" w:color="auto" w:fill="auto"/>
            <w:vAlign w:val="center"/>
            <w:hideMark/>
          </w:tcPr>
          <w:p w14:paraId="0B54E7F0" w14:textId="77777777" w:rsidR="00744ACA" w:rsidRDefault="00744ACA" w:rsidP="00F27E8A">
            <w:pPr>
              <w:ind w:left="90"/>
              <w:rPr>
                <w:b/>
                <w:bCs/>
                <w:sz w:val="20"/>
                <w:szCs w:val="20"/>
              </w:rPr>
            </w:pPr>
            <w:r>
              <w:rPr>
                <w:b/>
                <w:bCs/>
                <w:sz w:val="20"/>
                <w:szCs w:val="20"/>
              </w:rPr>
              <w:t>All children under 5 years of age</w:t>
            </w:r>
          </w:p>
        </w:tc>
        <w:tc>
          <w:tcPr>
            <w:tcW w:w="535" w:type="pct"/>
            <w:tcBorders>
              <w:top w:val="nil"/>
              <w:left w:val="nil"/>
              <w:bottom w:val="single" w:sz="4" w:space="0" w:color="auto"/>
              <w:right w:val="nil"/>
            </w:tcBorders>
            <w:shd w:val="clear" w:color="auto" w:fill="auto"/>
            <w:vAlign w:val="center"/>
          </w:tcPr>
          <w:p w14:paraId="5352991C"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22C8A67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06A7985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tcPr>
          <w:p w14:paraId="668B613F"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tcPr>
          <w:p w14:paraId="0C1E9777"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CA56116"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3F8A4CF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tcPr>
          <w:p w14:paraId="37B6FCD1"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tcPr>
          <w:p w14:paraId="020D9F0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tcPr>
          <w:p w14:paraId="5F9B168D" w14:textId="77777777" w:rsidR="00744ACA" w:rsidRDefault="00744ACA" w:rsidP="00F27E8A">
            <w:pPr>
              <w:jc w:val="center"/>
              <w:rPr>
                <w:sz w:val="20"/>
                <w:szCs w:val="20"/>
              </w:rPr>
            </w:pPr>
          </w:p>
        </w:tc>
      </w:tr>
      <w:tr w:rsidR="00744ACA" w14:paraId="24418DBA" w14:textId="77777777" w:rsidTr="00F27E8A">
        <w:tc>
          <w:tcPr>
            <w:tcW w:w="1276" w:type="pct"/>
            <w:tcBorders>
              <w:top w:val="nil"/>
              <w:left w:val="nil"/>
              <w:bottom w:val="single" w:sz="4" w:space="0" w:color="auto"/>
              <w:right w:val="nil"/>
            </w:tcBorders>
            <w:shd w:val="clear" w:color="000000" w:fill="DBE7F3"/>
            <w:vAlign w:val="center"/>
            <w:hideMark/>
          </w:tcPr>
          <w:p w14:paraId="7E2FA684"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6CD9C2C3"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911B5A9"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37731A4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55C47980"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6D75FD9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28D63E3"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653DEEED"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403F6C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771F13B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7E447B77" w14:textId="77777777" w:rsidR="00744ACA" w:rsidRPr="0008309A" w:rsidRDefault="00744ACA" w:rsidP="00F27E8A">
            <w:pPr>
              <w:jc w:val="center"/>
              <w:rPr>
                <w:bCs/>
                <w:sz w:val="20"/>
                <w:szCs w:val="20"/>
              </w:rPr>
            </w:pPr>
          </w:p>
        </w:tc>
      </w:tr>
      <w:tr w:rsidR="00744ACA" w14:paraId="5A9E5C1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1E6D80A"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FAA55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DA5CCC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CAECF47"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952CBD4"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6279B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4E4BC1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611CC26"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D1B44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FF00C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7CCE5F3" w14:textId="77777777" w:rsidR="00744ACA" w:rsidRPr="0008309A" w:rsidRDefault="00744ACA" w:rsidP="00F27E8A">
            <w:pPr>
              <w:jc w:val="center"/>
              <w:rPr>
                <w:sz w:val="20"/>
                <w:szCs w:val="20"/>
              </w:rPr>
            </w:pPr>
          </w:p>
        </w:tc>
      </w:tr>
      <w:tr w:rsidR="00744ACA" w14:paraId="1CAA57A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83FBCC5"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10397FF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EE517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9B800F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3091F0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F8249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DA06E8D"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EBDEBF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124D4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42B81E0"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4222320" w14:textId="77777777" w:rsidR="00744ACA" w:rsidRPr="0008309A" w:rsidRDefault="00744ACA" w:rsidP="00F27E8A">
            <w:pPr>
              <w:jc w:val="center"/>
              <w:rPr>
                <w:sz w:val="20"/>
                <w:szCs w:val="20"/>
              </w:rPr>
            </w:pPr>
          </w:p>
        </w:tc>
      </w:tr>
      <w:tr w:rsidR="00744ACA" w14:paraId="2F15E458" w14:textId="77777777" w:rsidTr="00F27E8A">
        <w:tc>
          <w:tcPr>
            <w:tcW w:w="1276" w:type="pct"/>
            <w:tcBorders>
              <w:top w:val="nil"/>
              <w:left w:val="nil"/>
              <w:bottom w:val="single" w:sz="4" w:space="0" w:color="auto"/>
              <w:right w:val="nil"/>
            </w:tcBorders>
            <w:shd w:val="clear" w:color="000000" w:fill="DBE7F3"/>
            <w:vAlign w:val="center"/>
            <w:hideMark/>
          </w:tcPr>
          <w:p w14:paraId="4DF21B2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5C09884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74BEF4F2"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5CC7D53C"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794C393B"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C3C95D9"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B4DAB21"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DAAF03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11CE8F61"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3C5F3975"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2C2C0057" w14:textId="77777777" w:rsidR="00744ACA" w:rsidRPr="0008309A" w:rsidRDefault="00744ACA" w:rsidP="00F27E8A">
            <w:pPr>
              <w:jc w:val="center"/>
              <w:rPr>
                <w:bCs/>
                <w:sz w:val="20"/>
                <w:szCs w:val="20"/>
              </w:rPr>
            </w:pPr>
          </w:p>
        </w:tc>
      </w:tr>
      <w:tr w:rsidR="00744ACA" w14:paraId="686075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E5DC88"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0E4A421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1D57F56"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82D512"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34CA4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842306F"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48F63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1A079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A2693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AAA39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352BE6F" w14:textId="77777777" w:rsidR="00744ACA" w:rsidRPr="0008309A" w:rsidRDefault="00744ACA" w:rsidP="00F27E8A">
            <w:pPr>
              <w:jc w:val="center"/>
              <w:rPr>
                <w:sz w:val="20"/>
                <w:szCs w:val="20"/>
              </w:rPr>
            </w:pPr>
          </w:p>
        </w:tc>
      </w:tr>
      <w:tr w:rsidR="00744ACA" w14:paraId="58011CB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782CD0B"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001068C"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6503B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84D9CE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4889CE3"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7F783F0"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D8D4F0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1C916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0033DE4"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6A1803"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28102A" w14:textId="77777777" w:rsidR="00744ACA" w:rsidRPr="0008309A" w:rsidRDefault="00744ACA" w:rsidP="00F27E8A">
            <w:pPr>
              <w:jc w:val="center"/>
              <w:rPr>
                <w:sz w:val="20"/>
                <w:szCs w:val="20"/>
              </w:rPr>
            </w:pPr>
          </w:p>
        </w:tc>
      </w:tr>
      <w:tr w:rsidR="00744ACA" w14:paraId="2AA227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B82D57"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DB042A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DFA485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5B6814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58B7AA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2ED5966"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8B53C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19DC3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D216160"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4A1795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1B8D3CE" w14:textId="77777777" w:rsidR="00744ACA" w:rsidRPr="0008309A" w:rsidRDefault="00744ACA" w:rsidP="00F27E8A">
            <w:pPr>
              <w:jc w:val="center"/>
              <w:rPr>
                <w:sz w:val="20"/>
                <w:szCs w:val="20"/>
              </w:rPr>
            </w:pPr>
          </w:p>
        </w:tc>
      </w:tr>
      <w:tr w:rsidR="00744ACA" w14:paraId="053C37BF"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9C3032A"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395D3042"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711313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98D6C6"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74700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FB81F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3B568B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18051F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2D4230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F5192C6"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77882BD" w14:textId="77777777" w:rsidR="00744ACA" w:rsidRPr="0008309A" w:rsidRDefault="00744ACA" w:rsidP="00F27E8A">
            <w:pPr>
              <w:jc w:val="center"/>
              <w:rPr>
                <w:sz w:val="20"/>
                <w:szCs w:val="20"/>
              </w:rPr>
            </w:pPr>
          </w:p>
        </w:tc>
      </w:tr>
      <w:tr w:rsidR="00744ACA" w14:paraId="3D5360F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335EDE"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37CB6B9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EBBDA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BD766D1"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902DC7"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338FA92"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16D42"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7F95BF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44ACFA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50E06B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624D02F" w14:textId="77777777" w:rsidR="00744ACA" w:rsidRPr="0008309A" w:rsidRDefault="00744ACA" w:rsidP="00F27E8A">
            <w:pPr>
              <w:jc w:val="center"/>
              <w:rPr>
                <w:sz w:val="20"/>
                <w:szCs w:val="20"/>
              </w:rPr>
            </w:pPr>
          </w:p>
        </w:tc>
      </w:tr>
      <w:tr w:rsidR="00744ACA" w14:paraId="3A74E47A"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42BC691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511813A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3B7FE3D"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4A11F95"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14458487"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49F9EA03"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3934D0F"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4FFF55E" w14:textId="77777777" w:rsidR="00744ACA" w:rsidRDefault="00744ACA" w:rsidP="00F27E8A">
            <w:pPr>
              <w:rPr>
                <w:b/>
                <w:bCs/>
                <w:sz w:val="20"/>
                <w:szCs w:val="20"/>
              </w:rPr>
            </w:pPr>
            <w:r>
              <w:rPr>
                <w:b/>
                <w:bCs/>
                <w:sz w:val="20"/>
                <w:szCs w:val="20"/>
              </w:rPr>
              <w:t> </w:t>
            </w:r>
          </w:p>
        </w:tc>
      </w:tr>
      <w:tr w:rsidR="00744ACA" w14:paraId="5A6CF17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6DE12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5F6478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C7A46A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F659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AD935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9F3C72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82C370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346E34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8AD4D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613399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A94D2F0" w14:textId="77777777" w:rsidR="00744ACA" w:rsidRDefault="00744ACA" w:rsidP="00F27E8A">
            <w:pPr>
              <w:jc w:val="center"/>
              <w:rPr>
                <w:sz w:val="20"/>
                <w:szCs w:val="20"/>
              </w:rPr>
            </w:pPr>
          </w:p>
        </w:tc>
      </w:tr>
      <w:tr w:rsidR="00744ACA" w14:paraId="5381F0D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07754F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1D045F0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BF5A3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6F446A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4611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16C63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7BEA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87F7A1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7C43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27793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61157C" w14:textId="77777777" w:rsidR="00744ACA" w:rsidRDefault="00744ACA" w:rsidP="00F27E8A">
            <w:pPr>
              <w:jc w:val="center"/>
              <w:rPr>
                <w:sz w:val="20"/>
                <w:szCs w:val="20"/>
              </w:rPr>
            </w:pPr>
          </w:p>
        </w:tc>
      </w:tr>
      <w:tr w:rsidR="00744ACA" w14:paraId="59297E0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B0255AE"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39DD6A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9412B8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2F7F8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3B712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C7181B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98B516E"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0BFC91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892794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64397A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A1D82A2" w14:textId="77777777" w:rsidR="00744ACA" w:rsidRDefault="00744ACA" w:rsidP="00F27E8A">
            <w:pPr>
              <w:jc w:val="center"/>
              <w:rPr>
                <w:sz w:val="20"/>
                <w:szCs w:val="20"/>
              </w:rPr>
            </w:pPr>
          </w:p>
        </w:tc>
      </w:tr>
      <w:tr w:rsidR="00744ACA" w14:paraId="7D4775B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7D5CD02"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0268B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B392A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10DF6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B91A1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2A3F5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ECCD0C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272833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219B4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A4F67C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34E48B0" w14:textId="77777777" w:rsidR="00744ACA" w:rsidRDefault="00744ACA" w:rsidP="00F27E8A">
            <w:pPr>
              <w:jc w:val="center"/>
              <w:rPr>
                <w:sz w:val="20"/>
                <w:szCs w:val="20"/>
              </w:rPr>
            </w:pPr>
          </w:p>
        </w:tc>
      </w:tr>
      <w:tr w:rsidR="00744ACA" w14:paraId="10B8AC0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97B7E9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51B3440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45F26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771FB5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C3235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B2FEDC4"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8C1495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A27D0A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47D1B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8916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C291FE0" w14:textId="77777777" w:rsidR="00744ACA" w:rsidRDefault="00744ACA" w:rsidP="00F27E8A">
            <w:pPr>
              <w:jc w:val="center"/>
              <w:rPr>
                <w:sz w:val="20"/>
                <w:szCs w:val="20"/>
              </w:rPr>
            </w:pPr>
          </w:p>
        </w:tc>
      </w:tr>
      <w:tr w:rsidR="00744ACA" w14:paraId="1B5B301A" w14:textId="77777777" w:rsidTr="00F27E8A">
        <w:tc>
          <w:tcPr>
            <w:tcW w:w="1811" w:type="pct"/>
            <w:gridSpan w:val="2"/>
            <w:tcBorders>
              <w:top w:val="nil"/>
              <w:left w:val="nil"/>
              <w:bottom w:val="single" w:sz="4" w:space="0" w:color="auto"/>
              <w:right w:val="nil"/>
            </w:tcBorders>
            <w:shd w:val="clear" w:color="000000" w:fill="DBE7F3"/>
            <w:vAlign w:val="center"/>
            <w:hideMark/>
          </w:tcPr>
          <w:p w14:paraId="17ACE968"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5F82F23A"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D9384CB"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F5A44E6"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25120DA3"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40A1F72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092DA26"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3CC7B4E1"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5472E3BE"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5697DF37" w14:textId="77777777" w:rsidR="00744ACA" w:rsidRDefault="00744ACA" w:rsidP="00F27E8A">
            <w:pPr>
              <w:rPr>
                <w:b/>
                <w:bCs/>
                <w:sz w:val="20"/>
                <w:szCs w:val="20"/>
              </w:rPr>
            </w:pPr>
            <w:r>
              <w:rPr>
                <w:b/>
                <w:bCs/>
                <w:sz w:val="20"/>
                <w:szCs w:val="20"/>
              </w:rPr>
              <w:t> </w:t>
            </w:r>
          </w:p>
        </w:tc>
      </w:tr>
      <w:tr w:rsidR="00744ACA" w14:paraId="2643104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51173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05F51EB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A7CB4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2E9EF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943AD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A272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619C49D"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59874BB"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C2FE8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AB5D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34BCFC" w14:textId="77777777" w:rsidR="00744ACA" w:rsidRDefault="00744ACA" w:rsidP="00F27E8A">
            <w:pPr>
              <w:jc w:val="center"/>
              <w:rPr>
                <w:sz w:val="20"/>
                <w:szCs w:val="20"/>
              </w:rPr>
            </w:pPr>
          </w:p>
        </w:tc>
      </w:tr>
      <w:tr w:rsidR="00744ACA" w14:paraId="32FE126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5D429AA"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674F4F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8AD8FB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56EAE2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21CE09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8E1F94D"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025A1A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EB7D4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D5CE8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056626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D0AD0EE" w14:textId="77777777" w:rsidR="00744ACA" w:rsidRDefault="00744ACA" w:rsidP="00F27E8A">
            <w:pPr>
              <w:jc w:val="center"/>
              <w:rPr>
                <w:sz w:val="20"/>
                <w:szCs w:val="20"/>
              </w:rPr>
            </w:pPr>
          </w:p>
        </w:tc>
      </w:tr>
      <w:tr w:rsidR="00744ACA" w14:paraId="47594DE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815C2E0"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5E1FF1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A02F40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E58D456"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D6C3A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A1BCF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803B7A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A90FF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DD6DE4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7196E2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5A3C8C1" w14:textId="77777777" w:rsidR="00744ACA" w:rsidRDefault="00744ACA" w:rsidP="00F27E8A">
            <w:pPr>
              <w:jc w:val="center"/>
              <w:rPr>
                <w:sz w:val="20"/>
                <w:szCs w:val="20"/>
              </w:rPr>
            </w:pPr>
          </w:p>
        </w:tc>
      </w:tr>
      <w:tr w:rsidR="00744ACA" w14:paraId="7802477A"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80DB2AA"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508BFC3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58EA9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F2C2CF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CC613F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5F7C2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CFF635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C92996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140958"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B7314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EA9FD3" w14:textId="77777777" w:rsidR="00744ACA" w:rsidRDefault="00744ACA" w:rsidP="00F27E8A">
            <w:pPr>
              <w:jc w:val="center"/>
              <w:rPr>
                <w:sz w:val="20"/>
                <w:szCs w:val="20"/>
              </w:rPr>
            </w:pPr>
          </w:p>
        </w:tc>
      </w:tr>
      <w:tr w:rsidR="00744ACA" w14:paraId="48984CD8" w14:textId="77777777" w:rsidTr="00F27E8A">
        <w:tc>
          <w:tcPr>
            <w:tcW w:w="1276" w:type="pct"/>
            <w:tcBorders>
              <w:top w:val="nil"/>
              <w:left w:val="nil"/>
              <w:bottom w:val="single" w:sz="4" w:space="0" w:color="auto"/>
              <w:right w:val="nil"/>
            </w:tcBorders>
            <w:shd w:val="clear" w:color="000000" w:fill="DBE7F3"/>
            <w:vAlign w:val="center"/>
            <w:hideMark/>
          </w:tcPr>
          <w:p w14:paraId="0A7D0DC2"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7A85777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6D44B53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7FEA0188"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4F49C1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5BA0B2B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3EF5746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800775"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6FAB047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ED852AF"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1BE8AF43" w14:textId="77777777" w:rsidR="00744ACA" w:rsidRDefault="00744ACA" w:rsidP="00F27E8A">
            <w:pPr>
              <w:jc w:val="center"/>
              <w:rPr>
                <w:b/>
                <w:bCs/>
                <w:sz w:val="20"/>
                <w:szCs w:val="20"/>
              </w:rPr>
            </w:pPr>
          </w:p>
        </w:tc>
      </w:tr>
      <w:tr w:rsidR="00744ACA" w14:paraId="3D41D7E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5C8DA74"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557161C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C07CEF"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885C9C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F9A68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1ABB43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2D5490"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D11BCB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2C82100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4AEA375"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C18617" w14:textId="77777777" w:rsidR="00744ACA" w:rsidRDefault="00744ACA" w:rsidP="00F27E8A">
            <w:pPr>
              <w:jc w:val="center"/>
              <w:rPr>
                <w:sz w:val="20"/>
                <w:szCs w:val="20"/>
              </w:rPr>
            </w:pPr>
          </w:p>
        </w:tc>
      </w:tr>
      <w:tr w:rsidR="00744ACA" w14:paraId="0581CBA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039D12"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7FAD763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9CB1B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25A60A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03B59E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3FF4242B"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41C632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013DD3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3519E32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D2CA2D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46FF11D" w14:textId="77777777" w:rsidR="00744ACA" w:rsidRDefault="00744ACA" w:rsidP="00F27E8A">
            <w:pPr>
              <w:jc w:val="center"/>
              <w:rPr>
                <w:sz w:val="20"/>
                <w:szCs w:val="20"/>
              </w:rPr>
            </w:pPr>
          </w:p>
        </w:tc>
      </w:tr>
      <w:tr w:rsidR="00744ACA" w14:paraId="0F761BD4" w14:textId="77777777" w:rsidTr="00F27E8A">
        <w:tc>
          <w:tcPr>
            <w:tcW w:w="1276" w:type="pct"/>
            <w:tcBorders>
              <w:top w:val="nil"/>
              <w:left w:val="nil"/>
              <w:bottom w:val="single" w:sz="4" w:space="0" w:color="auto"/>
              <w:right w:val="nil"/>
            </w:tcBorders>
            <w:shd w:val="clear" w:color="000000" w:fill="DBE7F3"/>
            <w:vAlign w:val="center"/>
            <w:hideMark/>
          </w:tcPr>
          <w:p w14:paraId="5F6F0269"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0BC6530"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1682C39F"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319774CB"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A6854E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F8E14DC"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78C307D2"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D100390"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1A65AA52"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4943BAC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660ED22" w14:textId="77777777" w:rsidR="00744ACA" w:rsidRDefault="00744ACA" w:rsidP="00F27E8A">
            <w:pPr>
              <w:jc w:val="center"/>
              <w:rPr>
                <w:b/>
                <w:bCs/>
                <w:sz w:val="20"/>
                <w:szCs w:val="20"/>
              </w:rPr>
            </w:pPr>
          </w:p>
        </w:tc>
      </w:tr>
      <w:tr w:rsidR="00744ACA" w14:paraId="417AFDC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1164BC3"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F65571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DCA489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44EEC9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2D8529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FE5925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2B2C5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4516D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2DD352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B4C944C"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3E208DD" w14:textId="77777777" w:rsidR="00744ACA" w:rsidRDefault="00744ACA" w:rsidP="00F27E8A">
            <w:pPr>
              <w:jc w:val="center"/>
              <w:rPr>
                <w:sz w:val="20"/>
                <w:szCs w:val="20"/>
              </w:rPr>
            </w:pPr>
          </w:p>
        </w:tc>
      </w:tr>
      <w:tr w:rsidR="00744ACA" w14:paraId="68BD35C8"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6674A29"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6394D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5F166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DEB9F2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34548F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40C6B7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B82ADB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F4FDD6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5EDF65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1112D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B0DBA9F" w14:textId="77777777" w:rsidR="00744ACA" w:rsidRDefault="00744ACA" w:rsidP="00F27E8A">
            <w:pPr>
              <w:jc w:val="center"/>
              <w:rPr>
                <w:sz w:val="20"/>
                <w:szCs w:val="20"/>
              </w:rPr>
            </w:pPr>
          </w:p>
        </w:tc>
      </w:tr>
      <w:tr w:rsidR="00744ACA" w14:paraId="32CC564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DC5398F"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523DFF1C"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70BF0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35DFC17"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79CB1D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15F0A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6116E1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5BA1CD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FF1107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116D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D92C63F" w14:textId="77777777" w:rsidR="00744ACA" w:rsidRDefault="00744ACA" w:rsidP="00F27E8A">
            <w:pPr>
              <w:jc w:val="center"/>
              <w:rPr>
                <w:sz w:val="20"/>
                <w:szCs w:val="20"/>
              </w:rPr>
            </w:pPr>
          </w:p>
        </w:tc>
      </w:tr>
    </w:tbl>
    <w:p w14:paraId="16A08573" w14:textId="77777777" w:rsidR="00BB5670" w:rsidRPr="00BB5670" w:rsidRDefault="00BB5670" w:rsidP="00BB5670">
      <w:pPr>
        <w:pStyle w:val="BodyText"/>
        <w:spacing w:after="0"/>
        <w:ind w:left="90" w:hanging="90"/>
        <w:rPr>
          <w:sz w:val="16"/>
        </w:rPr>
      </w:pPr>
      <w:commentRangeStart w:id="819"/>
      <w:r w:rsidRPr="00BB5670">
        <w:rPr>
          <w:sz w:val="16"/>
        </w:rPr>
        <w:t>^ Results not statistically reliable, n&lt;30</w:t>
      </w:r>
      <w:commentRangeEnd w:id="819"/>
      <w:r w:rsidR="00B435DA">
        <w:rPr>
          <w:rStyle w:val="CommentReference"/>
        </w:rPr>
        <w:commentReference w:id="819"/>
      </w:r>
    </w:p>
    <w:p w14:paraId="272C3E9B"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676A9221"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E74E350"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5416068"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181C68CD" w14:textId="77777777" w:rsidR="00BB5670" w:rsidRPr="00BB5670" w:rsidRDefault="00BB5670" w:rsidP="00BB5670">
      <w:pPr>
        <w:pStyle w:val="BodyText"/>
        <w:spacing w:after="0"/>
        <w:ind w:left="90" w:hanging="90"/>
        <w:rPr>
          <w:sz w:val="16"/>
        </w:rPr>
      </w:pPr>
      <w:r w:rsidRPr="00BB5670">
        <w:rPr>
          <w:sz w:val="16"/>
        </w:rPr>
        <w:t xml:space="preserve">Notes: </w:t>
      </w:r>
    </w:p>
    <w:p w14:paraId="14ED2CF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450E3DD9"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E678785"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525A87FF" w14:textId="5CB4CBE8" w:rsidR="004A6861" w:rsidRDefault="00BB5670" w:rsidP="00BB5670">
      <w:pPr>
        <w:pStyle w:val="BodyText"/>
      </w:pPr>
      <w:r w:rsidRPr="00BB5670">
        <w:rPr>
          <w:sz w:val="16"/>
        </w:rPr>
        <w:t xml:space="preserve">Sources: </w:t>
      </w:r>
      <w:r w:rsidR="007C1C7D" w:rsidRPr="00001529">
        <w:rPr>
          <w:sz w:val="16"/>
        </w:rPr>
        <w:t>Feed the Future [</w:t>
      </w:r>
      <w:r w:rsidR="007C1C7D" w:rsidRPr="00757754">
        <w:rPr>
          <w:sz w:val="16"/>
          <w:highlight w:val="yellow"/>
        </w:rPr>
        <w:t>Country</w:t>
      </w:r>
      <w:r w:rsidR="007C1C7D" w:rsidRPr="00001529">
        <w:rPr>
          <w:sz w:val="16"/>
        </w:rPr>
        <w:t>] ZOI Survey [</w:t>
      </w:r>
      <w:r w:rsidR="00FE1420">
        <w:rPr>
          <w:sz w:val="16"/>
          <w:highlight w:val="yellow"/>
        </w:rPr>
        <w:t xml:space="preserve">baseline </w:t>
      </w:r>
      <w:r w:rsidR="007C1C7D" w:rsidRPr="00757754">
        <w:rPr>
          <w:sz w:val="16"/>
          <w:highlight w:val="yellow"/>
        </w:rPr>
        <w:t>survey year(s)</w:t>
      </w:r>
      <w:r w:rsidR="007C1C7D" w:rsidRPr="00001529">
        <w:rPr>
          <w:sz w:val="16"/>
        </w:rPr>
        <w:t>]; Feed the Future [</w:t>
      </w:r>
      <w:r w:rsidR="007C1C7D" w:rsidRPr="00757754">
        <w:rPr>
          <w:sz w:val="16"/>
          <w:highlight w:val="yellow"/>
        </w:rPr>
        <w:t>Country</w:t>
      </w:r>
      <w:r w:rsidR="007C1C7D" w:rsidRPr="00001529">
        <w:rPr>
          <w:sz w:val="16"/>
        </w:rPr>
        <w:t>] ZOI Survey [</w:t>
      </w:r>
      <w:r w:rsidR="00A11DD1" w:rsidRPr="00A11DD1">
        <w:rPr>
          <w:sz w:val="16"/>
          <w:szCs w:val="16"/>
          <w:highlight w:val="yellow"/>
        </w:rPr>
        <w:t xml:space="preserve">endline </w:t>
      </w:r>
      <w:r w:rsidR="007C1C7D" w:rsidRPr="00757754">
        <w:rPr>
          <w:sz w:val="16"/>
          <w:highlight w:val="yellow"/>
        </w:rPr>
        <w:t>survey year(s)</w:t>
      </w:r>
      <w:r w:rsidR="007C1C7D" w:rsidRPr="00001529">
        <w:rPr>
          <w:sz w:val="16"/>
        </w:rPr>
        <w:t>]</w:t>
      </w:r>
    </w:p>
    <w:p w14:paraId="2E1CFBD2" w14:textId="62DA81A9" w:rsidR="004A6861" w:rsidRDefault="004A6861" w:rsidP="003019C5">
      <w:pPr>
        <w:pStyle w:val="Tabletitle"/>
        <w:keepLines/>
        <w:spacing w:before="240"/>
        <w:contextualSpacing/>
        <w:outlineLvl w:val="3"/>
      </w:pPr>
      <w:bookmarkStart w:id="820" w:name="_Toc50719239"/>
      <w:r w:rsidRPr="004A6861">
        <w:t>Table A</w:t>
      </w:r>
      <w:r w:rsidR="00396A13">
        <w:t>1.</w:t>
      </w:r>
      <w:r w:rsidRPr="004A6861">
        <w:t>7.</w:t>
      </w:r>
      <w:r w:rsidR="00BB5670">
        <w:t>4</w:t>
      </w:r>
      <w:r w:rsidRPr="004A6861">
        <w:t>.2: Comparison of Prevalence of Underweight Children Under 5 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0"/>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17D84FEA"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6415965C"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2B3641B5" w14:textId="77777777" w:rsidR="00744ACA" w:rsidRDefault="00744ACA" w:rsidP="00F27E8A">
            <w:pPr>
              <w:jc w:val="center"/>
              <w:rPr>
                <w:b/>
                <w:bCs/>
                <w:color w:val="FFFFFF"/>
                <w:sz w:val="20"/>
                <w:szCs w:val="20"/>
              </w:rPr>
            </w:pPr>
            <w:r>
              <w:rPr>
                <w:b/>
                <w:bCs/>
                <w:color w:val="FFFFFF"/>
                <w:sz w:val="20"/>
                <w:szCs w:val="20"/>
              </w:rPr>
              <w:t xml:space="preserve">Baseline </w:t>
            </w:r>
          </w:p>
          <w:p w14:paraId="5B838103"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5EF93C23"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1A84E1B6" w14:textId="77777777" w:rsidR="00744ACA" w:rsidRDefault="00744ACA" w:rsidP="00F27E8A">
            <w:pPr>
              <w:jc w:val="center"/>
              <w:rPr>
                <w:b/>
                <w:bCs/>
                <w:color w:val="FFFFFF"/>
                <w:sz w:val="20"/>
                <w:szCs w:val="20"/>
              </w:rPr>
            </w:pPr>
            <w:r>
              <w:rPr>
                <w:b/>
                <w:bCs/>
                <w:color w:val="FFFFFF"/>
                <w:sz w:val="20"/>
                <w:szCs w:val="20"/>
              </w:rPr>
              <w:t>Endline</w:t>
            </w:r>
          </w:p>
          <w:p w14:paraId="76D3B22B"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2671E86"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90ABABE"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BAAF079"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59AC4E16" w14:textId="77777777" w:rsidTr="00AE648F">
        <w:trPr>
          <w:tblHeader/>
        </w:trPr>
        <w:tc>
          <w:tcPr>
            <w:tcW w:w="1276" w:type="pct"/>
            <w:vMerge/>
            <w:tcBorders>
              <w:top w:val="single" w:sz="4" w:space="0" w:color="auto"/>
              <w:left w:val="nil"/>
              <w:bottom w:val="single" w:sz="4" w:space="0" w:color="auto"/>
              <w:right w:val="nil"/>
            </w:tcBorders>
            <w:vAlign w:val="center"/>
            <w:hideMark/>
          </w:tcPr>
          <w:p w14:paraId="607E8485"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70AECB37"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7CB6E235"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0F10F462"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187C0116"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8426648"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65AC853"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3C3EEC4"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3EABD482"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61044A14"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7C9ACCB6" w14:textId="77777777" w:rsidR="00744ACA" w:rsidRDefault="00744ACA" w:rsidP="00F27E8A">
            <w:pPr>
              <w:rPr>
                <w:b/>
                <w:bCs/>
                <w:color w:val="FFFFFF"/>
                <w:sz w:val="20"/>
                <w:szCs w:val="20"/>
              </w:rPr>
            </w:pPr>
          </w:p>
        </w:tc>
      </w:tr>
      <w:tr w:rsidR="00744ACA" w14:paraId="10D60BC5"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423C9874"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29B17AA6"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18BB0A59"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5A88BC37"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4AA9798C"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62A8DB74"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02F7EB0E"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7C011980"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513C4427"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00F784B"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C868CD8" w14:textId="77777777" w:rsidR="00744ACA" w:rsidRDefault="00744ACA" w:rsidP="00F27E8A">
            <w:pPr>
              <w:jc w:val="center"/>
              <w:rPr>
                <w:sz w:val="20"/>
                <w:szCs w:val="20"/>
              </w:rPr>
            </w:pPr>
          </w:p>
        </w:tc>
      </w:tr>
      <w:tr w:rsidR="00744ACA" w14:paraId="584FF7CB" w14:textId="77777777" w:rsidTr="00F27E8A">
        <w:tc>
          <w:tcPr>
            <w:tcW w:w="1276" w:type="pct"/>
            <w:tcBorders>
              <w:top w:val="nil"/>
              <w:left w:val="nil"/>
              <w:bottom w:val="single" w:sz="4" w:space="0" w:color="auto"/>
              <w:right w:val="nil"/>
            </w:tcBorders>
            <w:shd w:val="clear" w:color="000000" w:fill="DBE7F3"/>
            <w:vAlign w:val="center"/>
            <w:hideMark/>
          </w:tcPr>
          <w:p w14:paraId="7E8E3B1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317EAA5E"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35AA21A"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709A400"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564B3"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7654F28D"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33EA0F06"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54F2023"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3790B914"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4619105A"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4A952F9A" w14:textId="77777777" w:rsidR="00744ACA" w:rsidRPr="0008309A" w:rsidRDefault="00744ACA" w:rsidP="00F27E8A">
            <w:pPr>
              <w:jc w:val="center"/>
              <w:rPr>
                <w:bCs/>
                <w:sz w:val="20"/>
                <w:szCs w:val="20"/>
              </w:rPr>
            </w:pPr>
          </w:p>
        </w:tc>
      </w:tr>
      <w:tr w:rsidR="00744ACA" w14:paraId="1B011AB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EE20037"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F2EECD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3FAF3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30DD8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1AEEE51"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EF95957"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E53620"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5A3A1A"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273AE11"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AE9ABF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775B94" w14:textId="77777777" w:rsidR="00744ACA" w:rsidRPr="0008309A" w:rsidRDefault="00744ACA" w:rsidP="00F27E8A">
            <w:pPr>
              <w:jc w:val="center"/>
              <w:rPr>
                <w:sz w:val="20"/>
                <w:szCs w:val="20"/>
              </w:rPr>
            </w:pPr>
          </w:p>
        </w:tc>
      </w:tr>
      <w:tr w:rsidR="00744ACA" w14:paraId="3F94C71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46B22DF"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6D257B8F"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01FFC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1BE65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04CF63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38EDFC4"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B2B542C"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848DA0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DE1014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BFBE1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F7A57F" w14:textId="77777777" w:rsidR="00744ACA" w:rsidRPr="0008309A" w:rsidRDefault="00744ACA" w:rsidP="00F27E8A">
            <w:pPr>
              <w:jc w:val="center"/>
              <w:rPr>
                <w:sz w:val="20"/>
                <w:szCs w:val="20"/>
              </w:rPr>
            </w:pPr>
          </w:p>
        </w:tc>
      </w:tr>
      <w:tr w:rsidR="00744ACA" w14:paraId="0018680D" w14:textId="77777777" w:rsidTr="00F27E8A">
        <w:tc>
          <w:tcPr>
            <w:tcW w:w="1276" w:type="pct"/>
            <w:tcBorders>
              <w:top w:val="nil"/>
              <w:left w:val="nil"/>
              <w:bottom w:val="single" w:sz="4" w:space="0" w:color="auto"/>
              <w:right w:val="nil"/>
            </w:tcBorders>
            <w:shd w:val="clear" w:color="000000" w:fill="DBE7F3"/>
            <w:vAlign w:val="center"/>
            <w:hideMark/>
          </w:tcPr>
          <w:p w14:paraId="49A5870E"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E3B008C"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6890DA3E"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18115F35"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6D7E3032"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D0BD3FE"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69D08B6A"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0081610A"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7E7475F3"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4DDE9C2"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605D8DDE" w14:textId="77777777" w:rsidR="00744ACA" w:rsidRPr="0008309A" w:rsidRDefault="00744ACA" w:rsidP="00F27E8A">
            <w:pPr>
              <w:jc w:val="center"/>
              <w:rPr>
                <w:bCs/>
                <w:sz w:val="20"/>
                <w:szCs w:val="20"/>
              </w:rPr>
            </w:pPr>
          </w:p>
        </w:tc>
      </w:tr>
      <w:tr w:rsidR="00744ACA" w14:paraId="31B248D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35C6B80"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B94F0DB"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BE8E37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06C1BC3"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E71CA26"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650A7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55052D3"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586345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89265E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35B9A7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C41C1BC" w14:textId="77777777" w:rsidR="00744ACA" w:rsidRPr="0008309A" w:rsidRDefault="00744ACA" w:rsidP="00F27E8A">
            <w:pPr>
              <w:jc w:val="center"/>
              <w:rPr>
                <w:sz w:val="20"/>
                <w:szCs w:val="20"/>
              </w:rPr>
            </w:pPr>
          </w:p>
        </w:tc>
      </w:tr>
      <w:tr w:rsidR="00744ACA" w14:paraId="1CB885F6"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FA0A67D"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711FC919"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72AD0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965DE5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10350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CCF43E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66DDAFF"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F776B2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356EDE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8F22B1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D6CA9BE" w14:textId="77777777" w:rsidR="00744ACA" w:rsidRPr="0008309A" w:rsidRDefault="00744ACA" w:rsidP="00F27E8A">
            <w:pPr>
              <w:jc w:val="center"/>
              <w:rPr>
                <w:sz w:val="20"/>
                <w:szCs w:val="20"/>
              </w:rPr>
            </w:pPr>
          </w:p>
        </w:tc>
      </w:tr>
      <w:tr w:rsidR="00744ACA" w14:paraId="346C12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DF8011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5E4E9736"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80BD3F4"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8CEE93E"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D6D2CE"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061F62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2D6E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EE64BF7"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3FD2D82"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2C7818E"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C220AA" w14:textId="77777777" w:rsidR="00744ACA" w:rsidRPr="0008309A" w:rsidRDefault="00744ACA" w:rsidP="00F27E8A">
            <w:pPr>
              <w:jc w:val="center"/>
              <w:rPr>
                <w:sz w:val="20"/>
                <w:szCs w:val="20"/>
              </w:rPr>
            </w:pPr>
          </w:p>
        </w:tc>
      </w:tr>
      <w:tr w:rsidR="00744ACA" w14:paraId="18D23C8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101D17D"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2DCE8865"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535851"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36FFC2A"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A297779"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3D96135"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572F8A8"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BA2D09"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F5E6A3E"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41E9A4C"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5124448" w14:textId="77777777" w:rsidR="00744ACA" w:rsidRPr="0008309A" w:rsidRDefault="00744ACA" w:rsidP="00F27E8A">
            <w:pPr>
              <w:jc w:val="center"/>
              <w:rPr>
                <w:sz w:val="20"/>
                <w:szCs w:val="20"/>
              </w:rPr>
            </w:pPr>
          </w:p>
        </w:tc>
      </w:tr>
      <w:tr w:rsidR="00744ACA" w14:paraId="199C7D9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467B2C5"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2942193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7CE312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C40FE75"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46EC56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8985789"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30F6B"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533E08"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A7FA1A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D698178"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398D7D3" w14:textId="77777777" w:rsidR="00744ACA" w:rsidRPr="0008309A" w:rsidRDefault="00744ACA" w:rsidP="00F27E8A">
            <w:pPr>
              <w:jc w:val="center"/>
              <w:rPr>
                <w:sz w:val="20"/>
                <w:szCs w:val="20"/>
              </w:rPr>
            </w:pPr>
          </w:p>
        </w:tc>
      </w:tr>
      <w:tr w:rsidR="00744ACA" w14:paraId="49F28EC9"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238BC036"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435998B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5F4511DA"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77CAC2D1"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8A0B7F9"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8BEA29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1470AAF1"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15A8D7B" w14:textId="77777777" w:rsidR="00744ACA" w:rsidRDefault="00744ACA" w:rsidP="00F27E8A">
            <w:pPr>
              <w:rPr>
                <w:b/>
                <w:bCs/>
                <w:sz w:val="20"/>
                <w:szCs w:val="20"/>
              </w:rPr>
            </w:pPr>
            <w:r>
              <w:rPr>
                <w:b/>
                <w:bCs/>
                <w:sz w:val="20"/>
                <w:szCs w:val="20"/>
              </w:rPr>
              <w:t> </w:t>
            </w:r>
          </w:p>
        </w:tc>
      </w:tr>
      <w:tr w:rsidR="00744ACA" w14:paraId="642EB1F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95C8C75"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E8563B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E4FE74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679F3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543C2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E9473F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031B5B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E15891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B3946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F5420C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9797949" w14:textId="77777777" w:rsidR="00744ACA" w:rsidRDefault="00744ACA" w:rsidP="00F27E8A">
            <w:pPr>
              <w:jc w:val="center"/>
              <w:rPr>
                <w:sz w:val="20"/>
                <w:szCs w:val="20"/>
              </w:rPr>
            </w:pPr>
          </w:p>
        </w:tc>
      </w:tr>
      <w:tr w:rsidR="00744ACA" w14:paraId="0A49CB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E6D753E"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7837ADA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B0EC441"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08BB59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AC19894"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00726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D6B59A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A5B6CA8"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642EC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E63D95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795D644" w14:textId="77777777" w:rsidR="00744ACA" w:rsidRDefault="00744ACA" w:rsidP="00F27E8A">
            <w:pPr>
              <w:jc w:val="center"/>
              <w:rPr>
                <w:sz w:val="20"/>
                <w:szCs w:val="20"/>
              </w:rPr>
            </w:pPr>
          </w:p>
        </w:tc>
      </w:tr>
      <w:tr w:rsidR="00744ACA" w14:paraId="2F842CC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C1528DD"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62CD968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041496A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4E3734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CB68DA"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A82542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4E337A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BDAF98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AA4880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503BE1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A0B674" w14:textId="77777777" w:rsidR="00744ACA" w:rsidRDefault="00744ACA" w:rsidP="00F27E8A">
            <w:pPr>
              <w:jc w:val="center"/>
              <w:rPr>
                <w:sz w:val="20"/>
                <w:szCs w:val="20"/>
              </w:rPr>
            </w:pPr>
          </w:p>
        </w:tc>
      </w:tr>
      <w:tr w:rsidR="00744ACA" w14:paraId="6F21394D"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CB771D6"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249715E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32F2B62"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3A035D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43ED1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FAC50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765621B"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771610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3A329D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8A26E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00446E9" w14:textId="77777777" w:rsidR="00744ACA" w:rsidRDefault="00744ACA" w:rsidP="00F27E8A">
            <w:pPr>
              <w:jc w:val="center"/>
              <w:rPr>
                <w:sz w:val="20"/>
                <w:szCs w:val="20"/>
              </w:rPr>
            </w:pPr>
          </w:p>
        </w:tc>
      </w:tr>
      <w:tr w:rsidR="00744ACA" w14:paraId="44AD4A7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8A02519"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62BC201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6284E2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A02CF"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95A893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14F619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D5FD0C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FD9EE04"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68CC30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121D60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A1BB9A1" w14:textId="77777777" w:rsidR="00744ACA" w:rsidRDefault="00744ACA" w:rsidP="00F27E8A">
            <w:pPr>
              <w:jc w:val="center"/>
              <w:rPr>
                <w:sz w:val="20"/>
                <w:szCs w:val="20"/>
              </w:rPr>
            </w:pPr>
          </w:p>
        </w:tc>
      </w:tr>
      <w:tr w:rsidR="00744ACA" w14:paraId="2318B701" w14:textId="77777777" w:rsidTr="00F27E8A">
        <w:tc>
          <w:tcPr>
            <w:tcW w:w="1811" w:type="pct"/>
            <w:gridSpan w:val="2"/>
            <w:tcBorders>
              <w:top w:val="nil"/>
              <w:left w:val="nil"/>
              <w:bottom w:val="single" w:sz="4" w:space="0" w:color="auto"/>
              <w:right w:val="nil"/>
            </w:tcBorders>
            <w:shd w:val="clear" w:color="000000" w:fill="DBE7F3"/>
            <w:vAlign w:val="center"/>
            <w:hideMark/>
          </w:tcPr>
          <w:p w14:paraId="470E0C5F"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0FD7640"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16AE31A5"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33B349DB"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00251D68"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2AE5DB83"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F22FF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0CB78095"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76CC7F22"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1E364599" w14:textId="77777777" w:rsidR="00744ACA" w:rsidRDefault="00744ACA" w:rsidP="00F27E8A">
            <w:pPr>
              <w:rPr>
                <w:b/>
                <w:bCs/>
                <w:sz w:val="20"/>
                <w:szCs w:val="20"/>
              </w:rPr>
            </w:pPr>
            <w:r>
              <w:rPr>
                <w:b/>
                <w:bCs/>
                <w:sz w:val="20"/>
                <w:szCs w:val="20"/>
              </w:rPr>
              <w:t> </w:t>
            </w:r>
          </w:p>
        </w:tc>
      </w:tr>
      <w:tr w:rsidR="00744ACA" w14:paraId="6C19394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6317297"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3205BA7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0CE1B47"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DF93C4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D8B10B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B0D25E7"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273FE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6FC8662"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0BC4F4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9D29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C510AD4" w14:textId="77777777" w:rsidR="00744ACA" w:rsidRDefault="00744ACA" w:rsidP="00F27E8A">
            <w:pPr>
              <w:jc w:val="center"/>
              <w:rPr>
                <w:sz w:val="20"/>
                <w:szCs w:val="20"/>
              </w:rPr>
            </w:pPr>
          </w:p>
        </w:tc>
      </w:tr>
      <w:tr w:rsidR="00744ACA" w14:paraId="7171621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EB7904B"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032760F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8BED34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BBBD01D"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2BD569"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FA6CDC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D30FA5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B0104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249F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F7815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62A57A7" w14:textId="77777777" w:rsidR="00744ACA" w:rsidRDefault="00744ACA" w:rsidP="00F27E8A">
            <w:pPr>
              <w:jc w:val="center"/>
              <w:rPr>
                <w:sz w:val="20"/>
                <w:szCs w:val="20"/>
              </w:rPr>
            </w:pPr>
          </w:p>
        </w:tc>
      </w:tr>
      <w:tr w:rsidR="00744ACA" w14:paraId="18C5DF9E"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5CD87BE"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58DD471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BFCE04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F34A9A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5C7B4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0F21AF3"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300B30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CE193D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24F2BA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0EF961E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02C9110" w14:textId="77777777" w:rsidR="00744ACA" w:rsidRDefault="00744ACA" w:rsidP="00F27E8A">
            <w:pPr>
              <w:jc w:val="center"/>
              <w:rPr>
                <w:sz w:val="20"/>
                <w:szCs w:val="20"/>
              </w:rPr>
            </w:pPr>
          </w:p>
        </w:tc>
      </w:tr>
      <w:tr w:rsidR="00744ACA" w14:paraId="196E79C9"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7A206AD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8AFAE0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6B3CFA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B3231B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A99FC8"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96389E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AAD6ED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82938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E62CFA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FC50E2F"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5BE1D14" w14:textId="77777777" w:rsidR="00744ACA" w:rsidRDefault="00744ACA" w:rsidP="00F27E8A">
            <w:pPr>
              <w:jc w:val="center"/>
              <w:rPr>
                <w:sz w:val="20"/>
                <w:szCs w:val="20"/>
              </w:rPr>
            </w:pPr>
          </w:p>
        </w:tc>
      </w:tr>
      <w:tr w:rsidR="00744ACA" w14:paraId="294DA099" w14:textId="77777777" w:rsidTr="00F27E8A">
        <w:tc>
          <w:tcPr>
            <w:tcW w:w="1276" w:type="pct"/>
            <w:tcBorders>
              <w:top w:val="nil"/>
              <w:left w:val="nil"/>
              <w:bottom w:val="single" w:sz="4" w:space="0" w:color="auto"/>
              <w:right w:val="nil"/>
            </w:tcBorders>
            <w:shd w:val="clear" w:color="000000" w:fill="DBE7F3"/>
            <w:vAlign w:val="center"/>
            <w:hideMark/>
          </w:tcPr>
          <w:p w14:paraId="3E42CEB0"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24001865"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32B4A818"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7A16C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66CE09CE"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095B009A"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0332C27B"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D5B947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D5A8FE4"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264EEA55"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3C8083D0" w14:textId="77777777" w:rsidR="00744ACA" w:rsidRDefault="00744ACA" w:rsidP="00F27E8A">
            <w:pPr>
              <w:jc w:val="center"/>
              <w:rPr>
                <w:b/>
                <w:bCs/>
                <w:sz w:val="20"/>
                <w:szCs w:val="20"/>
              </w:rPr>
            </w:pPr>
          </w:p>
        </w:tc>
      </w:tr>
      <w:tr w:rsidR="00744ACA" w14:paraId="7A951E9A"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216E5DA"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637C8E9F"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C784CF8"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E2D8C7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472071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588071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E855E4A"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D7F21A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413B35FF"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7935D2B"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B69F2D2" w14:textId="77777777" w:rsidR="00744ACA" w:rsidRDefault="00744ACA" w:rsidP="00F27E8A">
            <w:pPr>
              <w:jc w:val="center"/>
              <w:rPr>
                <w:sz w:val="20"/>
                <w:szCs w:val="20"/>
              </w:rPr>
            </w:pPr>
          </w:p>
        </w:tc>
      </w:tr>
      <w:tr w:rsidR="00744ACA" w14:paraId="699180B7"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5C4029D"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BA526DE"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9D0C05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70354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3B7E26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0075FA9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91C27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820C0D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B92A0F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335172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C68963" w14:textId="77777777" w:rsidR="00744ACA" w:rsidRDefault="00744ACA" w:rsidP="00F27E8A">
            <w:pPr>
              <w:jc w:val="center"/>
              <w:rPr>
                <w:sz w:val="20"/>
                <w:szCs w:val="20"/>
              </w:rPr>
            </w:pPr>
          </w:p>
        </w:tc>
      </w:tr>
      <w:tr w:rsidR="00744ACA" w14:paraId="38FE6D14" w14:textId="77777777" w:rsidTr="00F27E8A">
        <w:tc>
          <w:tcPr>
            <w:tcW w:w="1276" w:type="pct"/>
            <w:tcBorders>
              <w:top w:val="nil"/>
              <w:left w:val="nil"/>
              <w:bottom w:val="single" w:sz="4" w:space="0" w:color="auto"/>
              <w:right w:val="nil"/>
            </w:tcBorders>
            <w:shd w:val="clear" w:color="000000" w:fill="DBE7F3"/>
            <w:vAlign w:val="center"/>
            <w:hideMark/>
          </w:tcPr>
          <w:p w14:paraId="0E03DFF3"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45B31D3B"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037543DE"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44B9508C"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1453EDD8"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72D828EB"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9A6BB13"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C63C3E9"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A5F8CB9"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1EA66F33"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7204B0C5" w14:textId="77777777" w:rsidR="00744ACA" w:rsidRDefault="00744ACA" w:rsidP="00F27E8A">
            <w:pPr>
              <w:jc w:val="center"/>
              <w:rPr>
                <w:b/>
                <w:bCs/>
                <w:sz w:val="20"/>
                <w:szCs w:val="20"/>
              </w:rPr>
            </w:pPr>
          </w:p>
        </w:tc>
      </w:tr>
      <w:tr w:rsidR="00744ACA" w14:paraId="35BCE49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3AB675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31A75A1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C3882D0"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1EFF70E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89C2E9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2AB4C97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4A206A3"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6E599B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60C85"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75B0F6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B6AA807" w14:textId="77777777" w:rsidR="00744ACA" w:rsidRDefault="00744ACA" w:rsidP="00F27E8A">
            <w:pPr>
              <w:jc w:val="center"/>
              <w:rPr>
                <w:sz w:val="20"/>
                <w:szCs w:val="20"/>
              </w:rPr>
            </w:pPr>
          </w:p>
        </w:tc>
      </w:tr>
      <w:tr w:rsidR="00744ACA" w14:paraId="443235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996837"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A3FE224"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FD368F3"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C6E255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89C60F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2419B95"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9FA7C8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987C88A"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9254840"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518B3A"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15710F4" w14:textId="77777777" w:rsidR="00744ACA" w:rsidRDefault="00744ACA" w:rsidP="00F27E8A">
            <w:pPr>
              <w:jc w:val="center"/>
              <w:rPr>
                <w:sz w:val="20"/>
                <w:szCs w:val="20"/>
              </w:rPr>
            </w:pPr>
          </w:p>
        </w:tc>
      </w:tr>
      <w:tr w:rsidR="00744ACA" w14:paraId="422973C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52E3B89"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69AEE83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60F399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121CEE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490BDE8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764634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141F8F5"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AF8982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DF134F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98A58D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B7F6A9A" w14:textId="77777777" w:rsidR="00744ACA" w:rsidRDefault="00744ACA" w:rsidP="00F27E8A">
            <w:pPr>
              <w:jc w:val="center"/>
              <w:rPr>
                <w:sz w:val="20"/>
                <w:szCs w:val="20"/>
              </w:rPr>
            </w:pPr>
          </w:p>
        </w:tc>
      </w:tr>
    </w:tbl>
    <w:p w14:paraId="2EAAC162" w14:textId="77777777" w:rsidR="00BB5670" w:rsidRPr="00BB5670" w:rsidRDefault="00BB5670" w:rsidP="00BB5670">
      <w:pPr>
        <w:pStyle w:val="BodyText"/>
        <w:spacing w:after="0"/>
        <w:ind w:left="90" w:hanging="90"/>
        <w:rPr>
          <w:sz w:val="16"/>
        </w:rPr>
      </w:pPr>
      <w:commentRangeStart w:id="821"/>
      <w:r w:rsidRPr="00BB5670">
        <w:rPr>
          <w:sz w:val="16"/>
        </w:rPr>
        <w:t>^ Results not statistically reliable, n&lt;30</w:t>
      </w:r>
      <w:commentRangeEnd w:id="821"/>
      <w:r w:rsidR="00B435DA">
        <w:rPr>
          <w:rStyle w:val="CommentReference"/>
        </w:rPr>
        <w:commentReference w:id="821"/>
      </w:r>
    </w:p>
    <w:p w14:paraId="67C98B64"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39F55D69"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150D5612"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3BABAA9C"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43BCF3BF" w14:textId="77777777" w:rsidR="00BB5670" w:rsidRPr="00BB5670" w:rsidRDefault="00BB5670" w:rsidP="00BB5670">
      <w:pPr>
        <w:pStyle w:val="BodyText"/>
        <w:spacing w:after="0"/>
        <w:ind w:left="90" w:hanging="90"/>
        <w:rPr>
          <w:sz w:val="16"/>
        </w:rPr>
      </w:pPr>
      <w:r w:rsidRPr="00BB5670">
        <w:rPr>
          <w:sz w:val="16"/>
        </w:rPr>
        <w:t xml:space="preserve">Notes: </w:t>
      </w:r>
    </w:p>
    <w:p w14:paraId="42DFAE65"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6D2BC944"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43D521D3"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0F915BF4" w14:textId="4661F766" w:rsidR="004A6861" w:rsidRPr="009B6773" w:rsidRDefault="00BB5670" w:rsidP="00BB5670">
      <w:pPr>
        <w:pStyle w:val="BodyText"/>
        <w:rPr>
          <w:sz w:val="16"/>
          <w:szCs w:val="16"/>
        </w:rPr>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7EB235B0" w14:textId="51FDFF7E" w:rsidR="004A6861" w:rsidRDefault="004A6861" w:rsidP="003019C5">
      <w:pPr>
        <w:pStyle w:val="Tabletitle"/>
        <w:keepLines/>
        <w:spacing w:before="240"/>
        <w:contextualSpacing/>
        <w:outlineLvl w:val="3"/>
      </w:pPr>
      <w:bookmarkStart w:id="822" w:name="_Toc50719240"/>
      <w:r w:rsidRPr="004A6861">
        <w:t>Table A</w:t>
      </w:r>
      <w:r w:rsidR="00396A13">
        <w:t>1.</w:t>
      </w:r>
      <w:r w:rsidRPr="004A6861">
        <w:t>7.</w:t>
      </w:r>
      <w:r w:rsidR="00BB5670">
        <w:t>4</w:t>
      </w:r>
      <w:r w:rsidRPr="004A6861">
        <w:t xml:space="preserve">.3: </w:t>
      </w:r>
      <w:r>
        <w:t xml:space="preserve">Comparison of </w:t>
      </w:r>
      <w:r w:rsidRPr="004A6861">
        <w:t xml:space="preserve">Mean Weight-for-Age </w:t>
      </w:r>
      <w:r w:rsidR="009B6773">
        <w:t>Z-scores among Children Under 5 </w:t>
      </w:r>
      <w:r w:rsidRPr="004A6861">
        <w:t>Years of Age</w:t>
      </w:r>
      <w:r w:rsidR="009A6DF0" w:rsidRPr="009A6DF0">
        <w:t xml:space="preserve"> </w:t>
      </w:r>
      <w:r w:rsidR="009A6DF0">
        <w:t xml:space="preserve">in the </w:t>
      </w:r>
      <w:r w:rsidR="00160DC3">
        <w:t>Phase One</w:t>
      </w:r>
      <w:r w:rsidR="007F25EC">
        <w:t xml:space="preserve"> ZOI</w:t>
      </w:r>
      <w:r w:rsidRPr="004A6861">
        <w:t xml:space="preserve">, in Total and by Selected Child, Caregiver, and Household Characteristics, Feed the Future </w:t>
      </w:r>
      <w:r w:rsidR="00160DC3">
        <w:t>Phase One</w:t>
      </w:r>
      <w:r w:rsidRPr="004A6861">
        <w:t xml:space="preserve"> Baseline and Endline ZOI Surveys</w:t>
      </w:r>
      <w:bookmarkEnd w:id="822"/>
    </w:p>
    <w:tbl>
      <w:tblPr>
        <w:tblW w:w="5000" w:type="pct"/>
        <w:tblCellMar>
          <w:left w:w="0" w:type="dxa"/>
          <w:right w:w="0" w:type="dxa"/>
        </w:tblCellMar>
        <w:tblLook w:val="04A0" w:firstRow="1" w:lastRow="0" w:firstColumn="1" w:lastColumn="0" w:noHBand="0" w:noVBand="1"/>
      </w:tblPr>
      <w:tblGrid>
        <w:gridCol w:w="2388"/>
        <w:gridCol w:w="1001"/>
        <w:gridCol w:w="921"/>
        <w:gridCol w:w="605"/>
        <w:gridCol w:w="131"/>
        <w:gridCol w:w="1002"/>
        <w:gridCol w:w="1016"/>
        <w:gridCol w:w="607"/>
        <w:gridCol w:w="560"/>
        <w:gridCol w:w="723"/>
        <w:gridCol w:w="406"/>
      </w:tblGrid>
      <w:tr w:rsidR="00744ACA" w14:paraId="00B75C9C" w14:textId="77777777" w:rsidTr="00F27E8A">
        <w:trPr>
          <w:tblHeader/>
        </w:trPr>
        <w:tc>
          <w:tcPr>
            <w:tcW w:w="1276" w:type="pct"/>
            <w:vMerge w:val="restart"/>
            <w:tcBorders>
              <w:top w:val="single" w:sz="4" w:space="0" w:color="auto"/>
              <w:left w:val="nil"/>
              <w:bottom w:val="nil"/>
              <w:right w:val="nil"/>
            </w:tcBorders>
            <w:shd w:val="clear" w:color="000000" w:fill="387990"/>
            <w:vAlign w:val="bottom"/>
            <w:hideMark/>
          </w:tcPr>
          <w:p w14:paraId="4B4A9CD6" w14:textId="77777777" w:rsidR="00744ACA" w:rsidRDefault="00744ACA" w:rsidP="00F27E8A">
            <w:pPr>
              <w:widowControl/>
              <w:spacing w:line="240" w:lineRule="auto"/>
              <w:ind w:left="90"/>
              <w:rPr>
                <w:rFonts w:eastAsia="Times New Roman" w:cs="Times New Roman"/>
                <w:b/>
                <w:bCs/>
                <w:color w:val="FFFFFF"/>
                <w:sz w:val="20"/>
                <w:szCs w:val="20"/>
              </w:rPr>
            </w:pPr>
            <w:r>
              <w:rPr>
                <w:b/>
                <w:bCs/>
                <w:color w:val="FFFFFF"/>
                <w:sz w:val="20"/>
                <w:szCs w:val="20"/>
              </w:rPr>
              <w:t>Characteristic</w:t>
            </w:r>
          </w:p>
        </w:tc>
        <w:tc>
          <w:tcPr>
            <w:tcW w:w="1350" w:type="pct"/>
            <w:gridSpan w:val="3"/>
            <w:tcBorders>
              <w:top w:val="single" w:sz="4" w:space="0" w:color="auto"/>
              <w:left w:val="nil"/>
              <w:bottom w:val="single" w:sz="4" w:space="0" w:color="FFFFFF"/>
              <w:right w:val="nil"/>
            </w:tcBorders>
            <w:shd w:val="clear" w:color="000000" w:fill="387990"/>
          </w:tcPr>
          <w:p w14:paraId="086FA2E6" w14:textId="77777777" w:rsidR="00744ACA" w:rsidRDefault="00744ACA" w:rsidP="00F27E8A">
            <w:pPr>
              <w:jc w:val="center"/>
              <w:rPr>
                <w:b/>
                <w:bCs/>
                <w:color w:val="FFFFFF"/>
                <w:sz w:val="20"/>
                <w:szCs w:val="20"/>
              </w:rPr>
            </w:pPr>
            <w:r>
              <w:rPr>
                <w:b/>
                <w:bCs/>
                <w:color w:val="FFFFFF"/>
                <w:sz w:val="20"/>
                <w:szCs w:val="20"/>
              </w:rPr>
              <w:t xml:space="preserve">Baseline </w:t>
            </w:r>
          </w:p>
          <w:p w14:paraId="3DC90D46" w14:textId="77777777" w:rsidR="00744ACA" w:rsidRDefault="00744ACA" w:rsidP="00F27E8A">
            <w:pPr>
              <w:jc w:val="center"/>
              <w:rPr>
                <w:b/>
                <w:bCs/>
                <w:color w:val="FFFFFF"/>
                <w:sz w:val="20"/>
                <w:szCs w:val="20"/>
              </w:rPr>
            </w:pPr>
            <w:r>
              <w:rPr>
                <w:b/>
                <w:bCs/>
                <w:color w:val="FFFFFF"/>
                <w:sz w:val="20"/>
                <w:szCs w:val="20"/>
              </w:rPr>
              <w:t>([Year(s)])</w:t>
            </w:r>
          </w:p>
        </w:tc>
        <w:tc>
          <w:tcPr>
            <w:tcW w:w="70" w:type="pct"/>
            <w:vMerge w:val="restart"/>
            <w:tcBorders>
              <w:top w:val="single" w:sz="4" w:space="0" w:color="auto"/>
              <w:left w:val="nil"/>
              <w:bottom w:val="single" w:sz="4" w:space="0" w:color="000000"/>
              <w:right w:val="nil"/>
            </w:tcBorders>
            <w:shd w:val="clear" w:color="000000" w:fill="387990"/>
            <w:vAlign w:val="bottom"/>
            <w:hideMark/>
          </w:tcPr>
          <w:p w14:paraId="650F075A" w14:textId="77777777" w:rsidR="00744ACA" w:rsidRDefault="00744ACA" w:rsidP="00F27E8A">
            <w:pPr>
              <w:jc w:val="center"/>
              <w:rPr>
                <w:b/>
                <w:bCs/>
                <w:color w:val="FFFFFF"/>
                <w:sz w:val="20"/>
                <w:szCs w:val="20"/>
              </w:rPr>
            </w:pPr>
            <w:r>
              <w:rPr>
                <w:b/>
                <w:bCs/>
                <w:color w:val="FFFFFF"/>
                <w:sz w:val="20"/>
                <w:szCs w:val="20"/>
              </w:rPr>
              <w:t> </w:t>
            </w:r>
          </w:p>
        </w:tc>
        <w:tc>
          <w:tcPr>
            <w:tcW w:w="1402" w:type="pct"/>
            <w:gridSpan w:val="3"/>
            <w:tcBorders>
              <w:top w:val="single" w:sz="4" w:space="0" w:color="auto"/>
              <w:left w:val="nil"/>
              <w:bottom w:val="single" w:sz="4" w:space="0" w:color="FFFFFF"/>
              <w:right w:val="nil"/>
            </w:tcBorders>
            <w:shd w:val="clear" w:color="000000" w:fill="387990"/>
          </w:tcPr>
          <w:p w14:paraId="0C99E822" w14:textId="77777777" w:rsidR="00744ACA" w:rsidRDefault="00744ACA" w:rsidP="00F27E8A">
            <w:pPr>
              <w:jc w:val="center"/>
              <w:rPr>
                <w:b/>
                <w:bCs/>
                <w:color w:val="FFFFFF"/>
                <w:sz w:val="20"/>
                <w:szCs w:val="20"/>
              </w:rPr>
            </w:pPr>
            <w:r>
              <w:rPr>
                <w:b/>
                <w:bCs/>
                <w:color w:val="FFFFFF"/>
                <w:sz w:val="20"/>
                <w:szCs w:val="20"/>
              </w:rPr>
              <w:t>Endline</w:t>
            </w:r>
          </w:p>
          <w:p w14:paraId="076B0B11" w14:textId="77777777" w:rsidR="00744ACA" w:rsidRDefault="00744ACA" w:rsidP="00F27E8A">
            <w:pPr>
              <w:jc w:val="center"/>
              <w:rPr>
                <w:b/>
                <w:bCs/>
                <w:color w:val="FFFFFF"/>
                <w:sz w:val="20"/>
                <w:szCs w:val="20"/>
              </w:rPr>
            </w:pPr>
            <w:r>
              <w:rPr>
                <w:b/>
                <w:bCs/>
                <w:color w:val="FFFFFF"/>
                <w:sz w:val="20"/>
                <w:szCs w:val="20"/>
              </w:rPr>
              <w:t xml:space="preserve"> ([Year(s)])</w:t>
            </w:r>
          </w:p>
        </w:tc>
        <w:tc>
          <w:tcPr>
            <w:tcW w:w="299" w:type="pct"/>
            <w:vMerge w:val="restart"/>
            <w:tcBorders>
              <w:top w:val="single" w:sz="4" w:space="0" w:color="auto"/>
              <w:left w:val="nil"/>
              <w:right w:val="nil"/>
            </w:tcBorders>
            <w:shd w:val="clear" w:color="000000" w:fill="387990"/>
            <w:vAlign w:val="bottom"/>
            <w:hideMark/>
          </w:tcPr>
          <w:p w14:paraId="30942CD2" w14:textId="77777777" w:rsidR="00744ACA" w:rsidRDefault="00744ACA" w:rsidP="00F27E8A">
            <w:pPr>
              <w:jc w:val="center"/>
              <w:rPr>
                <w:b/>
                <w:bCs/>
                <w:color w:val="FFFFFF"/>
                <w:sz w:val="20"/>
                <w:szCs w:val="20"/>
              </w:rPr>
            </w:pPr>
            <w:r>
              <w:rPr>
                <w:b/>
                <w:bCs/>
                <w:color w:val="FFFFFF"/>
                <w:sz w:val="20"/>
                <w:szCs w:val="20"/>
              </w:rPr>
              <w:t>Diff.</w:t>
            </w:r>
          </w:p>
        </w:tc>
        <w:tc>
          <w:tcPr>
            <w:tcW w:w="386" w:type="pct"/>
            <w:vMerge w:val="restart"/>
            <w:tcBorders>
              <w:top w:val="single" w:sz="4" w:space="0" w:color="auto"/>
              <w:left w:val="nil"/>
              <w:right w:val="nil"/>
            </w:tcBorders>
            <w:shd w:val="clear" w:color="000000" w:fill="387990"/>
            <w:vAlign w:val="bottom"/>
            <w:hideMark/>
          </w:tcPr>
          <w:p w14:paraId="3F883D1F" w14:textId="77777777" w:rsidR="00744ACA" w:rsidRDefault="00744ACA" w:rsidP="00F27E8A">
            <w:pPr>
              <w:jc w:val="center"/>
              <w:rPr>
                <w:b/>
                <w:bCs/>
                <w:color w:val="FFFFFF"/>
                <w:sz w:val="20"/>
                <w:szCs w:val="20"/>
              </w:rPr>
            </w:pPr>
            <w:r>
              <w:rPr>
                <w:b/>
                <w:bCs/>
                <w:color w:val="FFFFFF"/>
                <w:sz w:val="20"/>
                <w:szCs w:val="20"/>
              </w:rPr>
              <w:t>p-</w:t>
            </w:r>
            <w:proofErr w:type="spellStart"/>
            <w:r>
              <w:rPr>
                <w:b/>
                <w:bCs/>
                <w:color w:val="FFFFFF"/>
                <w:sz w:val="20"/>
                <w:szCs w:val="20"/>
              </w:rPr>
              <w:t>value</w:t>
            </w:r>
            <w:r>
              <w:rPr>
                <w:b/>
                <w:bCs/>
                <w:color w:val="FFFFFF"/>
                <w:sz w:val="20"/>
                <w:szCs w:val="20"/>
                <w:vertAlign w:val="superscript"/>
              </w:rPr>
              <w:t>b</w:t>
            </w:r>
            <w:proofErr w:type="spellEnd"/>
          </w:p>
        </w:tc>
        <w:tc>
          <w:tcPr>
            <w:tcW w:w="217" w:type="pct"/>
            <w:vMerge w:val="restart"/>
            <w:tcBorders>
              <w:top w:val="single" w:sz="4" w:space="0" w:color="auto"/>
              <w:left w:val="nil"/>
              <w:right w:val="nil"/>
            </w:tcBorders>
            <w:shd w:val="clear" w:color="000000" w:fill="387990"/>
            <w:vAlign w:val="bottom"/>
            <w:hideMark/>
          </w:tcPr>
          <w:p w14:paraId="689D9704" w14:textId="77777777" w:rsidR="00744ACA" w:rsidRDefault="00744ACA" w:rsidP="00F27E8A">
            <w:pPr>
              <w:jc w:val="center"/>
              <w:rPr>
                <w:b/>
                <w:bCs/>
                <w:color w:val="FFFFFF"/>
                <w:sz w:val="20"/>
                <w:szCs w:val="20"/>
              </w:rPr>
            </w:pPr>
            <w:proofErr w:type="spellStart"/>
            <w:r>
              <w:rPr>
                <w:b/>
                <w:bCs/>
                <w:color w:val="FFFFFF"/>
                <w:sz w:val="20"/>
                <w:szCs w:val="20"/>
              </w:rPr>
              <w:t>Sig.</w:t>
            </w:r>
            <w:r>
              <w:rPr>
                <w:b/>
                <w:bCs/>
                <w:color w:val="FFFFFF"/>
                <w:sz w:val="20"/>
                <w:szCs w:val="20"/>
                <w:vertAlign w:val="superscript"/>
              </w:rPr>
              <w:t>c</w:t>
            </w:r>
            <w:proofErr w:type="spellEnd"/>
          </w:p>
        </w:tc>
      </w:tr>
      <w:tr w:rsidR="00744ACA" w14:paraId="4C08C437" w14:textId="77777777" w:rsidTr="00AE648F">
        <w:trPr>
          <w:tblHeader/>
        </w:trPr>
        <w:tc>
          <w:tcPr>
            <w:tcW w:w="1276" w:type="pct"/>
            <w:vMerge/>
            <w:tcBorders>
              <w:top w:val="single" w:sz="4" w:space="0" w:color="auto"/>
              <w:left w:val="nil"/>
              <w:bottom w:val="single" w:sz="4" w:space="0" w:color="auto"/>
              <w:right w:val="nil"/>
            </w:tcBorders>
            <w:vAlign w:val="center"/>
            <w:hideMark/>
          </w:tcPr>
          <w:p w14:paraId="15686C38" w14:textId="77777777" w:rsidR="00744ACA" w:rsidRDefault="00744ACA" w:rsidP="00F27E8A">
            <w:pPr>
              <w:ind w:left="90"/>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20C65E0" w14:textId="77777777" w:rsidR="00744ACA" w:rsidRDefault="00744ACA" w:rsidP="00F27E8A">
            <w:pPr>
              <w:jc w:val="center"/>
              <w:rPr>
                <w:b/>
                <w:bCs/>
                <w:color w:val="FFFFFF"/>
                <w:sz w:val="20"/>
                <w:szCs w:val="20"/>
              </w:rPr>
            </w:pPr>
            <w:r>
              <w:rPr>
                <w:b/>
                <w:bCs/>
                <w:color w:val="FFFFFF"/>
                <w:sz w:val="20"/>
                <w:szCs w:val="20"/>
              </w:rPr>
              <w:t>%</w:t>
            </w:r>
          </w:p>
        </w:tc>
        <w:tc>
          <w:tcPr>
            <w:tcW w:w="492" w:type="pct"/>
            <w:tcBorders>
              <w:top w:val="nil"/>
              <w:left w:val="nil"/>
              <w:bottom w:val="single" w:sz="4" w:space="0" w:color="auto"/>
              <w:right w:val="nil"/>
            </w:tcBorders>
            <w:shd w:val="clear" w:color="000000" w:fill="387990"/>
          </w:tcPr>
          <w:p w14:paraId="10AD3D4C" w14:textId="77777777" w:rsidR="00744ACA" w:rsidRDefault="00744ACA" w:rsidP="00F27E8A">
            <w:pPr>
              <w:jc w:val="center"/>
              <w:rPr>
                <w:b/>
                <w:bCs/>
                <w:color w:val="FFFFFF"/>
                <w:sz w:val="20"/>
                <w:szCs w:val="20"/>
              </w:rPr>
            </w:pPr>
            <w:r>
              <w:rPr>
                <w:b/>
                <w:bCs/>
                <w:color w:val="FFFFFF"/>
                <w:sz w:val="20"/>
                <w:szCs w:val="20"/>
              </w:rPr>
              <w:t>95% CI</w:t>
            </w:r>
          </w:p>
        </w:tc>
        <w:tc>
          <w:tcPr>
            <w:tcW w:w="323" w:type="pct"/>
            <w:tcBorders>
              <w:top w:val="nil"/>
              <w:left w:val="nil"/>
              <w:bottom w:val="single" w:sz="4" w:space="0" w:color="auto"/>
              <w:right w:val="nil"/>
            </w:tcBorders>
            <w:shd w:val="clear" w:color="000000" w:fill="387990"/>
            <w:vAlign w:val="bottom"/>
            <w:hideMark/>
          </w:tcPr>
          <w:p w14:paraId="61155297"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70" w:type="pct"/>
            <w:vMerge/>
            <w:tcBorders>
              <w:top w:val="single" w:sz="4" w:space="0" w:color="auto"/>
              <w:left w:val="nil"/>
              <w:bottom w:val="single" w:sz="4" w:space="0" w:color="auto"/>
              <w:right w:val="nil"/>
            </w:tcBorders>
            <w:vAlign w:val="center"/>
            <w:hideMark/>
          </w:tcPr>
          <w:p w14:paraId="0A0E5DB9" w14:textId="77777777" w:rsidR="00744ACA" w:rsidRDefault="00744ACA" w:rsidP="00F27E8A">
            <w:pPr>
              <w:rPr>
                <w:b/>
                <w:bCs/>
                <w:color w:val="FFFFFF"/>
                <w:sz w:val="20"/>
                <w:szCs w:val="20"/>
              </w:rPr>
            </w:pPr>
          </w:p>
        </w:tc>
        <w:tc>
          <w:tcPr>
            <w:tcW w:w="535" w:type="pct"/>
            <w:tcBorders>
              <w:top w:val="nil"/>
              <w:left w:val="nil"/>
              <w:bottom w:val="single" w:sz="4" w:space="0" w:color="auto"/>
              <w:right w:val="nil"/>
            </w:tcBorders>
            <w:shd w:val="clear" w:color="000000" w:fill="387990"/>
            <w:vAlign w:val="bottom"/>
            <w:hideMark/>
          </w:tcPr>
          <w:p w14:paraId="642E4724" w14:textId="77777777" w:rsidR="00744ACA" w:rsidRDefault="00744ACA" w:rsidP="00F27E8A">
            <w:pPr>
              <w:jc w:val="center"/>
              <w:rPr>
                <w:b/>
                <w:bCs/>
                <w:color w:val="FFFFFF"/>
                <w:sz w:val="20"/>
                <w:szCs w:val="20"/>
              </w:rPr>
            </w:pPr>
            <w:r>
              <w:rPr>
                <w:b/>
                <w:bCs/>
                <w:color w:val="FFFFFF"/>
                <w:sz w:val="20"/>
                <w:szCs w:val="20"/>
              </w:rPr>
              <w:t>%</w:t>
            </w:r>
          </w:p>
        </w:tc>
        <w:tc>
          <w:tcPr>
            <w:tcW w:w="543" w:type="pct"/>
            <w:tcBorders>
              <w:top w:val="nil"/>
              <w:left w:val="nil"/>
              <w:bottom w:val="single" w:sz="4" w:space="0" w:color="auto"/>
              <w:right w:val="nil"/>
            </w:tcBorders>
            <w:shd w:val="clear" w:color="000000" w:fill="387990"/>
          </w:tcPr>
          <w:p w14:paraId="5E6C0E1D" w14:textId="77777777" w:rsidR="00744ACA" w:rsidRDefault="00744ACA" w:rsidP="00F27E8A">
            <w:pPr>
              <w:jc w:val="center"/>
              <w:rPr>
                <w:b/>
                <w:bCs/>
                <w:color w:val="FFFFFF"/>
                <w:sz w:val="20"/>
                <w:szCs w:val="20"/>
              </w:rPr>
            </w:pPr>
            <w:r>
              <w:rPr>
                <w:b/>
                <w:bCs/>
                <w:color w:val="FFFFFF"/>
                <w:sz w:val="20"/>
                <w:szCs w:val="20"/>
              </w:rPr>
              <w:t>95% CI</w:t>
            </w:r>
          </w:p>
        </w:tc>
        <w:tc>
          <w:tcPr>
            <w:tcW w:w="324" w:type="pct"/>
            <w:tcBorders>
              <w:top w:val="nil"/>
              <w:left w:val="nil"/>
              <w:bottom w:val="single" w:sz="4" w:space="0" w:color="auto"/>
              <w:right w:val="nil"/>
            </w:tcBorders>
            <w:shd w:val="clear" w:color="000000" w:fill="387990"/>
            <w:vAlign w:val="bottom"/>
            <w:hideMark/>
          </w:tcPr>
          <w:p w14:paraId="726646CC" w14:textId="77777777" w:rsidR="00744ACA" w:rsidRDefault="00744ACA" w:rsidP="00F27E8A">
            <w:pPr>
              <w:jc w:val="center"/>
              <w:rPr>
                <w:b/>
                <w:bCs/>
                <w:color w:val="FFFFFF"/>
                <w:sz w:val="20"/>
                <w:szCs w:val="20"/>
              </w:rPr>
            </w:pPr>
            <w:proofErr w:type="spellStart"/>
            <w:r>
              <w:rPr>
                <w:b/>
                <w:bCs/>
                <w:color w:val="FFFFFF"/>
                <w:sz w:val="20"/>
                <w:szCs w:val="20"/>
              </w:rPr>
              <w:t>n</w:t>
            </w:r>
            <w:r>
              <w:rPr>
                <w:b/>
                <w:bCs/>
                <w:color w:val="FFFFFF"/>
                <w:sz w:val="20"/>
                <w:szCs w:val="20"/>
                <w:vertAlign w:val="superscript"/>
              </w:rPr>
              <w:t>a</w:t>
            </w:r>
            <w:proofErr w:type="spellEnd"/>
          </w:p>
        </w:tc>
        <w:tc>
          <w:tcPr>
            <w:tcW w:w="299" w:type="pct"/>
            <w:vMerge/>
            <w:tcBorders>
              <w:left w:val="nil"/>
              <w:bottom w:val="single" w:sz="4" w:space="0" w:color="auto"/>
              <w:right w:val="nil"/>
            </w:tcBorders>
            <w:vAlign w:val="center"/>
            <w:hideMark/>
          </w:tcPr>
          <w:p w14:paraId="58B6FF43" w14:textId="77777777" w:rsidR="00744ACA" w:rsidRDefault="00744ACA" w:rsidP="00F27E8A">
            <w:pPr>
              <w:rPr>
                <w:b/>
                <w:bCs/>
                <w:color w:val="FFFFFF"/>
                <w:sz w:val="20"/>
                <w:szCs w:val="20"/>
              </w:rPr>
            </w:pPr>
          </w:p>
        </w:tc>
        <w:tc>
          <w:tcPr>
            <w:tcW w:w="386" w:type="pct"/>
            <w:vMerge/>
            <w:tcBorders>
              <w:left w:val="nil"/>
              <w:bottom w:val="single" w:sz="4" w:space="0" w:color="auto"/>
              <w:right w:val="nil"/>
            </w:tcBorders>
            <w:vAlign w:val="center"/>
            <w:hideMark/>
          </w:tcPr>
          <w:p w14:paraId="7F6B909E" w14:textId="77777777" w:rsidR="00744ACA" w:rsidRDefault="00744ACA" w:rsidP="00F27E8A">
            <w:pPr>
              <w:rPr>
                <w:b/>
                <w:bCs/>
                <w:color w:val="FFFFFF"/>
                <w:sz w:val="20"/>
                <w:szCs w:val="20"/>
              </w:rPr>
            </w:pPr>
          </w:p>
        </w:tc>
        <w:tc>
          <w:tcPr>
            <w:tcW w:w="217" w:type="pct"/>
            <w:vMerge/>
            <w:tcBorders>
              <w:left w:val="nil"/>
              <w:bottom w:val="single" w:sz="4" w:space="0" w:color="auto"/>
              <w:right w:val="nil"/>
            </w:tcBorders>
            <w:vAlign w:val="center"/>
            <w:hideMark/>
          </w:tcPr>
          <w:p w14:paraId="5C97F116" w14:textId="77777777" w:rsidR="00744ACA" w:rsidRDefault="00744ACA" w:rsidP="00F27E8A">
            <w:pPr>
              <w:rPr>
                <w:b/>
                <w:bCs/>
                <w:color w:val="FFFFFF"/>
                <w:sz w:val="20"/>
                <w:szCs w:val="20"/>
              </w:rPr>
            </w:pPr>
          </w:p>
        </w:tc>
      </w:tr>
      <w:tr w:rsidR="00744ACA" w14:paraId="62D7AB0A" w14:textId="77777777" w:rsidTr="00AE648F">
        <w:tc>
          <w:tcPr>
            <w:tcW w:w="1276" w:type="pct"/>
            <w:tcBorders>
              <w:top w:val="single" w:sz="4" w:space="0" w:color="auto"/>
              <w:left w:val="nil"/>
              <w:bottom w:val="single" w:sz="4" w:space="0" w:color="auto"/>
              <w:right w:val="nil"/>
            </w:tcBorders>
            <w:shd w:val="clear" w:color="auto" w:fill="auto"/>
            <w:vAlign w:val="center"/>
            <w:hideMark/>
          </w:tcPr>
          <w:p w14:paraId="075C490D" w14:textId="77777777" w:rsidR="00744ACA" w:rsidRDefault="00744ACA" w:rsidP="00F27E8A">
            <w:pPr>
              <w:ind w:left="90"/>
              <w:rPr>
                <w:b/>
                <w:bCs/>
                <w:sz w:val="20"/>
                <w:szCs w:val="20"/>
              </w:rPr>
            </w:pPr>
            <w:r>
              <w:rPr>
                <w:b/>
                <w:bCs/>
                <w:sz w:val="20"/>
                <w:szCs w:val="20"/>
              </w:rPr>
              <w:t>All children under 5 years of age</w:t>
            </w:r>
          </w:p>
        </w:tc>
        <w:tc>
          <w:tcPr>
            <w:tcW w:w="535" w:type="pct"/>
            <w:tcBorders>
              <w:top w:val="single" w:sz="4" w:space="0" w:color="auto"/>
              <w:left w:val="nil"/>
              <w:bottom w:val="single" w:sz="4" w:space="0" w:color="auto"/>
              <w:right w:val="nil"/>
            </w:tcBorders>
            <w:shd w:val="clear" w:color="auto" w:fill="auto"/>
            <w:vAlign w:val="center"/>
          </w:tcPr>
          <w:p w14:paraId="7A6B2DBE" w14:textId="77777777" w:rsidR="00744ACA" w:rsidRDefault="00744ACA" w:rsidP="00F27E8A">
            <w:pPr>
              <w:jc w:val="center"/>
              <w:rPr>
                <w:sz w:val="20"/>
                <w:szCs w:val="20"/>
              </w:rPr>
            </w:pPr>
          </w:p>
        </w:tc>
        <w:tc>
          <w:tcPr>
            <w:tcW w:w="492" w:type="pct"/>
            <w:tcBorders>
              <w:top w:val="single" w:sz="4" w:space="0" w:color="auto"/>
              <w:left w:val="nil"/>
              <w:bottom w:val="single" w:sz="4" w:space="0" w:color="auto"/>
              <w:right w:val="nil"/>
            </w:tcBorders>
            <w:vAlign w:val="center"/>
          </w:tcPr>
          <w:p w14:paraId="7CC6D0CC" w14:textId="77777777" w:rsidR="00744ACA" w:rsidRDefault="00744ACA" w:rsidP="00F27E8A">
            <w:pPr>
              <w:jc w:val="center"/>
              <w:rPr>
                <w:sz w:val="20"/>
                <w:szCs w:val="20"/>
              </w:rPr>
            </w:pPr>
          </w:p>
        </w:tc>
        <w:tc>
          <w:tcPr>
            <w:tcW w:w="323" w:type="pct"/>
            <w:tcBorders>
              <w:top w:val="single" w:sz="4" w:space="0" w:color="auto"/>
              <w:left w:val="nil"/>
              <w:bottom w:val="single" w:sz="4" w:space="0" w:color="auto"/>
              <w:right w:val="nil"/>
            </w:tcBorders>
            <w:shd w:val="clear" w:color="auto" w:fill="auto"/>
            <w:vAlign w:val="center"/>
          </w:tcPr>
          <w:p w14:paraId="72452F32" w14:textId="77777777" w:rsidR="00744ACA" w:rsidRDefault="00744ACA" w:rsidP="00F27E8A">
            <w:pPr>
              <w:jc w:val="center"/>
              <w:rPr>
                <w:sz w:val="20"/>
                <w:szCs w:val="20"/>
              </w:rPr>
            </w:pPr>
          </w:p>
        </w:tc>
        <w:tc>
          <w:tcPr>
            <w:tcW w:w="70" w:type="pct"/>
            <w:tcBorders>
              <w:top w:val="single" w:sz="4" w:space="0" w:color="auto"/>
              <w:left w:val="nil"/>
              <w:bottom w:val="single" w:sz="4" w:space="0" w:color="auto"/>
              <w:right w:val="nil"/>
            </w:tcBorders>
            <w:shd w:val="clear" w:color="auto" w:fill="auto"/>
            <w:vAlign w:val="center"/>
          </w:tcPr>
          <w:p w14:paraId="63309290" w14:textId="77777777" w:rsidR="00744ACA" w:rsidRDefault="00744ACA" w:rsidP="00F27E8A">
            <w:pPr>
              <w:jc w:val="center"/>
              <w:rPr>
                <w:sz w:val="20"/>
                <w:szCs w:val="20"/>
              </w:rPr>
            </w:pPr>
          </w:p>
        </w:tc>
        <w:tc>
          <w:tcPr>
            <w:tcW w:w="535" w:type="pct"/>
            <w:tcBorders>
              <w:top w:val="single" w:sz="4" w:space="0" w:color="auto"/>
              <w:left w:val="nil"/>
              <w:bottom w:val="single" w:sz="4" w:space="0" w:color="auto"/>
              <w:right w:val="nil"/>
            </w:tcBorders>
            <w:shd w:val="clear" w:color="auto" w:fill="auto"/>
            <w:vAlign w:val="center"/>
          </w:tcPr>
          <w:p w14:paraId="597392D3" w14:textId="77777777" w:rsidR="00744ACA" w:rsidRDefault="00744ACA" w:rsidP="00F27E8A">
            <w:pPr>
              <w:jc w:val="center"/>
              <w:rPr>
                <w:sz w:val="20"/>
                <w:szCs w:val="20"/>
              </w:rPr>
            </w:pPr>
          </w:p>
        </w:tc>
        <w:tc>
          <w:tcPr>
            <w:tcW w:w="543" w:type="pct"/>
            <w:tcBorders>
              <w:top w:val="single" w:sz="4" w:space="0" w:color="auto"/>
              <w:left w:val="nil"/>
              <w:bottom w:val="single" w:sz="4" w:space="0" w:color="auto"/>
              <w:right w:val="nil"/>
            </w:tcBorders>
            <w:vAlign w:val="center"/>
          </w:tcPr>
          <w:p w14:paraId="41D493CD" w14:textId="77777777" w:rsidR="00744ACA" w:rsidRDefault="00744ACA" w:rsidP="00F27E8A">
            <w:pPr>
              <w:jc w:val="center"/>
              <w:rPr>
                <w:sz w:val="20"/>
                <w:szCs w:val="20"/>
              </w:rPr>
            </w:pPr>
          </w:p>
        </w:tc>
        <w:tc>
          <w:tcPr>
            <w:tcW w:w="324" w:type="pct"/>
            <w:tcBorders>
              <w:top w:val="single" w:sz="4" w:space="0" w:color="auto"/>
              <w:left w:val="nil"/>
              <w:bottom w:val="single" w:sz="4" w:space="0" w:color="auto"/>
              <w:right w:val="nil"/>
            </w:tcBorders>
            <w:shd w:val="clear" w:color="auto" w:fill="auto"/>
            <w:vAlign w:val="center"/>
          </w:tcPr>
          <w:p w14:paraId="1336EF93" w14:textId="77777777" w:rsidR="00744ACA" w:rsidRDefault="00744ACA" w:rsidP="00F27E8A">
            <w:pPr>
              <w:jc w:val="center"/>
              <w:rPr>
                <w:sz w:val="20"/>
                <w:szCs w:val="20"/>
              </w:rPr>
            </w:pPr>
          </w:p>
        </w:tc>
        <w:tc>
          <w:tcPr>
            <w:tcW w:w="299" w:type="pct"/>
            <w:tcBorders>
              <w:top w:val="single" w:sz="4" w:space="0" w:color="auto"/>
              <w:left w:val="nil"/>
              <w:bottom w:val="single" w:sz="4" w:space="0" w:color="auto"/>
              <w:right w:val="nil"/>
            </w:tcBorders>
            <w:shd w:val="clear" w:color="auto" w:fill="auto"/>
            <w:vAlign w:val="center"/>
          </w:tcPr>
          <w:p w14:paraId="3D91948C" w14:textId="77777777" w:rsidR="00744ACA" w:rsidRDefault="00744ACA" w:rsidP="00F27E8A">
            <w:pPr>
              <w:jc w:val="center"/>
              <w:rPr>
                <w:sz w:val="20"/>
                <w:szCs w:val="20"/>
              </w:rPr>
            </w:pPr>
          </w:p>
        </w:tc>
        <w:tc>
          <w:tcPr>
            <w:tcW w:w="386" w:type="pct"/>
            <w:tcBorders>
              <w:top w:val="single" w:sz="4" w:space="0" w:color="auto"/>
              <w:left w:val="nil"/>
              <w:bottom w:val="single" w:sz="4" w:space="0" w:color="auto"/>
              <w:right w:val="nil"/>
            </w:tcBorders>
            <w:shd w:val="clear" w:color="auto" w:fill="auto"/>
            <w:vAlign w:val="center"/>
          </w:tcPr>
          <w:p w14:paraId="14FC96E7" w14:textId="77777777" w:rsidR="00744ACA" w:rsidRDefault="00744ACA" w:rsidP="00F27E8A">
            <w:pPr>
              <w:jc w:val="center"/>
              <w:rPr>
                <w:sz w:val="20"/>
                <w:szCs w:val="20"/>
              </w:rPr>
            </w:pPr>
          </w:p>
        </w:tc>
        <w:tc>
          <w:tcPr>
            <w:tcW w:w="217" w:type="pct"/>
            <w:tcBorders>
              <w:top w:val="single" w:sz="4" w:space="0" w:color="auto"/>
              <w:left w:val="nil"/>
              <w:bottom w:val="single" w:sz="4" w:space="0" w:color="auto"/>
              <w:right w:val="nil"/>
            </w:tcBorders>
            <w:shd w:val="clear" w:color="auto" w:fill="auto"/>
            <w:vAlign w:val="center"/>
          </w:tcPr>
          <w:p w14:paraId="3935DFCE" w14:textId="77777777" w:rsidR="00744ACA" w:rsidRDefault="00744ACA" w:rsidP="00F27E8A">
            <w:pPr>
              <w:jc w:val="center"/>
              <w:rPr>
                <w:sz w:val="20"/>
                <w:szCs w:val="20"/>
              </w:rPr>
            </w:pPr>
          </w:p>
        </w:tc>
      </w:tr>
      <w:tr w:rsidR="00744ACA" w14:paraId="7BBCE641" w14:textId="77777777" w:rsidTr="00F27E8A">
        <w:tc>
          <w:tcPr>
            <w:tcW w:w="1276" w:type="pct"/>
            <w:tcBorders>
              <w:top w:val="nil"/>
              <w:left w:val="nil"/>
              <w:bottom w:val="single" w:sz="4" w:space="0" w:color="auto"/>
              <w:right w:val="nil"/>
            </w:tcBorders>
            <w:shd w:val="clear" w:color="000000" w:fill="DBE7F3"/>
            <w:vAlign w:val="center"/>
            <w:hideMark/>
          </w:tcPr>
          <w:p w14:paraId="06C98A3C" w14:textId="77777777" w:rsidR="00744ACA" w:rsidRDefault="00744ACA" w:rsidP="00F27E8A">
            <w:pPr>
              <w:ind w:left="90"/>
              <w:rPr>
                <w:b/>
                <w:bCs/>
                <w:color w:val="auto"/>
                <w:sz w:val="20"/>
                <w:szCs w:val="20"/>
              </w:rPr>
            </w:pPr>
            <w:r>
              <w:rPr>
                <w:b/>
                <w:bCs/>
                <w:sz w:val="20"/>
                <w:szCs w:val="20"/>
              </w:rPr>
              <w:t>Child’s sex</w:t>
            </w:r>
          </w:p>
        </w:tc>
        <w:tc>
          <w:tcPr>
            <w:tcW w:w="535" w:type="pct"/>
            <w:tcBorders>
              <w:top w:val="nil"/>
              <w:left w:val="nil"/>
              <w:bottom w:val="single" w:sz="4" w:space="0" w:color="auto"/>
              <w:right w:val="nil"/>
            </w:tcBorders>
            <w:shd w:val="clear" w:color="000000" w:fill="DBE7F3"/>
            <w:vAlign w:val="center"/>
            <w:hideMark/>
          </w:tcPr>
          <w:p w14:paraId="7CC8CCFA"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3E6C80F7"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639C5E2B"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00D57AAE"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8D01DA2"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030DA114"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3CE93759"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59FD2092"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5ED761EB"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07D46F42" w14:textId="77777777" w:rsidR="00744ACA" w:rsidRPr="0008309A" w:rsidRDefault="00744ACA" w:rsidP="00F27E8A">
            <w:pPr>
              <w:jc w:val="center"/>
              <w:rPr>
                <w:bCs/>
                <w:sz w:val="20"/>
                <w:szCs w:val="20"/>
              </w:rPr>
            </w:pPr>
          </w:p>
        </w:tc>
      </w:tr>
      <w:tr w:rsidR="00744ACA" w14:paraId="7B231A11"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8DA3D0F" w14:textId="77777777" w:rsidR="00744ACA" w:rsidRDefault="00744ACA" w:rsidP="00F27E8A">
            <w:pPr>
              <w:ind w:left="90" w:firstLineChars="100" w:firstLine="200"/>
              <w:rPr>
                <w:sz w:val="20"/>
                <w:szCs w:val="20"/>
              </w:rPr>
            </w:pPr>
            <w:r>
              <w:rPr>
                <w:sz w:val="20"/>
                <w:szCs w:val="20"/>
              </w:rPr>
              <w:t>Male</w:t>
            </w:r>
          </w:p>
        </w:tc>
        <w:tc>
          <w:tcPr>
            <w:tcW w:w="535" w:type="pct"/>
            <w:tcBorders>
              <w:top w:val="nil"/>
              <w:left w:val="nil"/>
              <w:bottom w:val="single" w:sz="4" w:space="0" w:color="auto"/>
              <w:right w:val="nil"/>
            </w:tcBorders>
            <w:shd w:val="clear" w:color="auto" w:fill="auto"/>
            <w:vAlign w:val="center"/>
            <w:hideMark/>
          </w:tcPr>
          <w:p w14:paraId="07651C3A"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CF8A440"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C21A8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680300B"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BFD3A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027E70A"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55D75302"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0984E8A"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E09E3AB"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C6FE14D" w14:textId="77777777" w:rsidR="00744ACA" w:rsidRPr="0008309A" w:rsidRDefault="00744ACA" w:rsidP="00F27E8A">
            <w:pPr>
              <w:jc w:val="center"/>
              <w:rPr>
                <w:sz w:val="20"/>
                <w:szCs w:val="20"/>
              </w:rPr>
            </w:pPr>
          </w:p>
        </w:tc>
      </w:tr>
      <w:tr w:rsidR="00744ACA" w14:paraId="415DD05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CABE8E1" w14:textId="77777777" w:rsidR="00744ACA" w:rsidRDefault="00744ACA" w:rsidP="00F27E8A">
            <w:pPr>
              <w:ind w:left="90" w:firstLineChars="100" w:firstLine="200"/>
              <w:rPr>
                <w:sz w:val="20"/>
                <w:szCs w:val="20"/>
              </w:rPr>
            </w:pPr>
            <w:r>
              <w:rPr>
                <w:sz w:val="20"/>
                <w:szCs w:val="20"/>
              </w:rPr>
              <w:t>Female</w:t>
            </w:r>
          </w:p>
        </w:tc>
        <w:tc>
          <w:tcPr>
            <w:tcW w:w="535" w:type="pct"/>
            <w:tcBorders>
              <w:top w:val="nil"/>
              <w:left w:val="nil"/>
              <w:bottom w:val="single" w:sz="4" w:space="0" w:color="auto"/>
              <w:right w:val="nil"/>
            </w:tcBorders>
            <w:shd w:val="clear" w:color="auto" w:fill="auto"/>
            <w:vAlign w:val="center"/>
            <w:hideMark/>
          </w:tcPr>
          <w:p w14:paraId="3A11A6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21B2D6A"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AA114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2668FFD"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3AEAEA8"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F6F4364"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A791D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36AF773"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9A3E599"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FABEADC" w14:textId="77777777" w:rsidR="00744ACA" w:rsidRPr="0008309A" w:rsidRDefault="00744ACA" w:rsidP="00F27E8A">
            <w:pPr>
              <w:jc w:val="center"/>
              <w:rPr>
                <w:sz w:val="20"/>
                <w:szCs w:val="20"/>
              </w:rPr>
            </w:pPr>
          </w:p>
        </w:tc>
      </w:tr>
      <w:tr w:rsidR="00744ACA" w14:paraId="1FA83405" w14:textId="77777777" w:rsidTr="00F27E8A">
        <w:tc>
          <w:tcPr>
            <w:tcW w:w="1276" w:type="pct"/>
            <w:tcBorders>
              <w:top w:val="nil"/>
              <w:left w:val="nil"/>
              <w:bottom w:val="single" w:sz="4" w:space="0" w:color="auto"/>
              <w:right w:val="nil"/>
            </w:tcBorders>
            <w:shd w:val="clear" w:color="000000" w:fill="DBE7F3"/>
            <w:vAlign w:val="center"/>
            <w:hideMark/>
          </w:tcPr>
          <w:p w14:paraId="470D7776" w14:textId="77777777" w:rsidR="00744ACA" w:rsidRDefault="00744ACA" w:rsidP="00F27E8A">
            <w:pPr>
              <w:ind w:left="90"/>
              <w:rPr>
                <w:b/>
                <w:bCs/>
                <w:color w:val="auto"/>
                <w:sz w:val="20"/>
                <w:szCs w:val="20"/>
              </w:rPr>
            </w:pPr>
            <w:r>
              <w:rPr>
                <w:b/>
                <w:bCs/>
                <w:sz w:val="20"/>
                <w:szCs w:val="20"/>
              </w:rPr>
              <w:t>Child’s age</w:t>
            </w:r>
          </w:p>
        </w:tc>
        <w:tc>
          <w:tcPr>
            <w:tcW w:w="535" w:type="pct"/>
            <w:tcBorders>
              <w:top w:val="nil"/>
              <w:left w:val="nil"/>
              <w:bottom w:val="single" w:sz="4" w:space="0" w:color="auto"/>
              <w:right w:val="nil"/>
            </w:tcBorders>
            <w:shd w:val="clear" w:color="000000" w:fill="DBE7F3"/>
            <w:vAlign w:val="center"/>
            <w:hideMark/>
          </w:tcPr>
          <w:p w14:paraId="6AACC102" w14:textId="77777777" w:rsidR="00744ACA" w:rsidRPr="0008309A" w:rsidRDefault="00744ACA" w:rsidP="00F27E8A">
            <w:pPr>
              <w:jc w:val="center"/>
              <w:rPr>
                <w:bCs/>
                <w:sz w:val="20"/>
                <w:szCs w:val="20"/>
              </w:rPr>
            </w:pPr>
          </w:p>
        </w:tc>
        <w:tc>
          <w:tcPr>
            <w:tcW w:w="492" w:type="pct"/>
            <w:tcBorders>
              <w:top w:val="nil"/>
              <w:left w:val="nil"/>
              <w:bottom w:val="single" w:sz="4" w:space="0" w:color="auto"/>
              <w:right w:val="nil"/>
            </w:tcBorders>
            <w:shd w:val="clear" w:color="000000" w:fill="DBE7F3"/>
            <w:vAlign w:val="center"/>
          </w:tcPr>
          <w:p w14:paraId="00754D16" w14:textId="77777777" w:rsidR="00744ACA" w:rsidRPr="0008309A" w:rsidRDefault="00744ACA" w:rsidP="00F27E8A">
            <w:pPr>
              <w:jc w:val="center"/>
              <w:rPr>
                <w:bCs/>
                <w:sz w:val="20"/>
                <w:szCs w:val="20"/>
              </w:rPr>
            </w:pPr>
          </w:p>
        </w:tc>
        <w:tc>
          <w:tcPr>
            <w:tcW w:w="323" w:type="pct"/>
            <w:tcBorders>
              <w:top w:val="nil"/>
              <w:left w:val="nil"/>
              <w:bottom w:val="single" w:sz="4" w:space="0" w:color="auto"/>
              <w:right w:val="nil"/>
            </w:tcBorders>
            <w:shd w:val="clear" w:color="000000" w:fill="DBE7F3"/>
            <w:vAlign w:val="center"/>
            <w:hideMark/>
          </w:tcPr>
          <w:p w14:paraId="2F1AF2ED" w14:textId="77777777" w:rsidR="00744ACA" w:rsidRPr="0008309A" w:rsidRDefault="00744ACA" w:rsidP="00F27E8A">
            <w:pPr>
              <w:jc w:val="center"/>
              <w:rPr>
                <w:bCs/>
                <w:sz w:val="20"/>
                <w:szCs w:val="20"/>
              </w:rPr>
            </w:pPr>
          </w:p>
        </w:tc>
        <w:tc>
          <w:tcPr>
            <w:tcW w:w="70" w:type="pct"/>
            <w:tcBorders>
              <w:top w:val="nil"/>
              <w:left w:val="nil"/>
              <w:bottom w:val="single" w:sz="4" w:space="0" w:color="auto"/>
              <w:right w:val="nil"/>
            </w:tcBorders>
            <w:shd w:val="clear" w:color="000000" w:fill="DBE7F3"/>
            <w:vAlign w:val="center"/>
            <w:hideMark/>
          </w:tcPr>
          <w:p w14:paraId="37E62ED6" w14:textId="77777777" w:rsidR="00744ACA" w:rsidRPr="0008309A" w:rsidRDefault="00744ACA" w:rsidP="00F27E8A">
            <w:pPr>
              <w:jc w:val="center"/>
              <w:rPr>
                <w:bCs/>
                <w:sz w:val="20"/>
                <w:szCs w:val="20"/>
              </w:rPr>
            </w:pPr>
          </w:p>
        </w:tc>
        <w:tc>
          <w:tcPr>
            <w:tcW w:w="535" w:type="pct"/>
            <w:tcBorders>
              <w:top w:val="nil"/>
              <w:left w:val="nil"/>
              <w:bottom w:val="single" w:sz="4" w:space="0" w:color="auto"/>
              <w:right w:val="nil"/>
            </w:tcBorders>
            <w:shd w:val="clear" w:color="000000" w:fill="DBE7F3"/>
            <w:vAlign w:val="center"/>
            <w:hideMark/>
          </w:tcPr>
          <w:p w14:paraId="149FAAB0" w14:textId="77777777" w:rsidR="00744ACA" w:rsidRPr="0008309A" w:rsidRDefault="00744ACA" w:rsidP="00F27E8A">
            <w:pPr>
              <w:jc w:val="center"/>
              <w:rPr>
                <w:bCs/>
                <w:sz w:val="20"/>
                <w:szCs w:val="20"/>
              </w:rPr>
            </w:pPr>
          </w:p>
        </w:tc>
        <w:tc>
          <w:tcPr>
            <w:tcW w:w="543" w:type="pct"/>
            <w:tcBorders>
              <w:top w:val="nil"/>
              <w:left w:val="nil"/>
              <w:bottom w:val="single" w:sz="4" w:space="0" w:color="auto"/>
              <w:right w:val="nil"/>
            </w:tcBorders>
            <w:shd w:val="clear" w:color="000000" w:fill="DBE7F3"/>
            <w:vAlign w:val="center"/>
          </w:tcPr>
          <w:p w14:paraId="4C63E320" w14:textId="77777777" w:rsidR="00744ACA" w:rsidRPr="0008309A" w:rsidRDefault="00744ACA" w:rsidP="00F27E8A">
            <w:pPr>
              <w:jc w:val="center"/>
              <w:rPr>
                <w:bCs/>
                <w:sz w:val="20"/>
                <w:szCs w:val="20"/>
              </w:rPr>
            </w:pPr>
          </w:p>
        </w:tc>
        <w:tc>
          <w:tcPr>
            <w:tcW w:w="324" w:type="pct"/>
            <w:tcBorders>
              <w:top w:val="nil"/>
              <w:left w:val="nil"/>
              <w:bottom w:val="single" w:sz="4" w:space="0" w:color="auto"/>
              <w:right w:val="nil"/>
            </w:tcBorders>
            <w:shd w:val="clear" w:color="000000" w:fill="DBE7F3"/>
            <w:vAlign w:val="center"/>
            <w:hideMark/>
          </w:tcPr>
          <w:p w14:paraId="2F0D1D84" w14:textId="77777777" w:rsidR="00744ACA" w:rsidRPr="0008309A" w:rsidRDefault="00744ACA" w:rsidP="00F27E8A">
            <w:pPr>
              <w:jc w:val="center"/>
              <w:rPr>
                <w:bCs/>
                <w:sz w:val="20"/>
                <w:szCs w:val="20"/>
              </w:rPr>
            </w:pPr>
          </w:p>
        </w:tc>
        <w:tc>
          <w:tcPr>
            <w:tcW w:w="299" w:type="pct"/>
            <w:tcBorders>
              <w:top w:val="nil"/>
              <w:left w:val="nil"/>
              <w:bottom w:val="single" w:sz="4" w:space="0" w:color="auto"/>
              <w:right w:val="nil"/>
            </w:tcBorders>
            <w:shd w:val="clear" w:color="000000" w:fill="DBE7F3"/>
            <w:vAlign w:val="center"/>
            <w:hideMark/>
          </w:tcPr>
          <w:p w14:paraId="25321118" w14:textId="77777777" w:rsidR="00744ACA" w:rsidRPr="0008309A" w:rsidRDefault="00744ACA" w:rsidP="00F27E8A">
            <w:pPr>
              <w:jc w:val="center"/>
              <w:rPr>
                <w:bCs/>
                <w:sz w:val="20"/>
                <w:szCs w:val="20"/>
              </w:rPr>
            </w:pPr>
          </w:p>
        </w:tc>
        <w:tc>
          <w:tcPr>
            <w:tcW w:w="386" w:type="pct"/>
            <w:tcBorders>
              <w:top w:val="nil"/>
              <w:left w:val="nil"/>
              <w:bottom w:val="single" w:sz="4" w:space="0" w:color="auto"/>
              <w:right w:val="nil"/>
            </w:tcBorders>
            <w:shd w:val="clear" w:color="000000" w:fill="DBE7F3"/>
            <w:vAlign w:val="center"/>
            <w:hideMark/>
          </w:tcPr>
          <w:p w14:paraId="0CC68BC8" w14:textId="77777777" w:rsidR="00744ACA" w:rsidRPr="0008309A" w:rsidRDefault="00744ACA" w:rsidP="00F27E8A">
            <w:pPr>
              <w:jc w:val="center"/>
              <w:rPr>
                <w:bCs/>
                <w:sz w:val="20"/>
                <w:szCs w:val="20"/>
              </w:rPr>
            </w:pPr>
          </w:p>
        </w:tc>
        <w:tc>
          <w:tcPr>
            <w:tcW w:w="217" w:type="pct"/>
            <w:tcBorders>
              <w:top w:val="nil"/>
              <w:left w:val="nil"/>
              <w:bottom w:val="single" w:sz="4" w:space="0" w:color="auto"/>
              <w:right w:val="nil"/>
            </w:tcBorders>
            <w:shd w:val="clear" w:color="000000" w:fill="DBE7F3"/>
            <w:vAlign w:val="center"/>
            <w:hideMark/>
          </w:tcPr>
          <w:p w14:paraId="37ED24C4" w14:textId="77777777" w:rsidR="00744ACA" w:rsidRPr="0008309A" w:rsidRDefault="00744ACA" w:rsidP="00F27E8A">
            <w:pPr>
              <w:jc w:val="center"/>
              <w:rPr>
                <w:bCs/>
                <w:sz w:val="20"/>
                <w:szCs w:val="20"/>
              </w:rPr>
            </w:pPr>
          </w:p>
        </w:tc>
      </w:tr>
      <w:tr w:rsidR="00744ACA" w14:paraId="5845357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2E05BDE" w14:textId="77777777" w:rsidR="00744ACA" w:rsidRDefault="00744ACA" w:rsidP="00F27E8A">
            <w:pPr>
              <w:ind w:left="90" w:firstLineChars="100" w:firstLine="200"/>
              <w:rPr>
                <w:sz w:val="20"/>
                <w:szCs w:val="20"/>
              </w:rPr>
            </w:pPr>
            <w:r>
              <w:rPr>
                <w:sz w:val="20"/>
                <w:szCs w:val="20"/>
              </w:rPr>
              <w:t>0-11 months</w:t>
            </w:r>
          </w:p>
        </w:tc>
        <w:tc>
          <w:tcPr>
            <w:tcW w:w="535" w:type="pct"/>
            <w:tcBorders>
              <w:top w:val="nil"/>
              <w:left w:val="nil"/>
              <w:bottom w:val="single" w:sz="4" w:space="0" w:color="auto"/>
              <w:right w:val="nil"/>
            </w:tcBorders>
            <w:shd w:val="clear" w:color="auto" w:fill="auto"/>
            <w:vAlign w:val="center"/>
            <w:hideMark/>
          </w:tcPr>
          <w:p w14:paraId="44310207"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727B118"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8C1A46F"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7CE116F"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77FCAB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C91481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C868FBD"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1451E27"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3A28581"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CE85657" w14:textId="77777777" w:rsidR="00744ACA" w:rsidRPr="0008309A" w:rsidRDefault="00744ACA" w:rsidP="00F27E8A">
            <w:pPr>
              <w:jc w:val="center"/>
              <w:rPr>
                <w:sz w:val="20"/>
                <w:szCs w:val="20"/>
              </w:rPr>
            </w:pPr>
          </w:p>
        </w:tc>
      </w:tr>
      <w:tr w:rsidR="00744ACA" w14:paraId="13826A4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220618E" w14:textId="77777777" w:rsidR="00744ACA" w:rsidRDefault="00744ACA" w:rsidP="00F27E8A">
            <w:pPr>
              <w:ind w:left="90" w:firstLineChars="100" w:firstLine="200"/>
              <w:rPr>
                <w:sz w:val="20"/>
                <w:szCs w:val="20"/>
              </w:rPr>
            </w:pPr>
            <w:r>
              <w:rPr>
                <w:sz w:val="20"/>
                <w:szCs w:val="20"/>
              </w:rPr>
              <w:t>12-23 months</w:t>
            </w:r>
          </w:p>
        </w:tc>
        <w:tc>
          <w:tcPr>
            <w:tcW w:w="535" w:type="pct"/>
            <w:tcBorders>
              <w:top w:val="nil"/>
              <w:left w:val="nil"/>
              <w:bottom w:val="single" w:sz="4" w:space="0" w:color="auto"/>
              <w:right w:val="nil"/>
            </w:tcBorders>
            <w:shd w:val="clear" w:color="auto" w:fill="auto"/>
            <w:vAlign w:val="center"/>
            <w:hideMark/>
          </w:tcPr>
          <w:p w14:paraId="5F4B6A30"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B3598F7"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23A1A4B"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A0F6BB8"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0CA4155E"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DD45F01"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74D65DC"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F497A38"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E29342"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F380772" w14:textId="77777777" w:rsidR="00744ACA" w:rsidRPr="0008309A" w:rsidRDefault="00744ACA" w:rsidP="00F27E8A">
            <w:pPr>
              <w:jc w:val="center"/>
              <w:rPr>
                <w:sz w:val="20"/>
                <w:szCs w:val="20"/>
              </w:rPr>
            </w:pPr>
          </w:p>
        </w:tc>
      </w:tr>
      <w:tr w:rsidR="00744ACA" w14:paraId="65136E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0D349CD6" w14:textId="77777777" w:rsidR="00744ACA" w:rsidRDefault="00744ACA" w:rsidP="00F27E8A">
            <w:pPr>
              <w:ind w:left="90" w:firstLineChars="100" w:firstLine="200"/>
              <w:rPr>
                <w:sz w:val="20"/>
                <w:szCs w:val="20"/>
              </w:rPr>
            </w:pPr>
            <w:r>
              <w:rPr>
                <w:sz w:val="20"/>
                <w:szCs w:val="20"/>
              </w:rPr>
              <w:t>24-35 months</w:t>
            </w:r>
          </w:p>
        </w:tc>
        <w:tc>
          <w:tcPr>
            <w:tcW w:w="535" w:type="pct"/>
            <w:tcBorders>
              <w:top w:val="nil"/>
              <w:left w:val="nil"/>
              <w:bottom w:val="single" w:sz="4" w:space="0" w:color="auto"/>
              <w:right w:val="nil"/>
            </w:tcBorders>
            <w:shd w:val="clear" w:color="auto" w:fill="auto"/>
            <w:vAlign w:val="center"/>
            <w:hideMark/>
          </w:tcPr>
          <w:p w14:paraId="36716C3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850ABAE"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09D7132C"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B07341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66E7B1"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CD3631E"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48E4C70"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2175D06"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587E15"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EE9A95E" w14:textId="77777777" w:rsidR="00744ACA" w:rsidRPr="0008309A" w:rsidRDefault="00744ACA" w:rsidP="00F27E8A">
            <w:pPr>
              <w:jc w:val="center"/>
              <w:rPr>
                <w:sz w:val="20"/>
                <w:szCs w:val="20"/>
              </w:rPr>
            </w:pPr>
          </w:p>
        </w:tc>
      </w:tr>
      <w:tr w:rsidR="00744ACA" w14:paraId="54F337D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358D132B" w14:textId="77777777" w:rsidR="00744ACA" w:rsidRDefault="00744ACA" w:rsidP="00F27E8A">
            <w:pPr>
              <w:ind w:left="90" w:firstLineChars="100" w:firstLine="200"/>
              <w:rPr>
                <w:sz w:val="20"/>
                <w:szCs w:val="20"/>
              </w:rPr>
            </w:pPr>
            <w:r>
              <w:rPr>
                <w:sz w:val="20"/>
                <w:szCs w:val="20"/>
              </w:rPr>
              <w:t>36-47 months</w:t>
            </w:r>
          </w:p>
        </w:tc>
        <w:tc>
          <w:tcPr>
            <w:tcW w:w="535" w:type="pct"/>
            <w:tcBorders>
              <w:top w:val="nil"/>
              <w:left w:val="nil"/>
              <w:bottom w:val="single" w:sz="4" w:space="0" w:color="auto"/>
              <w:right w:val="nil"/>
            </w:tcBorders>
            <w:shd w:val="clear" w:color="auto" w:fill="auto"/>
            <w:vAlign w:val="center"/>
            <w:hideMark/>
          </w:tcPr>
          <w:p w14:paraId="00253AC8"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F4CBC2F"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DDC3364"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3AC3CCC"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1A5442A"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C34C205"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F040D95"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98A102D"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09B82B7"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8F25D55" w14:textId="77777777" w:rsidR="00744ACA" w:rsidRPr="0008309A" w:rsidRDefault="00744ACA" w:rsidP="00F27E8A">
            <w:pPr>
              <w:jc w:val="center"/>
              <w:rPr>
                <w:sz w:val="20"/>
                <w:szCs w:val="20"/>
              </w:rPr>
            </w:pPr>
          </w:p>
        </w:tc>
      </w:tr>
      <w:tr w:rsidR="00744ACA" w14:paraId="258BEA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1B2AC52" w14:textId="77777777" w:rsidR="00744ACA" w:rsidRDefault="00744ACA" w:rsidP="00F27E8A">
            <w:pPr>
              <w:ind w:left="90" w:firstLineChars="100" w:firstLine="200"/>
              <w:rPr>
                <w:sz w:val="20"/>
                <w:szCs w:val="20"/>
              </w:rPr>
            </w:pPr>
            <w:r>
              <w:rPr>
                <w:sz w:val="20"/>
                <w:szCs w:val="20"/>
              </w:rPr>
              <w:t>48-59 months</w:t>
            </w:r>
          </w:p>
        </w:tc>
        <w:tc>
          <w:tcPr>
            <w:tcW w:w="535" w:type="pct"/>
            <w:tcBorders>
              <w:top w:val="nil"/>
              <w:left w:val="nil"/>
              <w:bottom w:val="single" w:sz="4" w:space="0" w:color="auto"/>
              <w:right w:val="nil"/>
            </w:tcBorders>
            <w:shd w:val="clear" w:color="auto" w:fill="auto"/>
            <w:vAlign w:val="center"/>
            <w:hideMark/>
          </w:tcPr>
          <w:p w14:paraId="0E897E83" w14:textId="77777777" w:rsidR="00744ACA" w:rsidRPr="0008309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BC72E52" w14:textId="77777777" w:rsidR="00744ACA" w:rsidRPr="0008309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348EB9D" w14:textId="77777777" w:rsidR="00744ACA" w:rsidRPr="0008309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F83A820" w14:textId="77777777" w:rsidR="00744ACA" w:rsidRPr="0008309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48D58F0B" w14:textId="77777777" w:rsidR="00744ACA" w:rsidRPr="0008309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3DD7469" w14:textId="77777777" w:rsidR="00744ACA" w:rsidRPr="0008309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1C7AAB3" w14:textId="77777777" w:rsidR="00744ACA" w:rsidRPr="0008309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3EC649B" w14:textId="77777777" w:rsidR="00744ACA" w:rsidRPr="0008309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EDC3E0A" w14:textId="77777777" w:rsidR="00744ACA" w:rsidRPr="0008309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244D429" w14:textId="77777777" w:rsidR="00744ACA" w:rsidRPr="0008309A" w:rsidRDefault="00744ACA" w:rsidP="00F27E8A">
            <w:pPr>
              <w:jc w:val="center"/>
              <w:rPr>
                <w:sz w:val="20"/>
                <w:szCs w:val="20"/>
              </w:rPr>
            </w:pPr>
          </w:p>
        </w:tc>
      </w:tr>
      <w:tr w:rsidR="00744ACA" w14:paraId="3E5DADEE" w14:textId="77777777" w:rsidTr="00F27E8A">
        <w:trPr>
          <w:trHeight w:val="197"/>
        </w:trPr>
        <w:tc>
          <w:tcPr>
            <w:tcW w:w="2626" w:type="pct"/>
            <w:gridSpan w:val="4"/>
            <w:tcBorders>
              <w:top w:val="single" w:sz="4" w:space="0" w:color="auto"/>
              <w:left w:val="nil"/>
              <w:bottom w:val="single" w:sz="4" w:space="0" w:color="auto"/>
              <w:right w:val="nil"/>
            </w:tcBorders>
            <w:shd w:val="clear" w:color="000000" w:fill="DBE7F3"/>
          </w:tcPr>
          <w:p w14:paraId="03A2E265" w14:textId="77777777" w:rsidR="00744ACA" w:rsidRDefault="00744ACA" w:rsidP="00F27E8A">
            <w:pPr>
              <w:ind w:left="90"/>
              <w:rPr>
                <w:b/>
                <w:bCs/>
                <w:color w:val="auto"/>
                <w:sz w:val="20"/>
                <w:szCs w:val="20"/>
              </w:rPr>
            </w:pPr>
            <w:r>
              <w:rPr>
                <w:b/>
                <w:bCs/>
                <w:sz w:val="20"/>
                <w:szCs w:val="20"/>
              </w:rPr>
              <w:t xml:space="preserve">Caregiver’s </w:t>
            </w:r>
            <w:proofErr w:type="spellStart"/>
            <w:r>
              <w:rPr>
                <w:b/>
                <w:bCs/>
                <w:sz w:val="20"/>
                <w:szCs w:val="20"/>
              </w:rPr>
              <w:t>education</w:t>
            </w:r>
            <w:r>
              <w:rPr>
                <w:b/>
                <w:bCs/>
                <w:sz w:val="20"/>
                <w:szCs w:val="20"/>
                <w:vertAlign w:val="superscript"/>
              </w:rPr>
              <w:t>d</w:t>
            </w:r>
            <w:proofErr w:type="spellEnd"/>
          </w:p>
        </w:tc>
        <w:tc>
          <w:tcPr>
            <w:tcW w:w="70" w:type="pct"/>
            <w:tcBorders>
              <w:top w:val="nil"/>
              <w:left w:val="nil"/>
              <w:bottom w:val="single" w:sz="4" w:space="0" w:color="auto"/>
              <w:right w:val="nil"/>
            </w:tcBorders>
            <w:shd w:val="clear" w:color="000000" w:fill="DBE7F3"/>
            <w:vAlign w:val="center"/>
            <w:hideMark/>
          </w:tcPr>
          <w:p w14:paraId="1AD3E95A"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4EABDF10"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32993996"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3B4301F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14B0203A"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43D11854"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479F1E64" w14:textId="77777777" w:rsidR="00744ACA" w:rsidRDefault="00744ACA" w:rsidP="00F27E8A">
            <w:pPr>
              <w:rPr>
                <w:b/>
                <w:bCs/>
                <w:sz w:val="20"/>
                <w:szCs w:val="20"/>
              </w:rPr>
            </w:pPr>
            <w:r>
              <w:rPr>
                <w:b/>
                <w:bCs/>
                <w:sz w:val="20"/>
                <w:szCs w:val="20"/>
              </w:rPr>
              <w:t> </w:t>
            </w:r>
          </w:p>
        </w:tc>
      </w:tr>
      <w:tr w:rsidR="00744ACA" w14:paraId="5F988D2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E667DE" w14:textId="77777777" w:rsidR="00744ACA" w:rsidRDefault="00744ACA" w:rsidP="00F27E8A">
            <w:pPr>
              <w:ind w:left="90" w:firstLineChars="100" w:firstLine="200"/>
              <w:rPr>
                <w:sz w:val="20"/>
                <w:szCs w:val="20"/>
              </w:rPr>
            </w:pPr>
            <w:r>
              <w:rPr>
                <w:sz w:val="20"/>
                <w:szCs w:val="20"/>
              </w:rPr>
              <w:t>No education</w:t>
            </w:r>
          </w:p>
        </w:tc>
        <w:tc>
          <w:tcPr>
            <w:tcW w:w="535" w:type="pct"/>
            <w:tcBorders>
              <w:top w:val="nil"/>
              <w:left w:val="nil"/>
              <w:bottom w:val="single" w:sz="4" w:space="0" w:color="auto"/>
              <w:right w:val="nil"/>
            </w:tcBorders>
            <w:shd w:val="clear" w:color="auto" w:fill="auto"/>
            <w:vAlign w:val="center"/>
            <w:hideMark/>
          </w:tcPr>
          <w:p w14:paraId="642B7268"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1D0F9E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91062B1"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04A714AB"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8D09B0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5D8D44F"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3A558FF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7F8122EA"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8255496"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B2AAF6B" w14:textId="77777777" w:rsidR="00744ACA" w:rsidRDefault="00744ACA" w:rsidP="00F27E8A">
            <w:pPr>
              <w:jc w:val="center"/>
              <w:rPr>
                <w:sz w:val="20"/>
                <w:szCs w:val="20"/>
              </w:rPr>
            </w:pPr>
          </w:p>
        </w:tc>
      </w:tr>
      <w:tr w:rsidR="00744ACA" w14:paraId="63D11AB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A6C504F" w14:textId="77777777" w:rsidR="00744ACA" w:rsidRDefault="00744ACA" w:rsidP="00F27E8A">
            <w:pPr>
              <w:ind w:left="90" w:firstLineChars="100" w:firstLine="200"/>
              <w:rPr>
                <w:sz w:val="20"/>
                <w:szCs w:val="20"/>
              </w:rPr>
            </w:pPr>
            <w:r>
              <w:rPr>
                <w:sz w:val="20"/>
                <w:szCs w:val="20"/>
              </w:rPr>
              <w:t>Less than primary</w:t>
            </w:r>
          </w:p>
        </w:tc>
        <w:tc>
          <w:tcPr>
            <w:tcW w:w="535" w:type="pct"/>
            <w:tcBorders>
              <w:top w:val="nil"/>
              <w:left w:val="nil"/>
              <w:bottom w:val="single" w:sz="4" w:space="0" w:color="auto"/>
              <w:right w:val="nil"/>
            </w:tcBorders>
            <w:shd w:val="clear" w:color="auto" w:fill="auto"/>
            <w:vAlign w:val="center"/>
            <w:hideMark/>
          </w:tcPr>
          <w:p w14:paraId="2851CE8D"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56DC7C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F95B48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6D3B37F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3DFF7C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2311B0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0E5D86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CAC5FA9"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BDE814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2117C0F" w14:textId="77777777" w:rsidR="00744ACA" w:rsidRDefault="00744ACA" w:rsidP="00F27E8A">
            <w:pPr>
              <w:jc w:val="center"/>
              <w:rPr>
                <w:sz w:val="20"/>
                <w:szCs w:val="20"/>
              </w:rPr>
            </w:pPr>
          </w:p>
        </w:tc>
      </w:tr>
      <w:tr w:rsidR="00744ACA" w14:paraId="680EC8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7FB0BCA" w14:textId="77777777" w:rsidR="00744ACA" w:rsidRDefault="00744ACA" w:rsidP="00F27E8A">
            <w:pPr>
              <w:ind w:left="90" w:firstLineChars="100" w:firstLine="200"/>
              <w:rPr>
                <w:sz w:val="20"/>
                <w:szCs w:val="20"/>
              </w:rPr>
            </w:pPr>
            <w:r>
              <w:rPr>
                <w:sz w:val="20"/>
                <w:szCs w:val="20"/>
              </w:rPr>
              <w:t>Completed primary</w:t>
            </w:r>
          </w:p>
        </w:tc>
        <w:tc>
          <w:tcPr>
            <w:tcW w:w="535" w:type="pct"/>
            <w:tcBorders>
              <w:top w:val="nil"/>
              <w:left w:val="nil"/>
              <w:bottom w:val="single" w:sz="4" w:space="0" w:color="auto"/>
              <w:right w:val="nil"/>
            </w:tcBorders>
            <w:shd w:val="clear" w:color="auto" w:fill="auto"/>
            <w:vAlign w:val="center"/>
            <w:hideMark/>
          </w:tcPr>
          <w:p w14:paraId="2500236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115A997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BBDE7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F56F8B5"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68FF6B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BF7D45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D991679"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4FFDAC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4678CE52"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3900B50" w14:textId="77777777" w:rsidR="00744ACA" w:rsidRDefault="00744ACA" w:rsidP="00F27E8A">
            <w:pPr>
              <w:jc w:val="center"/>
              <w:rPr>
                <w:sz w:val="20"/>
                <w:szCs w:val="20"/>
              </w:rPr>
            </w:pPr>
          </w:p>
        </w:tc>
      </w:tr>
      <w:tr w:rsidR="00744ACA" w14:paraId="794D6F2B"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1A34077C" w14:textId="77777777" w:rsidR="00744ACA" w:rsidRDefault="00744ACA" w:rsidP="00F27E8A">
            <w:pPr>
              <w:ind w:left="90" w:firstLineChars="100" w:firstLine="200"/>
              <w:rPr>
                <w:sz w:val="20"/>
                <w:szCs w:val="20"/>
              </w:rPr>
            </w:pPr>
            <w:r>
              <w:rPr>
                <w:sz w:val="20"/>
                <w:szCs w:val="20"/>
              </w:rPr>
              <w:t>Completed secondary</w:t>
            </w:r>
          </w:p>
        </w:tc>
        <w:tc>
          <w:tcPr>
            <w:tcW w:w="535" w:type="pct"/>
            <w:tcBorders>
              <w:top w:val="nil"/>
              <w:left w:val="nil"/>
              <w:bottom w:val="single" w:sz="4" w:space="0" w:color="auto"/>
              <w:right w:val="nil"/>
            </w:tcBorders>
            <w:shd w:val="clear" w:color="auto" w:fill="auto"/>
            <w:vAlign w:val="center"/>
            <w:hideMark/>
          </w:tcPr>
          <w:p w14:paraId="590FD399"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F356D3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4FABF8FA"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37B5D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EBBC07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03D372F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61EE508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0E956E32"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5B12B64"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8DA49C9" w14:textId="77777777" w:rsidR="00744ACA" w:rsidRDefault="00744ACA" w:rsidP="00F27E8A">
            <w:pPr>
              <w:jc w:val="center"/>
              <w:rPr>
                <w:sz w:val="20"/>
                <w:szCs w:val="20"/>
              </w:rPr>
            </w:pPr>
          </w:p>
        </w:tc>
      </w:tr>
      <w:tr w:rsidR="00744ACA" w14:paraId="78EF5CF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AAECBF1" w14:textId="77777777" w:rsidR="00744ACA" w:rsidRDefault="00744ACA" w:rsidP="00F27E8A">
            <w:pPr>
              <w:ind w:left="90" w:firstLineChars="100" w:firstLine="200"/>
              <w:rPr>
                <w:sz w:val="20"/>
                <w:szCs w:val="20"/>
              </w:rPr>
            </w:pPr>
            <w:r>
              <w:rPr>
                <w:sz w:val="20"/>
                <w:szCs w:val="20"/>
              </w:rPr>
              <w:t>Higher</w:t>
            </w:r>
          </w:p>
        </w:tc>
        <w:tc>
          <w:tcPr>
            <w:tcW w:w="535" w:type="pct"/>
            <w:tcBorders>
              <w:top w:val="nil"/>
              <w:left w:val="nil"/>
              <w:bottom w:val="single" w:sz="4" w:space="0" w:color="auto"/>
              <w:right w:val="nil"/>
            </w:tcBorders>
            <w:shd w:val="clear" w:color="auto" w:fill="auto"/>
            <w:vAlign w:val="center"/>
            <w:hideMark/>
          </w:tcPr>
          <w:p w14:paraId="0ED2B831"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4F0E8E5"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692382C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5C706C"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F51A33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79EE855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7E1BDE"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56FFF594"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47D181E"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E12F936" w14:textId="77777777" w:rsidR="00744ACA" w:rsidRDefault="00744ACA" w:rsidP="00F27E8A">
            <w:pPr>
              <w:jc w:val="center"/>
              <w:rPr>
                <w:sz w:val="20"/>
                <w:szCs w:val="20"/>
              </w:rPr>
            </w:pPr>
          </w:p>
        </w:tc>
      </w:tr>
      <w:tr w:rsidR="00744ACA" w14:paraId="3C2B56D9" w14:textId="77777777" w:rsidTr="00F27E8A">
        <w:tc>
          <w:tcPr>
            <w:tcW w:w="1811" w:type="pct"/>
            <w:gridSpan w:val="2"/>
            <w:tcBorders>
              <w:top w:val="nil"/>
              <w:left w:val="nil"/>
              <w:bottom w:val="single" w:sz="4" w:space="0" w:color="auto"/>
              <w:right w:val="nil"/>
            </w:tcBorders>
            <w:shd w:val="clear" w:color="000000" w:fill="DBE7F3"/>
            <w:vAlign w:val="center"/>
            <w:hideMark/>
          </w:tcPr>
          <w:p w14:paraId="11CD589A" w14:textId="77777777" w:rsidR="00744ACA" w:rsidRPr="004D36F9" w:rsidRDefault="00744ACA" w:rsidP="00F27E8A">
            <w:pPr>
              <w:ind w:left="90"/>
              <w:rPr>
                <w:b/>
                <w:bCs/>
                <w:color w:val="auto"/>
                <w:sz w:val="20"/>
                <w:szCs w:val="20"/>
              </w:rPr>
            </w:pPr>
            <w:r>
              <w:rPr>
                <w:b/>
                <w:bCs/>
                <w:sz w:val="20"/>
                <w:szCs w:val="20"/>
              </w:rPr>
              <w:t>Gendered household type</w:t>
            </w:r>
          </w:p>
        </w:tc>
        <w:tc>
          <w:tcPr>
            <w:tcW w:w="492" w:type="pct"/>
            <w:tcBorders>
              <w:top w:val="nil"/>
              <w:left w:val="nil"/>
              <w:bottom w:val="single" w:sz="4" w:space="0" w:color="auto"/>
              <w:right w:val="nil"/>
            </w:tcBorders>
            <w:shd w:val="clear" w:color="000000" w:fill="DBE7F3"/>
          </w:tcPr>
          <w:p w14:paraId="0DCCD7B4" w14:textId="77777777" w:rsidR="00744ACA" w:rsidRDefault="00744ACA" w:rsidP="00F27E8A">
            <w:pP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067BBA02" w14:textId="77777777" w:rsidR="00744ACA" w:rsidRDefault="00744ACA" w:rsidP="00F27E8A">
            <w:pPr>
              <w:rPr>
                <w:b/>
                <w:bCs/>
                <w:sz w:val="20"/>
                <w:szCs w:val="20"/>
              </w:rPr>
            </w:pPr>
            <w:r>
              <w:rPr>
                <w:b/>
                <w:bCs/>
                <w:sz w:val="20"/>
                <w:szCs w:val="20"/>
              </w:rPr>
              <w:t> </w:t>
            </w:r>
          </w:p>
        </w:tc>
        <w:tc>
          <w:tcPr>
            <w:tcW w:w="70" w:type="pct"/>
            <w:tcBorders>
              <w:top w:val="nil"/>
              <w:left w:val="nil"/>
              <w:bottom w:val="single" w:sz="4" w:space="0" w:color="auto"/>
              <w:right w:val="nil"/>
            </w:tcBorders>
            <w:shd w:val="clear" w:color="000000" w:fill="DBE7F3"/>
            <w:vAlign w:val="center"/>
            <w:hideMark/>
          </w:tcPr>
          <w:p w14:paraId="539B993F" w14:textId="77777777" w:rsidR="00744ACA" w:rsidRDefault="00744ACA" w:rsidP="00F27E8A">
            <w:pPr>
              <w:rPr>
                <w:b/>
                <w:bCs/>
                <w:sz w:val="20"/>
                <w:szCs w:val="20"/>
              </w:rPr>
            </w:pPr>
            <w:r>
              <w:rPr>
                <w:b/>
                <w:bCs/>
                <w:sz w:val="20"/>
                <w:szCs w:val="20"/>
              </w:rPr>
              <w:t> </w:t>
            </w:r>
          </w:p>
        </w:tc>
        <w:tc>
          <w:tcPr>
            <w:tcW w:w="535" w:type="pct"/>
            <w:tcBorders>
              <w:top w:val="nil"/>
              <w:left w:val="nil"/>
              <w:bottom w:val="single" w:sz="4" w:space="0" w:color="auto"/>
              <w:right w:val="nil"/>
            </w:tcBorders>
            <w:shd w:val="clear" w:color="000000" w:fill="DBE7F3"/>
            <w:vAlign w:val="center"/>
            <w:hideMark/>
          </w:tcPr>
          <w:p w14:paraId="1352DA69" w14:textId="77777777" w:rsidR="00744ACA" w:rsidRDefault="00744ACA" w:rsidP="00F27E8A">
            <w:pPr>
              <w:rPr>
                <w:b/>
                <w:bCs/>
                <w:sz w:val="20"/>
                <w:szCs w:val="20"/>
              </w:rPr>
            </w:pPr>
            <w:r>
              <w:rPr>
                <w:b/>
                <w:bCs/>
                <w:sz w:val="20"/>
                <w:szCs w:val="20"/>
              </w:rPr>
              <w:t> </w:t>
            </w:r>
          </w:p>
        </w:tc>
        <w:tc>
          <w:tcPr>
            <w:tcW w:w="543" w:type="pct"/>
            <w:tcBorders>
              <w:top w:val="nil"/>
              <w:left w:val="nil"/>
              <w:bottom w:val="single" w:sz="4" w:space="0" w:color="auto"/>
              <w:right w:val="nil"/>
            </w:tcBorders>
            <w:shd w:val="clear" w:color="000000" w:fill="DBE7F3"/>
          </w:tcPr>
          <w:p w14:paraId="6C919D6C" w14:textId="77777777" w:rsidR="00744ACA" w:rsidRDefault="00744ACA" w:rsidP="00F27E8A">
            <w:pP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295129AD" w14:textId="77777777" w:rsidR="00744ACA" w:rsidRDefault="00744ACA" w:rsidP="00F27E8A">
            <w:pPr>
              <w:rPr>
                <w:b/>
                <w:bCs/>
                <w:sz w:val="20"/>
                <w:szCs w:val="20"/>
              </w:rPr>
            </w:pPr>
            <w:r>
              <w:rPr>
                <w:b/>
                <w:bCs/>
                <w:sz w:val="20"/>
                <w:szCs w:val="20"/>
              </w:rPr>
              <w:t> </w:t>
            </w:r>
          </w:p>
        </w:tc>
        <w:tc>
          <w:tcPr>
            <w:tcW w:w="299" w:type="pct"/>
            <w:tcBorders>
              <w:top w:val="nil"/>
              <w:left w:val="nil"/>
              <w:bottom w:val="single" w:sz="4" w:space="0" w:color="auto"/>
              <w:right w:val="nil"/>
            </w:tcBorders>
            <w:shd w:val="clear" w:color="000000" w:fill="DBE7F3"/>
            <w:vAlign w:val="center"/>
            <w:hideMark/>
          </w:tcPr>
          <w:p w14:paraId="29B8ABFD" w14:textId="77777777" w:rsidR="00744ACA" w:rsidRDefault="00744ACA" w:rsidP="00F27E8A">
            <w:pPr>
              <w:rPr>
                <w:b/>
                <w:bCs/>
                <w:sz w:val="20"/>
                <w:szCs w:val="20"/>
              </w:rPr>
            </w:pPr>
            <w:r>
              <w:rPr>
                <w:b/>
                <w:bCs/>
                <w:sz w:val="20"/>
                <w:szCs w:val="20"/>
              </w:rPr>
              <w:t> </w:t>
            </w:r>
          </w:p>
        </w:tc>
        <w:tc>
          <w:tcPr>
            <w:tcW w:w="386" w:type="pct"/>
            <w:tcBorders>
              <w:top w:val="nil"/>
              <w:left w:val="nil"/>
              <w:bottom w:val="single" w:sz="4" w:space="0" w:color="auto"/>
              <w:right w:val="nil"/>
            </w:tcBorders>
            <w:shd w:val="clear" w:color="000000" w:fill="DBE7F3"/>
            <w:vAlign w:val="center"/>
            <w:hideMark/>
          </w:tcPr>
          <w:p w14:paraId="2CAAD018" w14:textId="77777777" w:rsidR="00744ACA" w:rsidRDefault="00744ACA" w:rsidP="00F27E8A">
            <w:pPr>
              <w:rPr>
                <w:b/>
                <w:bCs/>
                <w:sz w:val="20"/>
                <w:szCs w:val="20"/>
              </w:rPr>
            </w:pPr>
            <w:r>
              <w:rPr>
                <w:b/>
                <w:bCs/>
                <w:sz w:val="20"/>
                <w:szCs w:val="20"/>
              </w:rPr>
              <w:t> </w:t>
            </w:r>
          </w:p>
        </w:tc>
        <w:tc>
          <w:tcPr>
            <w:tcW w:w="217" w:type="pct"/>
            <w:tcBorders>
              <w:top w:val="nil"/>
              <w:left w:val="nil"/>
              <w:bottom w:val="single" w:sz="4" w:space="0" w:color="auto"/>
              <w:right w:val="nil"/>
            </w:tcBorders>
            <w:shd w:val="clear" w:color="000000" w:fill="DBE7F3"/>
            <w:vAlign w:val="center"/>
            <w:hideMark/>
          </w:tcPr>
          <w:p w14:paraId="2FFDF1A0" w14:textId="77777777" w:rsidR="00744ACA" w:rsidRDefault="00744ACA" w:rsidP="00F27E8A">
            <w:pPr>
              <w:rPr>
                <w:b/>
                <w:bCs/>
                <w:sz w:val="20"/>
                <w:szCs w:val="20"/>
              </w:rPr>
            </w:pPr>
            <w:r>
              <w:rPr>
                <w:b/>
                <w:bCs/>
                <w:sz w:val="20"/>
                <w:szCs w:val="20"/>
              </w:rPr>
              <w:t> </w:t>
            </w:r>
          </w:p>
        </w:tc>
      </w:tr>
      <w:tr w:rsidR="00744ACA" w14:paraId="09146F84"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5AFA6DC" w14:textId="77777777" w:rsidR="00744ACA" w:rsidRDefault="00744ACA" w:rsidP="00F27E8A">
            <w:pPr>
              <w:ind w:left="90" w:firstLineChars="100" w:firstLine="200"/>
              <w:rPr>
                <w:sz w:val="20"/>
                <w:szCs w:val="20"/>
              </w:rPr>
            </w:pPr>
            <w:r>
              <w:rPr>
                <w:sz w:val="20"/>
                <w:szCs w:val="20"/>
              </w:rPr>
              <w:t>Male and female adults</w:t>
            </w:r>
          </w:p>
        </w:tc>
        <w:tc>
          <w:tcPr>
            <w:tcW w:w="535" w:type="pct"/>
            <w:tcBorders>
              <w:top w:val="nil"/>
              <w:left w:val="nil"/>
              <w:bottom w:val="single" w:sz="4" w:space="0" w:color="auto"/>
              <w:right w:val="nil"/>
            </w:tcBorders>
            <w:shd w:val="clear" w:color="auto" w:fill="auto"/>
            <w:vAlign w:val="center"/>
            <w:hideMark/>
          </w:tcPr>
          <w:p w14:paraId="1EA13292"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91DCD0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7504688"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DAED54D"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739DB98"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1AA09EC"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34B62F3"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E1FD14E"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35AD6CB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592F5D20" w14:textId="77777777" w:rsidR="00744ACA" w:rsidRDefault="00744ACA" w:rsidP="00F27E8A">
            <w:pPr>
              <w:jc w:val="center"/>
              <w:rPr>
                <w:sz w:val="20"/>
                <w:szCs w:val="20"/>
              </w:rPr>
            </w:pPr>
          </w:p>
        </w:tc>
      </w:tr>
      <w:tr w:rsidR="00744ACA" w14:paraId="137EAE59"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006DB17" w14:textId="77777777" w:rsidR="00744ACA" w:rsidRDefault="00744ACA" w:rsidP="00F27E8A">
            <w:pPr>
              <w:ind w:left="90" w:firstLineChars="100" w:firstLine="200"/>
              <w:rPr>
                <w:sz w:val="20"/>
                <w:szCs w:val="20"/>
              </w:rPr>
            </w:pPr>
            <w:r>
              <w:rPr>
                <w:sz w:val="20"/>
                <w:szCs w:val="20"/>
              </w:rPr>
              <w:t>Female adults only</w:t>
            </w:r>
          </w:p>
        </w:tc>
        <w:tc>
          <w:tcPr>
            <w:tcW w:w="535" w:type="pct"/>
            <w:tcBorders>
              <w:top w:val="nil"/>
              <w:left w:val="nil"/>
              <w:bottom w:val="single" w:sz="4" w:space="0" w:color="auto"/>
              <w:right w:val="nil"/>
            </w:tcBorders>
            <w:shd w:val="clear" w:color="auto" w:fill="auto"/>
            <w:vAlign w:val="center"/>
            <w:hideMark/>
          </w:tcPr>
          <w:p w14:paraId="520FEDC7"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4821BED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1A305E3"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625AFC0"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1ED4543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2B0427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4EF2795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725DB9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126619A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1F307C9" w14:textId="77777777" w:rsidR="00744ACA" w:rsidRDefault="00744ACA" w:rsidP="00F27E8A">
            <w:pPr>
              <w:jc w:val="center"/>
              <w:rPr>
                <w:sz w:val="20"/>
                <w:szCs w:val="20"/>
              </w:rPr>
            </w:pPr>
          </w:p>
        </w:tc>
      </w:tr>
      <w:tr w:rsidR="00744ACA" w14:paraId="27C1B4B0"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DF3376A" w14:textId="77777777" w:rsidR="00744ACA" w:rsidRDefault="00744ACA" w:rsidP="00F27E8A">
            <w:pPr>
              <w:ind w:left="90" w:firstLineChars="100" w:firstLine="200"/>
              <w:rPr>
                <w:sz w:val="20"/>
                <w:szCs w:val="20"/>
              </w:rPr>
            </w:pPr>
            <w:r>
              <w:rPr>
                <w:sz w:val="20"/>
                <w:szCs w:val="20"/>
              </w:rPr>
              <w:t>Male adults only</w:t>
            </w:r>
          </w:p>
        </w:tc>
        <w:tc>
          <w:tcPr>
            <w:tcW w:w="535" w:type="pct"/>
            <w:tcBorders>
              <w:top w:val="nil"/>
              <w:left w:val="nil"/>
              <w:bottom w:val="single" w:sz="4" w:space="0" w:color="auto"/>
              <w:right w:val="nil"/>
            </w:tcBorders>
            <w:shd w:val="clear" w:color="auto" w:fill="auto"/>
            <w:vAlign w:val="center"/>
            <w:hideMark/>
          </w:tcPr>
          <w:p w14:paraId="76A1C85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379025CC"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3006DBC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2292A0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503DD06A"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E71611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A7002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7BEC78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CF9E960"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0A7AE577" w14:textId="77777777" w:rsidR="00744ACA" w:rsidRDefault="00744ACA" w:rsidP="00F27E8A">
            <w:pPr>
              <w:jc w:val="center"/>
              <w:rPr>
                <w:sz w:val="20"/>
                <w:szCs w:val="20"/>
              </w:rPr>
            </w:pPr>
          </w:p>
        </w:tc>
      </w:tr>
      <w:tr w:rsidR="00744ACA" w14:paraId="4D978B4C" w14:textId="77777777" w:rsidTr="00BA0CE4">
        <w:tc>
          <w:tcPr>
            <w:tcW w:w="1276" w:type="pct"/>
            <w:tcBorders>
              <w:top w:val="nil"/>
              <w:left w:val="nil"/>
              <w:bottom w:val="single" w:sz="4" w:space="0" w:color="auto"/>
              <w:right w:val="nil"/>
            </w:tcBorders>
            <w:shd w:val="clear" w:color="auto" w:fill="auto"/>
            <w:noWrap/>
            <w:tcMar>
              <w:top w:w="0" w:type="dxa"/>
              <w:left w:w="180" w:type="dxa"/>
              <w:bottom w:w="0" w:type="dxa"/>
              <w:right w:w="0" w:type="dxa"/>
            </w:tcMar>
            <w:vAlign w:val="center"/>
            <w:hideMark/>
          </w:tcPr>
          <w:p w14:paraId="4D3D8F17" w14:textId="77777777" w:rsidR="00744ACA" w:rsidRDefault="00744ACA" w:rsidP="00F27E8A">
            <w:pPr>
              <w:ind w:left="90" w:firstLineChars="100" w:firstLine="200"/>
              <w:rPr>
                <w:sz w:val="20"/>
                <w:szCs w:val="20"/>
              </w:rPr>
            </w:pPr>
            <w:r>
              <w:rPr>
                <w:sz w:val="20"/>
                <w:szCs w:val="20"/>
              </w:rPr>
              <w:t>Children only</w:t>
            </w:r>
          </w:p>
        </w:tc>
        <w:tc>
          <w:tcPr>
            <w:tcW w:w="535" w:type="pct"/>
            <w:tcBorders>
              <w:top w:val="nil"/>
              <w:left w:val="nil"/>
              <w:bottom w:val="single" w:sz="4" w:space="0" w:color="auto"/>
              <w:right w:val="nil"/>
            </w:tcBorders>
            <w:shd w:val="clear" w:color="auto" w:fill="auto"/>
            <w:vAlign w:val="center"/>
            <w:hideMark/>
          </w:tcPr>
          <w:p w14:paraId="4DA74650"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541468D"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43C60BE"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B584AD7"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3BF092"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17890269"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E2E22E0"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4AFCD613"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60AD638D"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76D11174" w14:textId="77777777" w:rsidR="00744ACA" w:rsidRDefault="00744ACA" w:rsidP="00F27E8A">
            <w:pPr>
              <w:jc w:val="center"/>
              <w:rPr>
                <w:sz w:val="20"/>
                <w:szCs w:val="20"/>
              </w:rPr>
            </w:pPr>
          </w:p>
        </w:tc>
      </w:tr>
      <w:tr w:rsidR="00744ACA" w14:paraId="39DCBBE0" w14:textId="77777777" w:rsidTr="00F27E8A">
        <w:tc>
          <w:tcPr>
            <w:tcW w:w="1276" w:type="pct"/>
            <w:tcBorders>
              <w:top w:val="nil"/>
              <w:left w:val="nil"/>
              <w:bottom w:val="single" w:sz="4" w:space="0" w:color="auto"/>
              <w:right w:val="nil"/>
            </w:tcBorders>
            <w:shd w:val="clear" w:color="000000" w:fill="DBE7F3"/>
            <w:vAlign w:val="center"/>
            <w:hideMark/>
          </w:tcPr>
          <w:p w14:paraId="49C7BBB3" w14:textId="77777777" w:rsidR="00744ACA" w:rsidRDefault="00744ACA" w:rsidP="00F27E8A">
            <w:pPr>
              <w:ind w:left="90"/>
              <w:rPr>
                <w:b/>
                <w:bCs/>
                <w:color w:val="auto"/>
                <w:sz w:val="20"/>
                <w:szCs w:val="20"/>
              </w:rPr>
            </w:pPr>
            <w:r>
              <w:rPr>
                <w:b/>
                <w:bCs/>
                <w:sz w:val="20"/>
                <w:szCs w:val="20"/>
              </w:rPr>
              <w:t>Poverty status</w:t>
            </w:r>
          </w:p>
        </w:tc>
        <w:tc>
          <w:tcPr>
            <w:tcW w:w="535" w:type="pct"/>
            <w:tcBorders>
              <w:top w:val="nil"/>
              <w:left w:val="nil"/>
              <w:bottom w:val="single" w:sz="4" w:space="0" w:color="auto"/>
              <w:right w:val="nil"/>
            </w:tcBorders>
            <w:shd w:val="clear" w:color="000000" w:fill="DBE7F3"/>
            <w:vAlign w:val="center"/>
            <w:hideMark/>
          </w:tcPr>
          <w:p w14:paraId="0E789AB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43D54743"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681B9FD1"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06CF03E6"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4ED54268"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6615DEE"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405D5E9C"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590356C5"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7024A412"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8B744F1" w14:textId="77777777" w:rsidR="00744ACA" w:rsidRDefault="00744ACA" w:rsidP="00F27E8A">
            <w:pPr>
              <w:jc w:val="center"/>
              <w:rPr>
                <w:b/>
                <w:bCs/>
                <w:sz w:val="20"/>
                <w:szCs w:val="20"/>
              </w:rPr>
            </w:pPr>
          </w:p>
        </w:tc>
      </w:tr>
      <w:tr w:rsidR="00744ACA" w14:paraId="31D128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6420508C" w14:textId="77777777" w:rsidR="00744ACA" w:rsidRDefault="00744ACA" w:rsidP="00F27E8A">
            <w:pPr>
              <w:ind w:left="90" w:firstLineChars="100" w:firstLine="200"/>
              <w:rPr>
                <w:sz w:val="20"/>
                <w:szCs w:val="20"/>
              </w:rPr>
            </w:pPr>
            <w:r>
              <w:rPr>
                <w:sz w:val="20"/>
                <w:szCs w:val="20"/>
              </w:rPr>
              <w:t>Poor</w:t>
            </w:r>
          </w:p>
        </w:tc>
        <w:tc>
          <w:tcPr>
            <w:tcW w:w="535" w:type="pct"/>
            <w:tcBorders>
              <w:top w:val="nil"/>
              <w:left w:val="nil"/>
              <w:bottom w:val="single" w:sz="4" w:space="0" w:color="auto"/>
              <w:right w:val="nil"/>
            </w:tcBorders>
            <w:shd w:val="clear" w:color="auto" w:fill="auto"/>
            <w:noWrap/>
            <w:vAlign w:val="center"/>
            <w:hideMark/>
          </w:tcPr>
          <w:p w14:paraId="46BEF256"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663A12A"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572A8C84"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165D9001"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1E6A26FE"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6966B3B1"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240869D7"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1D11D17"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E560033"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4452A6AE" w14:textId="77777777" w:rsidR="00744ACA" w:rsidRDefault="00744ACA" w:rsidP="00F27E8A">
            <w:pPr>
              <w:jc w:val="center"/>
              <w:rPr>
                <w:sz w:val="20"/>
                <w:szCs w:val="20"/>
              </w:rPr>
            </w:pPr>
          </w:p>
        </w:tc>
      </w:tr>
      <w:tr w:rsidR="00744ACA" w14:paraId="1207505C"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400493BA" w14:textId="77777777" w:rsidR="00744ACA" w:rsidRDefault="00744ACA" w:rsidP="00F27E8A">
            <w:pPr>
              <w:ind w:left="90" w:firstLineChars="100" w:firstLine="200"/>
              <w:rPr>
                <w:sz w:val="20"/>
                <w:szCs w:val="20"/>
              </w:rPr>
            </w:pPr>
            <w:r>
              <w:rPr>
                <w:sz w:val="20"/>
                <w:szCs w:val="20"/>
              </w:rPr>
              <w:t>Non-poor</w:t>
            </w:r>
          </w:p>
        </w:tc>
        <w:tc>
          <w:tcPr>
            <w:tcW w:w="535" w:type="pct"/>
            <w:tcBorders>
              <w:top w:val="nil"/>
              <w:left w:val="nil"/>
              <w:bottom w:val="single" w:sz="4" w:space="0" w:color="auto"/>
              <w:right w:val="nil"/>
            </w:tcBorders>
            <w:shd w:val="clear" w:color="auto" w:fill="auto"/>
            <w:noWrap/>
            <w:vAlign w:val="center"/>
            <w:hideMark/>
          </w:tcPr>
          <w:p w14:paraId="0AA41A6B"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54963829"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1F56D10"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5F65D56E"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noWrap/>
            <w:vAlign w:val="center"/>
            <w:hideMark/>
          </w:tcPr>
          <w:p w14:paraId="60B9B5E6"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4F8429B2"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C407625"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noWrap/>
            <w:vAlign w:val="center"/>
            <w:hideMark/>
          </w:tcPr>
          <w:p w14:paraId="7001332B"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914EEA1"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331399FD" w14:textId="77777777" w:rsidR="00744ACA" w:rsidRDefault="00744ACA" w:rsidP="00F27E8A">
            <w:pPr>
              <w:jc w:val="center"/>
              <w:rPr>
                <w:sz w:val="20"/>
                <w:szCs w:val="20"/>
              </w:rPr>
            </w:pPr>
          </w:p>
        </w:tc>
      </w:tr>
      <w:tr w:rsidR="00744ACA" w14:paraId="4403BD9D" w14:textId="77777777" w:rsidTr="00F27E8A">
        <w:tc>
          <w:tcPr>
            <w:tcW w:w="1276" w:type="pct"/>
            <w:tcBorders>
              <w:top w:val="nil"/>
              <w:left w:val="nil"/>
              <w:bottom w:val="single" w:sz="4" w:space="0" w:color="auto"/>
              <w:right w:val="nil"/>
            </w:tcBorders>
            <w:shd w:val="clear" w:color="000000" w:fill="DBE7F3"/>
            <w:vAlign w:val="center"/>
            <w:hideMark/>
          </w:tcPr>
          <w:p w14:paraId="3DA29DE8" w14:textId="77777777" w:rsidR="00744ACA" w:rsidRDefault="00744ACA" w:rsidP="00F27E8A">
            <w:pPr>
              <w:keepNext/>
              <w:widowControl/>
              <w:ind w:left="86"/>
              <w:rPr>
                <w:b/>
                <w:bCs/>
                <w:color w:val="auto"/>
                <w:sz w:val="20"/>
                <w:szCs w:val="20"/>
              </w:rPr>
            </w:pPr>
            <w:r>
              <w:rPr>
                <w:b/>
                <w:bCs/>
                <w:sz w:val="20"/>
                <w:szCs w:val="20"/>
              </w:rPr>
              <w:t>Household hunger</w:t>
            </w:r>
          </w:p>
        </w:tc>
        <w:tc>
          <w:tcPr>
            <w:tcW w:w="535" w:type="pct"/>
            <w:tcBorders>
              <w:top w:val="nil"/>
              <w:left w:val="nil"/>
              <w:bottom w:val="single" w:sz="4" w:space="0" w:color="auto"/>
              <w:right w:val="nil"/>
            </w:tcBorders>
            <w:shd w:val="clear" w:color="000000" w:fill="DBE7F3"/>
            <w:vAlign w:val="center"/>
            <w:hideMark/>
          </w:tcPr>
          <w:p w14:paraId="2290A7DF" w14:textId="77777777" w:rsidR="00744ACA" w:rsidRDefault="00744ACA" w:rsidP="00F27E8A">
            <w:pPr>
              <w:rPr>
                <w:b/>
                <w:bCs/>
                <w:sz w:val="20"/>
                <w:szCs w:val="20"/>
              </w:rPr>
            </w:pPr>
            <w:r>
              <w:rPr>
                <w:b/>
                <w:bCs/>
                <w:sz w:val="20"/>
                <w:szCs w:val="20"/>
              </w:rPr>
              <w:t> </w:t>
            </w:r>
          </w:p>
        </w:tc>
        <w:tc>
          <w:tcPr>
            <w:tcW w:w="492" w:type="pct"/>
            <w:tcBorders>
              <w:top w:val="nil"/>
              <w:left w:val="nil"/>
              <w:bottom w:val="single" w:sz="4" w:space="0" w:color="auto"/>
              <w:right w:val="nil"/>
            </w:tcBorders>
            <w:shd w:val="clear" w:color="000000" w:fill="DBE7F3"/>
            <w:vAlign w:val="center"/>
          </w:tcPr>
          <w:p w14:paraId="2284E0A4" w14:textId="77777777" w:rsidR="00744ACA" w:rsidRDefault="00744ACA" w:rsidP="00F27E8A">
            <w:pPr>
              <w:jc w:val="center"/>
              <w:rPr>
                <w:b/>
                <w:bCs/>
                <w:sz w:val="20"/>
                <w:szCs w:val="20"/>
              </w:rPr>
            </w:pPr>
          </w:p>
        </w:tc>
        <w:tc>
          <w:tcPr>
            <w:tcW w:w="323" w:type="pct"/>
            <w:tcBorders>
              <w:top w:val="nil"/>
              <w:left w:val="nil"/>
              <w:bottom w:val="single" w:sz="4" w:space="0" w:color="auto"/>
              <w:right w:val="nil"/>
            </w:tcBorders>
            <w:shd w:val="clear" w:color="000000" w:fill="DBE7F3"/>
            <w:vAlign w:val="center"/>
            <w:hideMark/>
          </w:tcPr>
          <w:p w14:paraId="5EAACA1E" w14:textId="77777777" w:rsidR="00744ACA" w:rsidRDefault="00744ACA" w:rsidP="00F27E8A">
            <w:pPr>
              <w:jc w:val="center"/>
              <w:rPr>
                <w:b/>
                <w:bCs/>
                <w:sz w:val="20"/>
                <w:szCs w:val="20"/>
              </w:rPr>
            </w:pPr>
          </w:p>
        </w:tc>
        <w:tc>
          <w:tcPr>
            <w:tcW w:w="70" w:type="pct"/>
            <w:tcBorders>
              <w:top w:val="nil"/>
              <w:left w:val="nil"/>
              <w:bottom w:val="single" w:sz="4" w:space="0" w:color="auto"/>
              <w:right w:val="nil"/>
            </w:tcBorders>
            <w:shd w:val="clear" w:color="000000" w:fill="DBE7F3"/>
            <w:vAlign w:val="center"/>
            <w:hideMark/>
          </w:tcPr>
          <w:p w14:paraId="5918D93B" w14:textId="77777777" w:rsidR="00744ACA" w:rsidRDefault="00744ACA" w:rsidP="00F27E8A">
            <w:pPr>
              <w:jc w:val="center"/>
              <w:rPr>
                <w:b/>
                <w:bCs/>
                <w:sz w:val="20"/>
                <w:szCs w:val="20"/>
              </w:rPr>
            </w:pPr>
          </w:p>
        </w:tc>
        <w:tc>
          <w:tcPr>
            <w:tcW w:w="535" w:type="pct"/>
            <w:tcBorders>
              <w:top w:val="nil"/>
              <w:left w:val="nil"/>
              <w:bottom w:val="single" w:sz="4" w:space="0" w:color="auto"/>
              <w:right w:val="nil"/>
            </w:tcBorders>
            <w:shd w:val="clear" w:color="000000" w:fill="DBE7F3"/>
            <w:vAlign w:val="center"/>
            <w:hideMark/>
          </w:tcPr>
          <w:p w14:paraId="2952A1B3" w14:textId="77777777" w:rsidR="00744ACA" w:rsidRDefault="00744ACA" w:rsidP="00F27E8A">
            <w:pPr>
              <w:jc w:val="center"/>
              <w:rPr>
                <w:b/>
                <w:bCs/>
                <w:sz w:val="20"/>
                <w:szCs w:val="20"/>
              </w:rPr>
            </w:pPr>
          </w:p>
        </w:tc>
        <w:tc>
          <w:tcPr>
            <w:tcW w:w="543" w:type="pct"/>
            <w:tcBorders>
              <w:top w:val="nil"/>
              <w:left w:val="nil"/>
              <w:bottom w:val="single" w:sz="4" w:space="0" w:color="auto"/>
              <w:right w:val="nil"/>
            </w:tcBorders>
            <w:shd w:val="clear" w:color="000000" w:fill="DBE7F3"/>
            <w:vAlign w:val="center"/>
          </w:tcPr>
          <w:p w14:paraId="62120DC4" w14:textId="77777777" w:rsidR="00744ACA" w:rsidRDefault="00744ACA" w:rsidP="00F27E8A">
            <w:pPr>
              <w:jc w:val="center"/>
              <w:rPr>
                <w:b/>
                <w:bCs/>
                <w:sz w:val="20"/>
                <w:szCs w:val="20"/>
              </w:rPr>
            </w:pPr>
          </w:p>
        </w:tc>
        <w:tc>
          <w:tcPr>
            <w:tcW w:w="324" w:type="pct"/>
            <w:tcBorders>
              <w:top w:val="nil"/>
              <w:left w:val="nil"/>
              <w:bottom w:val="single" w:sz="4" w:space="0" w:color="auto"/>
              <w:right w:val="nil"/>
            </w:tcBorders>
            <w:shd w:val="clear" w:color="000000" w:fill="DBE7F3"/>
            <w:vAlign w:val="center"/>
            <w:hideMark/>
          </w:tcPr>
          <w:p w14:paraId="69A70BD1" w14:textId="77777777" w:rsidR="00744ACA" w:rsidRDefault="00744ACA" w:rsidP="00F27E8A">
            <w:pPr>
              <w:jc w:val="center"/>
              <w:rPr>
                <w:b/>
                <w:bCs/>
                <w:sz w:val="20"/>
                <w:szCs w:val="20"/>
              </w:rPr>
            </w:pPr>
          </w:p>
        </w:tc>
        <w:tc>
          <w:tcPr>
            <w:tcW w:w="299" w:type="pct"/>
            <w:tcBorders>
              <w:top w:val="nil"/>
              <w:left w:val="nil"/>
              <w:bottom w:val="single" w:sz="4" w:space="0" w:color="auto"/>
              <w:right w:val="nil"/>
            </w:tcBorders>
            <w:shd w:val="clear" w:color="000000" w:fill="DBE7F3"/>
            <w:vAlign w:val="center"/>
            <w:hideMark/>
          </w:tcPr>
          <w:p w14:paraId="487D352E" w14:textId="77777777" w:rsidR="00744ACA" w:rsidRDefault="00744ACA" w:rsidP="00F27E8A">
            <w:pPr>
              <w:jc w:val="center"/>
              <w:rPr>
                <w:b/>
                <w:bCs/>
                <w:sz w:val="20"/>
                <w:szCs w:val="20"/>
              </w:rPr>
            </w:pPr>
          </w:p>
        </w:tc>
        <w:tc>
          <w:tcPr>
            <w:tcW w:w="386" w:type="pct"/>
            <w:tcBorders>
              <w:top w:val="nil"/>
              <w:left w:val="nil"/>
              <w:bottom w:val="single" w:sz="4" w:space="0" w:color="auto"/>
              <w:right w:val="nil"/>
            </w:tcBorders>
            <w:shd w:val="clear" w:color="000000" w:fill="DBE7F3"/>
            <w:vAlign w:val="center"/>
            <w:hideMark/>
          </w:tcPr>
          <w:p w14:paraId="066E00E7" w14:textId="77777777" w:rsidR="00744ACA" w:rsidRDefault="00744ACA" w:rsidP="00F27E8A">
            <w:pPr>
              <w:jc w:val="center"/>
              <w:rPr>
                <w:b/>
                <w:bCs/>
                <w:sz w:val="20"/>
                <w:szCs w:val="20"/>
              </w:rPr>
            </w:pPr>
          </w:p>
        </w:tc>
        <w:tc>
          <w:tcPr>
            <w:tcW w:w="217" w:type="pct"/>
            <w:tcBorders>
              <w:top w:val="nil"/>
              <w:left w:val="nil"/>
              <w:bottom w:val="single" w:sz="4" w:space="0" w:color="auto"/>
              <w:right w:val="nil"/>
            </w:tcBorders>
            <w:shd w:val="clear" w:color="000000" w:fill="DBE7F3"/>
            <w:vAlign w:val="center"/>
            <w:hideMark/>
          </w:tcPr>
          <w:p w14:paraId="45255391" w14:textId="77777777" w:rsidR="00744ACA" w:rsidRDefault="00744ACA" w:rsidP="00F27E8A">
            <w:pPr>
              <w:jc w:val="center"/>
              <w:rPr>
                <w:b/>
                <w:bCs/>
                <w:sz w:val="20"/>
                <w:szCs w:val="20"/>
              </w:rPr>
            </w:pPr>
          </w:p>
        </w:tc>
      </w:tr>
      <w:tr w:rsidR="00744ACA" w14:paraId="1C2DBE52"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5E8E0501" w14:textId="77777777" w:rsidR="00744ACA" w:rsidRDefault="00744ACA" w:rsidP="00F27E8A">
            <w:pPr>
              <w:keepNext/>
              <w:widowControl/>
              <w:ind w:left="86" w:firstLineChars="100" w:firstLine="200"/>
              <w:rPr>
                <w:sz w:val="20"/>
                <w:szCs w:val="20"/>
              </w:rPr>
            </w:pPr>
            <w:r>
              <w:rPr>
                <w:sz w:val="20"/>
                <w:szCs w:val="20"/>
              </w:rPr>
              <w:t>Little to no hunger</w:t>
            </w:r>
          </w:p>
        </w:tc>
        <w:tc>
          <w:tcPr>
            <w:tcW w:w="535" w:type="pct"/>
            <w:tcBorders>
              <w:top w:val="nil"/>
              <w:left w:val="nil"/>
              <w:bottom w:val="single" w:sz="4" w:space="0" w:color="auto"/>
              <w:right w:val="nil"/>
            </w:tcBorders>
            <w:shd w:val="clear" w:color="auto" w:fill="auto"/>
            <w:vAlign w:val="center"/>
            <w:hideMark/>
          </w:tcPr>
          <w:p w14:paraId="0962D075"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2EE3CADB"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73EA0FCB"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756CCF9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6A649C9C"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30D8F4E6"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0E37E86F"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11DCABBD"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59B53B17"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18A8BB7F" w14:textId="77777777" w:rsidR="00744ACA" w:rsidRDefault="00744ACA" w:rsidP="00F27E8A">
            <w:pPr>
              <w:jc w:val="center"/>
              <w:rPr>
                <w:sz w:val="20"/>
                <w:szCs w:val="20"/>
              </w:rPr>
            </w:pPr>
          </w:p>
        </w:tc>
      </w:tr>
      <w:tr w:rsidR="00744ACA" w14:paraId="5A6BCAC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21EB18B2" w14:textId="77777777" w:rsidR="00744ACA" w:rsidRDefault="00744ACA" w:rsidP="00F27E8A">
            <w:pPr>
              <w:keepNext/>
              <w:widowControl/>
              <w:ind w:left="86" w:firstLineChars="100" w:firstLine="200"/>
              <w:rPr>
                <w:sz w:val="20"/>
                <w:szCs w:val="20"/>
              </w:rPr>
            </w:pPr>
            <w:r>
              <w:rPr>
                <w:sz w:val="20"/>
                <w:szCs w:val="20"/>
              </w:rPr>
              <w:t>Moderate hunger</w:t>
            </w:r>
          </w:p>
        </w:tc>
        <w:tc>
          <w:tcPr>
            <w:tcW w:w="535" w:type="pct"/>
            <w:tcBorders>
              <w:top w:val="nil"/>
              <w:left w:val="nil"/>
              <w:bottom w:val="single" w:sz="4" w:space="0" w:color="auto"/>
              <w:right w:val="nil"/>
            </w:tcBorders>
            <w:shd w:val="clear" w:color="auto" w:fill="auto"/>
            <w:vAlign w:val="center"/>
            <w:hideMark/>
          </w:tcPr>
          <w:p w14:paraId="531F3463"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6F299DFE"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A9F05EC"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31B2F0E6"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38D069F1"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2E7D19D8"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10553E66"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31479B1C"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231642A9"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28081DCB" w14:textId="77777777" w:rsidR="00744ACA" w:rsidRDefault="00744ACA" w:rsidP="00F27E8A">
            <w:pPr>
              <w:jc w:val="center"/>
              <w:rPr>
                <w:sz w:val="20"/>
                <w:szCs w:val="20"/>
              </w:rPr>
            </w:pPr>
          </w:p>
        </w:tc>
      </w:tr>
      <w:tr w:rsidR="00744ACA" w14:paraId="4B9A85A3" w14:textId="77777777" w:rsidTr="00BA0CE4">
        <w:tc>
          <w:tcPr>
            <w:tcW w:w="1276" w:type="pct"/>
            <w:tcBorders>
              <w:top w:val="nil"/>
              <w:left w:val="nil"/>
              <w:bottom w:val="single" w:sz="4" w:space="0" w:color="auto"/>
              <w:right w:val="nil"/>
            </w:tcBorders>
            <w:shd w:val="clear" w:color="auto" w:fill="auto"/>
            <w:tcMar>
              <w:top w:w="0" w:type="dxa"/>
              <w:left w:w="180" w:type="dxa"/>
              <w:bottom w:w="0" w:type="dxa"/>
              <w:right w:w="0" w:type="dxa"/>
            </w:tcMar>
            <w:vAlign w:val="center"/>
            <w:hideMark/>
          </w:tcPr>
          <w:p w14:paraId="744E88C2" w14:textId="77777777" w:rsidR="00744ACA" w:rsidRDefault="00744ACA" w:rsidP="00F27E8A">
            <w:pPr>
              <w:ind w:left="90" w:firstLineChars="100" w:firstLine="200"/>
              <w:rPr>
                <w:sz w:val="20"/>
                <w:szCs w:val="20"/>
              </w:rPr>
            </w:pPr>
            <w:r>
              <w:rPr>
                <w:sz w:val="20"/>
                <w:szCs w:val="20"/>
              </w:rPr>
              <w:t>Severe hunger</w:t>
            </w:r>
          </w:p>
        </w:tc>
        <w:tc>
          <w:tcPr>
            <w:tcW w:w="535" w:type="pct"/>
            <w:tcBorders>
              <w:top w:val="nil"/>
              <w:left w:val="nil"/>
              <w:bottom w:val="single" w:sz="4" w:space="0" w:color="auto"/>
              <w:right w:val="nil"/>
            </w:tcBorders>
            <w:shd w:val="clear" w:color="auto" w:fill="auto"/>
            <w:vAlign w:val="center"/>
            <w:hideMark/>
          </w:tcPr>
          <w:p w14:paraId="03E1663A" w14:textId="77777777" w:rsidR="00744ACA" w:rsidRDefault="00744ACA" w:rsidP="00F27E8A">
            <w:pPr>
              <w:jc w:val="center"/>
              <w:rPr>
                <w:sz w:val="20"/>
                <w:szCs w:val="20"/>
              </w:rPr>
            </w:pPr>
          </w:p>
        </w:tc>
        <w:tc>
          <w:tcPr>
            <w:tcW w:w="492" w:type="pct"/>
            <w:tcBorders>
              <w:top w:val="nil"/>
              <w:left w:val="nil"/>
              <w:bottom w:val="single" w:sz="4" w:space="0" w:color="auto"/>
              <w:right w:val="nil"/>
            </w:tcBorders>
            <w:vAlign w:val="center"/>
          </w:tcPr>
          <w:p w14:paraId="791B7A56" w14:textId="77777777" w:rsidR="00744ACA" w:rsidRDefault="00744ACA" w:rsidP="00F27E8A">
            <w:pPr>
              <w:jc w:val="center"/>
              <w:rPr>
                <w:sz w:val="20"/>
                <w:szCs w:val="20"/>
              </w:rPr>
            </w:pPr>
          </w:p>
        </w:tc>
        <w:tc>
          <w:tcPr>
            <w:tcW w:w="323" w:type="pct"/>
            <w:tcBorders>
              <w:top w:val="nil"/>
              <w:left w:val="nil"/>
              <w:bottom w:val="single" w:sz="4" w:space="0" w:color="auto"/>
              <w:right w:val="nil"/>
            </w:tcBorders>
            <w:shd w:val="clear" w:color="auto" w:fill="auto"/>
            <w:vAlign w:val="center"/>
            <w:hideMark/>
          </w:tcPr>
          <w:p w14:paraId="2E312915" w14:textId="77777777" w:rsidR="00744ACA" w:rsidRDefault="00744ACA" w:rsidP="00F27E8A">
            <w:pPr>
              <w:jc w:val="center"/>
              <w:rPr>
                <w:sz w:val="20"/>
                <w:szCs w:val="20"/>
              </w:rPr>
            </w:pPr>
          </w:p>
        </w:tc>
        <w:tc>
          <w:tcPr>
            <w:tcW w:w="70" w:type="pct"/>
            <w:tcBorders>
              <w:top w:val="nil"/>
              <w:left w:val="nil"/>
              <w:bottom w:val="single" w:sz="4" w:space="0" w:color="auto"/>
              <w:right w:val="nil"/>
            </w:tcBorders>
            <w:shd w:val="clear" w:color="auto" w:fill="auto"/>
            <w:vAlign w:val="center"/>
            <w:hideMark/>
          </w:tcPr>
          <w:p w14:paraId="2F01DD93" w14:textId="77777777" w:rsidR="00744ACA" w:rsidRDefault="00744ACA" w:rsidP="00F27E8A">
            <w:pPr>
              <w:jc w:val="center"/>
              <w:rPr>
                <w:sz w:val="20"/>
                <w:szCs w:val="20"/>
              </w:rPr>
            </w:pPr>
          </w:p>
        </w:tc>
        <w:tc>
          <w:tcPr>
            <w:tcW w:w="535" w:type="pct"/>
            <w:tcBorders>
              <w:top w:val="nil"/>
              <w:left w:val="nil"/>
              <w:bottom w:val="single" w:sz="4" w:space="0" w:color="auto"/>
              <w:right w:val="nil"/>
            </w:tcBorders>
            <w:shd w:val="clear" w:color="auto" w:fill="auto"/>
            <w:vAlign w:val="center"/>
            <w:hideMark/>
          </w:tcPr>
          <w:p w14:paraId="759E2D29" w14:textId="77777777" w:rsidR="00744ACA" w:rsidRDefault="00744ACA" w:rsidP="00F27E8A">
            <w:pPr>
              <w:jc w:val="center"/>
              <w:rPr>
                <w:sz w:val="20"/>
                <w:szCs w:val="20"/>
              </w:rPr>
            </w:pPr>
          </w:p>
        </w:tc>
        <w:tc>
          <w:tcPr>
            <w:tcW w:w="543" w:type="pct"/>
            <w:tcBorders>
              <w:top w:val="nil"/>
              <w:left w:val="nil"/>
              <w:bottom w:val="single" w:sz="4" w:space="0" w:color="auto"/>
              <w:right w:val="nil"/>
            </w:tcBorders>
            <w:vAlign w:val="center"/>
          </w:tcPr>
          <w:p w14:paraId="50377927" w14:textId="77777777" w:rsidR="00744ACA" w:rsidRDefault="00744ACA" w:rsidP="00F27E8A">
            <w:pPr>
              <w:jc w:val="center"/>
              <w:rPr>
                <w:sz w:val="20"/>
                <w:szCs w:val="20"/>
              </w:rPr>
            </w:pPr>
          </w:p>
        </w:tc>
        <w:tc>
          <w:tcPr>
            <w:tcW w:w="324" w:type="pct"/>
            <w:tcBorders>
              <w:top w:val="nil"/>
              <w:left w:val="nil"/>
              <w:bottom w:val="single" w:sz="4" w:space="0" w:color="auto"/>
              <w:right w:val="nil"/>
            </w:tcBorders>
            <w:shd w:val="clear" w:color="auto" w:fill="auto"/>
            <w:vAlign w:val="center"/>
            <w:hideMark/>
          </w:tcPr>
          <w:p w14:paraId="7B2F9F5C" w14:textId="77777777" w:rsidR="00744ACA" w:rsidRDefault="00744ACA" w:rsidP="00F27E8A">
            <w:pPr>
              <w:jc w:val="center"/>
              <w:rPr>
                <w:sz w:val="20"/>
                <w:szCs w:val="20"/>
              </w:rPr>
            </w:pPr>
          </w:p>
        </w:tc>
        <w:tc>
          <w:tcPr>
            <w:tcW w:w="299" w:type="pct"/>
            <w:tcBorders>
              <w:top w:val="nil"/>
              <w:left w:val="nil"/>
              <w:bottom w:val="single" w:sz="4" w:space="0" w:color="auto"/>
              <w:right w:val="nil"/>
            </w:tcBorders>
            <w:shd w:val="clear" w:color="auto" w:fill="auto"/>
            <w:vAlign w:val="center"/>
            <w:hideMark/>
          </w:tcPr>
          <w:p w14:paraId="6D019696" w14:textId="77777777" w:rsidR="00744ACA" w:rsidRDefault="00744ACA" w:rsidP="00F27E8A">
            <w:pPr>
              <w:jc w:val="center"/>
              <w:rPr>
                <w:sz w:val="20"/>
                <w:szCs w:val="20"/>
              </w:rPr>
            </w:pPr>
          </w:p>
        </w:tc>
        <w:tc>
          <w:tcPr>
            <w:tcW w:w="386" w:type="pct"/>
            <w:tcBorders>
              <w:top w:val="nil"/>
              <w:left w:val="nil"/>
              <w:bottom w:val="single" w:sz="4" w:space="0" w:color="auto"/>
              <w:right w:val="nil"/>
            </w:tcBorders>
            <w:shd w:val="clear" w:color="auto" w:fill="auto"/>
            <w:vAlign w:val="center"/>
            <w:hideMark/>
          </w:tcPr>
          <w:p w14:paraId="70FAF698" w14:textId="77777777" w:rsidR="00744ACA" w:rsidRDefault="00744ACA" w:rsidP="00F27E8A">
            <w:pPr>
              <w:jc w:val="center"/>
              <w:rPr>
                <w:sz w:val="20"/>
                <w:szCs w:val="20"/>
              </w:rPr>
            </w:pPr>
          </w:p>
        </w:tc>
        <w:tc>
          <w:tcPr>
            <w:tcW w:w="217" w:type="pct"/>
            <w:tcBorders>
              <w:top w:val="nil"/>
              <w:left w:val="nil"/>
              <w:bottom w:val="single" w:sz="4" w:space="0" w:color="auto"/>
              <w:right w:val="nil"/>
            </w:tcBorders>
            <w:shd w:val="clear" w:color="auto" w:fill="auto"/>
            <w:vAlign w:val="center"/>
            <w:hideMark/>
          </w:tcPr>
          <w:p w14:paraId="66D31A08" w14:textId="77777777" w:rsidR="00744ACA" w:rsidRDefault="00744ACA" w:rsidP="00F27E8A">
            <w:pPr>
              <w:jc w:val="center"/>
              <w:rPr>
                <w:sz w:val="20"/>
                <w:szCs w:val="20"/>
              </w:rPr>
            </w:pPr>
          </w:p>
        </w:tc>
      </w:tr>
    </w:tbl>
    <w:p w14:paraId="790B5539" w14:textId="77777777" w:rsidR="00BB5670" w:rsidRPr="00BB5670" w:rsidRDefault="00BB5670" w:rsidP="00BB5670">
      <w:pPr>
        <w:pStyle w:val="BodyText"/>
        <w:spacing w:after="0"/>
        <w:ind w:left="90" w:hanging="90"/>
        <w:rPr>
          <w:sz w:val="16"/>
        </w:rPr>
      </w:pPr>
      <w:commentRangeStart w:id="823"/>
      <w:r w:rsidRPr="00BB5670">
        <w:rPr>
          <w:sz w:val="16"/>
        </w:rPr>
        <w:t>^ Results not statistically reliable, n&lt;30</w:t>
      </w:r>
      <w:commentRangeEnd w:id="823"/>
      <w:r w:rsidR="00B435DA">
        <w:rPr>
          <w:rStyle w:val="CommentReference"/>
        </w:rPr>
        <w:commentReference w:id="823"/>
      </w:r>
    </w:p>
    <w:p w14:paraId="42D15F79" w14:textId="77777777" w:rsidR="00BB5670" w:rsidRPr="00BB5670" w:rsidRDefault="00BB5670" w:rsidP="00BB5670">
      <w:pPr>
        <w:pStyle w:val="BodyText"/>
        <w:spacing w:after="0"/>
        <w:ind w:left="90" w:hanging="90"/>
        <w:rPr>
          <w:sz w:val="16"/>
        </w:rPr>
      </w:pPr>
      <w:r w:rsidRPr="00BB5670">
        <w:rPr>
          <w:sz w:val="16"/>
          <w:vertAlign w:val="superscript"/>
        </w:rPr>
        <w:t>a</w:t>
      </w:r>
      <w:r w:rsidRPr="00BB5670">
        <w:rPr>
          <w:sz w:val="16"/>
        </w:rPr>
        <w:t xml:space="preserve"> Records missing information for the disaggregate variables have been excluded from the disaggregated estimates. The unweighted sample size reflects this loss in observations; therefore, disaggregate sample sizes may not total to the aggregated sample size.</w:t>
      </w:r>
    </w:p>
    <w:p w14:paraId="754870DB" w14:textId="77777777" w:rsidR="00BB5670" w:rsidRPr="00BB5670" w:rsidRDefault="00BB5670" w:rsidP="00BB5670">
      <w:pPr>
        <w:pStyle w:val="BodyText"/>
        <w:spacing w:after="0"/>
        <w:ind w:left="90" w:hanging="90"/>
        <w:rPr>
          <w:sz w:val="16"/>
        </w:rPr>
      </w:pPr>
      <w:r w:rsidRPr="00BB5670">
        <w:rPr>
          <w:sz w:val="16"/>
          <w:vertAlign w:val="superscript"/>
        </w:rPr>
        <w:t>b</w:t>
      </w:r>
      <w:r w:rsidRPr="00BB5670">
        <w:rPr>
          <w:sz w:val="16"/>
        </w:rPr>
        <w:t xml:space="preserve"> Significance tests were performed to determine whether a difference exists between the baseline and endline estimates. </w:t>
      </w:r>
    </w:p>
    <w:p w14:paraId="771E81D5" w14:textId="77777777" w:rsidR="00BB5670" w:rsidRPr="00BB5670" w:rsidRDefault="00BB5670" w:rsidP="00BB5670">
      <w:pPr>
        <w:pStyle w:val="BodyText"/>
        <w:spacing w:after="0"/>
        <w:ind w:left="90" w:hanging="90"/>
        <w:rPr>
          <w:sz w:val="16"/>
        </w:rPr>
      </w:pPr>
      <w:r w:rsidRPr="00BB5670">
        <w:rPr>
          <w:sz w:val="16"/>
          <w:vertAlign w:val="superscript"/>
        </w:rPr>
        <w:t>c</w:t>
      </w:r>
      <w:r w:rsidRPr="00BB5670">
        <w:rPr>
          <w:sz w:val="16"/>
        </w:rPr>
        <w:t xml:space="preserve"> Differences found to be statistically significant are indicated by level: * p&lt;0.05, ** p&lt;0.01, *** p&lt;0.001.</w:t>
      </w:r>
    </w:p>
    <w:p w14:paraId="6867C761" w14:textId="77777777" w:rsidR="00BB5670" w:rsidRPr="00BB5670" w:rsidRDefault="00BB5670" w:rsidP="00BB5670">
      <w:pPr>
        <w:pStyle w:val="BodyText"/>
        <w:spacing w:after="0"/>
        <w:ind w:left="90" w:hanging="90"/>
        <w:rPr>
          <w:sz w:val="16"/>
        </w:rPr>
      </w:pPr>
      <w:r w:rsidRPr="00BB5670">
        <w:rPr>
          <w:sz w:val="16"/>
          <w:vertAlign w:val="superscript"/>
        </w:rPr>
        <w:t>d</w:t>
      </w:r>
      <w:r w:rsidRPr="00BB5670">
        <w:rPr>
          <w:sz w:val="16"/>
        </w:rPr>
        <w:t xml:space="preserve"> The ZOI Survey identifies the primary caregiver of each age-eligible child. This person is likely, but not necessarily, the child’s biological mother.</w:t>
      </w:r>
    </w:p>
    <w:p w14:paraId="7058CFF1" w14:textId="77777777" w:rsidR="00BB5670" w:rsidRPr="00BB5670" w:rsidRDefault="00BB5670" w:rsidP="00BB5670">
      <w:pPr>
        <w:pStyle w:val="BodyText"/>
        <w:spacing w:after="0"/>
        <w:ind w:left="90" w:hanging="90"/>
        <w:rPr>
          <w:sz w:val="16"/>
        </w:rPr>
      </w:pPr>
      <w:r w:rsidRPr="00BB5670">
        <w:rPr>
          <w:sz w:val="16"/>
        </w:rPr>
        <w:t xml:space="preserve">Notes: </w:t>
      </w:r>
    </w:p>
    <w:p w14:paraId="1A2E4C7C" w14:textId="77777777" w:rsidR="00BB5670" w:rsidRPr="00BB5670" w:rsidRDefault="00BB5670" w:rsidP="00BB5670">
      <w:pPr>
        <w:pStyle w:val="BodyText"/>
        <w:spacing w:after="0"/>
        <w:ind w:left="90" w:hanging="90"/>
        <w:rPr>
          <w:sz w:val="16"/>
        </w:rPr>
      </w:pPr>
      <w:r w:rsidRPr="00BB5670">
        <w:rPr>
          <w:sz w:val="16"/>
        </w:rPr>
        <w:t>Estimates are sample-weighted; numbers of observations are unweighted.</w:t>
      </w:r>
    </w:p>
    <w:p w14:paraId="23590AB0" w14:textId="77777777" w:rsidR="00044E31" w:rsidRPr="00A23B55"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Indicator estimates and the gendered household type disaggregate categories are based on de facto household members.</w:t>
      </w:r>
    </w:p>
    <w:p w14:paraId="29FBC6CC" w14:textId="77777777" w:rsidR="00044E31" w:rsidRDefault="00044E31" w:rsidP="00044E31">
      <w:pPr>
        <w:pStyle w:val="BodyText"/>
        <w:spacing w:after="0"/>
        <w:ind w:left="86" w:hanging="86"/>
        <w:rPr>
          <w:rFonts w:eastAsia="Times New Roman" w:cs="Times New Roman"/>
          <w:color w:val="auto"/>
          <w:sz w:val="16"/>
          <w:szCs w:val="20"/>
        </w:rPr>
      </w:pPr>
      <w:r w:rsidRPr="00A23B55">
        <w:rPr>
          <w:rFonts w:eastAsia="Times New Roman" w:cs="Times New Roman"/>
          <w:color w:val="auto"/>
          <w:sz w:val="16"/>
          <w:szCs w:val="20"/>
        </w:rPr>
        <w:t>Poverty status is calculated using de jure household members.</w:t>
      </w:r>
    </w:p>
    <w:p w14:paraId="179AEA06" w14:textId="6FA057A8" w:rsidR="00937ECB" w:rsidRPr="00757754" w:rsidRDefault="00BB5670" w:rsidP="009B6773">
      <w:pPr>
        <w:pStyle w:val="BodyText"/>
      </w:pPr>
      <w:r w:rsidRPr="009B6773">
        <w:rPr>
          <w:sz w:val="16"/>
          <w:szCs w:val="16"/>
        </w:rPr>
        <w:t xml:space="preserve">Sources: </w:t>
      </w:r>
      <w:r w:rsidR="007C1C7D" w:rsidRPr="009B6773">
        <w:rPr>
          <w:sz w:val="16"/>
          <w:szCs w:val="16"/>
        </w:rPr>
        <w:t>Feed the Future [</w:t>
      </w:r>
      <w:r w:rsidR="007C1C7D" w:rsidRPr="009B6773">
        <w:rPr>
          <w:sz w:val="16"/>
          <w:szCs w:val="16"/>
          <w:highlight w:val="yellow"/>
        </w:rPr>
        <w:t>Country</w:t>
      </w:r>
      <w:r w:rsidR="007C1C7D" w:rsidRPr="009B6773">
        <w:rPr>
          <w:sz w:val="16"/>
          <w:szCs w:val="16"/>
        </w:rPr>
        <w:t>] ZOI Survey [</w:t>
      </w:r>
      <w:r w:rsidR="00FE1420">
        <w:rPr>
          <w:sz w:val="16"/>
          <w:highlight w:val="yellow"/>
        </w:rPr>
        <w:t xml:space="preserve">baseline </w:t>
      </w:r>
      <w:r w:rsidR="007C1C7D" w:rsidRPr="009B6773">
        <w:rPr>
          <w:sz w:val="16"/>
          <w:szCs w:val="16"/>
          <w:highlight w:val="yellow"/>
        </w:rPr>
        <w:t>survey year(s)</w:t>
      </w:r>
      <w:r w:rsidR="007C1C7D" w:rsidRPr="009B6773">
        <w:rPr>
          <w:sz w:val="16"/>
          <w:szCs w:val="16"/>
        </w:rPr>
        <w:t>]; Feed the Future [</w:t>
      </w:r>
      <w:r w:rsidR="007C1C7D" w:rsidRPr="009B6773">
        <w:rPr>
          <w:sz w:val="16"/>
          <w:szCs w:val="16"/>
          <w:highlight w:val="yellow"/>
        </w:rPr>
        <w:t>Country</w:t>
      </w:r>
      <w:r w:rsidR="007C1C7D" w:rsidRPr="009B6773">
        <w:rPr>
          <w:sz w:val="16"/>
          <w:szCs w:val="16"/>
        </w:rPr>
        <w:t>] ZOI Survey [</w:t>
      </w:r>
      <w:r w:rsidR="00A11DD1" w:rsidRPr="00A11DD1">
        <w:rPr>
          <w:sz w:val="16"/>
          <w:szCs w:val="16"/>
          <w:highlight w:val="yellow"/>
        </w:rPr>
        <w:t xml:space="preserve">endline </w:t>
      </w:r>
      <w:r w:rsidR="007C1C7D" w:rsidRPr="009B6773">
        <w:rPr>
          <w:sz w:val="16"/>
          <w:szCs w:val="16"/>
          <w:highlight w:val="yellow"/>
        </w:rPr>
        <w:t>survey year(s)</w:t>
      </w:r>
      <w:r w:rsidR="007C1C7D" w:rsidRPr="009B6773">
        <w:rPr>
          <w:sz w:val="16"/>
          <w:szCs w:val="16"/>
        </w:rPr>
        <w:t>]</w:t>
      </w:r>
    </w:p>
    <w:p w14:paraId="06FEF9EE" w14:textId="77777777" w:rsidR="0043426A" w:rsidRPr="009B6773" w:rsidRDefault="0043426A" w:rsidP="009B6773">
      <w:pPr>
        <w:pStyle w:val="BodyText"/>
      </w:pPr>
      <w:r w:rsidRPr="009B6773">
        <w:br w:type="page"/>
      </w:r>
    </w:p>
    <w:p w14:paraId="34CB02DE" w14:textId="07D9DAAB" w:rsidR="00FA6536" w:rsidRPr="00DF4DE5" w:rsidRDefault="00FA6536" w:rsidP="006A727D">
      <w:pPr>
        <w:pStyle w:val="Heading1"/>
      </w:pPr>
      <w:bookmarkStart w:id="824" w:name="_Toc22897345"/>
      <w:bookmarkStart w:id="825" w:name="_Toc50719347"/>
      <w:r>
        <w:t>Appendix 2. Methodology</w:t>
      </w:r>
      <w:bookmarkEnd w:id="824"/>
      <w:bookmarkEnd w:id="825"/>
    </w:p>
    <w:p w14:paraId="6B39C2AE" w14:textId="1D3CC9F7" w:rsidR="00BC0F95" w:rsidRPr="00DF4DE5" w:rsidRDefault="00BC0F95" w:rsidP="00D90AEA">
      <w:pPr>
        <w:pStyle w:val="Heading2"/>
      </w:pPr>
      <w:bookmarkStart w:id="826" w:name="_Toc400542638"/>
      <w:bookmarkStart w:id="827" w:name="_Toc414874526"/>
      <w:bookmarkStart w:id="828" w:name="_Toc22897346"/>
      <w:bookmarkStart w:id="829" w:name="_Toc50719348"/>
      <w:bookmarkEnd w:id="746"/>
      <w:bookmarkEnd w:id="747"/>
      <w:r w:rsidRPr="00DF4DE5">
        <w:t>A</w:t>
      </w:r>
      <w:r w:rsidR="00995F8F">
        <w:rPr>
          <w:noProof/>
        </w:rPr>
        <w:t>2</w:t>
      </w:r>
      <w:r w:rsidRPr="00DF4DE5">
        <w:t>.</w:t>
      </w:r>
      <w:r w:rsidR="00995F8F">
        <w:rPr>
          <w:noProof/>
        </w:rPr>
        <w:t>1</w:t>
      </w:r>
      <w:r w:rsidR="00FA6536">
        <w:rPr>
          <w:noProof/>
        </w:rPr>
        <w:tab/>
      </w:r>
      <w:r w:rsidR="006A727D">
        <w:t xml:space="preserve">Sampling and </w:t>
      </w:r>
      <w:commentRangeStart w:id="830"/>
      <w:r w:rsidR="006A727D">
        <w:t>w</w:t>
      </w:r>
      <w:r w:rsidRPr="00DF4DE5">
        <w:t>eighting</w:t>
      </w:r>
      <w:bookmarkEnd w:id="826"/>
      <w:bookmarkEnd w:id="827"/>
      <w:commentRangeEnd w:id="830"/>
      <w:r w:rsidR="0041085C">
        <w:rPr>
          <w:rStyle w:val="CommentReference"/>
          <w:rFonts w:eastAsia="Arial" w:cs="Arial"/>
          <w:b w:val="0"/>
          <w:color w:val="000000"/>
        </w:rPr>
        <w:commentReference w:id="830"/>
      </w:r>
      <w:bookmarkEnd w:id="828"/>
      <w:bookmarkEnd w:id="829"/>
    </w:p>
    <w:p w14:paraId="21EE8AB8" w14:textId="1B9C7FA6" w:rsidR="006B64C4" w:rsidRPr="006B64C4" w:rsidRDefault="006B64C4" w:rsidP="00A65542">
      <w:pPr>
        <w:pStyle w:val="Heading3"/>
      </w:pPr>
      <w:bookmarkStart w:id="831" w:name="_Toc22897347"/>
      <w:bookmarkStart w:id="832" w:name="_Toc50719349"/>
      <w:r w:rsidRPr="006B64C4">
        <w:t>Sampling</w:t>
      </w:r>
      <w:bookmarkEnd w:id="831"/>
      <w:bookmarkEnd w:id="832"/>
      <w:r w:rsidRPr="006B64C4">
        <w:t xml:space="preserve"> </w:t>
      </w:r>
    </w:p>
    <w:p w14:paraId="574C71E9" w14:textId="279937AA" w:rsidR="006B64C4" w:rsidRDefault="006B64C4" w:rsidP="006A727D">
      <w:pPr>
        <w:pStyle w:val="BodyText"/>
      </w:pPr>
      <w:r w:rsidRPr="006B64C4">
        <w:t xml:space="preserve">The sample of households for the </w:t>
      </w:r>
      <w:r w:rsidR="00DF4106">
        <w:t>Feed the Future [</w:t>
      </w:r>
      <w:r w:rsidR="00DF4106" w:rsidRPr="00DF4106">
        <w:rPr>
          <w:highlight w:val="yellow"/>
        </w:rPr>
        <w:t>C</w:t>
      </w:r>
      <w:r w:rsidR="0041085C">
        <w:rPr>
          <w:highlight w:val="yellow"/>
        </w:rPr>
        <w:t>ountry</w:t>
      </w:r>
      <w:r w:rsidR="00DF4106">
        <w:t xml:space="preserve">] </w:t>
      </w:r>
      <w:r w:rsidR="00DB41CD">
        <w:t>Zone of Influence (</w:t>
      </w:r>
      <w:r w:rsidR="00752ED5">
        <w:t>ZOI</w:t>
      </w:r>
      <w:r w:rsidR="00DB41CD">
        <w:t>)</w:t>
      </w:r>
      <w:r w:rsidR="00752ED5">
        <w:t xml:space="preserve"> Survey</w:t>
      </w:r>
      <w:r w:rsidR="00E9564F">
        <w:t xml:space="preserve"> </w:t>
      </w:r>
      <w:r w:rsidR="00A51202">
        <w:t>[</w:t>
      </w:r>
      <w:r w:rsidR="00A11DD1">
        <w:rPr>
          <w:highlight w:val="yellow"/>
        </w:rPr>
        <w:t xml:space="preserve">endline </w:t>
      </w:r>
      <w:r w:rsidR="0041085C" w:rsidRPr="0004027D">
        <w:rPr>
          <w:highlight w:val="yellow"/>
        </w:rPr>
        <w:t>s</w:t>
      </w:r>
      <w:r w:rsidR="0041085C" w:rsidRPr="00757754">
        <w:rPr>
          <w:highlight w:val="yellow"/>
        </w:rPr>
        <w:t>urvey year(s)</w:t>
      </w:r>
      <w:r w:rsidR="00A51202">
        <w:t>]</w:t>
      </w:r>
      <w:r w:rsidRPr="006B64C4">
        <w:t xml:space="preserve"> follow</w:t>
      </w:r>
      <w:r w:rsidR="00C1212A">
        <w:t>ed</w:t>
      </w:r>
      <w:r w:rsidRPr="006B64C4">
        <w:t xml:space="preserve"> a two-stage </w:t>
      </w:r>
      <w:r w:rsidR="00657CCC">
        <w:t xml:space="preserve">stratified </w:t>
      </w:r>
      <w:r w:rsidRPr="006B64C4">
        <w:t xml:space="preserve">cluster sampling design. </w:t>
      </w:r>
      <w:r w:rsidR="009F415B">
        <w:t>I</w:t>
      </w:r>
      <w:r w:rsidR="009F415B" w:rsidRPr="006B64C4">
        <w:t>n the first stage</w:t>
      </w:r>
      <w:r w:rsidR="009F415B">
        <w:t>,</w:t>
      </w:r>
      <w:r w:rsidR="009F415B" w:rsidRPr="006B64C4">
        <w:t xml:space="preserve"> </w:t>
      </w:r>
      <w:r w:rsidR="00657CCC">
        <w:t>[</w:t>
      </w:r>
      <w:r w:rsidR="00657CCC" w:rsidRPr="00657CCC">
        <w:rPr>
          <w:highlight w:val="yellow"/>
        </w:rPr>
        <w:t>xx number</w:t>
      </w:r>
      <w:r w:rsidR="00657CCC">
        <w:t xml:space="preserve">] </w:t>
      </w:r>
      <w:commentRangeStart w:id="833"/>
      <w:r w:rsidRPr="006B64C4">
        <w:t xml:space="preserve">enumeration areas (EAs) </w:t>
      </w:r>
      <w:commentRangeEnd w:id="833"/>
      <w:r w:rsidR="00F65DE7">
        <w:rPr>
          <w:rStyle w:val="CommentReference"/>
        </w:rPr>
        <w:commentReference w:id="833"/>
      </w:r>
      <w:r w:rsidR="009F415B">
        <w:t>we</w:t>
      </w:r>
      <w:r w:rsidRPr="006B64C4">
        <w:t xml:space="preserve">re selected </w:t>
      </w:r>
      <w:r w:rsidR="009F415B">
        <w:t>from [</w:t>
      </w:r>
      <w:r w:rsidR="009F415B" w:rsidRPr="00F07EA6">
        <w:rPr>
          <w:highlight w:val="yellow"/>
        </w:rPr>
        <w:t xml:space="preserve">national Census </w:t>
      </w:r>
      <w:r w:rsidR="00F07EA6" w:rsidRPr="00F07EA6">
        <w:rPr>
          <w:highlight w:val="yellow"/>
        </w:rPr>
        <w:t>frame</w:t>
      </w:r>
      <w:r w:rsidR="00F07EA6">
        <w:t xml:space="preserve">] </w:t>
      </w:r>
      <w:r w:rsidR="00657CCC">
        <w:t>in</w:t>
      </w:r>
      <w:r w:rsidR="00657CCC" w:rsidRPr="006B64C4">
        <w:t xml:space="preserve"> </w:t>
      </w:r>
      <w:r w:rsidR="00657CCC">
        <w:t>[</w:t>
      </w:r>
      <w:r w:rsidR="00657CCC" w:rsidRPr="00657CCC">
        <w:rPr>
          <w:highlight w:val="yellow"/>
        </w:rPr>
        <w:t>xx number</w:t>
      </w:r>
      <w:r w:rsidR="00657CCC">
        <w:t xml:space="preserve">] districts </w:t>
      </w:r>
      <w:r w:rsidRPr="006B64C4">
        <w:t xml:space="preserve">by probability proportional to size sampling. </w:t>
      </w:r>
      <w:r w:rsidR="009F415B">
        <w:t>I</w:t>
      </w:r>
      <w:r w:rsidR="009F415B" w:rsidRPr="006B64C4">
        <w:t>n the second stage</w:t>
      </w:r>
      <w:r w:rsidR="009F415B">
        <w:t xml:space="preserve">, </w:t>
      </w:r>
      <w:r w:rsidR="00657CCC">
        <w:t>[</w:t>
      </w:r>
      <w:r w:rsidR="00657CCC" w:rsidRPr="00657CCC">
        <w:rPr>
          <w:highlight w:val="yellow"/>
        </w:rPr>
        <w:t>xx number</w:t>
      </w:r>
      <w:r w:rsidR="00657CCC">
        <w:t xml:space="preserve">] </w:t>
      </w:r>
      <w:r w:rsidR="009F415B">
        <w:t>h</w:t>
      </w:r>
      <w:r w:rsidRPr="006B64C4">
        <w:t xml:space="preserve">ouseholds </w:t>
      </w:r>
      <w:r w:rsidR="00F07EA6">
        <w:t>we</w:t>
      </w:r>
      <w:r w:rsidRPr="006B64C4">
        <w:t xml:space="preserve">re selected </w:t>
      </w:r>
      <w:r w:rsidR="00657CCC">
        <w:t xml:space="preserve">for interview at </w:t>
      </w:r>
      <w:r w:rsidRPr="006B64C4">
        <w:t xml:space="preserve">random from a </w:t>
      </w:r>
      <w:r w:rsidR="009F415B">
        <w:t xml:space="preserve">comprehensive </w:t>
      </w:r>
      <w:r w:rsidRPr="006B64C4">
        <w:t>list of</w:t>
      </w:r>
      <w:r w:rsidR="009F415B">
        <w:t xml:space="preserve"> households</w:t>
      </w:r>
      <w:r w:rsidR="009F415B" w:rsidRPr="009F415B">
        <w:t xml:space="preserve"> </w:t>
      </w:r>
      <w:r w:rsidR="00F07EA6">
        <w:t xml:space="preserve">generated </w:t>
      </w:r>
      <w:r w:rsidR="009F415B">
        <w:t xml:space="preserve">during a listing operation </w:t>
      </w:r>
      <w:r w:rsidR="00F07EA6">
        <w:t xml:space="preserve">that </w:t>
      </w:r>
      <w:r w:rsidR="00657CCC">
        <w:t>was fielded</w:t>
      </w:r>
      <w:r w:rsidR="00F07EA6">
        <w:t xml:space="preserve"> from [</w:t>
      </w:r>
      <w:r w:rsidR="00F07EA6" w:rsidRPr="00F07EA6">
        <w:rPr>
          <w:highlight w:val="yellow"/>
        </w:rPr>
        <w:t>date to date</w:t>
      </w:r>
      <w:r w:rsidR="00F07EA6">
        <w:t>]</w:t>
      </w:r>
      <w:r w:rsidRPr="006B64C4">
        <w:t xml:space="preserve">. </w:t>
      </w:r>
      <w:r w:rsidR="00B201E5">
        <w:t xml:space="preserve">Additional information about Feed the Future sampling methodology can be found in the </w:t>
      </w:r>
      <w:r w:rsidR="00B201E5" w:rsidRPr="00A65542">
        <w:rPr>
          <w:i/>
        </w:rPr>
        <w:t>Feed the Future Population-Based Survey Sampling Guide</w:t>
      </w:r>
      <w:r w:rsidR="00B201E5">
        <w:t>.</w:t>
      </w:r>
      <w:r w:rsidR="007671AC">
        <w:rPr>
          <w:rStyle w:val="FootnoteReference"/>
        </w:rPr>
        <w:footnoteReference w:id="47"/>
      </w:r>
      <w:r w:rsidR="00B201E5">
        <w:t xml:space="preserve"> </w:t>
      </w:r>
    </w:p>
    <w:p w14:paraId="2ABAD2E9" w14:textId="54345015" w:rsidR="006B64C4" w:rsidRPr="00C1212A" w:rsidRDefault="006B64C4" w:rsidP="00A65542">
      <w:pPr>
        <w:pStyle w:val="Heading3"/>
      </w:pPr>
      <w:bookmarkStart w:id="834" w:name="_Toc22897348"/>
      <w:bookmarkStart w:id="835" w:name="_Toc50719350"/>
      <w:r w:rsidRPr="00C1212A">
        <w:t>Weighting</w:t>
      </w:r>
      <w:bookmarkEnd w:id="834"/>
      <w:bookmarkEnd w:id="835"/>
      <w:r w:rsidRPr="00C1212A">
        <w:t xml:space="preserve"> </w:t>
      </w:r>
    </w:p>
    <w:p w14:paraId="7D700567" w14:textId="624A2516" w:rsidR="00BD29F3" w:rsidRDefault="0041085C" w:rsidP="006A727D">
      <w:pPr>
        <w:pStyle w:val="BodyText"/>
      </w:pPr>
      <w:r>
        <w:t>The</w:t>
      </w:r>
      <w:r w:rsidRPr="00C1212A">
        <w:t xml:space="preserve"> weighting of survey data </w:t>
      </w:r>
      <w:r>
        <w:t xml:space="preserve">used information available from the EA frame (i.e., the first-stage sampling frame), as well as information </w:t>
      </w:r>
      <w:r w:rsidRPr="00C1212A">
        <w:t xml:space="preserve">collected </w:t>
      </w:r>
      <w:r>
        <w:t>during the listing and data collection processes. This information included the following</w:t>
      </w:r>
      <w:r w:rsidR="009408D7">
        <w:t xml:space="preserve">: (1) measure of size </w:t>
      </w:r>
      <w:r>
        <w:t xml:space="preserve">of EAs </w:t>
      </w:r>
      <w:r w:rsidR="009408D7">
        <w:t xml:space="preserve">(where size is in terms of </w:t>
      </w:r>
      <w:r>
        <w:t xml:space="preserve">the size </w:t>
      </w:r>
      <w:r w:rsidR="009408D7">
        <w:t xml:space="preserve">of </w:t>
      </w:r>
      <w:r>
        <w:t xml:space="preserve">the </w:t>
      </w:r>
      <w:r w:rsidR="009408D7">
        <w:t>population or number of households)</w:t>
      </w:r>
      <w:r w:rsidR="006B64C4" w:rsidRPr="00C1212A">
        <w:t xml:space="preserve"> used for selection of EAs</w:t>
      </w:r>
      <w:r w:rsidR="00DB41CD">
        <w:t>;</w:t>
      </w:r>
      <w:r w:rsidR="006B64C4" w:rsidRPr="00C1212A">
        <w:t xml:space="preserve"> (2) measure of size of strata from which EAs </w:t>
      </w:r>
      <w:r>
        <w:t>we</w:t>
      </w:r>
      <w:r w:rsidR="006B64C4" w:rsidRPr="00C1212A">
        <w:t>re drawn</w:t>
      </w:r>
      <w:r w:rsidR="00DB41CD">
        <w:t>;</w:t>
      </w:r>
      <w:r w:rsidR="006B64C4" w:rsidRPr="00C1212A">
        <w:t xml:space="preserve"> (3) measure of size of EAs at time of listing</w:t>
      </w:r>
      <w:r w:rsidR="00DB41CD">
        <w:t>;</w:t>
      </w:r>
      <w:r w:rsidR="006B64C4" w:rsidRPr="00C1212A">
        <w:t xml:space="preserve"> and (4) response rates </w:t>
      </w:r>
      <w:r w:rsidR="00657CCC">
        <w:t>among</w:t>
      </w:r>
      <w:r w:rsidR="006B64C4" w:rsidRPr="00C1212A">
        <w:t xml:space="preserve"> household</w:t>
      </w:r>
      <w:r w:rsidR="00657CCC">
        <w:t>s</w:t>
      </w:r>
      <w:r w:rsidR="006B64C4" w:rsidRPr="00C1212A">
        <w:t xml:space="preserve">, women, and men. Weights </w:t>
      </w:r>
      <w:r w:rsidR="00657CCC">
        <w:t>wer</w:t>
      </w:r>
      <w:r w:rsidR="006B64C4" w:rsidRPr="00C1212A">
        <w:t>e calculated for</w:t>
      </w:r>
      <w:r w:rsidR="00BD29F3">
        <w:t xml:space="preserve"> the following</w:t>
      </w:r>
      <w:r w:rsidR="00BD29F3" w:rsidRPr="00BD29F3">
        <w:t xml:space="preserve"> </w:t>
      </w:r>
      <w:r w:rsidR="00BD29F3" w:rsidRPr="00DF4106">
        <w:t>to account for differing levels of non-response:</w:t>
      </w:r>
    </w:p>
    <w:p w14:paraId="0CB86156" w14:textId="724D6D13" w:rsidR="00BD29F3" w:rsidRPr="00652E9A" w:rsidRDefault="00BD29F3" w:rsidP="006D5225">
      <w:pPr>
        <w:numPr>
          <w:ilvl w:val="0"/>
          <w:numId w:val="25"/>
        </w:numPr>
        <w:spacing w:after="200"/>
        <w:contextualSpacing/>
        <w:rPr>
          <w:sz w:val="22"/>
          <w:szCs w:val="22"/>
        </w:rPr>
      </w:pPr>
      <w:r w:rsidRPr="00652E9A">
        <w:rPr>
          <w:sz w:val="22"/>
          <w:szCs w:val="22"/>
        </w:rPr>
        <w:t>Households (</w:t>
      </w:r>
      <w:r w:rsidR="00DB41CD">
        <w:rPr>
          <w:sz w:val="22"/>
          <w:szCs w:val="22"/>
        </w:rPr>
        <w:t>h</w:t>
      </w:r>
      <w:r w:rsidRPr="00652E9A">
        <w:rPr>
          <w:sz w:val="22"/>
          <w:szCs w:val="22"/>
        </w:rPr>
        <w:t>ousehold</w:t>
      </w:r>
      <w:r w:rsidR="00DB41CD">
        <w:rPr>
          <w:sz w:val="22"/>
          <w:szCs w:val="22"/>
        </w:rPr>
        <w:t>-</w:t>
      </w:r>
      <w:r w:rsidRPr="00652E9A">
        <w:rPr>
          <w:sz w:val="22"/>
          <w:szCs w:val="22"/>
        </w:rPr>
        <w:t>level in</w:t>
      </w:r>
      <w:r w:rsidR="00DF4106" w:rsidRPr="00652E9A">
        <w:rPr>
          <w:sz w:val="22"/>
          <w:szCs w:val="22"/>
        </w:rPr>
        <w:t>dicators derived from Modules 2,</w:t>
      </w:r>
      <w:r w:rsidRPr="00652E9A">
        <w:rPr>
          <w:sz w:val="22"/>
          <w:szCs w:val="22"/>
        </w:rPr>
        <w:t xml:space="preserve"> 3</w:t>
      </w:r>
      <w:r w:rsidR="00DF4106" w:rsidRPr="00652E9A">
        <w:rPr>
          <w:sz w:val="22"/>
          <w:szCs w:val="22"/>
        </w:rPr>
        <w:t>,</w:t>
      </w:r>
      <w:r w:rsidRPr="00652E9A">
        <w:rPr>
          <w:sz w:val="22"/>
          <w:szCs w:val="22"/>
        </w:rPr>
        <w:t xml:space="preserve"> and </w:t>
      </w:r>
      <w:r w:rsidR="00DF4106" w:rsidRPr="00652E9A">
        <w:rPr>
          <w:sz w:val="22"/>
          <w:szCs w:val="22"/>
        </w:rPr>
        <w:t>8</w:t>
      </w:r>
      <w:r w:rsidRPr="00652E9A">
        <w:rPr>
          <w:sz w:val="22"/>
          <w:szCs w:val="22"/>
        </w:rPr>
        <w:t>)</w:t>
      </w:r>
    </w:p>
    <w:p w14:paraId="6AFF161A" w14:textId="77777777" w:rsidR="0041085C" w:rsidRPr="00987D80" w:rsidRDefault="0041085C" w:rsidP="006D5225">
      <w:pPr>
        <w:numPr>
          <w:ilvl w:val="0"/>
          <w:numId w:val="25"/>
        </w:numPr>
        <w:spacing w:after="200"/>
        <w:contextualSpacing/>
        <w:rPr>
          <w:sz w:val="22"/>
          <w:szCs w:val="22"/>
        </w:rPr>
      </w:pPr>
      <w:r w:rsidRPr="009C7E86">
        <w:rPr>
          <w:sz w:val="22"/>
          <w:szCs w:val="22"/>
        </w:rPr>
        <w:t xml:space="preserve">Children </w:t>
      </w:r>
      <w:r>
        <w:rPr>
          <w:sz w:val="22"/>
          <w:szCs w:val="22"/>
        </w:rPr>
        <w:t>under 5 years of age (Module 5—</w:t>
      </w:r>
      <w:r w:rsidRPr="00987D80">
        <w:rPr>
          <w:sz w:val="22"/>
          <w:szCs w:val="22"/>
        </w:rPr>
        <w:t>children’s anthropometry indicators)</w:t>
      </w:r>
    </w:p>
    <w:p w14:paraId="56FFC60D" w14:textId="77777777" w:rsidR="0041085C" w:rsidRPr="009C7E86" w:rsidRDefault="0041085C" w:rsidP="006D5225">
      <w:pPr>
        <w:numPr>
          <w:ilvl w:val="0"/>
          <w:numId w:val="25"/>
        </w:numPr>
        <w:spacing w:after="200"/>
        <w:contextualSpacing/>
        <w:rPr>
          <w:sz w:val="22"/>
          <w:szCs w:val="22"/>
        </w:rPr>
      </w:pPr>
      <w:r>
        <w:rPr>
          <w:sz w:val="22"/>
          <w:szCs w:val="22"/>
        </w:rPr>
        <w:t>Children under 2 years of age (Module 5—children’s nutrition indicators)</w:t>
      </w:r>
    </w:p>
    <w:p w14:paraId="2D5DBC10" w14:textId="77777777" w:rsidR="0041085C" w:rsidRPr="00987D80" w:rsidRDefault="0041085C" w:rsidP="006D5225">
      <w:pPr>
        <w:numPr>
          <w:ilvl w:val="0"/>
          <w:numId w:val="25"/>
        </w:numPr>
        <w:spacing w:after="200"/>
        <w:contextualSpacing/>
        <w:rPr>
          <w:sz w:val="22"/>
          <w:szCs w:val="22"/>
        </w:rPr>
      </w:pPr>
      <w:r w:rsidRPr="009C7E86">
        <w:rPr>
          <w:sz w:val="22"/>
          <w:szCs w:val="22"/>
        </w:rPr>
        <w:t>Wome</w:t>
      </w:r>
      <w:r>
        <w:rPr>
          <w:sz w:val="22"/>
          <w:szCs w:val="22"/>
        </w:rPr>
        <w:t>n 15-49 years of age (Module 4—</w:t>
      </w:r>
      <w:r w:rsidRPr="00987D80">
        <w:rPr>
          <w:sz w:val="22"/>
          <w:szCs w:val="22"/>
        </w:rPr>
        <w:t>women’s dietary and underweight indicators)</w:t>
      </w:r>
    </w:p>
    <w:p w14:paraId="00047567" w14:textId="0F6E6C47" w:rsidR="0041085C" w:rsidRPr="00987D80" w:rsidRDefault="0041085C" w:rsidP="006D5225">
      <w:pPr>
        <w:numPr>
          <w:ilvl w:val="0"/>
          <w:numId w:val="25"/>
        </w:numPr>
        <w:spacing w:after="200"/>
        <w:contextualSpacing/>
        <w:rPr>
          <w:sz w:val="22"/>
          <w:szCs w:val="22"/>
        </w:rPr>
      </w:pPr>
      <w:r w:rsidRPr="009C7E86">
        <w:rPr>
          <w:sz w:val="22"/>
          <w:szCs w:val="22"/>
        </w:rPr>
        <w:t xml:space="preserve">Primary </w:t>
      </w:r>
      <w:r>
        <w:rPr>
          <w:sz w:val="22"/>
          <w:szCs w:val="22"/>
        </w:rPr>
        <w:t xml:space="preserve">adult </w:t>
      </w:r>
      <w:r w:rsidRPr="009C7E86">
        <w:rPr>
          <w:sz w:val="22"/>
          <w:szCs w:val="22"/>
        </w:rPr>
        <w:t xml:space="preserve">female </w:t>
      </w:r>
      <w:r>
        <w:rPr>
          <w:sz w:val="22"/>
          <w:szCs w:val="22"/>
        </w:rPr>
        <w:t>decisionmakers (Module 6—</w:t>
      </w:r>
      <w:r w:rsidRPr="00987D80">
        <w:rPr>
          <w:sz w:val="22"/>
          <w:szCs w:val="22"/>
        </w:rPr>
        <w:t>female A-WEAI indicators)</w:t>
      </w:r>
    </w:p>
    <w:p w14:paraId="46189DC0" w14:textId="5320CC97" w:rsidR="0041085C" w:rsidRDefault="0041085C" w:rsidP="006D5225">
      <w:pPr>
        <w:numPr>
          <w:ilvl w:val="0"/>
          <w:numId w:val="25"/>
        </w:numPr>
        <w:spacing w:after="200"/>
        <w:contextualSpacing/>
        <w:rPr>
          <w:sz w:val="22"/>
          <w:szCs w:val="22"/>
        </w:rPr>
      </w:pPr>
      <w:r>
        <w:rPr>
          <w:sz w:val="22"/>
          <w:szCs w:val="22"/>
        </w:rPr>
        <w:t>Primary adult male decisionmakers (Module 6—male A</w:t>
      </w:r>
      <w:r w:rsidRPr="00987D80">
        <w:rPr>
          <w:sz w:val="22"/>
          <w:szCs w:val="22"/>
        </w:rPr>
        <w:t>-WEAI</w:t>
      </w:r>
      <w:r>
        <w:rPr>
          <w:sz w:val="22"/>
          <w:szCs w:val="22"/>
        </w:rPr>
        <w:t xml:space="preserve"> indicators</w:t>
      </w:r>
      <w:r w:rsidRPr="00987D80">
        <w:rPr>
          <w:sz w:val="22"/>
          <w:szCs w:val="22"/>
        </w:rPr>
        <w:t>)</w:t>
      </w:r>
    </w:p>
    <w:p w14:paraId="575A26E0" w14:textId="6EEEE6C0" w:rsidR="006B64C4" w:rsidRPr="00C1212A" w:rsidRDefault="00657CCC" w:rsidP="00652E9A">
      <w:pPr>
        <w:pStyle w:val="BodyText"/>
      </w:pPr>
      <w:r>
        <w:t>D</w:t>
      </w:r>
      <w:r w:rsidR="006B64C4" w:rsidRPr="00C1212A">
        <w:t>esign weights w</w:t>
      </w:r>
      <w:r>
        <w:t>er</w:t>
      </w:r>
      <w:r w:rsidR="006B64C4" w:rsidRPr="00C1212A">
        <w:t xml:space="preserve">e calculated based on the separate sampling probabilities for each sampling stage and for each </w:t>
      </w:r>
      <w:r w:rsidR="00F65DE7">
        <w:t>EA</w:t>
      </w:r>
      <w:r w:rsidR="006B64C4" w:rsidRPr="00C1212A">
        <w:t xml:space="preserve">. </w:t>
      </w:r>
      <w:commentRangeStart w:id="836"/>
      <w:r w:rsidR="00F65DE7">
        <w:rPr>
          <w:szCs w:val="22"/>
        </w:rPr>
        <w:t>The following notation</w:t>
      </w:r>
      <w:r w:rsidR="00F65DE7" w:rsidRPr="00C1212A" w:rsidDel="00F65DE7">
        <w:t xml:space="preserve"> </w:t>
      </w:r>
      <w:r w:rsidR="00F65DE7">
        <w:t>was used</w:t>
      </w:r>
      <w:commentRangeEnd w:id="836"/>
      <w:r w:rsidR="003545B8">
        <w:rPr>
          <w:rStyle w:val="CommentReference"/>
        </w:rPr>
        <w:commentReference w:id="836"/>
      </w:r>
      <w:r w:rsidR="006B64C4" w:rsidRPr="00C1212A">
        <w:t>:</w:t>
      </w:r>
    </w:p>
    <w:p w14:paraId="5C05EC06" w14:textId="5E174A0F" w:rsidR="006B64C4" w:rsidRPr="00652E9A" w:rsidRDefault="00000000" w:rsidP="00657CCC">
      <w:pPr>
        <w:pStyle w:val="ListParagraph"/>
        <w:rPr>
          <w:sz w:val="22"/>
          <w:szCs w:val="22"/>
        </w:rPr>
      </w:pPr>
      <m:oMath>
        <m:sSub>
          <m:sSubPr>
            <m:ctrlPr>
              <w:ins w:id="837"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first-stage sampling probability of the i-th </w:t>
      </w:r>
      <w:r w:rsidR="00F65DE7">
        <w:rPr>
          <w:sz w:val="22"/>
          <w:szCs w:val="22"/>
        </w:rPr>
        <w:t xml:space="preserve">EA </w:t>
      </w:r>
      <w:r w:rsidR="006B64C4" w:rsidRPr="00652E9A">
        <w:rPr>
          <w:sz w:val="22"/>
          <w:szCs w:val="22"/>
        </w:rPr>
        <w:t xml:space="preserve">in stratum </w:t>
      </w:r>
      <w:r w:rsidR="006B64C4" w:rsidRPr="00652E9A">
        <w:rPr>
          <w:i/>
          <w:iCs/>
          <w:sz w:val="22"/>
          <w:szCs w:val="22"/>
        </w:rPr>
        <w:t>h</w:t>
      </w:r>
      <w:r w:rsidR="006B64C4" w:rsidRPr="00652E9A">
        <w:rPr>
          <w:sz w:val="22"/>
          <w:szCs w:val="22"/>
        </w:rPr>
        <w:t>.</w:t>
      </w:r>
    </w:p>
    <w:p w14:paraId="6A3C804A" w14:textId="3E811A75" w:rsidR="006B64C4" w:rsidRPr="00652E9A" w:rsidRDefault="00000000" w:rsidP="006D5225">
      <w:pPr>
        <w:pStyle w:val="ListParagraph"/>
        <w:spacing w:after="200"/>
        <w:rPr>
          <w:sz w:val="22"/>
          <w:szCs w:val="22"/>
        </w:rPr>
      </w:pPr>
      <m:oMath>
        <m:sSub>
          <m:sSubPr>
            <m:ctrlPr>
              <w:ins w:id="838"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oMath>
      <w:r w:rsidR="006B64C4" w:rsidRPr="00652E9A">
        <w:rPr>
          <w:sz w:val="22"/>
          <w:szCs w:val="22"/>
        </w:rPr>
        <w:t xml:space="preserve">second-stage sampling probability within the i-th </w:t>
      </w:r>
      <w:r w:rsidR="00F65DE7">
        <w:rPr>
          <w:sz w:val="22"/>
          <w:szCs w:val="22"/>
        </w:rPr>
        <w:t xml:space="preserve">EA </w:t>
      </w:r>
      <w:r w:rsidR="006B64C4" w:rsidRPr="00652E9A">
        <w:rPr>
          <w:sz w:val="22"/>
          <w:szCs w:val="22"/>
        </w:rPr>
        <w:t>(household selection).</w:t>
      </w:r>
    </w:p>
    <w:p w14:paraId="154A3192" w14:textId="79E0E1C0" w:rsidR="006B64C4" w:rsidRDefault="006B64C4" w:rsidP="006D5225">
      <w:pPr>
        <w:pStyle w:val="BodyText"/>
      </w:pPr>
      <w:r w:rsidRPr="00652E9A">
        <w:t xml:space="preserve">The probability of selecting </w:t>
      </w:r>
      <w:proofErr w:type="spellStart"/>
      <w:r w:rsidR="00F65DE7">
        <w:t>EA</w:t>
      </w:r>
      <w:r w:rsidRPr="00652E9A">
        <w:rPr>
          <w:i/>
          <w:iCs/>
        </w:rPr>
        <w:t>i</w:t>
      </w:r>
      <w:proofErr w:type="spellEnd"/>
      <w:r w:rsidRPr="00652E9A">
        <w:t xml:space="preserve"> </w:t>
      </w:r>
      <w:r w:rsidR="00F65DE7">
        <w:t xml:space="preserve">from stratum </w:t>
      </w:r>
      <w:r w:rsidR="00F65DE7">
        <w:rPr>
          <w:i/>
        </w:rPr>
        <w:t>h</w:t>
      </w:r>
      <w:r w:rsidR="00F65DE7">
        <w:t>,</w:t>
      </w:r>
      <w:r w:rsidR="00F65DE7">
        <w:rPr>
          <w:i/>
        </w:rPr>
        <w:t xml:space="preserve"> </w:t>
      </w:r>
      <w:r w:rsidRPr="00652E9A">
        <w:t>in the sample is</w:t>
      </w:r>
      <w:r w:rsidR="00F65DE7">
        <w:t xml:space="preserve"> calculated as follows</w:t>
      </w:r>
      <w:r w:rsidRPr="00652E9A">
        <w:t xml:space="preserve">: </w:t>
      </w:r>
    </w:p>
    <w:p w14:paraId="5A5C6B41" w14:textId="43418E7E" w:rsidR="006B64C4" w:rsidRPr="00652E9A" w:rsidRDefault="00000000" w:rsidP="00657CCC">
      <w:pPr>
        <w:pStyle w:val="ListParagraph"/>
        <w:rPr>
          <w:sz w:val="22"/>
          <w:szCs w:val="22"/>
        </w:rPr>
      </w:pPr>
      <m:oMathPara>
        <m:oMathParaPr>
          <m:jc m:val="left"/>
        </m:oMathParaPr>
        <m:oMath>
          <m:sSub>
            <m:sSubPr>
              <m:ctrlPr>
                <w:ins w:id="839" w:author="Zalisk, Kirsten" w:date="2022-12-07T12:37:00Z">
                  <w:rPr>
                    <w:rFonts w:ascii="Cambria Math" w:eastAsiaTheme="minorHAnsi" w:hAnsi="Cambria Math"/>
                    <w:i/>
                    <w:iCs/>
                    <w:sz w:val="22"/>
                    <w:szCs w:val="22"/>
                  </w:rPr>
                </w:ins>
              </m:ctrlPr>
            </m:sSubPr>
            <m:e>
              <m:r>
                <w:rPr>
                  <w:rFonts w:ascii="Cambria Math" w:hAnsi="Cambria Math"/>
                  <w:sz w:val="22"/>
                  <w:szCs w:val="22"/>
                </w:rPr>
                <m:t>P</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f>
            <m:fPr>
              <m:ctrlPr>
                <w:ins w:id="840" w:author="Zalisk, Kirsten" w:date="2022-12-07T12:37:00Z">
                  <w:rPr>
                    <w:rFonts w:ascii="Cambria Math" w:eastAsiaTheme="minorHAnsi" w:hAnsi="Cambria Math"/>
                    <w:i/>
                    <w:iCs/>
                    <w:sz w:val="22"/>
                    <w:szCs w:val="22"/>
                  </w:rPr>
                </w:ins>
              </m:ctrlPr>
            </m:fPr>
            <m:num>
              <m:sSub>
                <m:sSubPr>
                  <m:ctrlPr>
                    <w:ins w:id="841"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42"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num>
            <m:den>
              <m:sSub>
                <m:sSubPr>
                  <m:ctrlPr>
                    <w:ins w:id="843" w:author="Zalisk, Kirsten" w:date="2022-12-07T12:37:00Z">
                      <w:rPr>
                        <w:rFonts w:ascii="Cambria Math" w:eastAsiaTheme="minorHAnsi" w:hAnsi="Cambria Math"/>
                        <w:i/>
                        <w:iCs/>
                        <w:sz w:val="22"/>
                        <w:szCs w:val="22"/>
                      </w:rPr>
                    </w:ins>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den>
          </m:f>
        </m:oMath>
      </m:oMathPara>
    </w:p>
    <w:p w14:paraId="268B85D1" w14:textId="77777777" w:rsidR="006B64C4" w:rsidRPr="00652E9A" w:rsidRDefault="006B64C4" w:rsidP="00657CCC">
      <w:pPr>
        <w:pStyle w:val="ListParagraph"/>
        <w:rPr>
          <w:sz w:val="22"/>
          <w:szCs w:val="22"/>
        </w:rPr>
      </w:pPr>
    </w:p>
    <w:p w14:paraId="4B40EC45" w14:textId="77777777" w:rsidR="00F65DE7" w:rsidRPr="009C7E86" w:rsidRDefault="00F65DE7" w:rsidP="00D751B3">
      <w:pPr>
        <w:pStyle w:val="ListParagraph"/>
        <w:keepNext/>
        <w:widowControl/>
        <w:rPr>
          <w:sz w:val="22"/>
          <w:szCs w:val="22"/>
        </w:rPr>
      </w:pPr>
      <w:r w:rsidRPr="009C7E86">
        <w:rPr>
          <w:sz w:val="22"/>
          <w:szCs w:val="22"/>
        </w:rPr>
        <w:t>Where:</w:t>
      </w:r>
    </w:p>
    <w:p w14:paraId="14B4ED48" w14:textId="77777777" w:rsidR="00F65DE7" w:rsidRPr="009C7E86" w:rsidRDefault="00000000" w:rsidP="00D751B3">
      <w:pPr>
        <w:pStyle w:val="ListParagraph"/>
        <w:keepNext/>
        <w:widowControl/>
        <w:rPr>
          <w:sz w:val="22"/>
          <w:szCs w:val="22"/>
        </w:rPr>
      </w:pPr>
      <m:oMath>
        <m:sSub>
          <m:sSubPr>
            <m:ctrlPr>
              <w:ins w:id="844"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number of </w:t>
      </w:r>
      <w:proofErr w:type="gramStart"/>
      <w:r w:rsidR="00F65DE7" w:rsidRPr="009C7E86">
        <w:rPr>
          <w:sz w:val="22"/>
          <w:szCs w:val="22"/>
        </w:rPr>
        <w:t>sample</w:t>
      </w:r>
      <w:proofErr w:type="gramEnd"/>
      <w:r w:rsidR="00F65DE7" w:rsidRPr="009C7E86">
        <w:rPr>
          <w:sz w:val="22"/>
          <w:szCs w:val="22"/>
        </w:rPr>
        <w:t xml:space="preserve"> </w:t>
      </w:r>
      <w:r w:rsidR="00F65DE7">
        <w:rPr>
          <w:sz w:val="22"/>
          <w:szCs w:val="22"/>
        </w:rPr>
        <w:t>EA</w:t>
      </w:r>
      <w:r w:rsidR="00F65DE7" w:rsidRPr="009C7E86">
        <w:rPr>
          <w:sz w:val="22"/>
          <w:szCs w:val="22"/>
        </w:rPr>
        <w:t xml:space="preserve">s selected in stratum </w:t>
      </w:r>
      <w:r w:rsidR="00F65DE7" w:rsidRPr="009C7E86">
        <w:rPr>
          <w:i/>
          <w:iCs/>
          <w:sz w:val="22"/>
          <w:szCs w:val="22"/>
        </w:rPr>
        <w:t>h</w:t>
      </w:r>
      <w:r w:rsidR="00F65DE7" w:rsidRPr="009C7E86">
        <w:rPr>
          <w:sz w:val="22"/>
          <w:szCs w:val="22"/>
        </w:rPr>
        <w:t>.</w:t>
      </w:r>
    </w:p>
    <w:p w14:paraId="1B41E87C" w14:textId="77777777" w:rsidR="00F65DE7" w:rsidRPr="009C7E86" w:rsidRDefault="00000000" w:rsidP="00D751B3">
      <w:pPr>
        <w:pStyle w:val="ListParagraph"/>
        <w:keepNext/>
        <w:widowControl/>
        <w:rPr>
          <w:sz w:val="22"/>
          <w:szCs w:val="22"/>
        </w:rPr>
      </w:pPr>
      <m:oMath>
        <m:sSub>
          <m:sSubPr>
            <m:ctrlPr>
              <w:ins w:id="845"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oMath>
      <w:r w:rsidR="00F65DE7" w:rsidRPr="009C7E86">
        <w:rPr>
          <w:sz w:val="22"/>
          <w:szCs w:val="22"/>
        </w:rPr>
        <w:t xml:space="preserve"> total </w:t>
      </w:r>
      <w:r w:rsidR="00F65DE7">
        <w:rPr>
          <w:sz w:val="22"/>
          <w:szCs w:val="22"/>
        </w:rPr>
        <w:t xml:space="preserve">number of households according to the sampling frame in all EAs </w:t>
      </w:r>
      <w:r w:rsidR="00F65DE7" w:rsidRPr="009C7E86">
        <w:rPr>
          <w:sz w:val="22"/>
          <w:szCs w:val="22"/>
        </w:rPr>
        <w:t xml:space="preserve">in stratum </w:t>
      </w:r>
      <w:r w:rsidR="00F65DE7" w:rsidRPr="009C7E86">
        <w:rPr>
          <w:i/>
          <w:iCs/>
          <w:sz w:val="22"/>
          <w:szCs w:val="22"/>
        </w:rPr>
        <w:t>h</w:t>
      </w:r>
      <w:r w:rsidR="00F65DE7" w:rsidRPr="009C7E86">
        <w:rPr>
          <w:sz w:val="22"/>
          <w:szCs w:val="22"/>
        </w:rPr>
        <w:t>.</w:t>
      </w:r>
    </w:p>
    <w:p w14:paraId="4A80AD4B" w14:textId="77777777" w:rsidR="00F65DE7" w:rsidRDefault="00000000" w:rsidP="00D751B3">
      <w:pPr>
        <w:pStyle w:val="ListParagraph"/>
        <w:widowControl/>
        <w:ind w:left="1354" w:hanging="634"/>
        <w:rPr>
          <w:i/>
          <w:iCs/>
          <w:sz w:val="22"/>
          <w:szCs w:val="22"/>
        </w:rPr>
      </w:pPr>
      <m:oMath>
        <m:sSub>
          <m:sSubPr>
            <m:ctrlPr>
              <w:ins w:id="846" w:author="Zalisk, Kirsten" w:date="2022-12-07T12:37:00Z">
                <w:rPr>
                  <w:rFonts w:ascii="Cambria Math" w:eastAsiaTheme="minorHAnsi" w:hAnsi="Cambria Math"/>
                  <w:i/>
                  <w:iCs/>
                  <w:sz w:val="22"/>
                  <w:szCs w:val="22"/>
                </w:rPr>
              </w:ins>
            </m:ctrlPr>
          </m:sSubPr>
          <m:e>
            <m:r>
              <m:rPr>
                <m:sty m:val="p"/>
              </m:rPr>
              <w:rPr>
                <w:rFonts w:ascii="Cambria Math" w:hAnsi="Cambria Math"/>
              </w:rPr>
              <w:sym w:font="Symbol" w:char="F0E5"/>
            </m:r>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w:t>
      </w:r>
      <w:r w:rsidR="00F65DE7" w:rsidRPr="009C7E86">
        <w:rPr>
          <w:sz w:val="22"/>
          <w:szCs w:val="22"/>
        </w:rPr>
        <w:t xml:space="preserve">households </w:t>
      </w:r>
      <w:r w:rsidR="00F65DE7">
        <w:rPr>
          <w:sz w:val="22"/>
          <w:szCs w:val="22"/>
        </w:rPr>
        <w:t>i</w:t>
      </w:r>
      <w:r w:rsidR="00F65DE7" w:rsidRPr="009C7E86">
        <w:rPr>
          <w:sz w:val="22"/>
          <w:szCs w:val="22"/>
        </w:rPr>
        <w:t>n</w:t>
      </w:r>
      <w:r w:rsidR="00F65DE7">
        <w:rPr>
          <w:sz w:val="22"/>
          <w:szCs w:val="22"/>
        </w:rPr>
        <w:t xml:space="preserve"> selected EA </w:t>
      </w:r>
      <w:proofErr w:type="spellStart"/>
      <w:r w:rsidR="00F65DE7" w:rsidRPr="00DB3B6D">
        <w:rPr>
          <w:i/>
          <w:sz w:val="22"/>
          <w:szCs w:val="22"/>
        </w:rPr>
        <w:t>i</w:t>
      </w:r>
      <w:proofErr w:type="spellEnd"/>
      <w:r w:rsidR="00F65DE7">
        <w:rPr>
          <w:sz w:val="22"/>
          <w:szCs w:val="22"/>
        </w:rPr>
        <w:t xml:space="preserve"> in stratum </w:t>
      </w:r>
      <w:r w:rsidR="00F65DE7" w:rsidRPr="009C7E86">
        <w:rPr>
          <w:i/>
          <w:iCs/>
          <w:sz w:val="22"/>
          <w:szCs w:val="22"/>
        </w:rPr>
        <w:t>h</w:t>
      </w:r>
      <w:r w:rsidR="00F65DE7">
        <w:rPr>
          <w:iCs/>
          <w:sz w:val="22"/>
          <w:szCs w:val="22"/>
        </w:rPr>
        <w:t xml:space="preserve"> (as per the first-stage sampling frame)</w:t>
      </w:r>
      <w:r w:rsidR="00F65DE7" w:rsidRPr="009C7E86">
        <w:rPr>
          <w:i/>
          <w:iCs/>
          <w:sz w:val="22"/>
          <w:szCs w:val="22"/>
        </w:rPr>
        <w:t>.</w:t>
      </w:r>
    </w:p>
    <w:p w14:paraId="458504B1" w14:textId="77777777" w:rsidR="00F65DE7" w:rsidRPr="009C7E86" w:rsidRDefault="00F65DE7" w:rsidP="00F65DE7">
      <w:pPr>
        <w:pStyle w:val="ListParagraph"/>
        <w:ind w:left="1350" w:hanging="630"/>
        <w:rPr>
          <w:sz w:val="22"/>
          <w:szCs w:val="22"/>
        </w:rPr>
      </w:pPr>
    </w:p>
    <w:p w14:paraId="1B11CA1A" w14:textId="77777777" w:rsidR="00F65DE7" w:rsidRPr="009C7E86" w:rsidRDefault="00F65DE7" w:rsidP="006D5225">
      <w:pPr>
        <w:pStyle w:val="BodyText"/>
      </w:pPr>
      <w:r w:rsidRPr="009C7E86">
        <w:t xml:space="preserve">The second-stage probability of selecting </w:t>
      </w:r>
      <w:r>
        <w:t xml:space="preserve">a </w:t>
      </w:r>
      <w:r w:rsidRPr="009C7E86">
        <w:t>household</w:t>
      </w:r>
      <w:r>
        <w:t xml:space="preserve"> from</w:t>
      </w:r>
      <w:r w:rsidRPr="009C7E86">
        <w:t xml:space="preserve"> </w:t>
      </w:r>
      <w:r>
        <w:t xml:space="preserve">EA </w:t>
      </w:r>
      <w:proofErr w:type="spellStart"/>
      <w:r w:rsidRPr="00DB3B6D">
        <w:rPr>
          <w:i/>
        </w:rPr>
        <w:t>i</w:t>
      </w:r>
      <w:proofErr w:type="spellEnd"/>
      <w:r>
        <w:t xml:space="preserve"> in stratum </w:t>
      </w:r>
      <w:r w:rsidRPr="00DB3B6D">
        <w:rPr>
          <w:i/>
        </w:rPr>
        <w:t>h</w:t>
      </w:r>
      <w:r>
        <w:rPr>
          <w:iCs/>
        </w:rPr>
        <w:t>, (</w:t>
      </w:r>
      <w:r w:rsidRPr="00901D8B">
        <w:rPr>
          <w:b/>
          <w:bCs/>
          <w:iCs/>
        </w:rPr>
        <w:t>assuming that there is no segmentation within sampled</w:t>
      </w:r>
      <w:r>
        <w:rPr>
          <w:iCs/>
        </w:rPr>
        <w:t xml:space="preserve"> </w:t>
      </w:r>
      <w:r w:rsidRPr="00901D8B">
        <w:rPr>
          <w:b/>
          <w:bCs/>
          <w:iCs/>
        </w:rPr>
        <w:t>EA</w:t>
      </w:r>
      <w:r>
        <w:rPr>
          <w:iCs/>
        </w:rPr>
        <w:t xml:space="preserve"> </w:t>
      </w:r>
      <w:proofErr w:type="spellStart"/>
      <w:r w:rsidRPr="00D751B3">
        <w:rPr>
          <w:b/>
          <w:i/>
          <w:iCs/>
        </w:rPr>
        <w:t>i</w:t>
      </w:r>
      <w:proofErr w:type="spellEnd"/>
      <w:r w:rsidRPr="00F347B1">
        <w:rPr>
          <w:iCs/>
        </w:rPr>
        <w:t>)</w:t>
      </w:r>
      <w:r w:rsidRPr="009C7E86">
        <w:t xml:space="preserve"> is:</w:t>
      </w:r>
    </w:p>
    <w:p w14:paraId="14830C15" w14:textId="77777777" w:rsidR="00F65DE7" w:rsidRPr="009C7E86" w:rsidRDefault="00000000" w:rsidP="00F65DE7">
      <w:pPr>
        <w:pStyle w:val="ListParagraph"/>
        <w:rPr>
          <w:sz w:val="22"/>
          <w:szCs w:val="22"/>
        </w:rPr>
      </w:pPr>
      <m:oMathPara>
        <m:oMathParaPr>
          <m:jc m:val="left"/>
        </m:oMathParaPr>
        <m:oMath>
          <m:sSub>
            <m:sSubPr>
              <m:ctrlPr>
                <w:ins w:id="847"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ins w:id="848" w:author="Zalisk, Kirsten" w:date="2022-12-07T12:37:00Z">
                  <w:rPr>
                    <w:rFonts w:ascii="Cambria Math" w:eastAsiaTheme="minorHAnsi" w:hAnsi="Cambria Math"/>
                    <w:i/>
                    <w:iCs/>
                    <w:sz w:val="22"/>
                    <w:szCs w:val="22"/>
                  </w:rPr>
                </w:ins>
              </m:ctrlPr>
            </m:fPr>
            <m:num>
              <m:sSub>
                <m:sSubPr>
                  <m:ctrlPr>
                    <w:ins w:id="84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Sup>
                <m:sSubSupPr>
                  <m:ctrlPr>
                    <w:ins w:id="850"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oMath>
      </m:oMathPara>
    </w:p>
    <w:p w14:paraId="027343CB" w14:textId="77777777" w:rsidR="00F65DE7" w:rsidRPr="009C7E86" w:rsidRDefault="00F65DE7" w:rsidP="00F65DE7">
      <w:pPr>
        <w:pStyle w:val="ListParagraph"/>
        <w:rPr>
          <w:sz w:val="22"/>
          <w:szCs w:val="22"/>
        </w:rPr>
      </w:pPr>
    </w:p>
    <w:p w14:paraId="1AFC8523" w14:textId="77777777" w:rsidR="00F65DE7" w:rsidRPr="009C7E86" w:rsidRDefault="00F65DE7" w:rsidP="00F65DE7">
      <w:pPr>
        <w:pStyle w:val="ListParagraph"/>
        <w:rPr>
          <w:sz w:val="22"/>
          <w:szCs w:val="22"/>
        </w:rPr>
      </w:pPr>
      <w:r w:rsidRPr="009C7E86">
        <w:rPr>
          <w:sz w:val="22"/>
          <w:szCs w:val="22"/>
        </w:rPr>
        <w:t>Where:</w:t>
      </w:r>
    </w:p>
    <w:p w14:paraId="648C40A5" w14:textId="77777777" w:rsidR="00F65DE7" w:rsidRPr="009C7E86" w:rsidRDefault="00000000" w:rsidP="00F65DE7">
      <w:pPr>
        <w:pStyle w:val="ListParagraph"/>
        <w:rPr>
          <w:sz w:val="22"/>
          <w:szCs w:val="22"/>
        </w:rPr>
      </w:pPr>
      <m:oMath>
        <m:sSub>
          <m:sSubPr>
            <m:ctrlPr>
              <w:ins w:id="85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oMath>
      <w:r w:rsidR="00F65DE7" w:rsidRPr="009C7E86">
        <w:rPr>
          <w:sz w:val="22"/>
          <w:szCs w:val="22"/>
        </w:rPr>
        <w:t xml:space="preserve"> number of sample households selected 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sample </w:t>
      </w:r>
      <w:r w:rsidR="00F65DE7">
        <w:rPr>
          <w:sz w:val="22"/>
          <w:szCs w:val="22"/>
        </w:rPr>
        <w:t>EA</w:t>
      </w:r>
      <w:r w:rsidR="00F65DE7" w:rsidRPr="009C7E86">
        <w:rPr>
          <w:sz w:val="22"/>
          <w:szCs w:val="22"/>
        </w:rPr>
        <w:t xml:space="preserve"> in stratum </w:t>
      </w:r>
      <w:r w:rsidR="00F65DE7" w:rsidRPr="009C7E86">
        <w:rPr>
          <w:i/>
          <w:iCs/>
          <w:sz w:val="22"/>
          <w:szCs w:val="22"/>
        </w:rPr>
        <w:t>h.</w:t>
      </w:r>
    </w:p>
    <w:p w14:paraId="7398DBDF" w14:textId="77777777" w:rsidR="00F65DE7" w:rsidRPr="009C7E86" w:rsidRDefault="00000000" w:rsidP="006D5225">
      <w:pPr>
        <w:pStyle w:val="ListParagraph"/>
        <w:spacing w:after="200"/>
        <w:rPr>
          <w:sz w:val="22"/>
          <w:szCs w:val="22"/>
        </w:rPr>
      </w:pPr>
      <m:oMath>
        <m:sSubSup>
          <m:sSubSupPr>
            <m:ctrlPr>
              <w:ins w:id="852"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w:rPr>
            <w:rFonts w:ascii="Cambria Math" w:hAnsi="Cambria Math"/>
            <w:sz w:val="22"/>
            <w:szCs w:val="22"/>
          </w:rPr>
          <m:t>=</m:t>
        </m:r>
      </m:oMath>
      <w:r w:rsidR="00F65DE7" w:rsidRPr="009C7E86">
        <w:rPr>
          <w:sz w:val="22"/>
          <w:szCs w:val="22"/>
        </w:rPr>
        <w:t xml:space="preserve"> </w:t>
      </w:r>
      <w:r w:rsidR="00F65DE7">
        <w:rPr>
          <w:sz w:val="22"/>
          <w:szCs w:val="22"/>
        </w:rPr>
        <w:t xml:space="preserve">total number of households listed </w:t>
      </w:r>
      <w:r w:rsidR="00F65DE7" w:rsidRPr="009C7E86">
        <w:rPr>
          <w:sz w:val="22"/>
          <w:szCs w:val="22"/>
        </w:rPr>
        <w:t xml:space="preserve">for the </w:t>
      </w:r>
      <w:proofErr w:type="spellStart"/>
      <w:r w:rsidR="00F65DE7" w:rsidRPr="009C7E86">
        <w:rPr>
          <w:i/>
          <w:sz w:val="22"/>
          <w:szCs w:val="22"/>
        </w:rPr>
        <w:t>i</w:t>
      </w:r>
      <w:r w:rsidR="00F65DE7" w:rsidRPr="009C7E86">
        <w:rPr>
          <w:sz w:val="22"/>
          <w:szCs w:val="22"/>
        </w:rPr>
        <w:t>-th</w:t>
      </w:r>
      <w:proofErr w:type="spellEnd"/>
      <w:r w:rsidR="00F65DE7" w:rsidRPr="009C7E86">
        <w:rPr>
          <w:sz w:val="22"/>
          <w:szCs w:val="22"/>
        </w:rPr>
        <w:t xml:space="preserve"> </w:t>
      </w:r>
      <w:r w:rsidR="00F65DE7">
        <w:rPr>
          <w:sz w:val="22"/>
          <w:szCs w:val="22"/>
        </w:rPr>
        <w:t>EA</w:t>
      </w:r>
      <w:r w:rsidR="00F65DE7" w:rsidRPr="009C7E86">
        <w:rPr>
          <w:sz w:val="22"/>
          <w:szCs w:val="22"/>
        </w:rPr>
        <w:t xml:space="preserve"> in stratum </w:t>
      </w:r>
      <w:r w:rsidR="00F65DE7" w:rsidRPr="009C7E86">
        <w:rPr>
          <w:i/>
          <w:iCs/>
          <w:sz w:val="22"/>
          <w:szCs w:val="22"/>
        </w:rPr>
        <w:t>h.</w:t>
      </w:r>
    </w:p>
    <w:p w14:paraId="5D1A293F" w14:textId="77777777" w:rsidR="00F65DE7" w:rsidRPr="009C7E86" w:rsidRDefault="00F65DE7" w:rsidP="006D5225">
      <w:pPr>
        <w:pStyle w:val="BodyText"/>
      </w:pPr>
      <w:r>
        <w:t>Therefore, t</w:t>
      </w:r>
      <w:r w:rsidRPr="009C7E86">
        <w:t xml:space="preserve">he overall selection probability of </w:t>
      </w:r>
      <w:r>
        <w:t xml:space="preserve">selecting a </w:t>
      </w:r>
      <w:r w:rsidRPr="009C7E86">
        <w:t>household</w:t>
      </w:r>
      <w:r>
        <w:t xml:space="preserve"> from</w:t>
      </w:r>
      <w:r w:rsidRPr="009C7E86">
        <w:t xml:space="preserve">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product of the selection probabilities of the two stages: </w:t>
      </w:r>
    </w:p>
    <w:p w14:paraId="4FAD3425" w14:textId="77777777" w:rsidR="00F65DE7" w:rsidRPr="009C7E86" w:rsidRDefault="00000000" w:rsidP="00F65DE7">
      <w:pPr>
        <w:pStyle w:val="ListParagraph"/>
        <w:rPr>
          <w:sz w:val="22"/>
          <w:szCs w:val="22"/>
        </w:rPr>
      </w:pPr>
      <m:oMathPara>
        <m:oMathParaPr>
          <m:jc m:val="left"/>
        </m:oMathParaPr>
        <m:oMath>
          <m:sSub>
            <m:sSubPr>
              <m:ctrlPr>
                <w:ins w:id="853"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hi</m:t>
              </m:r>
            </m:sub>
          </m:sSub>
          <m:r>
            <w:rPr>
              <w:rFonts w:ascii="Cambria Math" w:hAnsi="Cambria Math"/>
              <w:sz w:val="22"/>
              <w:szCs w:val="22"/>
            </w:rPr>
            <m:t>=</m:t>
          </m:r>
          <m:sSub>
            <m:sSubPr>
              <m:ctrlPr>
                <w:ins w:id="854"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1</m:t>
              </m:r>
              <m:r>
                <w:rPr>
                  <w:rFonts w:ascii="Cambria Math" w:hAnsi="Cambria Math"/>
                  <w:sz w:val="22"/>
                  <w:szCs w:val="22"/>
                </w:rPr>
                <m:t>hi</m:t>
              </m:r>
            </m:sub>
          </m:sSub>
          <m:r>
            <w:rPr>
              <w:rFonts w:ascii="Cambria Math" w:hAnsi="Cambria Math"/>
              <w:sz w:val="22"/>
              <w:szCs w:val="22"/>
            </w:rPr>
            <m:t>×</m:t>
          </m:r>
          <m:sSub>
            <m:sSubPr>
              <m:ctrlPr>
                <w:ins w:id="855"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2</m:t>
              </m:r>
              <m:r>
                <w:rPr>
                  <w:rFonts w:ascii="Cambria Math" w:hAnsi="Cambria Math"/>
                  <w:sz w:val="22"/>
                  <w:szCs w:val="22"/>
                </w:rPr>
                <m:t>hi</m:t>
              </m:r>
            </m:sub>
          </m:sSub>
          <m:r>
            <w:rPr>
              <w:rFonts w:ascii="Cambria Math" w:hAnsi="Cambria Math"/>
              <w:sz w:val="22"/>
              <w:szCs w:val="22"/>
            </w:rPr>
            <m:t>=</m:t>
          </m:r>
          <m:f>
            <m:fPr>
              <m:ctrlPr>
                <w:ins w:id="856" w:author="Zalisk, Kirsten" w:date="2022-12-07T12:37:00Z">
                  <w:rPr>
                    <w:rFonts w:ascii="Cambria Math" w:eastAsiaTheme="minorHAnsi" w:hAnsi="Cambria Math"/>
                    <w:i/>
                    <w:iCs/>
                    <w:sz w:val="22"/>
                    <w:szCs w:val="22"/>
                  </w:rPr>
                </w:ins>
              </m:ctrlPr>
            </m:fPr>
            <m:num>
              <m:sSub>
                <m:sSubPr>
                  <m:ctrlPr>
                    <w:ins w:id="857"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58"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
                <m:sSubPr>
                  <m:ctrlPr>
                    <w:ins w:id="85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den>
          </m:f>
          <m:r>
            <w:rPr>
              <w:rFonts w:ascii="Cambria Math" w:hAnsi="Cambria Math"/>
              <w:sz w:val="22"/>
              <w:szCs w:val="22"/>
            </w:rPr>
            <m:t>×</m:t>
          </m:r>
          <m:f>
            <m:fPr>
              <m:ctrlPr>
                <w:ins w:id="860" w:author="Zalisk, Kirsten" w:date="2022-12-07T12:37:00Z">
                  <w:rPr>
                    <w:rFonts w:ascii="Cambria Math" w:eastAsiaTheme="minorHAnsi" w:hAnsi="Cambria Math"/>
                    <w:i/>
                    <w:iCs/>
                    <w:sz w:val="22"/>
                    <w:szCs w:val="22"/>
                  </w:rPr>
                </w:ins>
              </m:ctrlPr>
            </m:fPr>
            <m:num>
              <m:sSub>
                <m:sSubPr>
                  <m:ctrlPr>
                    <w:ins w:id="86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num>
            <m:den>
              <m:sSubSup>
                <m:sSubSupPr>
                  <m:ctrlPr>
                    <w:ins w:id="862"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den>
          </m:f>
          <m:r>
            <w:rPr>
              <w:rFonts w:ascii="Cambria Math" w:eastAsiaTheme="minorHAnsi" w:hAnsi="Cambria Math"/>
              <w:sz w:val="22"/>
              <w:szCs w:val="22"/>
            </w:rPr>
            <m:t>≈</m:t>
          </m:r>
          <w:commentRangeStart w:id="863"/>
          <m:f>
            <m:fPr>
              <m:ctrlPr>
                <w:ins w:id="864" w:author="Zalisk, Kirsten" w:date="2022-12-07T12:37:00Z">
                  <w:rPr>
                    <w:rFonts w:ascii="Cambria Math" w:eastAsiaTheme="minorHAnsi" w:hAnsi="Cambria Math"/>
                    <w:i/>
                    <w:iCs/>
                    <w:sz w:val="22"/>
                    <w:szCs w:val="22"/>
                  </w:rPr>
                </w:ins>
              </m:ctrlPr>
            </m:fPr>
            <m:num>
              <m:sSub>
                <m:sSubPr>
                  <m:ctrlPr>
                    <w:ins w:id="865"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m</m:t>
                  </m:r>
                </m:e>
                <m:sub>
                  <m:r>
                    <w:rPr>
                      <w:rFonts w:ascii="Cambria Math" w:eastAsiaTheme="minorHAnsi" w:hAnsi="Cambria Math"/>
                      <w:sz w:val="22"/>
                      <w:szCs w:val="22"/>
                    </w:rPr>
                    <m:t>h</m:t>
                  </m:r>
                </m:sub>
              </m:sSub>
              <m:r>
                <w:rPr>
                  <w:rFonts w:ascii="Cambria Math" w:eastAsiaTheme="minorHAnsi" w:hAnsi="Cambria Math"/>
                  <w:sz w:val="22"/>
                  <w:szCs w:val="22"/>
                </w:rPr>
                <m:t xml:space="preserve">× </m:t>
              </m:r>
              <m:sSub>
                <m:sSubPr>
                  <m:ctrlPr>
                    <w:ins w:id="866"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num>
            <m:den>
              <m:sSub>
                <m:sSubPr>
                  <m:ctrlPr>
                    <w:ins w:id="867"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m:t>
                  </m:r>
                </m:sub>
              </m:sSub>
            </m:den>
          </m:f>
          <m:r>
            <w:rPr>
              <w:rFonts w:ascii="Cambria Math" w:eastAsiaTheme="minorHAnsi" w:hAnsi="Cambria Math"/>
              <w:sz w:val="22"/>
              <w:szCs w:val="22"/>
            </w:rPr>
            <m:t xml:space="preserve">     ,        if </m:t>
          </m:r>
          <m:sSub>
            <m:sSubPr>
              <m:ctrlPr>
                <w:ins w:id="868"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ins w:id="869"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oMath>
      </m:oMathPara>
      <w:commentRangeEnd w:id="863"/>
    </w:p>
    <w:p w14:paraId="42B65C9D" w14:textId="77777777" w:rsidR="00F65DE7" w:rsidRPr="009C7E86" w:rsidRDefault="00F65DE7" w:rsidP="00F65DE7">
      <w:pPr>
        <w:pStyle w:val="ListParagraph"/>
        <w:rPr>
          <w:sz w:val="22"/>
          <w:szCs w:val="22"/>
        </w:rPr>
      </w:pPr>
    </w:p>
    <w:p w14:paraId="690BBF76" w14:textId="77777777" w:rsidR="00F65DE7" w:rsidRPr="009C7E86" w:rsidRDefault="00F65DE7" w:rsidP="006D5225">
      <w:pPr>
        <w:pStyle w:val="BodyText"/>
      </w:pPr>
      <w:r w:rsidRPr="009C7E86">
        <w:t xml:space="preserve">The design weight for each household in </w:t>
      </w:r>
      <w:r>
        <w:t>EA</w:t>
      </w:r>
      <w:r w:rsidRPr="009C7E86">
        <w:t xml:space="preserve"> </w:t>
      </w:r>
      <w:proofErr w:type="spellStart"/>
      <w:r w:rsidRPr="009C7E86">
        <w:rPr>
          <w:i/>
          <w:iCs/>
        </w:rPr>
        <w:t>i</w:t>
      </w:r>
      <w:proofErr w:type="spellEnd"/>
      <w:r w:rsidRPr="009C7E86">
        <w:t xml:space="preserve"> of stratum </w:t>
      </w:r>
      <w:r w:rsidRPr="009C7E86">
        <w:rPr>
          <w:i/>
          <w:iCs/>
        </w:rPr>
        <w:t>h</w:t>
      </w:r>
      <w:r w:rsidRPr="009C7E86">
        <w:t xml:space="preserve"> is the inverse of its overall selection probability:</w:t>
      </w:r>
    </w:p>
    <w:commentRangeStart w:id="870"/>
    <w:p w14:paraId="02BCF633" w14:textId="77777777" w:rsidR="00F65DE7" w:rsidRPr="009C7E86" w:rsidRDefault="00000000" w:rsidP="00F65DE7">
      <w:pPr>
        <w:pStyle w:val="ListParagraph"/>
        <w:rPr>
          <w:sz w:val="22"/>
          <w:szCs w:val="22"/>
        </w:rPr>
      </w:pPr>
      <m:oMathPara>
        <m:oMathParaPr>
          <m:jc m:val="left"/>
        </m:oMathParaPr>
        <m:oMath>
          <m:sSub>
            <m:sSubPr>
              <m:ctrlPr>
                <w:ins w:id="871" w:author="Zalisk, Kirsten" w:date="2022-12-07T12:37:00Z">
                  <w:rPr>
                    <w:rFonts w:ascii="Cambria Math" w:eastAsiaTheme="minorHAnsi" w:hAnsi="Cambria Math"/>
                    <w:i/>
                    <w:iCs/>
                    <w:sz w:val="22"/>
                    <w:szCs w:val="22"/>
                  </w:rPr>
                </w:ins>
              </m:ctrlPr>
            </m:sSubPr>
            <m:e>
              <m:r>
                <w:rPr>
                  <w:rFonts w:ascii="Cambria Math" w:hAnsi="Cambria Math"/>
                  <w:sz w:val="22"/>
                  <w:szCs w:val="22"/>
                </w:rPr>
                <m:t>W</m:t>
              </m:r>
            </m:e>
            <m:sub>
              <m:r>
                <w:rPr>
                  <w:rFonts w:ascii="Cambria Math" w:hAnsi="Cambria Math"/>
                  <w:sz w:val="22"/>
                  <w:szCs w:val="22"/>
                </w:rPr>
                <m:t>hi</m:t>
              </m:r>
            </m:sub>
          </m:sSub>
          <m:r>
            <w:rPr>
              <w:rFonts w:ascii="Cambria Math" w:hAnsi="Cambria Math"/>
              <w:sz w:val="22"/>
              <w:szCs w:val="22"/>
            </w:rPr>
            <m:t>=</m:t>
          </m:r>
          <m:f>
            <m:fPr>
              <m:ctrlPr>
                <w:ins w:id="872" w:author="Zalisk, Kirsten" w:date="2022-12-07T12:37:00Z">
                  <w:rPr>
                    <w:rFonts w:ascii="Cambria Math" w:eastAsiaTheme="minorHAnsi" w:hAnsi="Cambria Math"/>
                    <w:i/>
                    <w:iCs/>
                    <w:sz w:val="22"/>
                    <w:szCs w:val="22"/>
                  </w:rPr>
                </w:ins>
              </m:ctrlPr>
            </m:fPr>
            <m:num>
              <m:r>
                <w:rPr>
                  <w:rFonts w:ascii="Cambria Math" w:hAnsi="Cambria Math"/>
                  <w:sz w:val="22"/>
                  <w:szCs w:val="22"/>
                </w:rPr>
                <m:t>1</m:t>
              </m:r>
            </m:num>
            <m:den>
              <m:sSub>
                <m:sSubPr>
                  <m:ctrlPr>
                    <w:ins w:id="873" w:author="Zalisk, Kirsten" w:date="2022-12-07T12:37:00Z">
                      <w:rPr>
                        <w:rFonts w:ascii="Cambria Math" w:eastAsiaTheme="minorHAnsi" w:hAnsi="Cambria Math"/>
                        <w:i/>
                        <w:iCs/>
                        <w:sz w:val="22"/>
                        <w:szCs w:val="22"/>
                      </w:rPr>
                    </w:ins>
                  </m:ctrlPr>
                </m:sSubPr>
                <m:e>
                  <m:r>
                    <w:rPr>
                      <w:rFonts w:ascii="Cambria Math" w:hAnsi="Cambria Math"/>
                      <w:sz w:val="22"/>
                      <w:szCs w:val="22"/>
                    </w:rPr>
                    <m:t>f</m:t>
                  </m:r>
                </m:e>
                <m:sub>
                  <m:r>
                    <w:rPr>
                      <w:rFonts w:ascii="Cambria Math" w:hAnsi="Cambria Math"/>
                      <w:sz w:val="22"/>
                      <w:szCs w:val="22"/>
                    </w:rPr>
                    <m:t>hi</m:t>
                  </m:r>
                </m:sub>
              </m:sSub>
            </m:den>
          </m:f>
          <m:r>
            <w:rPr>
              <w:rFonts w:ascii="Cambria Math" w:hAnsi="Cambria Math"/>
              <w:sz w:val="22"/>
              <w:szCs w:val="22"/>
            </w:rPr>
            <m:t>=</m:t>
          </m:r>
          <m:f>
            <m:fPr>
              <m:ctrlPr>
                <w:ins w:id="874" w:author="Zalisk, Kirsten" w:date="2022-12-07T12:37:00Z">
                  <w:rPr>
                    <w:rFonts w:ascii="Cambria Math" w:eastAsiaTheme="minorHAnsi" w:hAnsi="Cambria Math"/>
                    <w:i/>
                    <w:iCs/>
                    <w:sz w:val="22"/>
                    <w:szCs w:val="22"/>
                  </w:rPr>
                </w:ins>
              </m:ctrlPr>
            </m:fPr>
            <m:num>
              <m:sSub>
                <m:sSubPr>
                  <m:ctrlPr>
                    <w:ins w:id="875"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r>
                <w:rPr>
                  <w:rFonts w:ascii="Cambria Math" w:hAnsi="Cambria Math"/>
                  <w:sz w:val="22"/>
                  <w:szCs w:val="22"/>
                </w:rPr>
                <m:t>×</m:t>
              </m:r>
              <m:sSubSup>
                <m:sSubSupPr>
                  <m:ctrlPr>
                    <w:ins w:id="876"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num>
            <m:den>
              <m:sSub>
                <m:sSubPr>
                  <m:ctrlPr>
                    <w:ins w:id="877"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78"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r>
                <w:rPr>
                  <w:rFonts w:ascii="Cambria Math" w:hAnsi="Cambria Math"/>
                  <w:sz w:val="22"/>
                  <w:szCs w:val="22"/>
                </w:rPr>
                <m:t>×</m:t>
              </m:r>
              <m:sSub>
                <m:sSubPr>
                  <m:ctrlPr>
                    <w:ins w:id="879"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den>
          </m:f>
          <m:r>
            <w:rPr>
              <w:rFonts w:ascii="Cambria Math" w:eastAsiaTheme="minorHAnsi" w:hAnsi="Cambria Math"/>
              <w:sz w:val="22"/>
              <w:szCs w:val="22"/>
            </w:rPr>
            <m:t xml:space="preserve">≈ </m:t>
          </m:r>
          <m:f>
            <m:fPr>
              <m:ctrlPr>
                <w:ins w:id="880" w:author="Zalisk, Kirsten" w:date="2022-12-07T12:37:00Z">
                  <w:rPr>
                    <w:rFonts w:ascii="Cambria Math" w:eastAsiaTheme="minorHAnsi" w:hAnsi="Cambria Math"/>
                    <w:i/>
                    <w:iCs/>
                    <w:sz w:val="22"/>
                    <w:szCs w:val="22"/>
                  </w:rPr>
                </w:ins>
              </m:ctrlPr>
            </m:fPr>
            <m:num>
              <m:sSub>
                <m:sSubPr>
                  <m:ctrlPr>
                    <w:ins w:id="881"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m:t>
                  </m:r>
                </m:sub>
              </m:sSub>
            </m:num>
            <m:den>
              <m:sSub>
                <m:sSubPr>
                  <m:ctrlPr>
                    <w:ins w:id="882" w:author="Zalisk, Kirsten" w:date="2022-12-07T12:37:00Z">
                      <w:rPr>
                        <w:rFonts w:ascii="Cambria Math" w:eastAsiaTheme="minorHAnsi" w:hAnsi="Cambria Math"/>
                        <w:i/>
                        <w:iCs/>
                        <w:sz w:val="22"/>
                        <w:szCs w:val="22"/>
                      </w:rPr>
                    </w:ins>
                  </m:ctrlPr>
                </m:sSubPr>
                <m:e>
                  <m:r>
                    <w:rPr>
                      <w:rFonts w:ascii="Cambria Math" w:hAnsi="Cambria Math"/>
                      <w:sz w:val="22"/>
                      <w:szCs w:val="22"/>
                    </w:rPr>
                    <m:t>m</m:t>
                  </m:r>
                </m:e>
                <m:sub>
                  <m:r>
                    <w:rPr>
                      <w:rFonts w:ascii="Cambria Math" w:hAnsi="Cambria Math"/>
                      <w:sz w:val="22"/>
                      <w:szCs w:val="22"/>
                    </w:rPr>
                    <m:t>h</m:t>
                  </m:r>
                </m:sub>
              </m:sSub>
              <m:r>
                <w:rPr>
                  <w:rFonts w:ascii="Cambria Math" w:hAnsi="Cambria Math"/>
                  <w:sz w:val="22"/>
                  <w:szCs w:val="22"/>
                </w:rPr>
                <m:t>×</m:t>
              </m:r>
              <m:sSub>
                <m:sSubPr>
                  <m:ctrlPr>
                    <w:ins w:id="883" w:author="Zalisk, Kirsten" w:date="2022-12-07T12:37:00Z">
                      <w:rPr>
                        <w:rFonts w:ascii="Cambria Math" w:eastAsiaTheme="minorHAnsi" w:hAnsi="Cambria Math"/>
                        <w:i/>
                        <w:iCs/>
                        <w:sz w:val="22"/>
                        <w:szCs w:val="22"/>
                      </w:rPr>
                    </w:ins>
                  </m:ctrlPr>
                </m:sSubPr>
                <m:e>
                  <m:r>
                    <w:rPr>
                      <w:rFonts w:ascii="Cambria Math" w:hAnsi="Cambria Math"/>
                      <w:sz w:val="22"/>
                      <w:szCs w:val="22"/>
                    </w:rPr>
                    <m:t>n</m:t>
                  </m:r>
                </m:e>
                <m:sub>
                  <m:r>
                    <w:rPr>
                      <w:rFonts w:ascii="Cambria Math" w:hAnsi="Cambria Math"/>
                      <w:sz w:val="22"/>
                      <w:szCs w:val="22"/>
                    </w:rPr>
                    <m:t>hi</m:t>
                  </m:r>
                </m:sub>
              </m:sSub>
            </m:den>
          </m:f>
          <m:r>
            <w:rPr>
              <w:rFonts w:ascii="Cambria Math" w:hAnsi="Cambria Math"/>
              <w:sz w:val="22"/>
              <w:szCs w:val="22"/>
            </w:rPr>
            <m:t xml:space="preserve"> </m:t>
          </m:r>
          <m:r>
            <w:rPr>
              <w:rFonts w:ascii="Cambria Math" w:eastAsiaTheme="minorHAnsi" w:hAnsi="Cambria Math"/>
              <w:sz w:val="22"/>
              <w:szCs w:val="22"/>
            </w:rPr>
            <m:t xml:space="preserve"> ,        if </m:t>
          </m:r>
          <m:sSub>
            <m:sSubPr>
              <m:ctrlPr>
                <w:ins w:id="884" w:author="Zalisk, Kirsten" w:date="2022-12-07T12:37:00Z">
                  <w:rPr>
                    <w:rFonts w:ascii="Cambria Math" w:eastAsiaTheme="minorHAnsi" w:hAnsi="Cambria Math"/>
                    <w:i/>
                    <w:iCs/>
                    <w:sz w:val="22"/>
                    <w:szCs w:val="22"/>
                  </w:rPr>
                </w:ins>
              </m:ctrlPr>
            </m:sSubPr>
            <m:e>
              <m:r>
                <w:rPr>
                  <w:rFonts w:ascii="Cambria Math" w:eastAsiaTheme="minorHAnsi" w:hAnsi="Cambria Math"/>
                  <w:sz w:val="22"/>
                  <w:szCs w:val="22"/>
                </w:rPr>
                <m:t>N</m:t>
              </m:r>
            </m:e>
            <m:sub>
              <m:r>
                <w:rPr>
                  <w:rFonts w:ascii="Cambria Math" w:eastAsiaTheme="minorHAnsi" w:hAnsi="Cambria Math"/>
                  <w:sz w:val="22"/>
                  <w:szCs w:val="22"/>
                </w:rPr>
                <m:t>hi</m:t>
              </m:r>
            </m:sub>
          </m:sSub>
          <m:r>
            <w:rPr>
              <w:rFonts w:ascii="Cambria Math" w:eastAsiaTheme="minorHAnsi" w:hAnsi="Cambria Math"/>
              <w:sz w:val="22"/>
              <w:szCs w:val="22"/>
            </w:rPr>
            <m:t>≈</m:t>
          </m:r>
          <m:sSubSup>
            <m:sSubSupPr>
              <m:ctrlPr>
                <w:ins w:id="885" w:author="Zalisk, Kirsten" w:date="2022-12-07T12:37:00Z">
                  <w:rPr>
                    <w:rFonts w:ascii="Cambria Math" w:eastAsiaTheme="minorHAnsi" w:hAnsi="Cambria Math"/>
                    <w:i/>
                    <w:iCs/>
                    <w:sz w:val="22"/>
                    <w:szCs w:val="22"/>
                  </w:rPr>
                </w:ins>
              </m:ctrlPr>
            </m:sSubSupPr>
            <m:e>
              <m:r>
                <w:rPr>
                  <w:rFonts w:ascii="Cambria Math" w:eastAsiaTheme="minorHAnsi" w:hAnsi="Cambria Math"/>
                  <w:sz w:val="22"/>
                  <w:szCs w:val="22"/>
                </w:rPr>
                <m:t>N</m:t>
              </m:r>
            </m:e>
            <m:sub>
              <m:r>
                <w:rPr>
                  <w:rFonts w:ascii="Cambria Math" w:eastAsiaTheme="minorHAnsi" w:hAnsi="Cambria Math"/>
                  <w:sz w:val="22"/>
                  <w:szCs w:val="22"/>
                </w:rPr>
                <m:t>hi</m:t>
              </m:r>
            </m:sub>
            <m:sup>
              <m:r>
                <w:rPr>
                  <w:rFonts w:ascii="Cambria Math" w:eastAsiaTheme="minorHAnsi" w:hAnsi="Cambria Math"/>
                  <w:sz w:val="22"/>
                  <w:szCs w:val="22"/>
                </w:rPr>
                <m:t>*</m:t>
              </m:r>
            </m:sup>
          </m:sSubSup>
          <m:r>
            <m:rPr>
              <m:sty m:val="p"/>
            </m:rPr>
            <w:rPr>
              <w:rStyle w:val="CommentReference"/>
              <w:rFonts w:ascii="Cambria Math" w:hAnsi="Cambria Math"/>
            </w:rPr>
            <w:commentReference w:id="863"/>
          </m:r>
          <w:commentRangeEnd w:id="870"/>
          <m:r>
            <m:rPr>
              <m:sty m:val="p"/>
            </m:rPr>
            <w:rPr>
              <w:rStyle w:val="CommentReference"/>
              <w:rFonts w:ascii="Cambria Math" w:hAnsi="Cambria Math"/>
            </w:rPr>
            <w:commentReference w:id="870"/>
          </m:r>
        </m:oMath>
      </m:oMathPara>
    </w:p>
    <w:p w14:paraId="12292DB1" w14:textId="77777777" w:rsidR="006B64C4" w:rsidRPr="00652E9A" w:rsidRDefault="006B64C4" w:rsidP="00657CCC">
      <w:pPr>
        <w:pStyle w:val="ListParagraph"/>
        <w:rPr>
          <w:sz w:val="22"/>
          <w:szCs w:val="22"/>
        </w:rPr>
      </w:pPr>
    </w:p>
    <w:p w14:paraId="3D142B8A" w14:textId="587E8A9F" w:rsidR="006B64C4" w:rsidRPr="00652E9A" w:rsidRDefault="006B64C4" w:rsidP="006D5225">
      <w:pPr>
        <w:pStyle w:val="BodyText"/>
        <w:rPr>
          <w:highlight w:val="yellow"/>
        </w:rPr>
      </w:pPr>
      <w:r w:rsidRPr="00652E9A">
        <w:t xml:space="preserve">The </w:t>
      </w:r>
      <w:r w:rsidR="00785C55" w:rsidRPr="00652E9A">
        <w:t xml:space="preserve">sampling weight was </w:t>
      </w:r>
      <w:r w:rsidRPr="00652E9A">
        <w:t xml:space="preserve">calculated with the design weight corrected for non-response for each of the selected </w:t>
      </w:r>
      <w:r w:rsidR="00F65DE7">
        <w:t>EAs</w:t>
      </w:r>
      <w:r w:rsidRPr="00652E9A">
        <w:t>. Response rates w</w:t>
      </w:r>
      <w:r w:rsidR="00785C55" w:rsidRPr="00652E9A">
        <w:t>er</w:t>
      </w:r>
      <w:r w:rsidRPr="00652E9A">
        <w:t xml:space="preserve">e calculated at </w:t>
      </w:r>
      <w:r w:rsidR="00F65DE7">
        <w:t xml:space="preserve">the EA </w:t>
      </w:r>
      <w:r w:rsidRPr="00652E9A">
        <w:t>level as ratios of the number of interviewed units over the number of eligible units</w:t>
      </w:r>
      <w:r w:rsidR="00F65DE7">
        <w:t xml:space="preserve"> within adjustment classes</w:t>
      </w:r>
      <w:r w:rsidRPr="00652E9A">
        <w:t>, where units could be househol</w:t>
      </w:r>
      <w:r w:rsidR="00DF4106" w:rsidRPr="00652E9A">
        <w:t>d</w:t>
      </w:r>
      <w:r w:rsidR="00F65DE7">
        <w:t>s</w:t>
      </w:r>
      <w:r w:rsidR="00DF4106" w:rsidRPr="00652E9A">
        <w:t xml:space="preserve"> or individual</w:t>
      </w:r>
      <w:r w:rsidR="00F65DE7">
        <w:t>s</w:t>
      </w:r>
      <w:r w:rsidR="00DF4106" w:rsidRPr="00652E9A">
        <w:t xml:space="preserve"> (wom</w:t>
      </w:r>
      <w:r w:rsidR="00F65DE7">
        <w:t>e</w:t>
      </w:r>
      <w:r w:rsidR="00DF4106" w:rsidRPr="00652E9A">
        <w:t>n, child</w:t>
      </w:r>
      <w:r w:rsidR="00F65DE7">
        <w:t>ren</w:t>
      </w:r>
      <w:r w:rsidR="00DF4106" w:rsidRPr="00652E9A">
        <w:t xml:space="preserve">, or primary adult </w:t>
      </w:r>
      <w:r w:rsidR="00F65DE7">
        <w:t xml:space="preserve">female or male </w:t>
      </w:r>
      <w:r w:rsidR="00DF4106" w:rsidRPr="00652E9A">
        <w:t>decisionmaker</w:t>
      </w:r>
      <w:r w:rsidR="00F65DE7">
        <w:t>s</w:t>
      </w:r>
      <w:r w:rsidRPr="00652E9A">
        <w:t>).</w:t>
      </w:r>
    </w:p>
    <w:p w14:paraId="54575860" w14:textId="77777777" w:rsidR="00841F9B" w:rsidRDefault="00841F9B" w:rsidP="008B6850">
      <w:pPr>
        <w:pStyle w:val="Heading3"/>
      </w:pPr>
      <w:bookmarkStart w:id="886" w:name="_Toc22897350"/>
      <w:bookmarkStart w:id="887" w:name="_Toc50719351"/>
      <w:bookmarkStart w:id="888" w:name="_Toc400542639"/>
      <w:bookmarkStart w:id="889" w:name="_Toc414874527"/>
      <w:r>
        <w:t>Data</w:t>
      </w:r>
      <w:commentRangeStart w:id="890"/>
      <w:r>
        <w:t xml:space="preserve"> </w:t>
      </w:r>
      <w:commentRangeStart w:id="891"/>
      <w:r>
        <w:t>source</w:t>
      </w:r>
      <w:r w:rsidRPr="006B64C4">
        <w:t xml:space="preserve"> </w:t>
      </w:r>
      <w:commentRangeEnd w:id="891"/>
      <w:r>
        <w:rPr>
          <w:rStyle w:val="CommentReference"/>
          <w:b w:val="0"/>
        </w:rPr>
        <w:commentReference w:id="891"/>
      </w:r>
      <w:commentRangeEnd w:id="890"/>
      <w:r>
        <w:rPr>
          <w:rStyle w:val="CommentReference"/>
          <w:b w:val="0"/>
        </w:rPr>
        <w:commentReference w:id="890"/>
      </w:r>
      <w:bookmarkEnd w:id="886"/>
      <w:bookmarkEnd w:id="887"/>
    </w:p>
    <w:p w14:paraId="35E6311E" w14:textId="77777777" w:rsidR="00841F9B" w:rsidRPr="00F53CC2" w:rsidRDefault="00841F9B" w:rsidP="00841F9B">
      <w:pPr>
        <w:pStyle w:val="BodyText"/>
      </w:pPr>
      <w:r w:rsidRPr="00F53CC2">
        <w:rPr>
          <w:highlight w:val="yellow"/>
        </w:rPr>
        <w:t>[Insert details according to instructions.]</w:t>
      </w:r>
    </w:p>
    <w:p w14:paraId="5AF7285C" w14:textId="77777777" w:rsidR="00841F9B" w:rsidRDefault="00841F9B" w:rsidP="008B6850">
      <w:pPr>
        <w:pStyle w:val="Heading3"/>
      </w:pPr>
      <w:bookmarkStart w:id="892" w:name="_Toc22897351"/>
      <w:bookmarkStart w:id="893" w:name="_Toc50719352"/>
      <w:r>
        <w:t>Data preparation</w:t>
      </w:r>
      <w:bookmarkEnd w:id="892"/>
      <w:bookmarkEnd w:id="893"/>
      <w:r>
        <w:t xml:space="preserve"> </w:t>
      </w:r>
    </w:p>
    <w:p w14:paraId="56D430CE" w14:textId="77777777" w:rsidR="00841F9B" w:rsidRPr="002B5C77" w:rsidRDefault="00841F9B" w:rsidP="002B5C77">
      <w:pPr>
        <w:pStyle w:val="Heading4"/>
        <w:rPr>
          <w:sz w:val="22"/>
          <w:szCs w:val="22"/>
          <w:highlight w:val="yellow"/>
        </w:rPr>
      </w:pPr>
      <w:bookmarkStart w:id="894" w:name="_Toc50719353"/>
      <w:r w:rsidRPr="002B5C77">
        <w:rPr>
          <w:sz w:val="22"/>
          <w:szCs w:val="22"/>
          <w:highlight w:val="yellow"/>
        </w:rPr>
        <w:t xml:space="preserve">Data excluded from </w:t>
      </w:r>
      <w:commentRangeStart w:id="895"/>
      <w:r w:rsidRPr="002B5C77">
        <w:rPr>
          <w:sz w:val="22"/>
          <w:szCs w:val="22"/>
          <w:highlight w:val="yellow"/>
        </w:rPr>
        <w:t>analysis</w:t>
      </w:r>
      <w:commentRangeEnd w:id="895"/>
      <w:r w:rsidRPr="002B5C77">
        <w:rPr>
          <w:sz w:val="22"/>
          <w:szCs w:val="22"/>
          <w:highlight w:val="yellow"/>
        </w:rPr>
        <w:commentReference w:id="895"/>
      </w:r>
      <w:r w:rsidRPr="002B5C77">
        <w:rPr>
          <w:sz w:val="22"/>
          <w:szCs w:val="22"/>
          <w:highlight w:val="yellow"/>
        </w:rPr>
        <w:t>:</w:t>
      </w:r>
      <w:bookmarkEnd w:id="894"/>
      <w:r w:rsidRPr="002B5C77">
        <w:rPr>
          <w:sz w:val="22"/>
          <w:szCs w:val="22"/>
          <w:highlight w:val="yellow"/>
        </w:rPr>
        <w:t xml:space="preserve"> </w:t>
      </w:r>
    </w:p>
    <w:p w14:paraId="25613172" w14:textId="77777777" w:rsidR="00841F9B" w:rsidRPr="00F53CC2" w:rsidRDefault="00841F9B" w:rsidP="00841F9B">
      <w:pPr>
        <w:pStyle w:val="BodyText"/>
        <w:numPr>
          <w:ilvl w:val="0"/>
          <w:numId w:val="30"/>
        </w:numPr>
      </w:pPr>
      <w:r w:rsidRPr="00F53CC2">
        <w:rPr>
          <w:highlight w:val="yellow"/>
        </w:rPr>
        <w:t>[Insert details according to instructions.]</w:t>
      </w:r>
    </w:p>
    <w:p w14:paraId="1CB29764" w14:textId="77777777" w:rsidR="00841F9B" w:rsidRPr="002B5C77" w:rsidRDefault="00841F9B" w:rsidP="002B5C77">
      <w:pPr>
        <w:pStyle w:val="Heading4"/>
        <w:rPr>
          <w:sz w:val="22"/>
          <w:szCs w:val="22"/>
          <w:highlight w:val="yellow"/>
        </w:rPr>
      </w:pPr>
      <w:bookmarkStart w:id="896" w:name="_Toc50719354"/>
      <w:commentRangeStart w:id="897"/>
      <w:r w:rsidRPr="002B5C77">
        <w:rPr>
          <w:sz w:val="22"/>
          <w:szCs w:val="22"/>
          <w:highlight w:val="yellow"/>
        </w:rPr>
        <w:t>Imputations</w:t>
      </w:r>
      <w:commentRangeEnd w:id="897"/>
      <w:r w:rsidRPr="002B5C77">
        <w:rPr>
          <w:highlight w:val="yellow"/>
        </w:rPr>
        <w:commentReference w:id="897"/>
      </w:r>
      <w:r w:rsidRPr="002B5C77">
        <w:rPr>
          <w:sz w:val="22"/>
          <w:szCs w:val="22"/>
          <w:highlight w:val="yellow"/>
        </w:rPr>
        <w:t>:</w:t>
      </w:r>
      <w:bookmarkEnd w:id="896"/>
    </w:p>
    <w:p w14:paraId="0A669AEB" w14:textId="77777777" w:rsidR="00841F9B" w:rsidRPr="00212170" w:rsidRDefault="00841F9B" w:rsidP="00841F9B">
      <w:pPr>
        <w:pStyle w:val="BodyText"/>
        <w:numPr>
          <w:ilvl w:val="0"/>
          <w:numId w:val="30"/>
        </w:numPr>
        <w:rPr>
          <w:szCs w:val="22"/>
        </w:rPr>
      </w:pPr>
      <w:r w:rsidRPr="001A2356">
        <w:rPr>
          <w:szCs w:val="22"/>
          <w:highlight w:val="yellow"/>
        </w:rPr>
        <w:t>[Insert details according to instructions.]</w:t>
      </w:r>
    </w:p>
    <w:p w14:paraId="1D51D6B5" w14:textId="77777777" w:rsidR="00841F9B" w:rsidRPr="002B5C77" w:rsidRDefault="00841F9B" w:rsidP="002B5C77">
      <w:pPr>
        <w:pStyle w:val="Heading4"/>
        <w:rPr>
          <w:sz w:val="22"/>
          <w:szCs w:val="22"/>
          <w:highlight w:val="yellow"/>
        </w:rPr>
      </w:pPr>
      <w:bookmarkStart w:id="898" w:name="_Toc50719355"/>
      <w:commentRangeStart w:id="899"/>
      <w:r w:rsidRPr="002B5C77">
        <w:rPr>
          <w:sz w:val="22"/>
          <w:szCs w:val="22"/>
          <w:highlight w:val="yellow"/>
        </w:rPr>
        <w:t>Prices:</w:t>
      </w:r>
      <w:commentRangeEnd w:id="899"/>
      <w:r w:rsidRPr="002B5C77">
        <w:rPr>
          <w:highlight w:val="yellow"/>
        </w:rPr>
        <w:commentReference w:id="899"/>
      </w:r>
      <w:bookmarkEnd w:id="898"/>
    </w:p>
    <w:p w14:paraId="67A68D1B" w14:textId="77777777" w:rsidR="00841F9B" w:rsidRPr="009A3CCB" w:rsidRDefault="00841F9B" w:rsidP="00841F9B">
      <w:pPr>
        <w:pStyle w:val="BodyText"/>
        <w:numPr>
          <w:ilvl w:val="0"/>
          <w:numId w:val="30"/>
        </w:numPr>
        <w:rPr>
          <w:szCs w:val="22"/>
        </w:rPr>
      </w:pPr>
      <w:r w:rsidRPr="00B55FB0">
        <w:rPr>
          <w:szCs w:val="22"/>
          <w:highlight w:val="yellow"/>
        </w:rPr>
        <w:t>[Insert details according to instructions.]</w:t>
      </w:r>
    </w:p>
    <w:p w14:paraId="7B803D37" w14:textId="77777777" w:rsidR="00841F9B" w:rsidRPr="002B5C77" w:rsidRDefault="00841F9B" w:rsidP="002B5C77">
      <w:pPr>
        <w:pStyle w:val="Heading4"/>
        <w:rPr>
          <w:sz w:val="22"/>
          <w:szCs w:val="22"/>
          <w:highlight w:val="yellow"/>
        </w:rPr>
      </w:pPr>
      <w:bookmarkStart w:id="900" w:name="_Toc50719356"/>
      <w:commentRangeStart w:id="901"/>
      <w:r w:rsidRPr="002B5C77">
        <w:rPr>
          <w:sz w:val="22"/>
          <w:szCs w:val="22"/>
          <w:highlight w:val="yellow"/>
        </w:rPr>
        <w:t>Other adjustments:</w:t>
      </w:r>
      <w:commentRangeEnd w:id="901"/>
      <w:r w:rsidRPr="002B5C77">
        <w:rPr>
          <w:rStyle w:val="CommentReference"/>
          <w:sz w:val="22"/>
          <w:szCs w:val="22"/>
        </w:rPr>
        <w:commentReference w:id="901"/>
      </w:r>
      <w:bookmarkEnd w:id="900"/>
    </w:p>
    <w:p w14:paraId="401FEEC0" w14:textId="760D23DB" w:rsidR="00841F9B" w:rsidRPr="00D751B3" w:rsidRDefault="00841F9B" w:rsidP="00A65542">
      <w:pPr>
        <w:numPr>
          <w:ilvl w:val="0"/>
          <w:numId w:val="30"/>
        </w:numPr>
        <w:rPr>
          <w:sz w:val="22"/>
          <w:szCs w:val="22"/>
          <w:highlight w:val="yellow"/>
        </w:rPr>
      </w:pPr>
      <w:r w:rsidRPr="00D751B3">
        <w:rPr>
          <w:sz w:val="22"/>
          <w:szCs w:val="22"/>
          <w:highlight w:val="yellow"/>
        </w:rPr>
        <w:t>[Insert details according to instructions.]</w:t>
      </w:r>
    </w:p>
    <w:bookmarkEnd w:id="888"/>
    <w:bookmarkEnd w:id="889"/>
    <w:p w14:paraId="408C8A3C" w14:textId="0FAF8AA9" w:rsidR="00EB6948" w:rsidRDefault="00EB6948" w:rsidP="00841F9B">
      <w:pPr>
        <w:pStyle w:val="BodyText"/>
      </w:pPr>
    </w:p>
    <w:p w14:paraId="7CC2E2BE" w14:textId="77777777" w:rsidR="00060CAB" w:rsidRDefault="00060CAB" w:rsidP="00AD77C6">
      <w:pPr>
        <w:pStyle w:val="Heading3"/>
        <w:ind w:left="1440" w:firstLine="14"/>
      </w:pPr>
      <w:bookmarkStart w:id="902" w:name="_Toc50719357"/>
      <w:r>
        <w:t xml:space="preserve">Currency conversions using consumer price indices and purchasing power </w:t>
      </w:r>
      <w:commentRangeStart w:id="903"/>
      <w:r>
        <w:t>parity</w:t>
      </w:r>
      <w:commentRangeEnd w:id="903"/>
      <w:r w:rsidRPr="00AD77C6">
        <w:commentReference w:id="903"/>
      </w:r>
      <w:bookmarkEnd w:id="902"/>
      <w:r>
        <w:t xml:space="preserve"> </w:t>
      </w:r>
    </w:p>
    <w:p w14:paraId="5B817B52" w14:textId="77777777" w:rsidR="00060CAB" w:rsidRPr="007D6FBD" w:rsidRDefault="00060CAB" w:rsidP="00060CAB">
      <w:pPr>
        <w:pStyle w:val="BodyText"/>
      </w:pPr>
      <w:r w:rsidRPr="00F53CC2">
        <w:rPr>
          <w:highlight w:val="yellow"/>
        </w:rPr>
        <w:t>[Insert details according to instructions.]</w:t>
      </w:r>
    </w:p>
    <w:p w14:paraId="1164F300" w14:textId="77777777" w:rsidR="00060CAB" w:rsidRDefault="00060CAB" w:rsidP="00AD77C6">
      <w:pPr>
        <w:pStyle w:val="Heading3"/>
        <w:ind w:left="1440" w:firstLine="14"/>
      </w:pPr>
      <w:bookmarkStart w:id="904" w:name="_Toc50719358"/>
      <w:r>
        <w:t xml:space="preserve">Poverty </w:t>
      </w:r>
      <w:commentRangeStart w:id="905"/>
      <w:r>
        <w:t>thresholds</w:t>
      </w:r>
      <w:commentRangeEnd w:id="905"/>
      <w:r w:rsidRPr="00AD77C6">
        <w:commentReference w:id="905"/>
      </w:r>
      <w:bookmarkEnd w:id="904"/>
      <w:r>
        <w:t xml:space="preserve"> </w:t>
      </w:r>
    </w:p>
    <w:p w14:paraId="68CB044A" w14:textId="77777777" w:rsidR="00060CAB" w:rsidRPr="00F53CC2" w:rsidRDefault="00060CAB" w:rsidP="00060CAB">
      <w:pPr>
        <w:pStyle w:val="BodyText"/>
      </w:pPr>
      <w:r w:rsidRPr="00F53CC2">
        <w:rPr>
          <w:highlight w:val="yellow"/>
        </w:rPr>
        <w:t>[Insert details according to instructions.]</w:t>
      </w:r>
    </w:p>
    <w:p w14:paraId="5C6729FE" w14:textId="77777777" w:rsidR="00060CAB" w:rsidRPr="00EB6948" w:rsidRDefault="00060CAB" w:rsidP="00841F9B">
      <w:pPr>
        <w:pStyle w:val="BodyText"/>
      </w:pPr>
    </w:p>
    <w:p w14:paraId="51D60101" w14:textId="1CD2979E" w:rsidR="008074F7" w:rsidRDefault="008074F7" w:rsidP="00314E1F">
      <w:pPr>
        <w:pStyle w:val="L1-FlLSp12"/>
      </w:pPr>
    </w:p>
    <w:p w14:paraId="01E15C59" w14:textId="08088932" w:rsidR="008074F7" w:rsidRDefault="008074F7">
      <w:pPr>
        <w:spacing w:line="240" w:lineRule="auto"/>
        <w:rPr>
          <w:b/>
          <w:color w:val="4799B5"/>
          <w:sz w:val="32"/>
        </w:rPr>
      </w:pPr>
      <w:bookmarkStart w:id="906" w:name="_Toc412728990"/>
      <w:bookmarkStart w:id="907" w:name="_Toc414874528"/>
    </w:p>
    <w:p w14:paraId="1C05D5E9" w14:textId="77777777" w:rsidR="008074F7" w:rsidRDefault="008074F7" w:rsidP="00495C64">
      <w:pPr>
        <w:pStyle w:val="Heading2"/>
        <w:sectPr w:rsidR="008074F7" w:rsidSect="001A3F40">
          <w:footerReference w:type="default" r:id="rId46"/>
          <w:pgSz w:w="12240" w:h="15840" w:code="1"/>
          <w:pgMar w:top="1440" w:right="1440" w:bottom="1440" w:left="1440" w:header="720" w:footer="720" w:gutter="0"/>
          <w:cols w:space="720"/>
          <w:docGrid w:linePitch="299"/>
        </w:sectPr>
      </w:pPr>
    </w:p>
    <w:p w14:paraId="5B710D76" w14:textId="49642DE7" w:rsidR="00C07489" w:rsidRDefault="008C6222" w:rsidP="008C6222">
      <w:pPr>
        <w:pStyle w:val="Heading1"/>
      </w:pPr>
      <w:bookmarkStart w:id="908" w:name="_Toc22897352"/>
      <w:bookmarkStart w:id="909" w:name="_Toc50719359"/>
      <w:r>
        <w:t xml:space="preserve">Appendix 3. </w:t>
      </w:r>
      <w:r w:rsidR="00C07489">
        <w:t xml:space="preserve">Data </w:t>
      </w:r>
      <w:commentRangeStart w:id="910"/>
      <w:r w:rsidR="00C07489">
        <w:t>quality</w:t>
      </w:r>
      <w:bookmarkEnd w:id="908"/>
      <w:commentRangeEnd w:id="910"/>
      <w:r w:rsidR="00481527">
        <w:rPr>
          <w:rStyle w:val="CommentReference"/>
          <w:rFonts w:eastAsia="Arial"/>
          <w:b w:val="0"/>
          <w:caps w:val="0"/>
          <w:color w:val="000000"/>
        </w:rPr>
        <w:commentReference w:id="910"/>
      </w:r>
      <w:bookmarkEnd w:id="909"/>
    </w:p>
    <w:p w14:paraId="02ADAA8E" w14:textId="6C317DA3" w:rsidR="005232BF" w:rsidRDefault="00841F9B" w:rsidP="008244FB">
      <w:pPr>
        <w:rPr>
          <w:sz w:val="22"/>
          <w:szCs w:val="22"/>
        </w:rPr>
      </w:pPr>
      <w:r w:rsidRPr="00A65542">
        <w:rPr>
          <w:sz w:val="22"/>
          <w:szCs w:val="22"/>
        </w:rPr>
        <w:t xml:space="preserve">This appendix presents information that reflects the quality of data collected in the </w:t>
      </w:r>
      <w:r w:rsidR="00160DC3">
        <w:rPr>
          <w:sz w:val="22"/>
          <w:szCs w:val="22"/>
        </w:rPr>
        <w:t>Phase One</w:t>
      </w:r>
      <w:r w:rsidR="00B37A00" w:rsidRPr="00A65542">
        <w:rPr>
          <w:sz w:val="22"/>
          <w:szCs w:val="22"/>
        </w:rPr>
        <w:t xml:space="preserve"> Zone of Influence</w:t>
      </w:r>
      <w:r w:rsidRPr="00A65542">
        <w:rPr>
          <w:sz w:val="22"/>
          <w:szCs w:val="22"/>
        </w:rPr>
        <w:t xml:space="preserve"> in the Feed the Future [</w:t>
      </w:r>
      <w:r w:rsidRPr="00A65542">
        <w:rPr>
          <w:sz w:val="22"/>
          <w:szCs w:val="22"/>
          <w:highlight w:val="yellow"/>
        </w:rPr>
        <w:t>Country</w:t>
      </w:r>
      <w:r w:rsidRPr="00A65542">
        <w:rPr>
          <w:sz w:val="22"/>
          <w:szCs w:val="22"/>
        </w:rPr>
        <w:t>] ZOI Survey [</w:t>
      </w:r>
      <w:r w:rsidR="00A11DD1">
        <w:rPr>
          <w:sz w:val="22"/>
          <w:szCs w:val="22"/>
          <w:highlight w:val="yellow"/>
        </w:rPr>
        <w:t xml:space="preserve">endline </w:t>
      </w:r>
      <w:r w:rsidRPr="00A65542">
        <w:rPr>
          <w:sz w:val="22"/>
          <w:szCs w:val="22"/>
          <w:highlight w:val="yellow"/>
        </w:rPr>
        <w:t>survey year(s)</w:t>
      </w:r>
      <w:r w:rsidRPr="00A65542">
        <w:rPr>
          <w:sz w:val="22"/>
          <w:szCs w:val="22"/>
        </w:rPr>
        <w:t xml:space="preserve">]. </w:t>
      </w:r>
      <w:r w:rsidR="005232BF" w:rsidRPr="008C65C6">
        <w:rPr>
          <w:sz w:val="22"/>
          <w:szCs w:val="22"/>
        </w:rPr>
        <w:t>Data-driven decisions call for high</w:t>
      </w:r>
      <w:r w:rsidR="00201BF5">
        <w:rPr>
          <w:sz w:val="22"/>
          <w:szCs w:val="22"/>
        </w:rPr>
        <w:t>-</w:t>
      </w:r>
      <w:r w:rsidR="005232BF" w:rsidRPr="008C65C6">
        <w:rPr>
          <w:sz w:val="22"/>
          <w:szCs w:val="22"/>
        </w:rPr>
        <w:t>quality data collection.</w:t>
      </w:r>
      <w:r w:rsidR="00312172">
        <w:rPr>
          <w:sz w:val="22"/>
          <w:szCs w:val="22"/>
        </w:rPr>
        <w:t xml:space="preserve"> High</w:t>
      </w:r>
      <w:r w:rsidR="00F47972">
        <w:rPr>
          <w:sz w:val="22"/>
          <w:szCs w:val="22"/>
        </w:rPr>
        <w:t>-</w:t>
      </w:r>
      <w:r w:rsidR="00312172">
        <w:rPr>
          <w:sz w:val="22"/>
          <w:szCs w:val="22"/>
        </w:rPr>
        <w:t>quality data was ensured in the endline ZOI Survey</w:t>
      </w:r>
      <w:r w:rsidR="005232BF" w:rsidRPr="008C65C6">
        <w:rPr>
          <w:sz w:val="22"/>
          <w:szCs w:val="22"/>
        </w:rPr>
        <w:t xml:space="preserve"> </w:t>
      </w:r>
      <w:r w:rsidR="00312172">
        <w:rPr>
          <w:sz w:val="22"/>
          <w:szCs w:val="22"/>
        </w:rPr>
        <w:t xml:space="preserve">through </w:t>
      </w:r>
      <w:r w:rsidR="00F47972">
        <w:rPr>
          <w:sz w:val="22"/>
          <w:szCs w:val="22"/>
        </w:rPr>
        <w:t xml:space="preserve">the data collection program, field monitoring, </w:t>
      </w:r>
      <w:r w:rsidR="001A1F46">
        <w:rPr>
          <w:sz w:val="22"/>
          <w:szCs w:val="22"/>
        </w:rPr>
        <w:t xml:space="preserve">data post-processing, and data analysis. </w:t>
      </w:r>
      <w:r w:rsidR="005232BF" w:rsidRPr="008C65C6">
        <w:rPr>
          <w:sz w:val="22"/>
          <w:szCs w:val="22"/>
        </w:rPr>
        <w:t>The [</w:t>
      </w:r>
      <w:r w:rsidR="005232BF" w:rsidRPr="008C65C6">
        <w:rPr>
          <w:sz w:val="22"/>
          <w:szCs w:val="22"/>
          <w:highlight w:val="yellow"/>
        </w:rPr>
        <w:t>C</w:t>
      </w:r>
      <w:r w:rsidR="001A1F46">
        <w:rPr>
          <w:sz w:val="22"/>
          <w:szCs w:val="22"/>
          <w:highlight w:val="yellow"/>
        </w:rPr>
        <w:t>ountry</w:t>
      </w:r>
      <w:r w:rsidR="005232BF" w:rsidRPr="008C65C6">
        <w:rPr>
          <w:sz w:val="22"/>
          <w:szCs w:val="22"/>
        </w:rPr>
        <w:t xml:space="preserve">] ZOI </w:t>
      </w:r>
      <w:r w:rsidR="00822956">
        <w:rPr>
          <w:sz w:val="22"/>
          <w:szCs w:val="22"/>
        </w:rPr>
        <w:t>S</w:t>
      </w:r>
      <w:r w:rsidR="005232BF" w:rsidRPr="008C65C6">
        <w:rPr>
          <w:sz w:val="22"/>
          <w:szCs w:val="22"/>
        </w:rPr>
        <w:t xml:space="preserve">urvey used CSPro </w:t>
      </w:r>
      <w:proofErr w:type="gramStart"/>
      <w:r w:rsidR="005232BF" w:rsidRPr="008C65C6">
        <w:rPr>
          <w:sz w:val="22"/>
          <w:szCs w:val="22"/>
        </w:rPr>
        <w:t>software</w:t>
      </w:r>
      <w:proofErr w:type="gramEnd"/>
      <w:r w:rsidR="005232BF" w:rsidRPr="008C65C6">
        <w:rPr>
          <w:sz w:val="22"/>
          <w:szCs w:val="22"/>
        </w:rPr>
        <w:t xml:space="preserve"> </w:t>
      </w:r>
      <w:r w:rsidR="00DB092F">
        <w:rPr>
          <w:sz w:val="22"/>
          <w:szCs w:val="22"/>
        </w:rPr>
        <w:t xml:space="preserve">and a standardized data </w:t>
      </w:r>
      <w:r w:rsidR="00021DA9">
        <w:rPr>
          <w:sz w:val="22"/>
          <w:szCs w:val="22"/>
        </w:rPr>
        <w:t xml:space="preserve">collection program developed for all ZOI Survey implementers to use. The data collection program </w:t>
      </w:r>
      <w:r w:rsidR="005232BF" w:rsidRPr="008C65C6">
        <w:rPr>
          <w:sz w:val="22"/>
          <w:szCs w:val="22"/>
        </w:rPr>
        <w:t>ensure</w:t>
      </w:r>
      <w:r w:rsidR="00021DA9">
        <w:rPr>
          <w:sz w:val="22"/>
          <w:szCs w:val="22"/>
        </w:rPr>
        <w:t>d</w:t>
      </w:r>
      <w:r w:rsidR="005232BF" w:rsidRPr="008C65C6">
        <w:rPr>
          <w:sz w:val="22"/>
          <w:szCs w:val="22"/>
        </w:rPr>
        <w:t xml:space="preserve"> a high level of </w:t>
      </w:r>
      <w:r w:rsidR="00125B93">
        <w:rPr>
          <w:sz w:val="22"/>
          <w:szCs w:val="22"/>
        </w:rPr>
        <w:t xml:space="preserve">data quality through </w:t>
      </w:r>
      <w:r w:rsidR="005232BF" w:rsidRPr="008C65C6">
        <w:rPr>
          <w:sz w:val="22"/>
          <w:szCs w:val="22"/>
        </w:rPr>
        <w:t>validation constraints</w:t>
      </w:r>
      <w:r w:rsidR="00125B93">
        <w:rPr>
          <w:sz w:val="22"/>
          <w:szCs w:val="22"/>
        </w:rPr>
        <w:t xml:space="preserve"> and</w:t>
      </w:r>
      <w:r w:rsidR="005232BF" w:rsidRPr="008C65C6">
        <w:rPr>
          <w:sz w:val="22"/>
          <w:szCs w:val="22"/>
        </w:rPr>
        <w:t xml:space="preserve"> automatic checks </w:t>
      </w:r>
      <w:r w:rsidR="00125B93">
        <w:rPr>
          <w:sz w:val="22"/>
          <w:szCs w:val="22"/>
        </w:rPr>
        <w:t xml:space="preserve">that </w:t>
      </w:r>
      <w:r w:rsidR="005232BF" w:rsidRPr="008C65C6">
        <w:rPr>
          <w:sz w:val="22"/>
          <w:szCs w:val="22"/>
        </w:rPr>
        <w:t xml:space="preserve">were </w:t>
      </w:r>
      <w:r w:rsidR="00373E27">
        <w:rPr>
          <w:sz w:val="22"/>
          <w:szCs w:val="22"/>
        </w:rPr>
        <w:t xml:space="preserve">included in the program to </w:t>
      </w:r>
      <w:r w:rsidR="005232BF" w:rsidRPr="005232BF">
        <w:rPr>
          <w:sz w:val="22"/>
          <w:szCs w:val="22"/>
        </w:rPr>
        <w:t>check for correctness, consistency, and meaningfulness of data entered by interviewer</w:t>
      </w:r>
      <w:r w:rsidR="00373E27">
        <w:rPr>
          <w:sz w:val="22"/>
          <w:szCs w:val="22"/>
        </w:rPr>
        <w:t>s</w:t>
      </w:r>
      <w:r w:rsidR="005232BF" w:rsidRPr="005232BF">
        <w:rPr>
          <w:sz w:val="22"/>
          <w:szCs w:val="22"/>
        </w:rPr>
        <w:t xml:space="preserve">. </w:t>
      </w:r>
      <w:r w:rsidR="001B5AC0" w:rsidRPr="005232BF">
        <w:rPr>
          <w:sz w:val="22"/>
          <w:szCs w:val="22"/>
        </w:rPr>
        <w:t xml:space="preserve">These </w:t>
      </w:r>
      <w:r w:rsidR="001B5AC0">
        <w:rPr>
          <w:sz w:val="22"/>
          <w:szCs w:val="22"/>
        </w:rPr>
        <w:t xml:space="preserve">checks </w:t>
      </w:r>
      <w:r w:rsidR="001B5AC0" w:rsidRPr="005232BF">
        <w:rPr>
          <w:sz w:val="22"/>
          <w:szCs w:val="22"/>
        </w:rPr>
        <w:t>include</w:t>
      </w:r>
      <w:r w:rsidR="001B5AC0">
        <w:rPr>
          <w:sz w:val="22"/>
          <w:szCs w:val="22"/>
        </w:rPr>
        <w:t>d</w:t>
      </w:r>
      <w:r w:rsidR="00C43881">
        <w:rPr>
          <w:sz w:val="22"/>
          <w:szCs w:val="22"/>
        </w:rPr>
        <w:t>,</w:t>
      </w:r>
      <w:r w:rsidR="001B5AC0" w:rsidRPr="005232BF">
        <w:rPr>
          <w:sz w:val="22"/>
          <w:szCs w:val="22"/>
        </w:rPr>
        <w:t xml:space="preserve"> but </w:t>
      </w:r>
      <w:r w:rsidR="009A0132">
        <w:rPr>
          <w:sz w:val="22"/>
          <w:szCs w:val="22"/>
        </w:rPr>
        <w:t>we</w:t>
      </w:r>
      <w:r w:rsidR="001B5AC0">
        <w:rPr>
          <w:sz w:val="22"/>
          <w:szCs w:val="22"/>
        </w:rPr>
        <w:t xml:space="preserve">re </w:t>
      </w:r>
      <w:r w:rsidR="001B5AC0" w:rsidRPr="005232BF">
        <w:rPr>
          <w:sz w:val="22"/>
          <w:szCs w:val="22"/>
        </w:rPr>
        <w:t>not limited to</w:t>
      </w:r>
      <w:r w:rsidR="00C43881">
        <w:rPr>
          <w:sz w:val="22"/>
          <w:szCs w:val="22"/>
        </w:rPr>
        <w:t>,</w:t>
      </w:r>
      <w:r w:rsidR="001B5AC0" w:rsidRPr="005232BF">
        <w:rPr>
          <w:sz w:val="22"/>
          <w:szCs w:val="22"/>
        </w:rPr>
        <w:t xml:space="preserve"> completion checks, structure checks, and consistency checks. </w:t>
      </w:r>
      <w:r w:rsidR="005232BF" w:rsidRPr="005232BF">
        <w:rPr>
          <w:sz w:val="22"/>
          <w:szCs w:val="22"/>
        </w:rPr>
        <w:t>The organization of the data file, including the validation constraints</w:t>
      </w:r>
      <w:r w:rsidR="00790ED9">
        <w:rPr>
          <w:sz w:val="22"/>
          <w:szCs w:val="22"/>
        </w:rPr>
        <w:t>,</w:t>
      </w:r>
      <w:r w:rsidR="005232BF" w:rsidRPr="005232BF">
        <w:rPr>
          <w:sz w:val="22"/>
          <w:szCs w:val="22"/>
        </w:rPr>
        <w:t xml:space="preserve"> is described in the </w:t>
      </w:r>
      <w:r w:rsidR="00C43881">
        <w:rPr>
          <w:sz w:val="22"/>
          <w:szCs w:val="22"/>
        </w:rPr>
        <w:t xml:space="preserve">ZOI Survey </w:t>
      </w:r>
      <w:r w:rsidR="005232BF" w:rsidRPr="005232BF">
        <w:rPr>
          <w:sz w:val="22"/>
          <w:szCs w:val="22"/>
        </w:rPr>
        <w:t xml:space="preserve">data dictionary. </w:t>
      </w:r>
    </w:p>
    <w:p w14:paraId="36916060" w14:textId="77777777" w:rsidR="005232BF" w:rsidRPr="005232BF" w:rsidRDefault="005232BF" w:rsidP="008244FB">
      <w:pPr>
        <w:rPr>
          <w:sz w:val="22"/>
          <w:szCs w:val="22"/>
        </w:rPr>
      </w:pPr>
    </w:p>
    <w:p w14:paraId="5B74ADDA" w14:textId="123AF072" w:rsidR="005232BF" w:rsidRDefault="005232BF" w:rsidP="008244FB">
      <w:pPr>
        <w:rPr>
          <w:sz w:val="22"/>
          <w:szCs w:val="22"/>
        </w:rPr>
      </w:pPr>
      <w:r w:rsidRPr="005232BF">
        <w:rPr>
          <w:sz w:val="22"/>
          <w:szCs w:val="22"/>
        </w:rPr>
        <w:t xml:space="preserve">Similarly, continuous data monitoring in the field is fundamental to the quality of data collection. In addition to using the data collection and monitoring approach described in the Feed the Future </w:t>
      </w:r>
      <w:r w:rsidR="004B4A56">
        <w:rPr>
          <w:sz w:val="22"/>
          <w:szCs w:val="22"/>
        </w:rPr>
        <w:t xml:space="preserve">ZOI Survey </w:t>
      </w:r>
      <w:r w:rsidRPr="005232BF">
        <w:rPr>
          <w:sz w:val="22"/>
          <w:szCs w:val="22"/>
        </w:rPr>
        <w:t>Toolkit</w:t>
      </w:r>
      <w:r w:rsidR="002F5AA9">
        <w:rPr>
          <w:sz w:val="22"/>
          <w:szCs w:val="22"/>
        </w:rPr>
        <w:t xml:space="preserve"> field manuals</w:t>
      </w:r>
      <w:r w:rsidRPr="005232BF">
        <w:rPr>
          <w:sz w:val="22"/>
          <w:szCs w:val="22"/>
        </w:rPr>
        <w:t>,</w:t>
      </w:r>
      <w:r w:rsidR="00FA2D28">
        <w:rPr>
          <w:rStyle w:val="FootnoteReference"/>
          <w:sz w:val="22"/>
          <w:szCs w:val="22"/>
        </w:rPr>
        <w:footnoteReference w:id="48"/>
      </w:r>
      <w:r w:rsidRPr="005232BF">
        <w:rPr>
          <w:sz w:val="22"/>
          <w:szCs w:val="22"/>
        </w:rPr>
        <w:t xml:space="preserve"> the [</w:t>
      </w:r>
      <w:r w:rsidRPr="005232BF">
        <w:rPr>
          <w:sz w:val="22"/>
          <w:szCs w:val="22"/>
          <w:highlight w:val="yellow"/>
        </w:rPr>
        <w:t>C</w:t>
      </w:r>
      <w:r w:rsidR="00D44B25">
        <w:rPr>
          <w:sz w:val="22"/>
          <w:szCs w:val="22"/>
          <w:highlight w:val="yellow"/>
        </w:rPr>
        <w:t>ountry</w:t>
      </w:r>
      <w:r w:rsidRPr="005232BF">
        <w:rPr>
          <w:sz w:val="22"/>
          <w:szCs w:val="22"/>
        </w:rPr>
        <w:t xml:space="preserve">] ZOI </w:t>
      </w:r>
      <w:r w:rsidR="004B4A56">
        <w:rPr>
          <w:sz w:val="22"/>
          <w:szCs w:val="22"/>
        </w:rPr>
        <w:t>S</w:t>
      </w:r>
      <w:r w:rsidRPr="005232BF">
        <w:rPr>
          <w:sz w:val="22"/>
          <w:szCs w:val="22"/>
        </w:rPr>
        <w:t xml:space="preserve">urvey </w:t>
      </w:r>
      <w:r w:rsidR="00862B05">
        <w:rPr>
          <w:sz w:val="22"/>
          <w:szCs w:val="22"/>
        </w:rPr>
        <w:t xml:space="preserve">in-country </w:t>
      </w:r>
      <w:r w:rsidR="00B4031C">
        <w:rPr>
          <w:sz w:val="22"/>
          <w:szCs w:val="22"/>
        </w:rPr>
        <w:t xml:space="preserve">data manager </w:t>
      </w:r>
      <w:r w:rsidRPr="005232BF">
        <w:rPr>
          <w:sz w:val="22"/>
          <w:szCs w:val="22"/>
        </w:rPr>
        <w:t xml:space="preserve">ran </w:t>
      </w:r>
      <w:r w:rsidR="004B4A56">
        <w:rPr>
          <w:sz w:val="22"/>
          <w:szCs w:val="22"/>
        </w:rPr>
        <w:t>f</w:t>
      </w:r>
      <w:r w:rsidRPr="005232BF">
        <w:rPr>
          <w:sz w:val="22"/>
          <w:szCs w:val="22"/>
        </w:rPr>
        <w:t xml:space="preserve">ield check tables that provided a </w:t>
      </w:r>
      <w:r w:rsidRPr="005232BF">
        <w:rPr>
          <w:color w:val="auto"/>
          <w:sz w:val="22"/>
          <w:szCs w:val="22"/>
        </w:rPr>
        <w:t>management system for checking data quality. These tables cross</w:t>
      </w:r>
      <w:r w:rsidR="0058042A">
        <w:rPr>
          <w:color w:val="auto"/>
          <w:sz w:val="22"/>
          <w:szCs w:val="22"/>
        </w:rPr>
        <w:t>-check</w:t>
      </w:r>
      <w:r w:rsidR="006E23A5">
        <w:rPr>
          <w:color w:val="auto"/>
          <w:sz w:val="22"/>
          <w:szCs w:val="22"/>
        </w:rPr>
        <w:t>ed</w:t>
      </w:r>
      <w:r w:rsidRPr="005232BF">
        <w:rPr>
          <w:color w:val="auto"/>
          <w:sz w:val="22"/>
          <w:szCs w:val="22"/>
        </w:rPr>
        <w:t xml:space="preserve"> certain quality control indicators by field team</w:t>
      </w:r>
      <w:r w:rsidR="006E23A5">
        <w:rPr>
          <w:color w:val="auto"/>
          <w:sz w:val="22"/>
          <w:szCs w:val="22"/>
        </w:rPr>
        <w:t>s</w:t>
      </w:r>
      <w:r w:rsidRPr="005232BF">
        <w:rPr>
          <w:color w:val="auto"/>
          <w:sz w:val="22"/>
          <w:szCs w:val="22"/>
        </w:rPr>
        <w:t xml:space="preserve"> and individual interviewers to detect potential areas in which correction and remedial action </w:t>
      </w:r>
      <w:r w:rsidR="00E17A1A">
        <w:rPr>
          <w:sz w:val="22"/>
          <w:szCs w:val="22"/>
        </w:rPr>
        <w:t>we</w:t>
      </w:r>
      <w:r w:rsidRPr="005232BF">
        <w:rPr>
          <w:sz w:val="22"/>
          <w:szCs w:val="22"/>
        </w:rPr>
        <w:t>re</w:t>
      </w:r>
      <w:r w:rsidRPr="005232BF">
        <w:rPr>
          <w:color w:val="auto"/>
          <w:sz w:val="22"/>
          <w:szCs w:val="22"/>
        </w:rPr>
        <w:t xml:space="preserve"> required.</w:t>
      </w:r>
      <w:r w:rsidRPr="005232BF">
        <w:rPr>
          <w:sz w:val="22"/>
          <w:szCs w:val="22"/>
        </w:rPr>
        <w:t xml:space="preserve"> Any issues that </w:t>
      </w:r>
      <w:r w:rsidR="00E17A1A">
        <w:rPr>
          <w:sz w:val="22"/>
          <w:szCs w:val="22"/>
        </w:rPr>
        <w:t>we</w:t>
      </w:r>
      <w:r w:rsidRPr="005232BF">
        <w:rPr>
          <w:sz w:val="22"/>
          <w:szCs w:val="22"/>
        </w:rPr>
        <w:t>re attributed to non-sampling error (</w:t>
      </w:r>
      <w:r w:rsidR="00EF24CF">
        <w:rPr>
          <w:sz w:val="22"/>
          <w:szCs w:val="22"/>
        </w:rPr>
        <w:t xml:space="preserve">i.e., </w:t>
      </w:r>
      <w:r w:rsidRPr="005232BF">
        <w:rPr>
          <w:sz w:val="22"/>
          <w:szCs w:val="22"/>
        </w:rPr>
        <w:t xml:space="preserve">field-based error) </w:t>
      </w:r>
      <w:r w:rsidR="00E17A1A">
        <w:rPr>
          <w:sz w:val="22"/>
          <w:szCs w:val="22"/>
        </w:rPr>
        <w:t>we</w:t>
      </w:r>
      <w:r w:rsidRPr="005232BF">
        <w:rPr>
          <w:sz w:val="22"/>
          <w:szCs w:val="22"/>
        </w:rPr>
        <w:t xml:space="preserve">re communicated as feedback to the </w:t>
      </w:r>
      <w:r w:rsidR="00E17A1A">
        <w:rPr>
          <w:sz w:val="22"/>
          <w:szCs w:val="22"/>
        </w:rPr>
        <w:t xml:space="preserve">field </w:t>
      </w:r>
      <w:r w:rsidRPr="005232BF">
        <w:rPr>
          <w:sz w:val="22"/>
          <w:szCs w:val="22"/>
        </w:rPr>
        <w:t>team</w:t>
      </w:r>
      <w:r w:rsidR="00F80D1F">
        <w:rPr>
          <w:sz w:val="22"/>
          <w:szCs w:val="22"/>
        </w:rPr>
        <w:t>s</w:t>
      </w:r>
      <w:r w:rsidRPr="005232BF">
        <w:rPr>
          <w:sz w:val="22"/>
          <w:szCs w:val="22"/>
        </w:rPr>
        <w:t>.</w:t>
      </w:r>
    </w:p>
    <w:p w14:paraId="1BD40B79" w14:textId="2339FB9F" w:rsidR="00F80D1F" w:rsidRDefault="00F80D1F" w:rsidP="005232BF">
      <w:pPr>
        <w:jc w:val="both"/>
        <w:rPr>
          <w:sz w:val="22"/>
          <w:szCs w:val="22"/>
        </w:rPr>
      </w:pPr>
    </w:p>
    <w:p w14:paraId="4C3A4D13" w14:textId="772928D9" w:rsidR="00C07489" w:rsidRDefault="00F80D1F" w:rsidP="00A65542">
      <w:pPr>
        <w:pStyle w:val="BodyText"/>
        <w:rPr>
          <w:szCs w:val="22"/>
        </w:rPr>
      </w:pPr>
      <w:r>
        <w:rPr>
          <w:szCs w:val="22"/>
        </w:rPr>
        <w:t>In the post-processing stage, secondary editing procedures were implemented according to the Feed the Future ZOI Survey Data Processing Manual</w:t>
      </w:r>
      <w:r w:rsidR="00B914B8">
        <w:rPr>
          <w:szCs w:val="22"/>
        </w:rPr>
        <w:t xml:space="preserve"> to ensure the data were clean and of the highest quality. During the analysis phase, </w:t>
      </w:r>
      <w:r w:rsidR="000A1219">
        <w:rPr>
          <w:szCs w:val="22"/>
        </w:rPr>
        <w:t xml:space="preserve">any inconsistencies or issues identified by data analysts were communicated to the data processing manual for troubleshooting and resolution. </w:t>
      </w:r>
    </w:p>
    <w:p w14:paraId="01110A57" w14:textId="3AB483D3" w:rsidR="007208E5" w:rsidRPr="005232BF" w:rsidRDefault="00481527" w:rsidP="00A65542">
      <w:pPr>
        <w:pStyle w:val="BodyText"/>
        <w:rPr>
          <w:szCs w:val="22"/>
        </w:rPr>
      </w:pPr>
      <w:r>
        <w:rPr>
          <w:szCs w:val="22"/>
        </w:rPr>
        <w:t>The remainder of this appendix focuses on final field check tables</w:t>
      </w:r>
      <w:r w:rsidR="001D1B65">
        <w:rPr>
          <w:szCs w:val="22"/>
        </w:rPr>
        <w:t xml:space="preserve">, which </w:t>
      </w:r>
      <w:proofErr w:type="gramStart"/>
      <w:r w:rsidR="001D1B65">
        <w:rPr>
          <w:szCs w:val="22"/>
        </w:rPr>
        <w:t>are a reflection of</w:t>
      </w:r>
      <w:proofErr w:type="gramEnd"/>
      <w:r w:rsidR="001D1B65">
        <w:rPr>
          <w:szCs w:val="22"/>
        </w:rPr>
        <w:t xml:space="preserve"> the </w:t>
      </w:r>
      <w:r w:rsidR="000F39B8">
        <w:rPr>
          <w:szCs w:val="22"/>
        </w:rPr>
        <w:t xml:space="preserve">quality of </w:t>
      </w:r>
      <w:r w:rsidR="001D1B65">
        <w:rPr>
          <w:szCs w:val="22"/>
        </w:rPr>
        <w:t>fieldwork</w:t>
      </w:r>
      <w:r w:rsidR="000F39B8">
        <w:rPr>
          <w:szCs w:val="22"/>
        </w:rPr>
        <w:t>,</w:t>
      </w:r>
      <w:r>
        <w:rPr>
          <w:szCs w:val="22"/>
        </w:rPr>
        <w:t xml:space="preserve"> for </w:t>
      </w:r>
      <w:r w:rsidR="00D916B0">
        <w:rPr>
          <w:szCs w:val="22"/>
        </w:rPr>
        <w:t xml:space="preserve">the </w:t>
      </w:r>
      <w:r w:rsidR="00D44B25">
        <w:rPr>
          <w:szCs w:val="22"/>
        </w:rPr>
        <w:t>Feed the Future [</w:t>
      </w:r>
      <w:r w:rsidR="00D44B25" w:rsidRPr="00D44B25">
        <w:rPr>
          <w:szCs w:val="22"/>
          <w:highlight w:val="yellow"/>
        </w:rPr>
        <w:t>Country</w:t>
      </w:r>
      <w:r w:rsidR="00D44B25">
        <w:rPr>
          <w:szCs w:val="22"/>
        </w:rPr>
        <w:t>] ZOI Survey [</w:t>
      </w:r>
      <w:r w:rsidR="00A11DD1">
        <w:rPr>
          <w:szCs w:val="22"/>
          <w:highlight w:val="yellow"/>
        </w:rPr>
        <w:t xml:space="preserve">endline </w:t>
      </w:r>
      <w:r w:rsidR="00D44B25" w:rsidRPr="00D44B25">
        <w:rPr>
          <w:szCs w:val="22"/>
          <w:highlight w:val="yellow"/>
        </w:rPr>
        <w:t>survey year(s)</w:t>
      </w:r>
      <w:r w:rsidR="00D44B25">
        <w:rPr>
          <w:szCs w:val="22"/>
        </w:rPr>
        <w:t>].</w:t>
      </w:r>
    </w:p>
    <w:p w14:paraId="48A7FDE5" w14:textId="5BB8B3C0" w:rsidR="00841F9B" w:rsidRDefault="003F717D" w:rsidP="00A65542">
      <w:pPr>
        <w:pStyle w:val="BodyText"/>
      </w:pPr>
      <w:r w:rsidRPr="003F717D">
        <w:rPr>
          <w:b/>
        </w:rPr>
        <w:t xml:space="preserve">Table </w:t>
      </w:r>
      <w:r w:rsidR="00661687">
        <w:rPr>
          <w:b/>
        </w:rPr>
        <w:t>A3.</w:t>
      </w:r>
      <w:r w:rsidRPr="003F717D">
        <w:rPr>
          <w:b/>
        </w:rPr>
        <w:t>1</w:t>
      </w:r>
      <w:r>
        <w:t xml:space="preserve"> presents the household completion rate. </w:t>
      </w:r>
      <w:r w:rsidR="00841F9B">
        <w:t>[</w:t>
      </w:r>
      <w:r w:rsidR="00841F9B" w:rsidRPr="00A65542">
        <w:rPr>
          <w:highlight w:val="yellow"/>
        </w:rPr>
        <w:t xml:space="preserve">Describe the results presented in Table </w:t>
      </w:r>
      <w:r w:rsidR="00661687">
        <w:rPr>
          <w:highlight w:val="yellow"/>
        </w:rPr>
        <w:t>A3.</w:t>
      </w:r>
      <w:r w:rsidR="00841F9B" w:rsidRPr="00A65542">
        <w:rPr>
          <w:highlight w:val="yellow"/>
        </w:rPr>
        <w:t>1.</w:t>
      </w:r>
      <w:r w:rsidR="00841F9B">
        <w:t>]</w:t>
      </w:r>
    </w:p>
    <w:p w14:paraId="23BEF226" w14:textId="77777777" w:rsidR="0058775B" w:rsidRDefault="0058775B" w:rsidP="0058775B">
      <w:pPr>
        <w:pStyle w:val="BodyText"/>
        <w:sectPr w:rsidR="0058775B" w:rsidSect="005B0FDE">
          <w:pgSz w:w="12240" w:h="15840" w:code="1"/>
          <w:pgMar w:top="1440" w:right="1440" w:bottom="1440" w:left="1440" w:header="720" w:footer="720" w:gutter="0"/>
          <w:cols w:space="720"/>
          <w:docGrid w:linePitch="326"/>
        </w:sectPr>
      </w:pPr>
    </w:p>
    <w:p w14:paraId="2DA19D0E" w14:textId="0133AF8D" w:rsidR="0058775B" w:rsidRDefault="0058775B" w:rsidP="003019C5">
      <w:pPr>
        <w:pStyle w:val="Tabletitle"/>
        <w:keepLines/>
        <w:spacing w:before="240"/>
        <w:contextualSpacing/>
        <w:outlineLvl w:val="3"/>
      </w:pPr>
      <w:bookmarkStart w:id="911" w:name="_Toc50719241"/>
      <w:r>
        <w:t xml:space="preserve">Table </w:t>
      </w:r>
      <w:r w:rsidR="00396A13">
        <w:t>A3.</w:t>
      </w:r>
      <w:r>
        <w:t>1: Household Completion Rate</w:t>
      </w:r>
      <w:bookmarkEnd w:id="911"/>
    </w:p>
    <w:tbl>
      <w:tblPr>
        <w:tblW w:w="5069" w:type="pct"/>
        <w:jc w:val="center"/>
        <w:tblCellMar>
          <w:left w:w="30" w:type="dxa"/>
          <w:right w:w="30" w:type="dxa"/>
        </w:tblCellMar>
        <w:tblLook w:val="0000" w:firstRow="0" w:lastRow="0" w:firstColumn="0" w:lastColumn="0" w:noHBand="0" w:noVBand="0"/>
      </w:tblPr>
      <w:tblGrid>
        <w:gridCol w:w="1083"/>
        <w:gridCol w:w="1263"/>
        <w:gridCol w:w="1083"/>
        <w:gridCol w:w="1083"/>
        <w:gridCol w:w="1082"/>
        <w:gridCol w:w="1082"/>
        <w:gridCol w:w="1082"/>
        <w:gridCol w:w="1082"/>
        <w:gridCol w:w="1082"/>
        <w:gridCol w:w="1082"/>
        <w:gridCol w:w="1114"/>
        <w:gridCol w:w="1082"/>
      </w:tblGrid>
      <w:tr w:rsidR="00841F9B" w:rsidRPr="0058775B" w14:paraId="1ED7C4FF" w14:textId="77777777" w:rsidTr="0022306E">
        <w:trPr>
          <w:jc w:val="center"/>
        </w:trPr>
        <w:tc>
          <w:tcPr>
            <w:tcW w:w="5000" w:type="pct"/>
            <w:gridSpan w:val="12"/>
            <w:tcBorders>
              <w:top w:val="nil"/>
              <w:left w:val="nil"/>
              <w:bottom w:val="single" w:sz="4" w:space="0" w:color="auto"/>
              <w:right w:val="nil"/>
            </w:tcBorders>
            <w:vAlign w:val="bottom"/>
          </w:tcPr>
          <w:p w14:paraId="25FE10D0" w14:textId="0D689FC8" w:rsidR="00841F9B" w:rsidRPr="0058775B" w:rsidRDefault="00841F9B" w:rsidP="001B37D5">
            <w:pPr>
              <w:autoSpaceDE w:val="0"/>
              <w:autoSpaceDN w:val="0"/>
              <w:adjustRightInd w:val="0"/>
              <w:spacing w:line="259" w:lineRule="auto"/>
              <w:rPr>
                <w:rFonts w:cs="ZapfHumnst BT"/>
                <w:sz w:val="20"/>
                <w:szCs w:val="20"/>
              </w:rPr>
            </w:pPr>
            <w:r w:rsidRPr="0058775B">
              <w:rPr>
                <w:rFonts w:cs="ZapfHumnst BT"/>
                <w:sz w:val="20"/>
                <w:szCs w:val="20"/>
              </w:rPr>
              <w:t>Percent distribution of sampled households by result of household interview and household response rate by interviewer team, Feed the Future [</w:t>
            </w:r>
            <w:r w:rsidRPr="003019C5">
              <w:rPr>
                <w:rFonts w:cs="ZapfHumnst BT"/>
                <w:sz w:val="20"/>
                <w:szCs w:val="20"/>
                <w:highlight w:val="yellow"/>
              </w:rPr>
              <w:t>Country</w:t>
            </w:r>
            <w:r w:rsidRPr="0058775B">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58775B">
              <w:rPr>
                <w:rFonts w:cs="ZapfHumnst BT"/>
                <w:sz w:val="20"/>
                <w:szCs w:val="20"/>
              </w:rPr>
              <w:t xml:space="preserve">] </w:t>
            </w:r>
          </w:p>
        </w:tc>
      </w:tr>
      <w:tr w:rsidR="00E9755D" w:rsidRPr="0058775B" w14:paraId="022DBAFB" w14:textId="77777777" w:rsidTr="003019C5">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vMerge w:val="restart"/>
            <w:tcBorders>
              <w:top w:val="single" w:sz="4" w:space="0" w:color="auto"/>
              <w:left w:val="nil"/>
              <w:right w:val="nil"/>
            </w:tcBorders>
            <w:shd w:val="clear" w:color="auto" w:fill="387990"/>
            <w:vAlign w:val="bottom"/>
          </w:tcPr>
          <w:p w14:paraId="56AD1E69" w14:textId="624B1D8F" w:rsidR="00E9755D" w:rsidRPr="0058775B" w:rsidRDefault="00E9755D" w:rsidP="006B778C">
            <w:pPr>
              <w:autoSpaceDE w:val="0"/>
              <w:autoSpaceDN w:val="0"/>
              <w:adjustRightInd w:val="0"/>
              <w:spacing w:line="259" w:lineRule="auto"/>
              <w:rPr>
                <w:rFonts w:cs="ZapfHumnst BT"/>
                <w:b/>
                <w:color w:val="FFFFFF" w:themeColor="background1"/>
                <w:sz w:val="20"/>
                <w:szCs w:val="20"/>
              </w:rPr>
            </w:pPr>
            <w:r>
              <w:rPr>
                <w:rFonts w:cs="ZapfHumnst BT"/>
                <w:b/>
                <w:color w:val="FFFFFF" w:themeColor="background1"/>
                <w:sz w:val="20"/>
                <w:szCs w:val="20"/>
              </w:rPr>
              <w:t>Team</w:t>
            </w:r>
          </w:p>
        </w:tc>
        <w:tc>
          <w:tcPr>
            <w:tcW w:w="3347" w:type="pct"/>
            <w:gridSpan w:val="8"/>
            <w:tcBorders>
              <w:top w:val="single" w:sz="4" w:space="0" w:color="auto"/>
              <w:left w:val="nil"/>
              <w:bottom w:val="single" w:sz="4" w:space="0" w:color="FFFFFF" w:themeColor="background1"/>
              <w:right w:val="nil"/>
            </w:tcBorders>
            <w:shd w:val="clear" w:color="auto" w:fill="387990"/>
          </w:tcPr>
          <w:p w14:paraId="4A748FB0"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Result of household interview</w:t>
            </w:r>
          </w:p>
        </w:tc>
        <w:tc>
          <w:tcPr>
            <w:tcW w:w="1243" w:type="pct"/>
            <w:gridSpan w:val="3"/>
            <w:tcBorders>
              <w:top w:val="single" w:sz="4" w:space="0" w:color="auto"/>
              <w:left w:val="nil"/>
              <w:bottom w:val="nil"/>
              <w:right w:val="nil"/>
            </w:tcBorders>
            <w:shd w:val="clear" w:color="auto" w:fill="387990"/>
          </w:tcPr>
          <w:p w14:paraId="74B9423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p>
        </w:tc>
      </w:tr>
      <w:tr w:rsidR="00E9755D" w:rsidRPr="0058775B" w14:paraId="6875E687" w14:textId="77777777" w:rsidTr="003019C5">
        <w:tblPrEx>
          <w:tblBorders>
            <w:top w:val="single" w:sz="4" w:space="0" w:color="auto"/>
            <w:left w:val="single" w:sz="4" w:space="0" w:color="auto"/>
            <w:bottom w:val="threeDEngrave" w:sz="12" w:space="0" w:color="auto"/>
            <w:right w:val="threeDEngrave" w:sz="12" w:space="0" w:color="auto"/>
          </w:tblBorders>
        </w:tblPrEx>
        <w:trPr>
          <w:trHeight w:val="845"/>
          <w:jc w:val="center"/>
        </w:trPr>
        <w:tc>
          <w:tcPr>
            <w:tcW w:w="410" w:type="pct"/>
            <w:vMerge/>
            <w:tcBorders>
              <w:top w:val="single" w:sz="4" w:space="0" w:color="FFFFFF" w:themeColor="background1"/>
              <w:left w:val="nil"/>
              <w:bottom w:val="single" w:sz="4" w:space="0" w:color="auto"/>
              <w:right w:val="nil"/>
            </w:tcBorders>
            <w:shd w:val="clear" w:color="auto" w:fill="387990"/>
            <w:vAlign w:val="bottom"/>
          </w:tcPr>
          <w:p w14:paraId="2F6AECDA" w14:textId="7B395A53" w:rsidR="00E9755D" w:rsidRPr="0058775B" w:rsidRDefault="00E9755D" w:rsidP="0058775B">
            <w:pPr>
              <w:autoSpaceDE w:val="0"/>
              <w:autoSpaceDN w:val="0"/>
              <w:adjustRightInd w:val="0"/>
              <w:spacing w:line="259" w:lineRule="auto"/>
              <w:rPr>
                <w:rFonts w:cs="ZapfHumnst BT"/>
                <w:b/>
                <w:color w:val="FFFFFF" w:themeColor="background1"/>
                <w:sz w:val="20"/>
                <w:szCs w:val="20"/>
              </w:rPr>
            </w:pPr>
          </w:p>
        </w:tc>
        <w:tc>
          <w:tcPr>
            <w:tcW w:w="478" w:type="pct"/>
            <w:tcBorders>
              <w:top w:val="single" w:sz="4" w:space="0" w:color="FFFFFF" w:themeColor="background1"/>
              <w:left w:val="nil"/>
              <w:bottom w:val="single" w:sz="4" w:space="0" w:color="auto"/>
              <w:right w:val="nil"/>
            </w:tcBorders>
            <w:shd w:val="clear" w:color="auto" w:fill="387990"/>
            <w:vAlign w:val="bottom"/>
          </w:tcPr>
          <w:p w14:paraId="340D2D7B"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Completed (1)</w:t>
            </w:r>
          </w:p>
        </w:tc>
        <w:tc>
          <w:tcPr>
            <w:tcW w:w="410" w:type="pct"/>
            <w:tcBorders>
              <w:top w:val="single" w:sz="4" w:space="0" w:color="FFFFFF" w:themeColor="background1"/>
              <w:left w:val="nil"/>
              <w:bottom w:val="single" w:sz="4" w:space="0" w:color="auto"/>
              <w:right w:val="nil"/>
            </w:tcBorders>
            <w:shd w:val="clear" w:color="auto" w:fill="387990"/>
            <w:vAlign w:val="bottom"/>
          </w:tcPr>
          <w:p w14:paraId="7896A0B2"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at home (2)</w:t>
            </w:r>
          </w:p>
        </w:tc>
        <w:tc>
          <w:tcPr>
            <w:tcW w:w="410" w:type="pct"/>
            <w:tcBorders>
              <w:top w:val="single" w:sz="4" w:space="0" w:color="FFFFFF" w:themeColor="background1"/>
              <w:left w:val="nil"/>
              <w:bottom w:val="single" w:sz="4" w:space="0" w:color="auto"/>
              <w:right w:val="nil"/>
            </w:tcBorders>
            <w:shd w:val="clear" w:color="auto" w:fill="387990"/>
            <w:vAlign w:val="bottom"/>
          </w:tcPr>
          <w:p w14:paraId="459FC4C6"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Extended absence (3)</w:t>
            </w:r>
          </w:p>
        </w:tc>
        <w:tc>
          <w:tcPr>
            <w:tcW w:w="410" w:type="pct"/>
            <w:tcBorders>
              <w:top w:val="single" w:sz="4" w:space="0" w:color="FFFFFF" w:themeColor="background1"/>
              <w:left w:val="nil"/>
              <w:bottom w:val="single" w:sz="4" w:space="0" w:color="auto"/>
              <w:right w:val="nil"/>
            </w:tcBorders>
            <w:shd w:val="clear" w:color="auto" w:fill="387990"/>
            <w:vAlign w:val="bottom"/>
          </w:tcPr>
          <w:p w14:paraId="1D4CC05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Refused (5)</w:t>
            </w:r>
          </w:p>
        </w:tc>
        <w:tc>
          <w:tcPr>
            <w:tcW w:w="410" w:type="pct"/>
            <w:tcBorders>
              <w:top w:val="single" w:sz="4" w:space="0" w:color="FFFFFF" w:themeColor="background1"/>
              <w:left w:val="nil"/>
              <w:bottom w:val="single" w:sz="4" w:space="0" w:color="auto"/>
              <w:right w:val="nil"/>
            </w:tcBorders>
            <w:shd w:val="clear" w:color="auto" w:fill="387990"/>
            <w:vAlign w:val="bottom"/>
          </w:tcPr>
          <w:p w14:paraId="396358FB"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Dwelling vacant </w:t>
            </w:r>
          </w:p>
          <w:p w14:paraId="247C80DC" w14:textId="3359583F"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(6)</w:t>
            </w:r>
          </w:p>
        </w:tc>
        <w:tc>
          <w:tcPr>
            <w:tcW w:w="410" w:type="pct"/>
            <w:tcBorders>
              <w:top w:val="single" w:sz="4" w:space="0" w:color="FFFFFF" w:themeColor="background1"/>
              <w:left w:val="nil"/>
              <w:bottom w:val="single" w:sz="4" w:space="0" w:color="auto"/>
              <w:right w:val="nil"/>
            </w:tcBorders>
            <w:shd w:val="clear" w:color="auto" w:fill="387990"/>
            <w:vAlign w:val="bottom"/>
          </w:tcPr>
          <w:p w14:paraId="57683FED"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Not a dwelling (7)</w:t>
            </w:r>
          </w:p>
        </w:tc>
        <w:tc>
          <w:tcPr>
            <w:tcW w:w="410" w:type="pct"/>
            <w:tcBorders>
              <w:top w:val="single" w:sz="4" w:space="0" w:color="FFFFFF" w:themeColor="background1"/>
              <w:left w:val="nil"/>
              <w:bottom w:val="single" w:sz="4" w:space="0" w:color="auto"/>
              <w:right w:val="nil"/>
            </w:tcBorders>
            <w:shd w:val="clear" w:color="auto" w:fill="387990"/>
            <w:vAlign w:val="bottom"/>
          </w:tcPr>
          <w:p w14:paraId="5569564A"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Ill or impaired (10)</w:t>
            </w:r>
          </w:p>
        </w:tc>
        <w:tc>
          <w:tcPr>
            <w:tcW w:w="410" w:type="pct"/>
            <w:tcBorders>
              <w:top w:val="single" w:sz="4" w:space="0" w:color="FFFFFF" w:themeColor="background1"/>
              <w:left w:val="nil"/>
              <w:bottom w:val="single" w:sz="4" w:space="0" w:color="auto"/>
              <w:right w:val="nil"/>
            </w:tcBorders>
            <w:shd w:val="clear" w:color="auto" w:fill="387990"/>
            <w:vAlign w:val="bottom"/>
          </w:tcPr>
          <w:p w14:paraId="059B322C"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Other </w:t>
            </w:r>
          </w:p>
          <w:p w14:paraId="45204400" w14:textId="2DE067D3"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(96)</w:t>
            </w:r>
          </w:p>
        </w:tc>
        <w:tc>
          <w:tcPr>
            <w:tcW w:w="410" w:type="pct"/>
            <w:tcBorders>
              <w:top w:val="nil"/>
              <w:left w:val="nil"/>
              <w:bottom w:val="single" w:sz="4" w:space="0" w:color="auto"/>
              <w:right w:val="nil"/>
            </w:tcBorders>
            <w:shd w:val="clear" w:color="auto" w:fill="387990"/>
            <w:vAlign w:val="bottom"/>
          </w:tcPr>
          <w:p w14:paraId="01DD9C28"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number</w:t>
            </w:r>
          </w:p>
        </w:tc>
        <w:tc>
          <w:tcPr>
            <w:tcW w:w="422" w:type="pct"/>
            <w:tcBorders>
              <w:top w:val="nil"/>
              <w:left w:val="nil"/>
              <w:bottom w:val="single" w:sz="4" w:space="0" w:color="auto"/>
              <w:right w:val="nil"/>
            </w:tcBorders>
            <w:shd w:val="clear" w:color="auto" w:fill="387990"/>
            <w:vAlign w:val="bottom"/>
          </w:tcPr>
          <w:p w14:paraId="2DBC4A14" w14:textId="77777777"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Total percentage</w:t>
            </w:r>
          </w:p>
        </w:tc>
        <w:tc>
          <w:tcPr>
            <w:tcW w:w="410" w:type="pct"/>
            <w:tcBorders>
              <w:top w:val="nil"/>
              <w:left w:val="nil"/>
              <w:bottom w:val="single" w:sz="4" w:space="0" w:color="auto"/>
              <w:right w:val="nil"/>
            </w:tcBorders>
            <w:shd w:val="clear" w:color="auto" w:fill="387990"/>
            <w:vAlign w:val="bottom"/>
          </w:tcPr>
          <w:p w14:paraId="15FA1469" w14:textId="77777777" w:rsidR="00E9755D"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Household response rate </w:t>
            </w:r>
          </w:p>
          <w:p w14:paraId="2B72A6CE" w14:textId="1BDF45A9" w:rsidR="00E9755D" w:rsidRPr="0058775B" w:rsidRDefault="00E9755D" w:rsidP="0058775B">
            <w:pPr>
              <w:autoSpaceDE w:val="0"/>
              <w:autoSpaceDN w:val="0"/>
              <w:adjustRightInd w:val="0"/>
              <w:spacing w:line="259" w:lineRule="auto"/>
              <w:jc w:val="center"/>
              <w:rPr>
                <w:rFonts w:cs="ZapfHumnst BT"/>
                <w:b/>
                <w:color w:val="FFFFFF" w:themeColor="background1"/>
                <w:sz w:val="20"/>
                <w:szCs w:val="20"/>
              </w:rPr>
            </w:pPr>
            <w:r w:rsidRPr="0058775B">
              <w:rPr>
                <w:rFonts w:cs="ZapfHumnst BT"/>
                <w:b/>
                <w:color w:val="FFFFFF" w:themeColor="background1"/>
                <w:sz w:val="20"/>
                <w:szCs w:val="20"/>
              </w:rPr>
              <w:t xml:space="preserve">(%) </w:t>
            </w:r>
            <w:r>
              <w:rPr>
                <w:rFonts w:cs="ZapfHumnst BT"/>
                <w:b/>
                <w:color w:val="FFFFFF" w:themeColor="background1"/>
                <w:sz w:val="20"/>
                <w:szCs w:val="20"/>
                <w:vertAlign w:val="superscript"/>
              </w:rPr>
              <w:t>a</w:t>
            </w:r>
          </w:p>
        </w:tc>
      </w:tr>
      <w:tr w:rsidR="0058775B" w:rsidRPr="0058775B" w14:paraId="41D86396"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095568C" w14:textId="1F75C6A3"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w:t>
            </w:r>
          </w:p>
        </w:tc>
        <w:tc>
          <w:tcPr>
            <w:tcW w:w="478" w:type="pct"/>
            <w:tcBorders>
              <w:top w:val="single" w:sz="4" w:space="0" w:color="auto"/>
              <w:left w:val="nil"/>
              <w:bottom w:val="single" w:sz="4" w:space="0" w:color="auto"/>
              <w:right w:val="nil"/>
            </w:tcBorders>
            <w:vAlign w:val="bottom"/>
          </w:tcPr>
          <w:p w14:paraId="7C25E5AA" w14:textId="66BDBC6C"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4E89C6D" w14:textId="3ABC59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AC5D5BD" w14:textId="778B6C0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2A5B331" w14:textId="20A1BAE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9D81845" w14:textId="31D3A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27F51E" w14:textId="58CFAAA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1F36907" w14:textId="4F21A54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210DF06" w14:textId="42DDB97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48CCD7" w14:textId="0FF4F16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5FE70E9F" w14:textId="5DF80C1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E28E4A5" w14:textId="2BA46D0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4AD11781"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5713C93" w14:textId="195A6C2C"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2</w:t>
            </w:r>
          </w:p>
        </w:tc>
        <w:tc>
          <w:tcPr>
            <w:tcW w:w="478" w:type="pct"/>
            <w:tcBorders>
              <w:top w:val="single" w:sz="4" w:space="0" w:color="auto"/>
              <w:left w:val="nil"/>
              <w:bottom w:val="single" w:sz="4" w:space="0" w:color="auto"/>
              <w:right w:val="nil"/>
            </w:tcBorders>
            <w:vAlign w:val="bottom"/>
          </w:tcPr>
          <w:p w14:paraId="042D8708" w14:textId="4ACD2CA0"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1A1F726" w14:textId="0EF792F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D936451" w14:textId="58173FC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A7C4667" w14:textId="1056416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A5A220" w14:textId="11F8C9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49951F" w14:textId="01220A7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6EA8486" w14:textId="4F04AB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EB06B5" w14:textId="66F1382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C6D3B86" w14:textId="43386E6E"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591617E" w14:textId="77779F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555E223" w14:textId="4890D63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13ACBB1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27F91F2" w14:textId="0891BE9B" w:rsidR="00841F9B" w:rsidRPr="003019C5" w:rsidRDefault="00841F9B"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58775B">
              <w:rPr>
                <w:rFonts w:cs="ZapfHumnst BT"/>
                <w:sz w:val="20"/>
                <w:szCs w:val="20"/>
              </w:rPr>
              <w:t xml:space="preserve"> 3</w:t>
            </w:r>
          </w:p>
        </w:tc>
        <w:tc>
          <w:tcPr>
            <w:tcW w:w="478" w:type="pct"/>
            <w:tcBorders>
              <w:top w:val="single" w:sz="4" w:space="0" w:color="auto"/>
              <w:left w:val="nil"/>
              <w:bottom w:val="single" w:sz="4" w:space="0" w:color="auto"/>
              <w:right w:val="nil"/>
            </w:tcBorders>
            <w:vAlign w:val="bottom"/>
          </w:tcPr>
          <w:p w14:paraId="030EC1D7" w14:textId="7CC69AD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2F0F2C" w14:textId="201C67C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066026B" w14:textId="483B25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477C83F" w14:textId="662583B8"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49D8A6" w14:textId="79EBCD0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609483F" w14:textId="27D037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D2580F6" w14:textId="4BF8EE0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2D142C0" w14:textId="2EA35B7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0FA6A03" w14:textId="5C471953"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C1B9A8" w14:textId="39B1278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FFC0DDD" w14:textId="7522234D"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74F500EA"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64923918" w14:textId="2A6F5062"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4</w:t>
            </w:r>
          </w:p>
        </w:tc>
        <w:tc>
          <w:tcPr>
            <w:tcW w:w="478" w:type="pct"/>
            <w:tcBorders>
              <w:top w:val="single" w:sz="4" w:space="0" w:color="auto"/>
              <w:left w:val="nil"/>
              <w:bottom w:val="single" w:sz="4" w:space="0" w:color="auto"/>
              <w:right w:val="nil"/>
            </w:tcBorders>
            <w:vAlign w:val="bottom"/>
          </w:tcPr>
          <w:p w14:paraId="58A54275" w14:textId="2B2DEC64"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6F35C31" w14:textId="3591887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124ADE6" w14:textId="4EA5469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7303231" w14:textId="61EFFC0C"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F0228E9" w14:textId="00E8116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E86BCD" w14:textId="2FF9100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F7C8CAA" w14:textId="23207A1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82D0C89" w14:textId="6317CD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3468EC7" w14:textId="5B22DA2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04E04C2D" w14:textId="573303B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D712B2" w14:textId="4059FC5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5AE1BFF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7631116F" w14:textId="28B6354A"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5</w:t>
            </w:r>
          </w:p>
        </w:tc>
        <w:tc>
          <w:tcPr>
            <w:tcW w:w="478" w:type="pct"/>
            <w:tcBorders>
              <w:top w:val="single" w:sz="4" w:space="0" w:color="auto"/>
              <w:left w:val="nil"/>
              <w:bottom w:val="single" w:sz="4" w:space="0" w:color="auto"/>
              <w:right w:val="nil"/>
            </w:tcBorders>
            <w:vAlign w:val="bottom"/>
          </w:tcPr>
          <w:p w14:paraId="5376B60D" w14:textId="679EEFB3"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C32EBC4" w14:textId="04FFE27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88B65EB" w14:textId="273DB2C4"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36D1A630" w14:textId="6E89603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3E153A9" w14:textId="4F2C38B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653342B" w14:textId="6EA8720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1050AD3" w14:textId="14612A82"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97CF2C8" w14:textId="5C8C7B4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197AA9FE" w14:textId="566785FF"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11D825C1" w14:textId="719AB03A"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2C2D2499" w14:textId="77C592B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673C5DE"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18F7F3E" w14:textId="293389B3"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6</w:t>
            </w:r>
          </w:p>
        </w:tc>
        <w:tc>
          <w:tcPr>
            <w:tcW w:w="478" w:type="pct"/>
            <w:tcBorders>
              <w:top w:val="single" w:sz="4" w:space="0" w:color="auto"/>
              <w:left w:val="nil"/>
              <w:bottom w:val="single" w:sz="4" w:space="0" w:color="auto"/>
              <w:right w:val="nil"/>
            </w:tcBorders>
            <w:vAlign w:val="bottom"/>
          </w:tcPr>
          <w:p w14:paraId="19112CB1" w14:textId="7C7E4E6D"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2EC3A7F" w14:textId="55320F3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B8CFCD0" w14:textId="10DEFA3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CBC03B" w14:textId="4008137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9A7D43" w14:textId="6BB9553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2C4477C" w14:textId="7B75A7F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EF73937" w14:textId="2A00CAED"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5AAC4D" w14:textId="715A231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A90DE16" w14:textId="424522F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22A4E336" w14:textId="636F5C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AAD53C7" w14:textId="643BC13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07B82F"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327AC7EA" w14:textId="0FE252B5"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7</w:t>
            </w:r>
          </w:p>
        </w:tc>
        <w:tc>
          <w:tcPr>
            <w:tcW w:w="478" w:type="pct"/>
            <w:tcBorders>
              <w:top w:val="single" w:sz="4" w:space="0" w:color="auto"/>
              <w:left w:val="nil"/>
              <w:bottom w:val="single" w:sz="4" w:space="0" w:color="auto"/>
              <w:right w:val="nil"/>
            </w:tcBorders>
            <w:vAlign w:val="bottom"/>
          </w:tcPr>
          <w:p w14:paraId="2B5435EC" w14:textId="62FB526C"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A57760" w14:textId="35DFBA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EE17324" w14:textId="00A7868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A0B210B" w14:textId="102899F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F6B3A" w14:textId="46FA6CB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CC16DCE" w14:textId="5ED9075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39E5A98" w14:textId="754B250B"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D063C21" w14:textId="473FCA9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33D9FB2" w14:textId="42580EE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7E24441B" w14:textId="01EB7E4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055B4D9" w14:textId="7CA931E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03BE1180"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A31A443" w14:textId="55C1AEE1"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8</w:t>
            </w:r>
          </w:p>
        </w:tc>
        <w:tc>
          <w:tcPr>
            <w:tcW w:w="478" w:type="pct"/>
            <w:tcBorders>
              <w:top w:val="single" w:sz="4" w:space="0" w:color="auto"/>
              <w:left w:val="nil"/>
              <w:bottom w:val="single" w:sz="4" w:space="0" w:color="auto"/>
              <w:right w:val="nil"/>
            </w:tcBorders>
            <w:vAlign w:val="bottom"/>
          </w:tcPr>
          <w:p w14:paraId="3D77793B" w14:textId="5B905AD3"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B72A394" w14:textId="4795DEC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7FA21C1" w14:textId="7731ABB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01EDE3C6" w14:textId="2FB96A5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E47E3AC" w14:textId="12ED2B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6F5EE91" w14:textId="19775B1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CDFA2E" w14:textId="386BC528"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00397D1" w14:textId="3372066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4E41659" w14:textId="0349709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4D3A440D" w14:textId="04170C8F"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F5179E4" w14:textId="38392A4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2C050EFD"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2DB1FDAB" w14:textId="6C5DA02E" w:rsidR="00841F9B" w:rsidRPr="0058775B"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9</w:t>
            </w:r>
          </w:p>
        </w:tc>
        <w:tc>
          <w:tcPr>
            <w:tcW w:w="478" w:type="pct"/>
            <w:tcBorders>
              <w:top w:val="single" w:sz="4" w:space="0" w:color="auto"/>
              <w:left w:val="nil"/>
              <w:bottom w:val="single" w:sz="4" w:space="0" w:color="auto"/>
              <w:right w:val="nil"/>
            </w:tcBorders>
            <w:vAlign w:val="bottom"/>
          </w:tcPr>
          <w:p w14:paraId="205D5C5E" w14:textId="23E0D1EA"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8AD546C" w14:textId="2769E0C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C8C77A4" w14:textId="4B84241A"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3D6C88F" w14:textId="0D81E6E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41D90B10" w14:textId="5B92102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E8A3AFB" w14:textId="6C3F8304"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80584AD" w14:textId="68B7BFA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6BFC45A" w14:textId="61BB47A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5DC92ED" w14:textId="7854A142"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59FD6CF5" w14:textId="28C3BDC9"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A49CB31" w14:textId="300E1EE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58775B" w:rsidRPr="0058775B" w14:paraId="4AAECA88"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591CC0DF" w14:textId="088E382F" w:rsidR="00841F9B" w:rsidRPr="003019C5" w:rsidRDefault="00841F9B" w:rsidP="0022306E">
            <w:pPr>
              <w:autoSpaceDE w:val="0"/>
              <w:autoSpaceDN w:val="0"/>
              <w:adjustRightInd w:val="0"/>
              <w:spacing w:line="259" w:lineRule="auto"/>
              <w:ind w:left="58" w:hanging="58"/>
              <w:rPr>
                <w:rFonts w:cs="ZapfHumnst BT"/>
                <w:sz w:val="20"/>
                <w:szCs w:val="20"/>
              </w:rPr>
            </w:pPr>
            <w:r w:rsidRPr="0058775B">
              <w:rPr>
                <w:rFonts w:cs="ZapfHumnst BT"/>
                <w:sz w:val="20"/>
                <w:szCs w:val="20"/>
              </w:rPr>
              <w:t>Team 10</w:t>
            </w:r>
          </w:p>
        </w:tc>
        <w:tc>
          <w:tcPr>
            <w:tcW w:w="478" w:type="pct"/>
            <w:tcBorders>
              <w:top w:val="single" w:sz="4" w:space="0" w:color="auto"/>
              <w:left w:val="nil"/>
              <w:bottom w:val="single" w:sz="4" w:space="0" w:color="auto"/>
              <w:right w:val="nil"/>
            </w:tcBorders>
            <w:vAlign w:val="bottom"/>
          </w:tcPr>
          <w:p w14:paraId="3F20175C" w14:textId="0AF0C71A" w:rsidR="00841F9B" w:rsidRPr="0058775B" w:rsidRDefault="00841F9B" w:rsidP="0058775B">
            <w:pPr>
              <w:autoSpaceDE w:val="0"/>
              <w:autoSpaceDN w:val="0"/>
              <w:adjustRightInd w:val="0"/>
              <w:spacing w:line="259" w:lineRule="auto"/>
              <w:ind w:left="25"/>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D2CF0EC" w14:textId="702D0A4B"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0237908" w14:textId="1C151756"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7BE705F0" w14:textId="064EE789"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68DBC6D0" w14:textId="3ADB3361"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26718DD" w14:textId="515B6915"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5831C76D" w14:textId="18CB7BD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08BC8515" w14:textId="7FCA8E8C"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34A19FF" w14:textId="1E034DC0"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22" w:type="pct"/>
            <w:tcBorders>
              <w:top w:val="single" w:sz="4" w:space="0" w:color="auto"/>
              <w:left w:val="nil"/>
              <w:bottom w:val="single" w:sz="4" w:space="0" w:color="auto"/>
              <w:right w:val="nil"/>
            </w:tcBorders>
            <w:vAlign w:val="bottom"/>
          </w:tcPr>
          <w:p w14:paraId="0CD41B4A" w14:textId="70739AB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c>
          <w:tcPr>
            <w:tcW w:w="410" w:type="pct"/>
            <w:tcBorders>
              <w:top w:val="single" w:sz="4" w:space="0" w:color="auto"/>
              <w:left w:val="nil"/>
              <w:bottom w:val="single" w:sz="4" w:space="0" w:color="auto"/>
              <w:right w:val="nil"/>
            </w:tcBorders>
            <w:vAlign w:val="bottom"/>
          </w:tcPr>
          <w:p w14:paraId="40279C95" w14:textId="2B22C887" w:rsidR="00841F9B" w:rsidRPr="0058775B" w:rsidRDefault="00841F9B" w:rsidP="0058775B">
            <w:pPr>
              <w:autoSpaceDE w:val="0"/>
              <w:autoSpaceDN w:val="0"/>
              <w:adjustRightInd w:val="0"/>
              <w:spacing w:line="259" w:lineRule="auto"/>
              <w:ind w:left="25" w:hanging="60"/>
              <w:jc w:val="center"/>
              <w:rPr>
                <w:rFonts w:cs="ZapfHumnst BT"/>
                <w:sz w:val="20"/>
                <w:szCs w:val="20"/>
                <w:highlight w:val="yellow"/>
              </w:rPr>
            </w:pPr>
          </w:p>
        </w:tc>
      </w:tr>
      <w:tr w:rsidR="0058775B" w:rsidRPr="0058775B" w14:paraId="5FEBAE93" w14:textId="77777777" w:rsidTr="00E9755D">
        <w:tblPrEx>
          <w:tblBorders>
            <w:top w:val="single" w:sz="4" w:space="0" w:color="auto"/>
            <w:left w:val="single" w:sz="4" w:space="0" w:color="auto"/>
            <w:bottom w:val="threeDEngrave" w:sz="12" w:space="0" w:color="auto"/>
            <w:right w:val="threeDEngrave" w:sz="12" w:space="0" w:color="auto"/>
          </w:tblBorders>
        </w:tblPrEx>
        <w:trPr>
          <w:jc w:val="center"/>
        </w:trPr>
        <w:tc>
          <w:tcPr>
            <w:tcW w:w="410" w:type="pct"/>
            <w:tcBorders>
              <w:top w:val="single" w:sz="4" w:space="0" w:color="auto"/>
              <w:left w:val="nil"/>
              <w:bottom w:val="single" w:sz="4" w:space="0" w:color="auto"/>
              <w:right w:val="nil"/>
            </w:tcBorders>
            <w:vAlign w:val="bottom"/>
          </w:tcPr>
          <w:p w14:paraId="09ED296D" w14:textId="567DC0EC" w:rsidR="00841F9B" w:rsidRPr="0058775B" w:rsidRDefault="00841F9B" w:rsidP="0058775B">
            <w:pPr>
              <w:autoSpaceDE w:val="0"/>
              <w:autoSpaceDN w:val="0"/>
              <w:adjustRightInd w:val="0"/>
              <w:spacing w:line="259" w:lineRule="auto"/>
              <w:rPr>
                <w:rFonts w:cs="ZapfHumnst BT"/>
                <w:b/>
                <w:sz w:val="20"/>
                <w:szCs w:val="20"/>
              </w:rPr>
            </w:pPr>
            <w:r w:rsidRPr="0058775B">
              <w:rPr>
                <w:rFonts w:cs="ZapfHumnst BT"/>
                <w:b/>
                <w:sz w:val="20"/>
                <w:szCs w:val="20"/>
              </w:rPr>
              <w:t>All teams</w:t>
            </w:r>
          </w:p>
        </w:tc>
        <w:tc>
          <w:tcPr>
            <w:tcW w:w="478" w:type="pct"/>
            <w:tcBorders>
              <w:top w:val="single" w:sz="4" w:space="0" w:color="auto"/>
              <w:left w:val="nil"/>
              <w:bottom w:val="single" w:sz="4" w:space="0" w:color="auto"/>
              <w:right w:val="nil"/>
            </w:tcBorders>
            <w:vAlign w:val="bottom"/>
          </w:tcPr>
          <w:p w14:paraId="6A5AECCC" w14:textId="3A1256F7" w:rsidR="00841F9B" w:rsidRPr="0058775B" w:rsidRDefault="00841F9B" w:rsidP="0058775B">
            <w:pPr>
              <w:autoSpaceDE w:val="0"/>
              <w:autoSpaceDN w:val="0"/>
              <w:adjustRightInd w:val="0"/>
              <w:spacing w:line="259" w:lineRule="auto"/>
              <w:ind w:left="25"/>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D3B42C6" w14:textId="40F96130"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57D78A7" w14:textId="6B12880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598A6686" w14:textId="17F9F401"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D8C03F0" w14:textId="2EAC02F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6F7FDF2F" w14:textId="51290B86"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17A1F57A" w14:textId="49656037"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3B531646" w14:textId="1A0B9525"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7D8A43CF" w14:textId="0CAB132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22" w:type="pct"/>
            <w:tcBorders>
              <w:top w:val="single" w:sz="4" w:space="0" w:color="auto"/>
              <w:left w:val="nil"/>
              <w:bottom w:val="single" w:sz="4" w:space="0" w:color="auto"/>
              <w:right w:val="nil"/>
            </w:tcBorders>
            <w:vAlign w:val="bottom"/>
          </w:tcPr>
          <w:p w14:paraId="3C5847DF" w14:textId="525E7493" w:rsidR="00841F9B" w:rsidRPr="0058775B" w:rsidRDefault="00841F9B" w:rsidP="0058775B">
            <w:pPr>
              <w:autoSpaceDE w:val="0"/>
              <w:autoSpaceDN w:val="0"/>
              <w:adjustRightInd w:val="0"/>
              <w:spacing w:line="259" w:lineRule="auto"/>
              <w:ind w:left="25" w:hanging="60"/>
              <w:jc w:val="center"/>
              <w:rPr>
                <w:rFonts w:cs="ZapfHumnst BT"/>
                <w:sz w:val="20"/>
                <w:szCs w:val="20"/>
              </w:rPr>
            </w:pPr>
          </w:p>
        </w:tc>
        <w:tc>
          <w:tcPr>
            <w:tcW w:w="410" w:type="pct"/>
            <w:tcBorders>
              <w:top w:val="single" w:sz="4" w:space="0" w:color="auto"/>
              <w:left w:val="nil"/>
              <w:bottom w:val="single" w:sz="4" w:space="0" w:color="auto"/>
              <w:right w:val="nil"/>
            </w:tcBorders>
            <w:vAlign w:val="bottom"/>
          </w:tcPr>
          <w:p w14:paraId="21CA109A" w14:textId="5C3E054E" w:rsidR="00841F9B" w:rsidRPr="0058775B" w:rsidRDefault="00841F9B" w:rsidP="0058775B">
            <w:pPr>
              <w:autoSpaceDE w:val="0"/>
              <w:autoSpaceDN w:val="0"/>
              <w:adjustRightInd w:val="0"/>
              <w:spacing w:line="259" w:lineRule="auto"/>
              <w:ind w:left="25" w:hanging="60"/>
              <w:jc w:val="center"/>
              <w:rPr>
                <w:rFonts w:cs="ZapfHumnst BT"/>
                <w:sz w:val="20"/>
                <w:szCs w:val="20"/>
              </w:rPr>
            </w:pPr>
          </w:p>
        </w:tc>
      </w:tr>
      <w:tr w:rsidR="00841F9B" w:rsidRPr="0058775B" w14:paraId="452AFCE3" w14:textId="77777777" w:rsidTr="0022306E">
        <w:tblPrEx>
          <w:tblBorders>
            <w:top w:val="single" w:sz="4" w:space="0" w:color="auto"/>
            <w:left w:val="single" w:sz="4" w:space="0" w:color="auto"/>
            <w:bottom w:val="threeDEngrave" w:sz="12" w:space="0" w:color="auto"/>
            <w:right w:val="threeDEngrave" w:sz="12" w:space="0" w:color="auto"/>
          </w:tblBorders>
        </w:tblPrEx>
        <w:trPr>
          <w:trHeight w:hRule="exact" w:val="80"/>
          <w:jc w:val="center"/>
        </w:trPr>
        <w:tc>
          <w:tcPr>
            <w:tcW w:w="5000" w:type="pct"/>
            <w:gridSpan w:val="12"/>
            <w:tcBorders>
              <w:top w:val="nil"/>
              <w:left w:val="nil"/>
              <w:bottom w:val="nil"/>
              <w:right w:val="nil"/>
            </w:tcBorders>
            <w:vAlign w:val="bottom"/>
          </w:tcPr>
          <w:p w14:paraId="6F9513F1" w14:textId="77777777" w:rsidR="00841F9B" w:rsidRPr="0058775B" w:rsidRDefault="00841F9B" w:rsidP="0058775B">
            <w:pPr>
              <w:autoSpaceDE w:val="0"/>
              <w:autoSpaceDN w:val="0"/>
              <w:adjustRightInd w:val="0"/>
              <w:spacing w:line="259" w:lineRule="auto"/>
              <w:rPr>
                <w:rFonts w:cs="ZapfHumnst BT"/>
                <w:sz w:val="20"/>
                <w:szCs w:val="20"/>
              </w:rPr>
            </w:pPr>
          </w:p>
        </w:tc>
      </w:tr>
    </w:tbl>
    <w:p w14:paraId="464C0411" w14:textId="4636E6C4" w:rsidR="0058775B" w:rsidRPr="0058775B" w:rsidRDefault="0058775B" w:rsidP="003019C5">
      <w:pPr>
        <w:autoSpaceDE w:val="0"/>
        <w:autoSpaceDN w:val="0"/>
        <w:adjustRightInd w:val="0"/>
        <w:spacing w:line="259" w:lineRule="auto"/>
        <w:rPr>
          <w:rFonts w:cs="ZapfHumnst BT"/>
          <w:sz w:val="16"/>
          <w:szCs w:val="16"/>
        </w:rPr>
      </w:pPr>
      <w:r>
        <w:rPr>
          <w:rFonts w:cs="ZapfHumnst BT"/>
          <w:sz w:val="16"/>
          <w:szCs w:val="16"/>
          <w:vertAlign w:val="superscript"/>
        </w:rPr>
        <w:t>a</w:t>
      </w:r>
      <w:r w:rsidRPr="0058775B">
        <w:rPr>
          <w:rFonts w:cs="ZapfHumnst BT"/>
          <w:sz w:val="16"/>
          <w:szCs w:val="16"/>
        </w:rPr>
        <w:t xml:space="preserve"> Household response rate</w:t>
      </w:r>
      <w:proofErr w:type="gramStart"/>
      <w:r w:rsidRPr="0058775B">
        <w:rPr>
          <w:rFonts w:cs="ZapfHumnst BT"/>
          <w:sz w:val="16"/>
          <w:szCs w:val="16"/>
        </w:rPr>
        <w:t>=(</w:t>
      </w:r>
      <w:proofErr w:type="gramEnd"/>
      <w:r w:rsidRPr="0058775B">
        <w:rPr>
          <w:rFonts w:cs="ZapfHumnst BT"/>
          <w:sz w:val="16"/>
          <w:szCs w:val="16"/>
        </w:rPr>
        <w:t>1)/[(1)+(2)+(3)+(5)+(10)]x100</w:t>
      </w:r>
      <w:r w:rsidR="00E9755D">
        <w:rPr>
          <w:rFonts w:cs="ZapfHumnst BT"/>
          <w:sz w:val="16"/>
          <w:szCs w:val="16"/>
        </w:rPr>
        <w:t>.</w:t>
      </w:r>
      <w:r w:rsidRPr="0058775B">
        <w:rPr>
          <w:rFonts w:cs="ZapfHumnst BT"/>
          <w:sz w:val="16"/>
          <w:szCs w:val="16"/>
        </w:rPr>
        <w:t xml:space="preserve"> </w:t>
      </w:r>
      <w:r w:rsidR="00E9755D">
        <w:rPr>
          <w:rFonts w:cs="ZapfHumnst BT"/>
          <w:sz w:val="16"/>
          <w:szCs w:val="16"/>
        </w:rPr>
        <w:t>The t</w:t>
      </w:r>
      <w:r w:rsidRPr="0058775B">
        <w:rPr>
          <w:rFonts w:cs="ZapfHumnst BT"/>
          <w:sz w:val="16"/>
          <w:szCs w:val="16"/>
        </w:rPr>
        <w:t xml:space="preserve">arget is 95 percent for </w:t>
      </w:r>
      <w:r w:rsidR="00E9755D">
        <w:rPr>
          <w:rFonts w:cs="ZapfHumnst BT"/>
          <w:sz w:val="16"/>
          <w:szCs w:val="16"/>
        </w:rPr>
        <w:t xml:space="preserve">the </w:t>
      </w:r>
      <w:r w:rsidRPr="0058775B">
        <w:rPr>
          <w:rFonts w:cs="ZapfHumnst BT"/>
          <w:sz w:val="16"/>
          <w:szCs w:val="16"/>
        </w:rPr>
        <w:t>household response rate</w:t>
      </w:r>
      <w:r w:rsidR="00E9755D">
        <w:rPr>
          <w:rFonts w:cs="ZapfHumnst BT"/>
          <w:sz w:val="16"/>
          <w:szCs w:val="16"/>
        </w:rPr>
        <w:t>.</w:t>
      </w:r>
    </w:p>
    <w:p w14:paraId="0B3AEF7C" w14:textId="77777777" w:rsidR="0058775B" w:rsidRPr="0058775B" w:rsidRDefault="0058775B">
      <w:pPr>
        <w:pStyle w:val="BodyText"/>
        <w:rPr>
          <w:sz w:val="16"/>
          <w:szCs w:val="16"/>
        </w:rPr>
        <w:sectPr w:rsidR="0058775B" w:rsidRPr="0058775B" w:rsidSect="0058775B">
          <w:footerReference w:type="default" r:id="rId47"/>
          <w:pgSz w:w="15840" w:h="12240" w:orient="landscape" w:code="1"/>
          <w:pgMar w:top="1440" w:right="1440" w:bottom="1440" w:left="1440" w:header="720" w:footer="720" w:gutter="0"/>
          <w:cols w:space="720"/>
          <w:docGrid w:linePitch="326"/>
        </w:sectPr>
      </w:pPr>
    </w:p>
    <w:p w14:paraId="5C3C143E" w14:textId="67E99ABB" w:rsidR="00841F9B" w:rsidRPr="005C1338" w:rsidRDefault="003F717D" w:rsidP="005C1338">
      <w:pPr>
        <w:pStyle w:val="BodyText"/>
      </w:pPr>
      <w:r w:rsidRPr="005C1338">
        <w:rPr>
          <w:b/>
        </w:rPr>
        <w:t xml:space="preserve">Table </w:t>
      </w:r>
      <w:r w:rsidR="00661687">
        <w:rPr>
          <w:b/>
        </w:rPr>
        <w:t>A3.</w:t>
      </w:r>
      <w:r w:rsidRPr="005C1338">
        <w:rPr>
          <w:b/>
        </w:rPr>
        <w:t xml:space="preserve">2 </w:t>
      </w:r>
      <w:r w:rsidRPr="005C1338">
        <w:t xml:space="preserve">presents </w:t>
      </w:r>
      <w:r w:rsidR="00616076" w:rsidRPr="005C1338">
        <w:t>information about the presence of primary adult decisionmakers in households with a completed roster</w:t>
      </w:r>
      <w:r w:rsidRPr="005C1338">
        <w:t>.</w:t>
      </w:r>
      <w:r w:rsidR="00616076" w:rsidRPr="005C1338">
        <w:t xml:space="preserve"> [</w:t>
      </w:r>
      <w:r w:rsidR="00616076" w:rsidRPr="003019C5">
        <w:rPr>
          <w:highlight w:val="yellow"/>
        </w:rPr>
        <w:t xml:space="preserve">Describe the results presented in Table </w:t>
      </w:r>
      <w:r w:rsidR="00661687">
        <w:rPr>
          <w:highlight w:val="yellow"/>
        </w:rPr>
        <w:t>A3.</w:t>
      </w:r>
      <w:r w:rsidR="00616076" w:rsidRPr="005C1338">
        <w:rPr>
          <w:highlight w:val="yellow"/>
        </w:rPr>
        <w:t>2</w:t>
      </w:r>
      <w:r w:rsidR="00616076" w:rsidRPr="003019C5">
        <w:rPr>
          <w:highlight w:val="yellow"/>
        </w:rPr>
        <w:t>.</w:t>
      </w:r>
      <w:r w:rsidR="00616076" w:rsidRPr="005C1338">
        <w:t>]</w:t>
      </w:r>
    </w:p>
    <w:p w14:paraId="15DEC469" w14:textId="77777777" w:rsidR="005C1338" w:rsidRDefault="005C1338" w:rsidP="008B6850">
      <w:pPr>
        <w:pStyle w:val="BodyText"/>
        <w:sectPr w:rsidR="005C1338" w:rsidSect="005B0FDE">
          <w:footerReference w:type="default" r:id="rId48"/>
          <w:pgSz w:w="12240" w:h="15840" w:code="1"/>
          <w:pgMar w:top="1440" w:right="1440" w:bottom="1440" w:left="1440" w:header="720" w:footer="720" w:gutter="0"/>
          <w:cols w:space="720"/>
          <w:docGrid w:linePitch="326"/>
        </w:sectPr>
      </w:pPr>
    </w:p>
    <w:p w14:paraId="00950653" w14:textId="41E4E2E1" w:rsidR="0058775B" w:rsidRPr="003F717D" w:rsidRDefault="005C1338" w:rsidP="003019C5">
      <w:pPr>
        <w:pStyle w:val="Tabletitle"/>
        <w:keepLines/>
        <w:spacing w:before="240"/>
        <w:contextualSpacing/>
        <w:outlineLvl w:val="3"/>
      </w:pPr>
      <w:bookmarkStart w:id="912" w:name="_Toc50719242"/>
      <w:r>
        <w:t xml:space="preserve">Table </w:t>
      </w:r>
      <w:r w:rsidR="00396A13">
        <w:t>A</w:t>
      </w:r>
      <w:r w:rsidR="008B6084">
        <w:t>3.2</w:t>
      </w:r>
      <w:r w:rsidR="0022306E">
        <w:t>: Primary Male and Female D</w:t>
      </w:r>
      <w:r>
        <w:t>ecisionmakers</w:t>
      </w:r>
      <w:bookmarkEnd w:id="912"/>
    </w:p>
    <w:tbl>
      <w:tblPr>
        <w:tblW w:w="5000" w:type="pct"/>
        <w:tblLayout w:type="fixed"/>
        <w:tblCellMar>
          <w:left w:w="30" w:type="dxa"/>
          <w:right w:w="30" w:type="dxa"/>
        </w:tblCellMar>
        <w:tblLook w:val="0000" w:firstRow="0" w:lastRow="0" w:firstColumn="0" w:lastColumn="0" w:noHBand="0" w:noVBand="0"/>
      </w:tblPr>
      <w:tblGrid>
        <w:gridCol w:w="1225"/>
        <w:gridCol w:w="1966"/>
        <w:gridCol w:w="1965"/>
        <w:gridCol w:w="1965"/>
        <w:gridCol w:w="1965"/>
        <w:gridCol w:w="1965"/>
        <w:gridCol w:w="1961"/>
        <w:gridCol w:w="8"/>
      </w:tblGrid>
      <w:tr w:rsidR="008B6850" w:rsidRPr="0022306E" w14:paraId="14FC39B0" w14:textId="77777777" w:rsidTr="0022306E">
        <w:trPr>
          <w:gridAfter w:val="1"/>
          <w:wAfter w:w="8" w:type="dxa"/>
        </w:trPr>
        <w:tc>
          <w:tcPr>
            <w:tcW w:w="12952" w:type="dxa"/>
            <w:gridSpan w:val="7"/>
            <w:tcBorders>
              <w:top w:val="nil"/>
              <w:left w:val="nil"/>
              <w:bottom w:val="nil"/>
              <w:right w:val="nil"/>
            </w:tcBorders>
            <w:vAlign w:val="bottom"/>
          </w:tcPr>
          <w:p w14:paraId="2D7C4F55" w14:textId="364395C0" w:rsidR="008B6850" w:rsidRPr="0022306E" w:rsidRDefault="008B6850" w:rsidP="006B778C">
            <w:pPr>
              <w:autoSpaceDE w:val="0"/>
              <w:autoSpaceDN w:val="0"/>
              <w:adjustRightInd w:val="0"/>
              <w:spacing w:line="259" w:lineRule="auto"/>
              <w:rPr>
                <w:rFonts w:cs="ZapfHumnst BT"/>
                <w:sz w:val="20"/>
                <w:szCs w:val="20"/>
              </w:rPr>
            </w:pPr>
            <w:r w:rsidRPr="0022306E">
              <w:rPr>
                <w:rFonts w:cs="ZapfHumnst BT"/>
                <w:sz w:val="20"/>
                <w:szCs w:val="20"/>
              </w:rPr>
              <w:t>Number of households with a completed roster and, among those households, the percentage with at least one male member 18</w:t>
            </w:r>
            <w:r w:rsidR="00E9755D">
              <w:rPr>
                <w:rFonts w:cs="ZapfHumnst BT"/>
                <w:sz w:val="20"/>
                <w:szCs w:val="20"/>
              </w:rPr>
              <w:t xml:space="preserve"> years of age or older</w:t>
            </w:r>
            <w:r w:rsidRPr="0022306E">
              <w:rPr>
                <w:rFonts w:cs="ZapfHumnst BT"/>
                <w:sz w:val="20"/>
                <w:szCs w:val="20"/>
              </w:rPr>
              <w:t>, the percentage with a male decisionmaker, the percentage with at least one female member 18</w:t>
            </w:r>
            <w:r w:rsidR="00E9755D">
              <w:rPr>
                <w:rFonts w:cs="ZapfHumnst BT"/>
                <w:sz w:val="20"/>
                <w:szCs w:val="20"/>
              </w:rPr>
              <w:t xml:space="preserve"> years of age or older</w:t>
            </w:r>
            <w:r w:rsidRPr="0022306E">
              <w:rPr>
                <w:rFonts w:cs="ZapfHumnst BT"/>
                <w:sz w:val="20"/>
                <w:szCs w:val="20"/>
              </w:rPr>
              <w:t>, the percentage with a female decisionmaker, and the percentage of households with at least one decisionmaker, by interviewer team, Feed the Future [</w:t>
            </w:r>
            <w:r w:rsidRPr="003019C5">
              <w:rPr>
                <w:rFonts w:cs="ZapfHumnst BT"/>
                <w:sz w:val="20"/>
                <w:szCs w:val="20"/>
                <w:highlight w:val="yellow"/>
              </w:rPr>
              <w:t>Country</w:t>
            </w:r>
            <w:r w:rsidRPr="0022306E">
              <w:rPr>
                <w:rFonts w:cs="ZapfHumnst BT"/>
                <w:sz w:val="20"/>
                <w:szCs w:val="20"/>
              </w:rPr>
              <w:t>] ZOI Survey [</w:t>
            </w:r>
            <w:r w:rsidR="00A11DD1">
              <w:rPr>
                <w:rFonts w:cs="ZapfHumnst BT"/>
                <w:sz w:val="20"/>
                <w:szCs w:val="20"/>
                <w:highlight w:val="yellow"/>
              </w:rPr>
              <w:t xml:space="preserve">endline </w:t>
            </w:r>
            <w:r w:rsidRPr="003019C5">
              <w:rPr>
                <w:rFonts w:cs="ZapfHumnst BT"/>
                <w:sz w:val="20"/>
                <w:szCs w:val="20"/>
                <w:highlight w:val="yellow"/>
              </w:rPr>
              <w:t>survey year(s)</w:t>
            </w:r>
            <w:r w:rsidRPr="0022306E">
              <w:rPr>
                <w:rFonts w:cs="ZapfHumnst BT"/>
                <w:sz w:val="20"/>
                <w:szCs w:val="20"/>
              </w:rPr>
              <w:t>]</w:t>
            </w:r>
          </w:p>
        </w:tc>
      </w:tr>
      <w:tr w:rsidR="0022306E" w:rsidRPr="0022306E" w14:paraId="1A2ACDD1"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nil"/>
              <w:right w:val="nil"/>
            </w:tcBorders>
            <w:shd w:val="clear" w:color="auto" w:fill="387990"/>
          </w:tcPr>
          <w:p w14:paraId="2B3DC531" w14:textId="77777777" w:rsidR="008B6850" w:rsidRPr="0022306E" w:rsidRDefault="008B6850" w:rsidP="0022306E">
            <w:pPr>
              <w:autoSpaceDE w:val="0"/>
              <w:autoSpaceDN w:val="0"/>
              <w:adjustRightInd w:val="0"/>
              <w:spacing w:line="259" w:lineRule="auto"/>
              <w:rPr>
                <w:rFonts w:cs="ZapfHumnst BT"/>
                <w:b/>
                <w:color w:val="FFFFFF" w:themeColor="background1"/>
                <w:sz w:val="20"/>
                <w:szCs w:val="20"/>
              </w:rPr>
            </w:pPr>
          </w:p>
        </w:tc>
        <w:tc>
          <w:tcPr>
            <w:tcW w:w="1957" w:type="dxa"/>
            <w:tcBorders>
              <w:top w:val="single" w:sz="4" w:space="0" w:color="auto"/>
              <w:left w:val="nil"/>
              <w:bottom w:val="nil"/>
              <w:right w:val="nil"/>
            </w:tcBorders>
            <w:shd w:val="clear" w:color="auto" w:fill="387990"/>
          </w:tcPr>
          <w:p w14:paraId="7BC2C1BD"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c>
          <w:tcPr>
            <w:tcW w:w="3912" w:type="dxa"/>
            <w:gridSpan w:val="2"/>
            <w:tcBorders>
              <w:top w:val="single" w:sz="4" w:space="0" w:color="auto"/>
              <w:left w:val="nil"/>
              <w:bottom w:val="single" w:sz="4" w:space="0" w:color="FFFFFF" w:themeColor="background1"/>
              <w:right w:val="nil"/>
            </w:tcBorders>
            <w:shd w:val="clear" w:color="auto" w:fill="387990"/>
          </w:tcPr>
          <w:p w14:paraId="798F60CC"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Male</w:t>
            </w:r>
          </w:p>
        </w:tc>
        <w:tc>
          <w:tcPr>
            <w:tcW w:w="3912" w:type="dxa"/>
            <w:gridSpan w:val="2"/>
            <w:tcBorders>
              <w:top w:val="single" w:sz="4" w:space="0" w:color="auto"/>
              <w:left w:val="nil"/>
              <w:bottom w:val="single" w:sz="4" w:space="0" w:color="FFFFFF" w:themeColor="background1"/>
              <w:right w:val="nil"/>
            </w:tcBorders>
            <w:shd w:val="clear" w:color="auto" w:fill="387990"/>
          </w:tcPr>
          <w:p w14:paraId="0C817D1B"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Female</w:t>
            </w:r>
          </w:p>
        </w:tc>
        <w:tc>
          <w:tcPr>
            <w:tcW w:w="1960" w:type="dxa"/>
            <w:gridSpan w:val="2"/>
            <w:tcBorders>
              <w:top w:val="single" w:sz="4" w:space="0" w:color="auto"/>
              <w:left w:val="nil"/>
              <w:bottom w:val="nil"/>
              <w:right w:val="nil"/>
            </w:tcBorders>
            <w:shd w:val="clear" w:color="auto" w:fill="387990"/>
          </w:tcPr>
          <w:p w14:paraId="5EA9262F" w14:textId="77777777"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p>
        </w:tc>
      </w:tr>
      <w:tr w:rsidR="0022306E" w:rsidRPr="0022306E" w14:paraId="1D7AFB1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nil"/>
              <w:left w:val="nil"/>
              <w:bottom w:val="single" w:sz="4" w:space="0" w:color="auto"/>
              <w:right w:val="nil"/>
            </w:tcBorders>
            <w:shd w:val="clear" w:color="auto" w:fill="387990"/>
            <w:vAlign w:val="bottom"/>
          </w:tcPr>
          <w:p w14:paraId="77267E40" w14:textId="5D704C99" w:rsidR="008B6850" w:rsidRPr="0022306E" w:rsidRDefault="0022306E" w:rsidP="0022306E">
            <w:pPr>
              <w:autoSpaceDE w:val="0"/>
              <w:autoSpaceDN w:val="0"/>
              <w:adjustRightInd w:val="0"/>
              <w:spacing w:line="259" w:lineRule="auto"/>
              <w:rPr>
                <w:rFonts w:cs="ZapfHumnst BT"/>
                <w:b/>
                <w:color w:val="FFFFFF" w:themeColor="background1"/>
                <w:sz w:val="20"/>
                <w:szCs w:val="20"/>
              </w:rPr>
            </w:pPr>
            <w:r w:rsidRPr="0022306E">
              <w:rPr>
                <w:rFonts w:cs="ZapfHumnst BT"/>
                <w:b/>
                <w:color w:val="FFFFFF" w:themeColor="background1"/>
                <w:sz w:val="20"/>
                <w:szCs w:val="20"/>
              </w:rPr>
              <w:t>Team</w:t>
            </w:r>
          </w:p>
        </w:tc>
        <w:tc>
          <w:tcPr>
            <w:tcW w:w="1957" w:type="dxa"/>
            <w:tcBorders>
              <w:top w:val="nil"/>
              <w:left w:val="nil"/>
              <w:bottom w:val="single" w:sz="4" w:space="0" w:color="auto"/>
              <w:right w:val="nil"/>
            </w:tcBorders>
            <w:shd w:val="clear" w:color="auto" w:fill="387990"/>
            <w:vAlign w:val="bottom"/>
          </w:tcPr>
          <w:p w14:paraId="5FE1C4D6" w14:textId="5738CCB3"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w:t>
            </w:r>
            <w:r w:rsidR="00E9755D">
              <w:rPr>
                <w:rFonts w:cs="ZapfHumnst BT"/>
                <w:b/>
                <w:color w:val="FFFFFF" w:themeColor="background1"/>
                <w:sz w:val="20"/>
                <w:szCs w:val="20"/>
              </w:rPr>
              <w:t>M</w:t>
            </w:r>
            <w:r w:rsidRPr="0022306E">
              <w:rPr>
                <w:rFonts w:cs="ZapfHumnst BT"/>
                <w:b/>
                <w:color w:val="FFFFFF" w:themeColor="background1"/>
                <w:sz w:val="20"/>
                <w:szCs w:val="20"/>
              </w:rPr>
              <w:t xml:space="preserve">odule 1 completed </w:t>
            </w:r>
          </w:p>
          <w:p w14:paraId="1AC6475A" w14:textId="7349347C"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(N)</w:t>
            </w:r>
          </w:p>
        </w:tc>
        <w:tc>
          <w:tcPr>
            <w:tcW w:w="1956" w:type="dxa"/>
            <w:tcBorders>
              <w:top w:val="single" w:sz="4" w:space="0" w:color="FFFFFF" w:themeColor="background1"/>
              <w:left w:val="nil"/>
              <w:bottom w:val="single" w:sz="4" w:space="0" w:color="auto"/>
              <w:right w:val="nil"/>
            </w:tcBorders>
            <w:shd w:val="clear" w:color="auto" w:fill="387990"/>
            <w:vAlign w:val="bottom"/>
          </w:tcPr>
          <w:p w14:paraId="5A6F64B8"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male member 18+ </w:t>
            </w:r>
          </w:p>
          <w:p w14:paraId="43AC02F7" w14:textId="7E77C16E"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534489F4"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male decisionmaker </w:t>
            </w:r>
          </w:p>
          <w:p w14:paraId="38FA8B35" w14:textId="076D2C30"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0244D90D"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female member 18+ </w:t>
            </w:r>
          </w:p>
          <w:p w14:paraId="7EBB430C" w14:textId="26477043"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56" w:type="dxa"/>
            <w:tcBorders>
              <w:top w:val="single" w:sz="4" w:space="0" w:color="FFFFFF" w:themeColor="background1"/>
              <w:left w:val="nil"/>
              <w:bottom w:val="single" w:sz="4" w:space="0" w:color="auto"/>
              <w:right w:val="nil"/>
            </w:tcBorders>
            <w:shd w:val="clear" w:color="auto" w:fill="387990"/>
            <w:vAlign w:val="bottom"/>
          </w:tcPr>
          <w:p w14:paraId="1DAA7816"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primary adult female decisionmaker </w:t>
            </w:r>
          </w:p>
          <w:p w14:paraId="7108188B" w14:textId="2FCDA1E2"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c>
          <w:tcPr>
            <w:tcW w:w="1960" w:type="dxa"/>
            <w:gridSpan w:val="2"/>
            <w:tcBorders>
              <w:top w:val="nil"/>
              <w:left w:val="nil"/>
              <w:bottom w:val="single" w:sz="4" w:space="0" w:color="auto"/>
              <w:right w:val="nil"/>
            </w:tcBorders>
            <w:shd w:val="clear" w:color="auto" w:fill="387990"/>
            <w:vAlign w:val="bottom"/>
          </w:tcPr>
          <w:p w14:paraId="7EC83649" w14:textId="77777777" w:rsid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 xml:space="preserve">HH with at least one primary adult decisionmaker </w:t>
            </w:r>
          </w:p>
          <w:p w14:paraId="5EA28FFE" w14:textId="61D790E5" w:rsidR="008B6850" w:rsidRPr="0022306E" w:rsidRDefault="008B6850" w:rsidP="0022306E">
            <w:pPr>
              <w:autoSpaceDE w:val="0"/>
              <w:autoSpaceDN w:val="0"/>
              <w:adjustRightInd w:val="0"/>
              <w:spacing w:line="259" w:lineRule="auto"/>
              <w:jc w:val="center"/>
              <w:rPr>
                <w:rFonts w:cs="ZapfHumnst BT"/>
                <w:b/>
                <w:color w:val="FFFFFF" w:themeColor="background1"/>
                <w:sz w:val="20"/>
                <w:szCs w:val="20"/>
              </w:rPr>
            </w:pPr>
            <w:r w:rsidRPr="0022306E">
              <w:rPr>
                <w:rFonts w:cs="ZapfHumnst BT"/>
                <w:b/>
                <w:color w:val="FFFFFF" w:themeColor="background1"/>
                <w:sz w:val="20"/>
                <w:szCs w:val="20"/>
              </w:rPr>
              <w:t>(%)</w:t>
            </w:r>
          </w:p>
        </w:tc>
      </w:tr>
      <w:tr w:rsidR="008B6850" w:rsidRPr="0022306E" w14:paraId="25558A95"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D6CFA9" w14:textId="253608BE"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w:t>
            </w:r>
          </w:p>
        </w:tc>
        <w:tc>
          <w:tcPr>
            <w:tcW w:w="1957" w:type="dxa"/>
            <w:tcBorders>
              <w:top w:val="single" w:sz="4" w:space="0" w:color="auto"/>
              <w:left w:val="nil"/>
              <w:bottom w:val="single" w:sz="4" w:space="0" w:color="auto"/>
              <w:right w:val="nil"/>
            </w:tcBorders>
            <w:vAlign w:val="bottom"/>
          </w:tcPr>
          <w:p w14:paraId="1AE94F01" w14:textId="37ED44C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888D38" w14:textId="2A0FB70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89E4522" w14:textId="4E26301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CEEE22" w14:textId="5382709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F9284D0" w14:textId="27145EB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42FE0012" w14:textId="36F9C55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4D714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DB23A03" w14:textId="2C669C57"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2</w:t>
            </w:r>
          </w:p>
        </w:tc>
        <w:tc>
          <w:tcPr>
            <w:tcW w:w="1957" w:type="dxa"/>
            <w:tcBorders>
              <w:top w:val="single" w:sz="4" w:space="0" w:color="auto"/>
              <w:left w:val="nil"/>
              <w:bottom w:val="single" w:sz="4" w:space="0" w:color="auto"/>
              <w:right w:val="nil"/>
            </w:tcBorders>
            <w:vAlign w:val="bottom"/>
          </w:tcPr>
          <w:p w14:paraId="196874A9" w14:textId="08146F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503CA1" w14:textId="01A73E7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C32C009" w14:textId="748DDEB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1FDE10E" w14:textId="51CB050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3AF8A04" w14:textId="05275A9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04E6A37" w14:textId="2473AFAE"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3B3929D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44FF68F2" w14:textId="4C64208D" w:rsidR="008B6850" w:rsidRPr="0022306E" w:rsidRDefault="008B6850" w:rsidP="0022306E">
            <w:pPr>
              <w:autoSpaceDE w:val="0"/>
              <w:autoSpaceDN w:val="0"/>
              <w:adjustRightInd w:val="0"/>
              <w:spacing w:line="259" w:lineRule="auto"/>
              <w:ind w:left="58" w:hanging="58"/>
              <w:rPr>
                <w:rFonts w:cs="ZapfHumnst BT"/>
                <w:sz w:val="20"/>
                <w:szCs w:val="20"/>
              </w:rPr>
            </w:pPr>
            <w:r w:rsidRPr="003019C5">
              <w:rPr>
                <w:rFonts w:cs="ZapfHumnst BT"/>
                <w:sz w:val="20"/>
                <w:szCs w:val="20"/>
              </w:rPr>
              <w:t>Team</w:t>
            </w:r>
            <w:r w:rsidRPr="0022306E">
              <w:rPr>
                <w:rFonts w:cs="ZapfHumnst BT"/>
                <w:sz w:val="20"/>
                <w:szCs w:val="20"/>
              </w:rPr>
              <w:t xml:space="preserve"> 3</w:t>
            </w:r>
          </w:p>
        </w:tc>
        <w:tc>
          <w:tcPr>
            <w:tcW w:w="1957" w:type="dxa"/>
            <w:tcBorders>
              <w:top w:val="single" w:sz="4" w:space="0" w:color="auto"/>
              <w:left w:val="nil"/>
              <w:bottom w:val="single" w:sz="4" w:space="0" w:color="auto"/>
              <w:right w:val="nil"/>
            </w:tcBorders>
            <w:vAlign w:val="bottom"/>
          </w:tcPr>
          <w:p w14:paraId="1569D712" w14:textId="7D1F3E4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86C8823" w14:textId="46B3DC8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AF5BD8" w14:textId="2139EFDE"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06318A0" w14:textId="794D30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4B4A3F1" w14:textId="42F2D7CA"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1022B05" w14:textId="13125FD3"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7636A1D"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063050" w14:textId="49F76EB0"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4</w:t>
            </w:r>
          </w:p>
        </w:tc>
        <w:tc>
          <w:tcPr>
            <w:tcW w:w="1957" w:type="dxa"/>
            <w:tcBorders>
              <w:top w:val="single" w:sz="4" w:space="0" w:color="auto"/>
              <w:left w:val="nil"/>
              <w:bottom w:val="single" w:sz="4" w:space="0" w:color="auto"/>
              <w:right w:val="nil"/>
            </w:tcBorders>
            <w:vAlign w:val="bottom"/>
          </w:tcPr>
          <w:p w14:paraId="57782A6D" w14:textId="5F34448F"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8008EBC" w14:textId="3E26526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87094CC" w14:textId="15AD8DD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209090F" w14:textId="259D114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FAD7213" w14:textId="16E9E25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BFDEC6B" w14:textId="32A59FA2"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2A22FEF6"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2BEA9894" w14:textId="1DA3683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5</w:t>
            </w:r>
          </w:p>
        </w:tc>
        <w:tc>
          <w:tcPr>
            <w:tcW w:w="1957" w:type="dxa"/>
            <w:tcBorders>
              <w:top w:val="single" w:sz="4" w:space="0" w:color="auto"/>
              <w:left w:val="nil"/>
              <w:bottom w:val="single" w:sz="4" w:space="0" w:color="auto"/>
              <w:right w:val="nil"/>
            </w:tcBorders>
            <w:vAlign w:val="bottom"/>
          </w:tcPr>
          <w:p w14:paraId="61EC2886" w14:textId="3F7ABF8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BDB96D0" w14:textId="1CB0A37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35863F" w14:textId="1044064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6C132E" w14:textId="52C95162"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F287B96" w14:textId="212991C1"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7F1A2C50" w14:textId="7337078D"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BA2CDBF"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1B9BEDA0" w14:textId="1E58599B"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6</w:t>
            </w:r>
          </w:p>
        </w:tc>
        <w:tc>
          <w:tcPr>
            <w:tcW w:w="1957" w:type="dxa"/>
            <w:tcBorders>
              <w:top w:val="single" w:sz="4" w:space="0" w:color="auto"/>
              <w:left w:val="nil"/>
              <w:bottom w:val="single" w:sz="4" w:space="0" w:color="auto"/>
              <w:right w:val="nil"/>
            </w:tcBorders>
            <w:vAlign w:val="bottom"/>
          </w:tcPr>
          <w:p w14:paraId="47F7C6D3" w14:textId="719280D5"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793733C" w14:textId="57FBCA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EB86B76" w14:textId="018149E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43FF5D37" w14:textId="33593CE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6A7EE88" w14:textId="55297ACF"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376B24B" w14:textId="63126E9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424A772B"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FBC04D0" w14:textId="41701F92"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7</w:t>
            </w:r>
          </w:p>
        </w:tc>
        <w:tc>
          <w:tcPr>
            <w:tcW w:w="1957" w:type="dxa"/>
            <w:tcBorders>
              <w:top w:val="single" w:sz="4" w:space="0" w:color="auto"/>
              <w:left w:val="nil"/>
              <w:bottom w:val="single" w:sz="4" w:space="0" w:color="auto"/>
              <w:right w:val="nil"/>
            </w:tcBorders>
            <w:vAlign w:val="bottom"/>
          </w:tcPr>
          <w:p w14:paraId="3B114CAC" w14:textId="234EC8C0"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1B7234D" w14:textId="4311F77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9D1F906" w14:textId="5E38C608"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74B098F" w14:textId="787C93A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4BA9D7F" w14:textId="7692CAD7"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3638F637" w14:textId="1C6555A1"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7E64EFF2"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3DCA88A2" w14:textId="65E382F6"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8</w:t>
            </w:r>
          </w:p>
        </w:tc>
        <w:tc>
          <w:tcPr>
            <w:tcW w:w="1957" w:type="dxa"/>
            <w:tcBorders>
              <w:top w:val="single" w:sz="4" w:space="0" w:color="auto"/>
              <w:left w:val="nil"/>
              <w:bottom w:val="single" w:sz="4" w:space="0" w:color="auto"/>
              <w:right w:val="nil"/>
            </w:tcBorders>
            <w:vAlign w:val="bottom"/>
          </w:tcPr>
          <w:p w14:paraId="1DE88ACA" w14:textId="7698F77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D213C59" w14:textId="25F9AE1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F1521C8" w14:textId="2463DBF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8BDF4CF" w14:textId="199FD966"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A658C7A" w14:textId="3FBB9069"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4CB1803" w14:textId="20783CA7"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656EF85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01561459" w14:textId="5627DF0A"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9</w:t>
            </w:r>
          </w:p>
        </w:tc>
        <w:tc>
          <w:tcPr>
            <w:tcW w:w="1957" w:type="dxa"/>
            <w:tcBorders>
              <w:top w:val="single" w:sz="4" w:space="0" w:color="auto"/>
              <w:left w:val="nil"/>
              <w:bottom w:val="single" w:sz="4" w:space="0" w:color="auto"/>
              <w:right w:val="nil"/>
            </w:tcBorders>
            <w:vAlign w:val="bottom"/>
          </w:tcPr>
          <w:p w14:paraId="5E575081" w14:textId="1AF5E83A"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56B84B37" w14:textId="74988A1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72A66ED" w14:textId="5203BDE3"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30BB8C28" w14:textId="1D9E03C7"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5FCB053" w14:textId="4D750718"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05392A" w14:textId="655A1F70"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57EAF1E"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6D3B0E81" w14:textId="08AFC649" w:rsidR="008B6850" w:rsidRPr="0022306E" w:rsidRDefault="008B6850" w:rsidP="0022306E">
            <w:pPr>
              <w:autoSpaceDE w:val="0"/>
              <w:autoSpaceDN w:val="0"/>
              <w:adjustRightInd w:val="0"/>
              <w:spacing w:line="259" w:lineRule="auto"/>
              <w:ind w:left="58" w:hanging="58"/>
              <w:rPr>
                <w:rFonts w:cs="ZapfHumnst BT"/>
                <w:sz w:val="20"/>
                <w:szCs w:val="20"/>
              </w:rPr>
            </w:pPr>
            <w:r w:rsidRPr="0022306E">
              <w:rPr>
                <w:rFonts w:cs="ZapfHumnst BT"/>
                <w:sz w:val="20"/>
                <w:szCs w:val="20"/>
              </w:rPr>
              <w:t>Team 10</w:t>
            </w:r>
          </w:p>
        </w:tc>
        <w:tc>
          <w:tcPr>
            <w:tcW w:w="1957" w:type="dxa"/>
            <w:tcBorders>
              <w:top w:val="single" w:sz="4" w:space="0" w:color="auto"/>
              <w:left w:val="nil"/>
              <w:bottom w:val="single" w:sz="4" w:space="0" w:color="auto"/>
              <w:right w:val="nil"/>
            </w:tcBorders>
            <w:vAlign w:val="bottom"/>
          </w:tcPr>
          <w:p w14:paraId="0DA85B56" w14:textId="3127E3A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EC49816" w14:textId="40D11BE4"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270B2D0E" w14:textId="11067C09"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72CC3A3D" w14:textId="7390B1EB"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FE3334B" w14:textId="6E31477E"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6A3384E8" w14:textId="66DAAD25" w:rsidR="008B6850" w:rsidRPr="0022306E" w:rsidRDefault="008B6850" w:rsidP="0022306E">
            <w:pPr>
              <w:autoSpaceDE w:val="0"/>
              <w:autoSpaceDN w:val="0"/>
              <w:adjustRightInd w:val="0"/>
              <w:spacing w:line="259" w:lineRule="auto"/>
              <w:jc w:val="center"/>
              <w:rPr>
                <w:rFonts w:cs="ZapfHumnst BT"/>
                <w:sz w:val="20"/>
                <w:szCs w:val="20"/>
              </w:rPr>
            </w:pPr>
          </w:p>
        </w:tc>
      </w:tr>
      <w:tr w:rsidR="008B6850" w:rsidRPr="0022306E" w14:paraId="5AA0D897" w14:textId="77777777" w:rsidTr="0022306E">
        <w:tblPrEx>
          <w:tblBorders>
            <w:top w:val="single" w:sz="4" w:space="0" w:color="auto"/>
            <w:left w:val="single" w:sz="4" w:space="0" w:color="auto"/>
            <w:bottom w:val="threeDEngrave" w:sz="12" w:space="0" w:color="auto"/>
            <w:right w:val="threeDEngrave" w:sz="12" w:space="0" w:color="auto"/>
          </w:tblBorders>
        </w:tblPrEx>
        <w:tc>
          <w:tcPr>
            <w:tcW w:w="1219" w:type="dxa"/>
            <w:tcBorders>
              <w:top w:val="single" w:sz="4" w:space="0" w:color="auto"/>
              <w:left w:val="nil"/>
              <w:bottom w:val="single" w:sz="4" w:space="0" w:color="auto"/>
              <w:right w:val="nil"/>
            </w:tcBorders>
            <w:vAlign w:val="bottom"/>
          </w:tcPr>
          <w:p w14:paraId="5E41CA56" w14:textId="77777777" w:rsidR="008B6850" w:rsidRPr="0022306E" w:rsidRDefault="008B6850" w:rsidP="0022306E">
            <w:pPr>
              <w:autoSpaceDE w:val="0"/>
              <w:autoSpaceDN w:val="0"/>
              <w:adjustRightInd w:val="0"/>
              <w:spacing w:line="259" w:lineRule="auto"/>
              <w:rPr>
                <w:rFonts w:cs="ZapfHumnst BT"/>
                <w:b/>
                <w:sz w:val="20"/>
                <w:szCs w:val="20"/>
              </w:rPr>
            </w:pPr>
            <w:r w:rsidRPr="0022306E">
              <w:rPr>
                <w:rFonts w:cs="ZapfHumnst BT"/>
                <w:b/>
                <w:sz w:val="20"/>
                <w:szCs w:val="20"/>
              </w:rPr>
              <w:t>All teams</w:t>
            </w:r>
          </w:p>
        </w:tc>
        <w:tc>
          <w:tcPr>
            <w:tcW w:w="1957" w:type="dxa"/>
            <w:tcBorders>
              <w:top w:val="single" w:sz="4" w:space="0" w:color="auto"/>
              <w:left w:val="nil"/>
              <w:bottom w:val="single" w:sz="4" w:space="0" w:color="auto"/>
              <w:right w:val="nil"/>
            </w:tcBorders>
            <w:vAlign w:val="bottom"/>
          </w:tcPr>
          <w:p w14:paraId="1CFC39E8" w14:textId="78AA2B0F" w:rsidR="008B6850" w:rsidRPr="0022306E" w:rsidRDefault="008B6850" w:rsidP="0022306E">
            <w:pPr>
              <w:autoSpaceDE w:val="0"/>
              <w:autoSpaceDN w:val="0"/>
              <w:adjustRightInd w:val="0"/>
              <w:spacing w:line="259" w:lineRule="auto"/>
              <w:jc w:val="center"/>
              <w:rPr>
                <w:rFonts w:cs="ZapfHumnst BT"/>
                <w:b/>
                <w:sz w:val="20"/>
                <w:szCs w:val="20"/>
              </w:rPr>
            </w:pPr>
          </w:p>
        </w:tc>
        <w:tc>
          <w:tcPr>
            <w:tcW w:w="1956" w:type="dxa"/>
            <w:tcBorders>
              <w:top w:val="single" w:sz="4" w:space="0" w:color="auto"/>
              <w:left w:val="nil"/>
              <w:bottom w:val="single" w:sz="4" w:space="0" w:color="auto"/>
              <w:right w:val="nil"/>
            </w:tcBorders>
            <w:vAlign w:val="bottom"/>
          </w:tcPr>
          <w:p w14:paraId="13464C01" w14:textId="3F429711"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0ADE8A39" w14:textId="639DFEB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1669679B" w14:textId="7A63D98D" w:rsidR="008B6850" w:rsidRPr="0022306E" w:rsidRDefault="008B6850" w:rsidP="0022306E">
            <w:pPr>
              <w:autoSpaceDE w:val="0"/>
              <w:autoSpaceDN w:val="0"/>
              <w:adjustRightInd w:val="0"/>
              <w:spacing w:line="259" w:lineRule="auto"/>
              <w:jc w:val="center"/>
              <w:rPr>
                <w:rFonts w:cs="ZapfHumnst BT"/>
                <w:sz w:val="20"/>
                <w:szCs w:val="20"/>
              </w:rPr>
            </w:pPr>
          </w:p>
        </w:tc>
        <w:tc>
          <w:tcPr>
            <w:tcW w:w="1956" w:type="dxa"/>
            <w:tcBorders>
              <w:top w:val="single" w:sz="4" w:space="0" w:color="auto"/>
              <w:left w:val="nil"/>
              <w:bottom w:val="single" w:sz="4" w:space="0" w:color="auto"/>
              <w:right w:val="nil"/>
            </w:tcBorders>
            <w:vAlign w:val="bottom"/>
          </w:tcPr>
          <w:p w14:paraId="64B84FF1" w14:textId="25E5C283" w:rsidR="008B6850" w:rsidRPr="0022306E" w:rsidRDefault="008B6850" w:rsidP="0022306E">
            <w:pPr>
              <w:autoSpaceDE w:val="0"/>
              <w:autoSpaceDN w:val="0"/>
              <w:adjustRightInd w:val="0"/>
              <w:spacing w:line="259" w:lineRule="auto"/>
              <w:jc w:val="center"/>
              <w:rPr>
                <w:rFonts w:cs="ZapfHumnst BT"/>
                <w:sz w:val="20"/>
                <w:szCs w:val="20"/>
              </w:rPr>
            </w:pPr>
          </w:p>
        </w:tc>
        <w:tc>
          <w:tcPr>
            <w:tcW w:w="1960" w:type="dxa"/>
            <w:gridSpan w:val="2"/>
            <w:tcBorders>
              <w:top w:val="single" w:sz="4" w:space="0" w:color="auto"/>
              <w:left w:val="nil"/>
              <w:bottom w:val="single" w:sz="4" w:space="0" w:color="auto"/>
              <w:right w:val="nil"/>
            </w:tcBorders>
            <w:vAlign w:val="bottom"/>
          </w:tcPr>
          <w:p w14:paraId="0DDFB7F5" w14:textId="4588A319" w:rsidR="008B6850" w:rsidRPr="0022306E" w:rsidRDefault="008B6850" w:rsidP="0022306E">
            <w:pPr>
              <w:autoSpaceDE w:val="0"/>
              <w:autoSpaceDN w:val="0"/>
              <w:adjustRightInd w:val="0"/>
              <w:spacing w:line="259" w:lineRule="auto"/>
              <w:jc w:val="center"/>
              <w:rPr>
                <w:rFonts w:cs="ZapfHumnst BT"/>
                <w:sz w:val="20"/>
                <w:szCs w:val="20"/>
              </w:rPr>
            </w:pPr>
          </w:p>
        </w:tc>
      </w:tr>
    </w:tbl>
    <w:p w14:paraId="7FEBCA45" w14:textId="13BBC4A9" w:rsidR="00E9755D" w:rsidRDefault="00E9755D" w:rsidP="003F717D">
      <w:pPr>
        <w:autoSpaceDE w:val="0"/>
        <w:autoSpaceDN w:val="0"/>
        <w:adjustRightInd w:val="0"/>
        <w:spacing w:line="240" w:lineRule="auto"/>
        <w:jc w:val="both"/>
        <w:rPr>
          <w:rFonts w:cs="ZapfHumnst BT"/>
          <w:sz w:val="16"/>
          <w:szCs w:val="16"/>
        </w:rPr>
      </w:pPr>
      <w:r>
        <w:rPr>
          <w:rFonts w:cs="ZapfHumnst BT"/>
          <w:sz w:val="16"/>
          <w:szCs w:val="16"/>
        </w:rPr>
        <w:t>HH=household</w:t>
      </w:r>
    </w:p>
    <w:p w14:paraId="2790F744" w14:textId="26AD6A4B" w:rsidR="0022306E" w:rsidRPr="0022306E" w:rsidRDefault="00E9755D" w:rsidP="003F717D">
      <w:pPr>
        <w:autoSpaceDE w:val="0"/>
        <w:autoSpaceDN w:val="0"/>
        <w:adjustRightInd w:val="0"/>
        <w:spacing w:line="240" w:lineRule="auto"/>
        <w:jc w:val="both"/>
        <w:rPr>
          <w:rFonts w:cs="ZapfHumnst BT"/>
          <w:sz w:val="16"/>
          <w:szCs w:val="16"/>
        </w:rPr>
      </w:pPr>
      <w:r>
        <w:rPr>
          <w:rFonts w:cs="ZapfHumnst BT"/>
          <w:sz w:val="16"/>
          <w:szCs w:val="16"/>
        </w:rPr>
        <w:t>Note: The t</w:t>
      </w:r>
      <w:r w:rsidR="0022306E" w:rsidRPr="0022306E">
        <w:rPr>
          <w:rFonts w:cs="ZapfHumnst BT"/>
          <w:sz w:val="16"/>
          <w:szCs w:val="16"/>
        </w:rPr>
        <w:t xml:space="preserve">arget is [100% - expected prevalence of child-only households]. </w:t>
      </w:r>
    </w:p>
    <w:p w14:paraId="3DE0C316" w14:textId="7439FC1F" w:rsidR="008B6850" w:rsidRDefault="008B6850" w:rsidP="00616076">
      <w:pPr>
        <w:pStyle w:val="BodyText"/>
      </w:pPr>
    </w:p>
    <w:p w14:paraId="609DF271" w14:textId="77777777" w:rsidR="0022306E" w:rsidRDefault="0022306E" w:rsidP="00616076">
      <w:pPr>
        <w:pStyle w:val="BodyText"/>
        <w:rPr>
          <w:b/>
        </w:rPr>
        <w:sectPr w:rsidR="0022306E" w:rsidSect="0022306E">
          <w:pgSz w:w="15840" w:h="12240" w:orient="landscape" w:code="1"/>
          <w:pgMar w:top="1440" w:right="1440" w:bottom="1440" w:left="1440" w:header="720" w:footer="720" w:gutter="0"/>
          <w:cols w:space="720"/>
          <w:docGrid w:linePitch="326"/>
        </w:sectPr>
      </w:pPr>
    </w:p>
    <w:p w14:paraId="64EFB6F4" w14:textId="2BD508D3" w:rsidR="00616076" w:rsidRPr="003F717D" w:rsidRDefault="00616076" w:rsidP="00616076">
      <w:pPr>
        <w:pStyle w:val="BodyText"/>
      </w:pPr>
      <w:r>
        <w:rPr>
          <w:b/>
        </w:rPr>
        <w:t xml:space="preserve">Table </w:t>
      </w:r>
      <w:r w:rsidR="00216CBD">
        <w:rPr>
          <w:b/>
        </w:rPr>
        <w:t>A</w:t>
      </w:r>
      <w:r w:rsidR="00661687">
        <w:rPr>
          <w:b/>
        </w:rPr>
        <w:t>3.</w:t>
      </w:r>
      <w:r>
        <w:rPr>
          <w:b/>
        </w:rPr>
        <w:t>3</w:t>
      </w:r>
      <w:r>
        <w:t xml:space="preserve"> assesses age heaping in the household roster.</w:t>
      </w:r>
      <w:r w:rsidRPr="00616076">
        <w:t xml:space="preserve"> </w:t>
      </w:r>
      <w:r>
        <w:t>[</w:t>
      </w:r>
      <w:r w:rsidRPr="003019C5">
        <w:rPr>
          <w:highlight w:val="yellow"/>
        </w:rPr>
        <w:t>Describe the results presented in Table</w:t>
      </w:r>
      <w:r w:rsidR="0022306E">
        <w:rPr>
          <w:highlight w:val="yellow"/>
        </w:rPr>
        <w:t> </w:t>
      </w:r>
      <w:r w:rsidR="00661687">
        <w:rPr>
          <w:highlight w:val="yellow"/>
        </w:rPr>
        <w:t>A3.</w:t>
      </w:r>
      <w:r>
        <w:rPr>
          <w:highlight w:val="yellow"/>
        </w:rPr>
        <w:t>3</w:t>
      </w:r>
      <w:r w:rsidRPr="003019C5">
        <w:rPr>
          <w:highlight w:val="yellow"/>
        </w:rPr>
        <w:t>.</w:t>
      </w:r>
      <w:r>
        <w:t>]</w:t>
      </w:r>
    </w:p>
    <w:p w14:paraId="1D10B593" w14:textId="77777777" w:rsidR="00616076" w:rsidRDefault="00616076" w:rsidP="00841F9B">
      <w:pPr>
        <w:pStyle w:val="BodyText"/>
        <w:sectPr w:rsidR="00616076" w:rsidSect="005B0FDE">
          <w:pgSz w:w="12240" w:h="15840" w:code="1"/>
          <w:pgMar w:top="1440" w:right="1440" w:bottom="1440" w:left="1440" w:header="720" w:footer="720" w:gutter="0"/>
          <w:cols w:space="720"/>
          <w:docGrid w:linePitch="326"/>
        </w:sectPr>
      </w:pPr>
    </w:p>
    <w:p w14:paraId="283D15D7" w14:textId="6B9A6600" w:rsidR="0022306E" w:rsidRDefault="0022306E" w:rsidP="003019C5">
      <w:pPr>
        <w:pStyle w:val="Tabletitle"/>
        <w:keepLines/>
        <w:spacing w:before="240"/>
        <w:contextualSpacing/>
        <w:outlineLvl w:val="3"/>
      </w:pPr>
      <w:bookmarkStart w:id="913" w:name="_Toc50719243"/>
      <w:r>
        <w:t xml:space="preserve">Table </w:t>
      </w:r>
      <w:r w:rsidR="008B6084">
        <w:t>A3.</w:t>
      </w:r>
      <w:r>
        <w:t>3: Age H</w:t>
      </w:r>
      <w:r w:rsidRPr="0022306E">
        <w:t>eaping i</w:t>
      </w:r>
      <w:r>
        <w:t>n the Household R</w:t>
      </w:r>
      <w:r w:rsidRPr="0022306E">
        <w:t>oster</w:t>
      </w:r>
      <w:bookmarkEnd w:id="913"/>
    </w:p>
    <w:tbl>
      <w:tblPr>
        <w:tblW w:w="5035" w:type="pct"/>
        <w:tblLayout w:type="fixed"/>
        <w:tblCellMar>
          <w:left w:w="30" w:type="dxa"/>
          <w:right w:w="30" w:type="dxa"/>
        </w:tblCellMar>
        <w:tblLook w:val="0000" w:firstRow="0" w:lastRow="0" w:firstColumn="0" w:lastColumn="0" w:noHBand="0" w:noVBand="0"/>
      </w:tblPr>
      <w:tblGrid>
        <w:gridCol w:w="1148"/>
        <w:gridCol w:w="989"/>
        <w:gridCol w:w="989"/>
        <w:gridCol w:w="989"/>
        <w:gridCol w:w="990"/>
        <w:gridCol w:w="989"/>
        <w:gridCol w:w="989"/>
        <w:gridCol w:w="989"/>
        <w:gridCol w:w="989"/>
        <w:gridCol w:w="989"/>
        <w:gridCol w:w="989"/>
        <w:gridCol w:w="989"/>
        <w:gridCol w:w="1083"/>
      </w:tblGrid>
      <w:tr w:rsidR="00841F9B" w:rsidRPr="00982441" w14:paraId="37A0269A" w14:textId="77777777" w:rsidTr="00D751B3">
        <w:tc>
          <w:tcPr>
            <w:tcW w:w="13050" w:type="dxa"/>
            <w:gridSpan w:val="13"/>
            <w:tcBorders>
              <w:top w:val="nil"/>
              <w:left w:val="nil"/>
              <w:bottom w:val="single" w:sz="4" w:space="0" w:color="auto"/>
              <w:right w:val="nil"/>
            </w:tcBorders>
            <w:vAlign w:val="bottom"/>
          </w:tcPr>
          <w:p w14:paraId="4A94557B" w14:textId="43F31142" w:rsidR="00841F9B" w:rsidRPr="00982441" w:rsidRDefault="00841F9B" w:rsidP="001B37D5">
            <w:pPr>
              <w:autoSpaceDE w:val="0"/>
              <w:autoSpaceDN w:val="0"/>
              <w:adjustRightInd w:val="0"/>
              <w:spacing w:line="259" w:lineRule="auto"/>
              <w:rPr>
                <w:rFonts w:cs="ZapfHumnst BT"/>
                <w:sz w:val="20"/>
                <w:szCs w:val="20"/>
              </w:rPr>
            </w:pPr>
            <w:r w:rsidRPr="00982441">
              <w:rPr>
                <w:rFonts w:cs="ZapfHumnst BT"/>
                <w:sz w:val="20"/>
                <w:szCs w:val="20"/>
              </w:rPr>
              <w:t xml:space="preserve">Percentage of household members in 5-year age groups with ages recorded as ending in 5 or 0 by interviewer team, </w:t>
            </w:r>
            <w:r w:rsidR="008B6850" w:rsidRPr="00982441">
              <w:rPr>
                <w:rFonts w:cs="ZapfHumnst BT"/>
                <w:sz w:val="20"/>
                <w:szCs w:val="20"/>
              </w:rPr>
              <w:t>Feed the Future [</w:t>
            </w:r>
            <w:r w:rsidR="008B6850" w:rsidRPr="003019C5">
              <w:rPr>
                <w:rFonts w:cs="ZapfHumnst BT"/>
                <w:sz w:val="20"/>
                <w:szCs w:val="20"/>
                <w:highlight w:val="yellow"/>
              </w:rPr>
              <w:t>Country</w:t>
            </w:r>
            <w:r w:rsidR="008B6850" w:rsidRPr="00982441">
              <w:rPr>
                <w:rFonts w:cs="ZapfHumnst BT"/>
                <w:sz w:val="20"/>
                <w:szCs w:val="20"/>
              </w:rPr>
              <w:t>] ZOI Survey [</w:t>
            </w:r>
            <w:r w:rsidR="00A11DD1">
              <w:rPr>
                <w:rFonts w:cs="ZapfHumnst BT"/>
                <w:sz w:val="20"/>
                <w:szCs w:val="20"/>
                <w:highlight w:val="yellow"/>
              </w:rPr>
              <w:t xml:space="preserve">endline </w:t>
            </w:r>
            <w:r w:rsidR="008B6850" w:rsidRPr="003019C5">
              <w:rPr>
                <w:rFonts w:cs="ZapfHumnst BT"/>
                <w:sz w:val="20"/>
                <w:szCs w:val="20"/>
                <w:highlight w:val="yellow"/>
              </w:rPr>
              <w:t>survey year(s)</w:t>
            </w:r>
            <w:r w:rsidR="008B6850" w:rsidRPr="00982441">
              <w:rPr>
                <w:rFonts w:cs="ZapfHumnst BT"/>
                <w:sz w:val="20"/>
                <w:szCs w:val="20"/>
              </w:rPr>
              <w:t>]</w:t>
            </w:r>
          </w:p>
        </w:tc>
      </w:tr>
      <w:tr w:rsidR="00982441" w:rsidRPr="00982441" w14:paraId="7C0A4FB4"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val="restart"/>
            <w:tcBorders>
              <w:top w:val="single" w:sz="4" w:space="0" w:color="auto"/>
              <w:left w:val="nil"/>
              <w:bottom w:val="single" w:sz="4" w:space="0" w:color="auto"/>
              <w:right w:val="nil"/>
            </w:tcBorders>
            <w:shd w:val="clear" w:color="auto" w:fill="387990"/>
            <w:vAlign w:val="bottom"/>
          </w:tcPr>
          <w:p w14:paraId="15F5B066" w14:textId="7E3FC73B" w:rsidR="00982441" w:rsidRPr="00982441" w:rsidRDefault="00982441" w:rsidP="00982441">
            <w:pPr>
              <w:autoSpaceDE w:val="0"/>
              <w:autoSpaceDN w:val="0"/>
              <w:adjustRightInd w:val="0"/>
              <w:spacing w:line="259" w:lineRule="auto"/>
              <w:rPr>
                <w:rFonts w:cs="ZapfHumnst BT"/>
                <w:b/>
                <w:color w:val="FFFFFF" w:themeColor="background1"/>
                <w:sz w:val="20"/>
                <w:szCs w:val="20"/>
              </w:rPr>
            </w:pPr>
            <w:r w:rsidRPr="00982441">
              <w:rPr>
                <w:rFonts w:cs="ZapfHumnst BT"/>
                <w:b/>
                <w:color w:val="FFFFFF" w:themeColor="background1"/>
                <w:sz w:val="20"/>
                <w:szCs w:val="20"/>
              </w:rPr>
              <w:t>Team</w:t>
            </w:r>
          </w:p>
        </w:tc>
        <w:tc>
          <w:tcPr>
            <w:tcW w:w="9844" w:type="dxa"/>
            <w:gridSpan w:val="10"/>
            <w:tcBorders>
              <w:top w:val="single" w:sz="4" w:space="0" w:color="auto"/>
              <w:left w:val="nil"/>
              <w:bottom w:val="single" w:sz="4" w:space="0" w:color="FFFFFF" w:themeColor="background1"/>
              <w:right w:val="nil"/>
            </w:tcBorders>
            <w:shd w:val="clear" w:color="auto" w:fill="387990"/>
          </w:tcPr>
          <w:p w14:paraId="0D7CF35A"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Ages of household members</w:t>
            </w:r>
          </w:p>
        </w:tc>
        <w:tc>
          <w:tcPr>
            <w:tcW w:w="2062" w:type="dxa"/>
            <w:gridSpan w:val="2"/>
            <w:tcBorders>
              <w:top w:val="single" w:sz="4" w:space="0" w:color="auto"/>
              <w:left w:val="nil"/>
              <w:bottom w:val="nil"/>
              <w:right w:val="nil"/>
            </w:tcBorders>
            <w:shd w:val="clear" w:color="auto" w:fill="387990"/>
          </w:tcPr>
          <w:p w14:paraId="0D908350" w14:textId="77777777"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p>
        </w:tc>
      </w:tr>
      <w:tr w:rsidR="00982441" w:rsidRPr="00982441" w14:paraId="2E631D5B"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vMerge/>
            <w:tcBorders>
              <w:top w:val="single" w:sz="4" w:space="0" w:color="FFFFFF" w:themeColor="background1"/>
              <w:left w:val="nil"/>
              <w:bottom w:val="single" w:sz="4" w:space="0" w:color="auto"/>
              <w:right w:val="nil"/>
            </w:tcBorders>
            <w:shd w:val="clear" w:color="auto" w:fill="387990"/>
            <w:vAlign w:val="bottom"/>
          </w:tcPr>
          <w:p w14:paraId="32A09CB6" w14:textId="7CCDCD09" w:rsidR="00982441" w:rsidRPr="00982441" w:rsidRDefault="00982441" w:rsidP="00982441">
            <w:pPr>
              <w:autoSpaceDE w:val="0"/>
              <w:autoSpaceDN w:val="0"/>
              <w:adjustRightInd w:val="0"/>
              <w:spacing w:line="259" w:lineRule="auto"/>
              <w:rPr>
                <w:rFonts w:cs="ZapfHumnst BT"/>
                <w:b/>
                <w:color w:val="FFFFFF" w:themeColor="background1"/>
                <w:sz w:val="20"/>
                <w:szCs w:val="20"/>
              </w:rPr>
            </w:pPr>
          </w:p>
        </w:tc>
        <w:tc>
          <w:tcPr>
            <w:tcW w:w="985" w:type="dxa"/>
            <w:tcBorders>
              <w:top w:val="single" w:sz="4" w:space="0" w:color="FFFFFF" w:themeColor="background1"/>
              <w:left w:val="nil"/>
              <w:bottom w:val="single" w:sz="4" w:space="0" w:color="auto"/>
              <w:right w:val="nil"/>
            </w:tcBorders>
            <w:shd w:val="clear" w:color="auto" w:fill="387990"/>
            <w:vAlign w:val="bottom"/>
          </w:tcPr>
          <w:p w14:paraId="5C5BF73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3-7 recorded as 5 </w:t>
            </w:r>
          </w:p>
          <w:p w14:paraId="56A8B062" w14:textId="4F282B6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3153B19"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8-12 recorded as 10 </w:t>
            </w:r>
          </w:p>
          <w:p w14:paraId="20837745" w14:textId="70890885"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5418B95F" w14:textId="4777491A"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13</w:t>
            </w:r>
            <w:r>
              <w:rPr>
                <w:rFonts w:cs="ZapfHumnst BT"/>
                <w:b/>
                <w:color w:val="FFFFFF" w:themeColor="background1"/>
                <w:sz w:val="20"/>
                <w:szCs w:val="20"/>
              </w:rPr>
              <w:noBreakHyphen/>
            </w:r>
            <w:r w:rsidRPr="00982441">
              <w:rPr>
                <w:rFonts w:cs="ZapfHumnst BT"/>
                <w:b/>
                <w:color w:val="FFFFFF" w:themeColor="background1"/>
                <w:sz w:val="20"/>
                <w:szCs w:val="20"/>
              </w:rPr>
              <w:t xml:space="preserve">17 recorded as 15 </w:t>
            </w:r>
          </w:p>
          <w:p w14:paraId="6E835978" w14:textId="538C507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5" w:type="dxa"/>
            <w:tcBorders>
              <w:top w:val="single" w:sz="4" w:space="0" w:color="FFFFFF" w:themeColor="background1"/>
              <w:left w:val="nil"/>
              <w:bottom w:val="single" w:sz="4" w:space="0" w:color="auto"/>
              <w:right w:val="nil"/>
            </w:tcBorders>
            <w:shd w:val="clear" w:color="auto" w:fill="387990"/>
            <w:vAlign w:val="bottom"/>
          </w:tcPr>
          <w:p w14:paraId="09E994F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Pr>
                <w:rFonts w:cs="ZapfHumnst BT"/>
                <w:b/>
                <w:color w:val="FFFFFF" w:themeColor="background1"/>
                <w:sz w:val="20"/>
                <w:szCs w:val="20"/>
              </w:rPr>
              <w:t>Ages 18</w:t>
            </w:r>
            <w:r>
              <w:rPr>
                <w:rFonts w:cs="ZapfHumnst BT"/>
                <w:b/>
                <w:color w:val="FFFFFF" w:themeColor="background1"/>
                <w:sz w:val="20"/>
                <w:szCs w:val="20"/>
              </w:rPr>
              <w:noBreakHyphen/>
            </w:r>
            <w:r w:rsidRPr="00982441">
              <w:rPr>
                <w:rFonts w:cs="ZapfHumnst BT"/>
                <w:b/>
                <w:color w:val="FFFFFF" w:themeColor="background1"/>
                <w:sz w:val="20"/>
                <w:szCs w:val="20"/>
              </w:rPr>
              <w:t xml:space="preserve">22 recorded as 20 </w:t>
            </w:r>
          </w:p>
          <w:p w14:paraId="400C54C4" w14:textId="61048E89"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06DD1090"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171CDFF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23-27 recorded as 25 </w:t>
            </w:r>
          </w:p>
          <w:p w14:paraId="341CCCEE" w14:textId="49C8452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558745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4FEE8540" w14:textId="3D752F1D"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28-32 recorded as 30 (%)</w:t>
            </w:r>
          </w:p>
        </w:tc>
        <w:tc>
          <w:tcPr>
            <w:tcW w:w="984" w:type="dxa"/>
            <w:tcBorders>
              <w:top w:val="single" w:sz="4" w:space="0" w:color="FFFFFF" w:themeColor="background1"/>
              <w:left w:val="nil"/>
              <w:bottom w:val="single" w:sz="4" w:space="0" w:color="auto"/>
              <w:right w:val="nil"/>
            </w:tcBorders>
            <w:shd w:val="clear" w:color="auto" w:fill="387990"/>
            <w:vAlign w:val="bottom"/>
          </w:tcPr>
          <w:p w14:paraId="539D33C4"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084B0F2"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33-37 recorded as 35 </w:t>
            </w:r>
          </w:p>
          <w:p w14:paraId="0C7ACA56" w14:textId="7D84F6D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70FDDE5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01C41C6E"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38-42 recorded as 40 </w:t>
            </w:r>
          </w:p>
          <w:p w14:paraId="5DB0EFCD" w14:textId="5B835FD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5A0141BB"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286790D"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43-47 recorded as 45 </w:t>
            </w:r>
          </w:p>
          <w:p w14:paraId="67EC6BE7" w14:textId="1BDEA47E"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single" w:sz="4" w:space="0" w:color="FFFFFF" w:themeColor="background1"/>
              <w:left w:val="nil"/>
              <w:bottom w:val="single" w:sz="4" w:space="0" w:color="auto"/>
              <w:right w:val="nil"/>
            </w:tcBorders>
            <w:shd w:val="clear" w:color="auto" w:fill="387990"/>
            <w:vAlign w:val="bottom"/>
          </w:tcPr>
          <w:p w14:paraId="6F4ADA16"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Ages </w:t>
            </w:r>
          </w:p>
          <w:p w14:paraId="2635B388"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48-52 recorded as 50 </w:t>
            </w:r>
          </w:p>
          <w:p w14:paraId="73F4745A" w14:textId="753527CB"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984" w:type="dxa"/>
            <w:tcBorders>
              <w:top w:val="nil"/>
              <w:left w:val="nil"/>
              <w:bottom w:val="single" w:sz="4" w:space="0" w:color="auto"/>
              <w:right w:val="nil"/>
            </w:tcBorders>
            <w:shd w:val="clear" w:color="auto" w:fill="387990"/>
            <w:vAlign w:val="bottom"/>
          </w:tcPr>
          <w:p w14:paraId="13448A37" w14:textId="77777777" w:rsid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All ages ending in 5 or 0 </w:t>
            </w:r>
          </w:p>
          <w:p w14:paraId="04208F12" w14:textId="47771002" w:rsidR="00982441" w:rsidRPr="00982441" w:rsidRDefault="00982441" w:rsidP="00982441">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w:t>
            </w:r>
          </w:p>
        </w:tc>
        <w:tc>
          <w:tcPr>
            <w:tcW w:w="1078" w:type="dxa"/>
            <w:tcBorders>
              <w:top w:val="nil"/>
              <w:left w:val="nil"/>
              <w:bottom w:val="single" w:sz="4" w:space="0" w:color="auto"/>
              <w:right w:val="nil"/>
            </w:tcBorders>
            <w:shd w:val="clear" w:color="auto" w:fill="387990"/>
            <w:vAlign w:val="bottom"/>
          </w:tcPr>
          <w:p w14:paraId="701D4814" w14:textId="56753D94" w:rsidR="00982441" w:rsidRPr="00982441" w:rsidRDefault="00982441" w:rsidP="006B778C">
            <w:pPr>
              <w:autoSpaceDE w:val="0"/>
              <w:autoSpaceDN w:val="0"/>
              <w:adjustRightInd w:val="0"/>
              <w:spacing w:line="259" w:lineRule="auto"/>
              <w:jc w:val="center"/>
              <w:rPr>
                <w:rFonts w:cs="ZapfHumnst BT"/>
                <w:b/>
                <w:color w:val="FFFFFF" w:themeColor="background1"/>
                <w:sz w:val="20"/>
                <w:szCs w:val="20"/>
              </w:rPr>
            </w:pPr>
            <w:r w:rsidRPr="00982441">
              <w:rPr>
                <w:rFonts w:cs="ZapfHumnst BT"/>
                <w:b/>
                <w:color w:val="FFFFFF" w:themeColor="background1"/>
                <w:sz w:val="20"/>
                <w:szCs w:val="20"/>
              </w:rPr>
              <w:t xml:space="preserve">Number of </w:t>
            </w:r>
            <w:r w:rsidR="00E9755D">
              <w:rPr>
                <w:rFonts w:cs="ZapfHumnst BT"/>
                <w:b/>
                <w:color w:val="FFFFFF" w:themeColor="background1"/>
                <w:sz w:val="20"/>
                <w:szCs w:val="20"/>
              </w:rPr>
              <w:t>household</w:t>
            </w:r>
            <w:r w:rsidR="00E9755D" w:rsidRPr="00982441">
              <w:rPr>
                <w:rFonts w:cs="ZapfHumnst BT"/>
                <w:b/>
                <w:color w:val="FFFFFF" w:themeColor="background1"/>
                <w:sz w:val="20"/>
                <w:szCs w:val="20"/>
              </w:rPr>
              <w:t xml:space="preserve"> </w:t>
            </w:r>
            <w:r w:rsidRPr="00982441">
              <w:rPr>
                <w:rFonts w:cs="ZapfHumnst BT"/>
                <w:b/>
                <w:color w:val="FFFFFF" w:themeColor="background1"/>
                <w:sz w:val="20"/>
                <w:szCs w:val="20"/>
              </w:rPr>
              <w:t>members</w:t>
            </w:r>
          </w:p>
        </w:tc>
      </w:tr>
      <w:tr w:rsidR="00841F9B" w:rsidRPr="00982441" w14:paraId="26F49952" w14:textId="77777777" w:rsidTr="009068A4">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A600D10" w14:textId="7459FE0B"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Team 1</w:t>
            </w:r>
          </w:p>
        </w:tc>
        <w:tc>
          <w:tcPr>
            <w:tcW w:w="985" w:type="dxa"/>
            <w:tcBorders>
              <w:top w:val="single" w:sz="4" w:space="0" w:color="auto"/>
              <w:left w:val="nil"/>
              <w:bottom w:val="single" w:sz="4" w:space="0" w:color="auto"/>
              <w:right w:val="nil"/>
            </w:tcBorders>
            <w:vAlign w:val="bottom"/>
          </w:tcPr>
          <w:p w14:paraId="61E1FA26" w14:textId="50786F3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5466DC1" w14:textId="7EF3225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9ED58CE" w14:textId="734D7E4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174D2EB" w14:textId="4E06BB5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9CC536C" w14:textId="6A2FFC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EA905BC" w14:textId="1334C3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4E03A5" w14:textId="693AE37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EE9EA5" w14:textId="6B6DA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8E148" w14:textId="1A19D0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F7499E" w14:textId="59151D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8D010A9" w14:textId="0F69635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11BEA35" w14:textId="014000BF"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98B78E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0AA9CC2" w14:textId="653CC01C"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2 </w:t>
            </w:r>
          </w:p>
        </w:tc>
        <w:tc>
          <w:tcPr>
            <w:tcW w:w="985" w:type="dxa"/>
            <w:tcBorders>
              <w:top w:val="single" w:sz="4" w:space="0" w:color="auto"/>
              <w:left w:val="nil"/>
              <w:bottom w:val="single" w:sz="4" w:space="0" w:color="auto"/>
              <w:right w:val="nil"/>
            </w:tcBorders>
            <w:vAlign w:val="bottom"/>
          </w:tcPr>
          <w:p w14:paraId="7C4C85C4" w14:textId="11B9EF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B4BD1C" w14:textId="489B87E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6C791A6" w14:textId="0C703B3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12B42CF" w14:textId="320BDED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AEA6D5" w14:textId="53745C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433CF5" w14:textId="6B6D196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4864085" w14:textId="7725424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D660D06" w14:textId="578728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F0E8FCB" w14:textId="74896F7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CAF5F3F" w14:textId="176ABA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E5E182" w14:textId="248182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7409082C" w14:textId="37507411"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0EFDD56"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6AAAFCF" w14:textId="0F2E789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3 </w:t>
            </w:r>
          </w:p>
        </w:tc>
        <w:tc>
          <w:tcPr>
            <w:tcW w:w="985" w:type="dxa"/>
            <w:tcBorders>
              <w:top w:val="single" w:sz="4" w:space="0" w:color="auto"/>
              <w:left w:val="nil"/>
              <w:bottom w:val="single" w:sz="4" w:space="0" w:color="auto"/>
              <w:right w:val="nil"/>
            </w:tcBorders>
            <w:vAlign w:val="bottom"/>
          </w:tcPr>
          <w:p w14:paraId="2D2742E9" w14:textId="6BA79C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63EACA6" w14:textId="7BBF0EC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D724B80" w14:textId="2545A45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4C73641" w14:textId="73231E1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97943C3" w14:textId="36338FD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97C1C" w14:textId="34B8F24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8B2A11" w14:textId="29120E3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BD9BD98" w14:textId="31FF454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B4B4DF5" w14:textId="5F0DDDB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2FA6C79" w14:textId="402ED0D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2027D6" w14:textId="2D841BE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8A51A55" w14:textId="253641B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7FFF6A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4D0AF765" w14:textId="20FE4C6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4 </w:t>
            </w:r>
          </w:p>
        </w:tc>
        <w:tc>
          <w:tcPr>
            <w:tcW w:w="985" w:type="dxa"/>
            <w:tcBorders>
              <w:top w:val="single" w:sz="4" w:space="0" w:color="auto"/>
              <w:left w:val="nil"/>
              <w:bottom w:val="single" w:sz="4" w:space="0" w:color="auto"/>
              <w:right w:val="nil"/>
            </w:tcBorders>
            <w:vAlign w:val="bottom"/>
          </w:tcPr>
          <w:p w14:paraId="38C1BEA6" w14:textId="45A4BB3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BBBC1CA" w14:textId="5F25BBD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D065A44" w14:textId="3B0F907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7C1D485" w14:textId="1FC7478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202C8DC" w14:textId="4DFDE1A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FE071E5" w14:textId="45D315F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07E2D17" w14:textId="2189FD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94AF76" w14:textId="28FD895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A1C0F1E" w14:textId="29AB3AD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17CD627" w14:textId="49D5C9C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D30715B" w14:textId="5F5B3A3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798C13" w14:textId="18390AAC"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1447414A"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4A49F4B" w14:textId="2E197EE4"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5 </w:t>
            </w:r>
          </w:p>
        </w:tc>
        <w:tc>
          <w:tcPr>
            <w:tcW w:w="985" w:type="dxa"/>
            <w:tcBorders>
              <w:top w:val="single" w:sz="4" w:space="0" w:color="auto"/>
              <w:left w:val="nil"/>
              <w:bottom w:val="single" w:sz="4" w:space="0" w:color="auto"/>
              <w:right w:val="nil"/>
            </w:tcBorders>
            <w:vAlign w:val="bottom"/>
          </w:tcPr>
          <w:p w14:paraId="3A7FB320" w14:textId="37206B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500792EA" w14:textId="5B2BB73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D9BEF00" w14:textId="1C85FC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22CC497" w14:textId="70BCF81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A7EBCC8" w14:textId="56896A3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B1D1C19" w14:textId="402E97F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CBC3F3" w14:textId="4ADA9FB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2290517" w14:textId="6E6C468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AB50598" w14:textId="1CC5E19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DA46193" w14:textId="79A728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401793" w14:textId="66A241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3D52DB5" w14:textId="5BAF1415"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4148AC0F"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CA060C5" w14:textId="779B64C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6 </w:t>
            </w:r>
          </w:p>
        </w:tc>
        <w:tc>
          <w:tcPr>
            <w:tcW w:w="985" w:type="dxa"/>
            <w:tcBorders>
              <w:top w:val="single" w:sz="4" w:space="0" w:color="auto"/>
              <w:left w:val="nil"/>
              <w:bottom w:val="single" w:sz="4" w:space="0" w:color="auto"/>
              <w:right w:val="nil"/>
            </w:tcBorders>
            <w:vAlign w:val="bottom"/>
          </w:tcPr>
          <w:p w14:paraId="7FAD1179" w14:textId="49434E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2D8439BB" w14:textId="4E2DAC9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4A78EA1" w14:textId="60FC67F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B178C34" w14:textId="5EA7A89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16A9F4E" w14:textId="18931C0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26E22EA" w14:textId="36BD55D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63E51F7" w14:textId="272AF9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FDB1F6A" w14:textId="16F3EF2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450DF34" w14:textId="32E85AE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8FA27D" w14:textId="014AF01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A594BA9" w14:textId="622D5CB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EB8595A" w14:textId="71D3B756"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E775B9C"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1BFD978A" w14:textId="39360C3E"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7 </w:t>
            </w:r>
          </w:p>
        </w:tc>
        <w:tc>
          <w:tcPr>
            <w:tcW w:w="985" w:type="dxa"/>
            <w:tcBorders>
              <w:top w:val="single" w:sz="4" w:space="0" w:color="auto"/>
              <w:left w:val="nil"/>
              <w:bottom w:val="single" w:sz="4" w:space="0" w:color="auto"/>
              <w:right w:val="nil"/>
            </w:tcBorders>
            <w:vAlign w:val="bottom"/>
          </w:tcPr>
          <w:p w14:paraId="6AAB45AC" w14:textId="76EEA12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79CCEB2" w14:textId="529D486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65B25C20" w14:textId="4021253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6853330" w14:textId="38D435C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F0959B5" w14:textId="4A51A28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C3411B" w14:textId="42F4F46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1A5862C" w14:textId="56CAF3B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1905E6" w14:textId="7E45CCB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042011" w14:textId="7116444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E4F3260" w14:textId="4782698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F4C4CA4" w14:textId="190DF52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1D24F929" w14:textId="3616858B"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0A1279D3"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4022E9D" w14:textId="008FEF8F"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B6850" w:rsidRPr="00982441">
              <w:rPr>
                <w:rFonts w:cs="ZapfHumnst BT"/>
                <w:sz w:val="20"/>
                <w:szCs w:val="20"/>
              </w:rPr>
              <w:t>8</w:t>
            </w:r>
          </w:p>
        </w:tc>
        <w:tc>
          <w:tcPr>
            <w:tcW w:w="985" w:type="dxa"/>
            <w:tcBorders>
              <w:top w:val="single" w:sz="4" w:space="0" w:color="auto"/>
              <w:left w:val="nil"/>
              <w:bottom w:val="single" w:sz="4" w:space="0" w:color="auto"/>
              <w:right w:val="nil"/>
            </w:tcBorders>
            <w:vAlign w:val="bottom"/>
          </w:tcPr>
          <w:p w14:paraId="52C306B0" w14:textId="477749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E47CFC" w14:textId="4EAC6A4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E9B8A5E" w14:textId="36E6C8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018022D" w14:textId="3D606A9C"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41863DE" w14:textId="537EAA8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6BC2EAB" w14:textId="3DE34945"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C5702A1" w14:textId="270D222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10CB048" w14:textId="3310D0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ED3932C" w14:textId="11277DC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5C1D0BB" w14:textId="63ECDEA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71764A" w14:textId="0EDD896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06D3E55B" w14:textId="3BAA49C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238E479"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D85C1D" w14:textId="0B213F5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9 </w:t>
            </w:r>
          </w:p>
        </w:tc>
        <w:tc>
          <w:tcPr>
            <w:tcW w:w="985" w:type="dxa"/>
            <w:tcBorders>
              <w:top w:val="single" w:sz="4" w:space="0" w:color="auto"/>
              <w:left w:val="nil"/>
              <w:bottom w:val="single" w:sz="4" w:space="0" w:color="auto"/>
              <w:right w:val="nil"/>
            </w:tcBorders>
            <w:vAlign w:val="bottom"/>
          </w:tcPr>
          <w:p w14:paraId="64526A72" w14:textId="3689C3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8CA942C" w14:textId="2CE70A7A"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EA33706" w14:textId="699C514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682AF41" w14:textId="2C5590A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E8A34CC" w14:textId="477D48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718240A" w14:textId="54AE8DA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42B7ABC" w14:textId="758A460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31055BD" w14:textId="4B757EB2"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4B60C87" w14:textId="38B67A1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70B5ADB" w14:textId="5829052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9A945CB" w14:textId="1435346D"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6DE76C76" w14:textId="46390302"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6819C84B"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3BA1EEAB" w14:textId="71FBD672" w:rsidR="00841F9B" w:rsidRPr="00982441" w:rsidRDefault="00982441" w:rsidP="00982441">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841F9B" w:rsidRPr="00982441">
              <w:rPr>
                <w:rFonts w:cs="ZapfHumnst BT"/>
                <w:sz w:val="20"/>
                <w:szCs w:val="20"/>
              </w:rPr>
              <w:t xml:space="preserve">10 </w:t>
            </w:r>
          </w:p>
        </w:tc>
        <w:tc>
          <w:tcPr>
            <w:tcW w:w="985" w:type="dxa"/>
            <w:tcBorders>
              <w:top w:val="single" w:sz="4" w:space="0" w:color="auto"/>
              <w:left w:val="nil"/>
              <w:bottom w:val="single" w:sz="4" w:space="0" w:color="auto"/>
              <w:right w:val="nil"/>
            </w:tcBorders>
            <w:vAlign w:val="bottom"/>
          </w:tcPr>
          <w:p w14:paraId="4E4DE180" w14:textId="293DA3FF"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CD0BB00" w14:textId="0C86C4EE"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0EA2BE21" w14:textId="2D4D60C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1464A446" w14:textId="2C394D0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73FED251" w14:textId="5E8B975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1D752CF" w14:textId="23C88463"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C90798A" w14:textId="2B4F7F0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1D93484D" w14:textId="00A093B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649690C" w14:textId="5153383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94FB83E" w14:textId="078696C8"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5BF5EB" w14:textId="133586F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5CF61894" w14:textId="5E202B99" w:rsidR="00841F9B" w:rsidRPr="00982441" w:rsidRDefault="00841F9B" w:rsidP="00982441">
            <w:pPr>
              <w:autoSpaceDE w:val="0"/>
              <w:autoSpaceDN w:val="0"/>
              <w:adjustRightInd w:val="0"/>
              <w:spacing w:line="259" w:lineRule="auto"/>
              <w:ind w:right="29"/>
              <w:jc w:val="center"/>
              <w:rPr>
                <w:rFonts w:cs="ZapfHumnst BT"/>
                <w:sz w:val="20"/>
                <w:szCs w:val="20"/>
              </w:rPr>
            </w:pPr>
          </w:p>
        </w:tc>
      </w:tr>
      <w:tr w:rsidR="00841F9B" w:rsidRPr="00982441" w14:paraId="26E63362" w14:textId="77777777" w:rsidTr="00D751B3">
        <w:tblPrEx>
          <w:tblBorders>
            <w:top w:val="single" w:sz="4" w:space="0" w:color="auto"/>
            <w:left w:val="single" w:sz="4" w:space="0" w:color="auto"/>
            <w:bottom w:val="threeDEngrave" w:sz="12" w:space="0" w:color="auto"/>
            <w:right w:val="threeDEngrave" w:sz="12" w:space="0" w:color="auto"/>
          </w:tblBorders>
        </w:tblPrEx>
        <w:tc>
          <w:tcPr>
            <w:tcW w:w="1144" w:type="dxa"/>
            <w:tcBorders>
              <w:top w:val="single" w:sz="4" w:space="0" w:color="auto"/>
              <w:left w:val="nil"/>
              <w:bottom w:val="single" w:sz="4" w:space="0" w:color="auto"/>
              <w:right w:val="nil"/>
            </w:tcBorders>
            <w:vAlign w:val="bottom"/>
          </w:tcPr>
          <w:p w14:paraId="015F03B3" w14:textId="77777777" w:rsidR="00841F9B" w:rsidRPr="00982441" w:rsidRDefault="00841F9B" w:rsidP="00982441">
            <w:pPr>
              <w:autoSpaceDE w:val="0"/>
              <w:autoSpaceDN w:val="0"/>
              <w:adjustRightInd w:val="0"/>
              <w:spacing w:line="259" w:lineRule="auto"/>
              <w:rPr>
                <w:rFonts w:cs="ZapfHumnst BT"/>
                <w:b/>
                <w:sz w:val="20"/>
                <w:szCs w:val="20"/>
              </w:rPr>
            </w:pPr>
            <w:r w:rsidRPr="00982441">
              <w:rPr>
                <w:rFonts w:cs="ZapfHumnst BT"/>
                <w:b/>
                <w:sz w:val="20"/>
                <w:szCs w:val="20"/>
              </w:rPr>
              <w:t>All teams</w:t>
            </w:r>
          </w:p>
        </w:tc>
        <w:tc>
          <w:tcPr>
            <w:tcW w:w="985" w:type="dxa"/>
            <w:tcBorders>
              <w:top w:val="single" w:sz="4" w:space="0" w:color="auto"/>
              <w:left w:val="nil"/>
              <w:bottom w:val="single" w:sz="4" w:space="0" w:color="auto"/>
              <w:right w:val="nil"/>
            </w:tcBorders>
            <w:vAlign w:val="bottom"/>
          </w:tcPr>
          <w:p w14:paraId="351D9C61" w14:textId="315D6EEB"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4C05117A" w14:textId="338C888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797C4B4C" w14:textId="5641C0C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5" w:type="dxa"/>
            <w:tcBorders>
              <w:top w:val="single" w:sz="4" w:space="0" w:color="auto"/>
              <w:left w:val="nil"/>
              <w:bottom w:val="single" w:sz="4" w:space="0" w:color="auto"/>
              <w:right w:val="nil"/>
            </w:tcBorders>
            <w:vAlign w:val="bottom"/>
          </w:tcPr>
          <w:p w14:paraId="3061A031" w14:textId="4B10957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2C4B3BC3" w14:textId="0CCA61A4"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5D407803" w14:textId="4DC80090"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0D48F292" w14:textId="29A22DE9"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428E7898" w14:textId="0BED4CA6"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EB549D7" w14:textId="04BAC391"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3BDEA927" w14:textId="620C162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984" w:type="dxa"/>
            <w:tcBorders>
              <w:top w:val="single" w:sz="4" w:space="0" w:color="auto"/>
              <w:left w:val="nil"/>
              <w:bottom w:val="single" w:sz="4" w:space="0" w:color="auto"/>
              <w:right w:val="nil"/>
            </w:tcBorders>
            <w:vAlign w:val="bottom"/>
          </w:tcPr>
          <w:p w14:paraId="680C144F" w14:textId="0E4401F7" w:rsidR="00841F9B" w:rsidRPr="00982441" w:rsidRDefault="00841F9B" w:rsidP="00982441">
            <w:pPr>
              <w:autoSpaceDE w:val="0"/>
              <w:autoSpaceDN w:val="0"/>
              <w:adjustRightInd w:val="0"/>
              <w:spacing w:line="259" w:lineRule="auto"/>
              <w:ind w:right="29"/>
              <w:jc w:val="center"/>
              <w:rPr>
                <w:rFonts w:cs="ZapfHumnst BT"/>
                <w:sz w:val="20"/>
                <w:szCs w:val="20"/>
              </w:rPr>
            </w:pPr>
          </w:p>
        </w:tc>
        <w:tc>
          <w:tcPr>
            <w:tcW w:w="1078" w:type="dxa"/>
            <w:tcBorders>
              <w:top w:val="single" w:sz="4" w:space="0" w:color="auto"/>
              <w:left w:val="nil"/>
              <w:bottom w:val="single" w:sz="4" w:space="0" w:color="auto"/>
              <w:right w:val="nil"/>
            </w:tcBorders>
            <w:vAlign w:val="bottom"/>
          </w:tcPr>
          <w:p w14:paraId="3273FE0E" w14:textId="3CC936B1" w:rsidR="00841F9B" w:rsidRPr="00982441" w:rsidRDefault="00841F9B" w:rsidP="00982441">
            <w:pPr>
              <w:autoSpaceDE w:val="0"/>
              <w:autoSpaceDN w:val="0"/>
              <w:adjustRightInd w:val="0"/>
              <w:spacing w:line="259" w:lineRule="auto"/>
              <w:ind w:right="29"/>
              <w:jc w:val="center"/>
              <w:rPr>
                <w:rFonts w:cs="ZapfHumnst BT"/>
                <w:sz w:val="20"/>
                <w:szCs w:val="20"/>
              </w:rPr>
            </w:pPr>
          </w:p>
        </w:tc>
      </w:tr>
    </w:tbl>
    <w:p w14:paraId="0CD96A25" w14:textId="77777777" w:rsidR="00982441" w:rsidRPr="00982441" w:rsidRDefault="00982441" w:rsidP="00982441">
      <w:pPr>
        <w:autoSpaceDE w:val="0"/>
        <w:autoSpaceDN w:val="0"/>
        <w:adjustRightInd w:val="0"/>
        <w:spacing w:line="259" w:lineRule="auto"/>
        <w:jc w:val="both"/>
        <w:rPr>
          <w:rFonts w:cs="ZapfHumnst BT"/>
          <w:sz w:val="16"/>
          <w:szCs w:val="16"/>
        </w:rPr>
      </w:pPr>
      <w:r w:rsidRPr="00982441">
        <w:rPr>
          <w:rFonts w:cs="ZapfHumnst BT"/>
          <w:sz w:val="16"/>
          <w:szCs w:val="16"/>
        </w:rPr>
        <w:t xml:space="preserve">Note: The target for all age ranges is 30 percent. </w:t>
      </w:r>
    </w:p>
    <w:p w14:paraId="0BC9BB3A" w14:textId="77777777" w:rsidR="00982441" w:rsidRPr="00982441" w:rsidRDefault="00982441" w:rsidP="00982441">
      <w:pPr>
        <w:autoSpaceDE w:val="0"/>
        <w:autoSpaceDN w:val="0"/>
        <w:adjustRightInd w:val="0"/>
        <w:spacing w:line="259" w:lineRule="auto"/>
        <w:rPr>
          <w:rFonts w:cs="ZapfHumnst BT"/>
          <w:sz w:val="20"/>
          <w:szCs w:val="20"/>
        </w:rPr>
      </w:pPr>
    </w:p>
    <w:p w14:paraId="4F5BFF89" w14:textId="77777777" w:rsidR="00841F9B" w:rsidRDefault="00841F9B" w:rsidP="00841F9B">
      <w:pPr>
        <w:autoSpaceDE w:val="0"/>
        <w:autoSpaceDN w:val="0"/>
        <w:adjustRightInd w:val="0"/>
        <w:spacing w:line="240" w:lineRule="auto"/>
        <w:rPr>
          <w:rFonts w:ascii="ZapfHumnst BT" w:hAnsi="ZapfHumnst BT" w:cs="ZapfHumnst BT"/>
          <w:sz w:val="18"/>
          <w:szCs w:val="18"/>
        </w:rPr>
      </w:pPr>
    </w:p>
    <w:p w14:paraId="7C3BB4B9" w14:textId="77777777" w:rsidR="008B6850" w:rsidRDefault="008B6850" w:rsidP="008B6850">
      <w:pPr>
        <w:pStyle w:val="BodyText"/>
        <w:sectPr w:rsidR="008B6850" w:rsidSect="008B6850">
          <w:footerReference w:type="default" r:id="rId49"/>
          <w:pgSz w:w="15840" w:h="12240" w:orient="landscape" w:code="1"/>
          <w:pgMar w:top="1440" w:right="1440" w:bottom="1440" w:left="1440" w:header="720" w:footer="720" w:gutter="0"/>
          <w:cols w:space="720"/>
          <w:docGrid w:linePitch="326"/>
        </w:sectPr>
      </w:pPr>
    </w:p>
    <w:p w14:paraId="137D6FE9" w14:textId="657EBFF7" w:rsidR="00616076" w:rsidRPr="003F717D" w:rsidRDefault="00616076" w:rsidP="00616076">
      <w:pPr>
        <w:pStyle w:val="BodyText"/>
      </w:pPr>
      <w:r>
        <w:rPr>
          <w:b/>
        </w:rPr>
        <w:t xml:space="preserve">Table </w:t>
      </w:r>
      <w:r w:rsidR="00216CBD">
        <w:rPr>
          <w:b/>
        </w:rPr>
        <w:t>A3.</w:t>
      </w:r>
      <w:r>
        <w:rPr>
          <w:b/>
        </w:rPr>
        <w:t xml:space="preserve">4 </w:t>
      </w:r>
      <w:r>
        <w:t>presents the mean number of eligible women of reproductive age per household. [</w:t>
      </w:r>
      <w:r w:rsidRPr="003019C5">
        <w:rPr>
          <w:highlight w:val="yellow"/>
        </w:rPr>
        <w:t xml:space="preserve">Describe the results presented in Table </w:t>
      </w:r>
      <w:r w:rsidR="00216CBD">
        <w:rPr>
          <w:highlight w:val="yellow"/>
        </w:rPr>
        <w:t>A3.</w:t>
      </w:r>
      <w:r>
        <w:rPr>
          <w:highlight w:val="yellow"/>
        </w:rPr>
        <w:t>4</w:t>
      </w:r>
      <w:r w:rsidRPr="003019C5">
        <w:rPr>
          <w:highlight w:val="yellow"/>
        </w:rPr>
        <w:t>.</w:t>
      </w:r>
      <w:r>
        <w:t>]</w:t>
      </w:r>
    </w:p>
    <w:p w14:paraId="65B08D76" w14:textId="321697C3" w:rsidR="008B6850" w:rsidRDefault="000D7AD1" w:rsidP="003019C5">
      <w:pPr>
        <w:pStyle w:val="Tabletitle"/>
        <w:keepLines/>
        <w:spacing w:before="240"/>
        <w:contextualSpacing/>
        <w:outlineLvl w:val="3"/>
      </w:pPr>
      <w:bookmarkStart w:id="914" w:name="_Toc50719244"/>
      <w:r>
        <w:t xml:space="preserve">Table </w:t>
      </w:r>
      <w:r w:rsidR="008B6084">
        <w:t>A3.</w:t>
      </w:r>
      <w:r>
        <w:t>4: Eligible Women per Household</w:t>
      </w:r>
      <w:bookmarkEnd w:id="914"/>
    </w:p>
    <w:tbl>
      <w:tblPr>
        <w:tblW w:w="0" w:type="auto"/>
        <w:tblLayout w:type="fixed"/>
        <w:tblCellMar>
          <w:left w:w="30" w:type="dxa"/>
          <w:right w:w="30" w:type="dxa"/>
        </w:tblCellMar>
        <w:tblLook w:val="0000" w:firstRow="0" w:lastRow="0" w:firstColumn="0" w:lastColumn="0" w:noHBand="0" w:noVBand="0"/>
      </w:tblPr>
      <w:tblGrid>
        <w:gridCol w:w="1440"/>
        <w:gridCol w:w="1350"/>
        <w:gridCol w:w="1577"/>
        <w:gridCol w:w="1980"/>
      </w:tblGrid>
      <w:tr w:rsidR="008B6850" w:rsidRPr="000D7AD1" w14:paraId="39BC3060" w14:textId="77777777" w:rsidTr="000D7AD1">
        <w:tc>
          <w:tcPr>
            <w:tcW w:w="6347" w:type="dxa"/>
            <w:gridSpan w:val="4"/>
            <w:tcBorders>
              <w:top w:val="nil"/>
              <w:left w:val="nil"/>
              <w:bottom w:val="single" w:sz="4" w:space="0" w:color="auto"/>
              <w:right w:val="nil"/>
            </w:tcBorders>
            <w:vAlign w:val="bottom"/>
          </w:tcPr>
          <w:p w14:paraId="5AB3AB37" w14:textId="5071B39F" w:rsidR="008B6850" w:rsidRPr="000D7AD1" w:rsidRDefault="008B6850" w:rsidP="006B778C">
            <w:pPr>
              <w:autoSpaceDE w:val="0"/>
              <w:autoSpaceDN w:val="0"/>
              <w:adjustRightInd w:val="0"/>
              <w:spacing w:line="259" w:lineRule="auto"/>
              <w:rPr>
                <w:rFonts w:cs="ZapfHumnst BT"/>
                <w:sz w:val="20"/>
                <w:szCs w:val="20"/>
              </w:rPr>
            </w:pPr>
            <w:r w:rsidRPr="000D7AD1">
              <w:rPr>
                <w:rFonts w:cs="ZapfHumnst BT"/>
                <w:sz w:val="20"/>
                <w:szCs w:val="20"/>
              </w:rPr>
              <w:t>Mean number of eligible women 15-49 years</w:t>
            </w:r>
            <w:r w:rsidR="00E9755D">
              <w:rPr>
                <w:rFonts w:cs="ZapfHumnst BT"/>
                <w:sz w:val="20"/>
                <w:szCs w:val="20"/>
              </w:rPr>
              <w:t xml:space="preserve"> of age</w:t>
            </w:r>
            <w:r w:rsidRPr="000D7AD1">
              <w:rPr>
                <w:rFonts w:cs="ZapfHumnst BT"/>
                <w:sz w:val="20"/>
                <w:szCs w:val="20"/>
              </w:rPr>
              <w:t xml:space="preserve"> 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0D7AD1" w:rsidRPr="000D7AD1" w14:paraId="4B3E738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0398B316" w14:textId="07AA238B" w:rsidR="008B6850" w:rsidRPr="000D7AD1" w:rsidRDefault="000D7AD1" w:rsidP="000D7AD1">
            <w:pPr>
              <w:autoSpaceDE w:val="0"/>
              <w:autoSpaceDN w:val="0"/>
              <w:adjustRightInd w:val="0"/>
              <w:spacing w:line="259" w:lineRule="auto"/>
              <w:rPr>
                <w:rFonts w:cs="ZapfHumnst BT"/>
                <w:b/>
                <w:color w:val="FFFFFF" w:themeColor="background1"/>
                <w:sz w:val="20"/>
                <w:szCs w:val="20"/>
              </w:rPr>
            </w:pPr>
            <w:r w:rsidRPr="000D7AD1">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4838D769" w14:textId="65AEC015"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141B0F2A" w14:textId="47ACC404"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577" w:type="dxa"/>
            <w:tcBorders>
              <w:top w:val="single" w:sz="4" w:space="0" w:color="auto"/>
              <w:left w:val="nil"/>
              <w:bottom w:val="single" w:sz="4" w:space="0" w:color="auto"/>
              <w:right w:val="nil"/>
            </w:tcBorders>
            <w:shd w:val="clear" w:color="auto" w:fill="387990"/>
            <w:vAlign w:val="bottom"/>
          </w:tcPr>
          <w:p w14:paraId="49E8A45F" w14:textId="20AE58C9" w:rsidR="000D7AD1"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Eligible women in completed </w:t>
            </w:r>
            <w:r w:rsidR="00E9755D">
              <w:rPr>
                <w:rFonts w:cs="ZapfHumnst BT"/>
                <w:b/>
                <w:color w:val="FFFFFF" w:themeColor="background1"/>
                <w:sz w:val="20"/>
                <w:szCs w:val="20"/>
              </w:rPr>
              <w:t>household</w:t>
            </w:r>
            <w:r w:rsidR="00E9755D" w:rsidRPr="000D7AD1">
              <w:rPr>
                <w:rFonts w:cs="ZapfHumnst BT"/>
                <w:b/>
                <w:color w:val="FFFFFF" w:themeColor="background1"/>
                <w:sz w:val="20"/>
                <w:szCs w:val="20"/>
              </w:rPr>
              <w:t xml:space="preserve"> </w:t>
            </w:r>
          </w:p>
          <w:p w14:paraId="6D216C43" w14:textId="7CF69EF5" w:rsidR="008B6850" w:rsidRPr="000D7AD1" w:rsidRDefault="008B6850" w:rsidP="000D7AD1">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(N)</w:t>
            </w:r>
          </w:p>
        </w:tc>
        <w:tc>
          <w:tcPr>
            <w:tcW w:w="1980" w:type="dxa"/>
            <w:tcBorders>
              <w:top w:val="single" w:sz="4" w:space="0" w:color="auto"/>
              <w:left w:val="nil"/>
              <w:bottom w:val="single" w:sz="4" w:space="0" w:color="auto"/>
              <w:right w:val="nil"/>
            </w:tcBorders>
            <w:shd w:val="clear" w:color="auto" w:fill="387990"/>
            <w:vAlign w:val="bottom"/>
          </w:tcPr>
          <w:p w14:paraId="36433469" w14:textId="10FF16BC" w:rsidR="008B6850" w:rsidRPr="000D7AD1" w:rsidRDefault="008B6850" w:rsidP="006B778C">
            <w:pPr>
              <w:autoSpaceDE w:val="0"/>
              <w:autoSpaceDN w:val="0"/>
              <w:adjustRightInd w:val="0"/>
              <w:spacing w:line="259" w:lineRule="auto"/>
              <w:jc w:val="center"/>
              <w:rPr>
                <w:rFonts w:cs="ZapfHumnst BT"/>
                <w:b/>
                <w:color w:val="FFFFFF" w:themeColor="background1"/>
                <w:sz w:val="20"/>
                <w:szCs w:val="20"/>
              </w:rPr>
            </w:pPr>
            <w:r w:rsidRPr="000D7AD1">
              <w:rPr>
                <w:rFonts w:cs="ZapfHumnst BT"/>
                <w:b/>
                <w:color w:val="FFFFFF" w:themeColor="background1"/>
                <w:sz w:val="20"/>
                <w:szCs w:val="20"/>
              </w:rPr>
              <w:t xml:space="preserve">Mean number of eligible women per </w:t>
            </w:r>
            <w:r w:rsidR="00E9755D">
              <w:rPr>
                <w:rFonts w:cs="ZapfHumnst BT"/>
                <w:b/>
                <w:color w:val="FFFFFF" w:themeColor="background1"/>
                <w:sz w:val="20"/>
                <w:szCs w:val="20"/>
              </w:rPr>
              <w:t>household</w:t>
            </w:r>
          </w:p>
        </w:tc>
      </w:tr>
      <w:tr w:rsidR="009E50F0" w:rsidRPr="000D7AD1" w14:paraId="5D108CB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00C82CC" w14:textId="3054E26A"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6B029E61" w14:textId="651F161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E82DA02" w14:textId="4713FEB4"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CF278C9" w14:textId="0EE01F0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73A340D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F400B4" w14:textId="711C16A8"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51CBF59F" w14:textId="209AA950"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189AB4BF" w14:textId="13578BC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214D104" w14:textId="749F038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457E83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8FAA53C" w14:textId="15B16835"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22A1E3C3" w14:textId="41E838B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7AB7812" w14:textId="00471473"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82A2846" w14:textId="685E2F3D"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81B6DC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B733C5A" w14:textId="1E2C9B6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5EDF0409" w14:textId="453EC9D7"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CAAC814" w14:textId="778F085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2ECA75F1" w14:textId="04D4ECDA"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3A72BC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F4E385D" w14:textId="07D4092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36D52AEB" w14:textId="31BC959C"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2ADC38C3" w14:textId="5C8D3F27"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D7A5DF1" w14:textId="14D222C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1C1338FC"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C47414" w14:textId="3811D1A2"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31A5FE88" w14:textId="264E3643"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8226406" w14:textId="45995492"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A6411FE" w14:textId="2AC43E5E"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4745C890"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87DCAC1" w14:textId="12BFFE3D"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7CD81238" w14:textId="1AFF36AE"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83FF2D2" w14:textId="72ED771B"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18531B2A" w14:textId="21847E49"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2A49738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B2C1FE4" w14:textId="2CA12117"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8</w:t>
            </w:r>
          </w:p>
        </w:tc>
        <w:tc>
          <w:tcPr>
            <w:tcW w:w="1350" w:type="dxa"/>
            <w:tcBorders>
              <w:top w:val="single" w:sz="4" w:space="0" w:color="auto"/>
              <w:left w:val="nil"/>
              <w:bottom w:val="single" w:sz="4" w:space="0" w:color="auto"/>
              <w:right w:val="nil"/>
            </w:tcBorders>
            <w:vAlign w:val="bottom"/>
          </w:tcPr>
          <w:p w14:paraId="46D05707" w14:textId="17671459"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41A78248" w14:textId="21FA38F0"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523DDCB9" w14:textId="4BE16C07"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55CE34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EE114F2" w14:textId="78C9249C"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BED7621" w14:textId="79BD08C5"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5FD9D79B" w14:textId="3A6CC48C"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43314CD2" w14:textId="688466E8" w:rsidR="009E50F0" w:rsidRPr="000D7AD1" w:rsidRDefault="009E50F0" w:rsidP="000D7AD1">
            <w:pPr>
              <w:autoSpaceDE w:val="0"/>
              <w:autoSpaceDN w:val="0"/>
              <w:adjustRightInd w:val="0"/>
              <w:spacing w:line="259" w:lineRule="auto"/>
              <w:jc w:val="center"/>
              <w:rPr>
                <w:rFonts w:cs="ZapfHumnst BT"/>
                <w:sz w:val="20"/>
                <w:szCs w:val="20"/>
              </w:rPr>
            </w:pPr>
          </w:p>
        </w:tc>
      </w:tr>
      <w:tr w:rsidR="009E50F0" w:rsidRPr="000D7AD1" w14:paraId="5CC6C01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7876C69" w14:textId="0FB080EB" w:rsidR="009E50F0" w:rsidRPr="000D7AD1" w:rsidRDefault="000D7AD1" w:rsidP="000D7AD1">
            <w:pPr>
              <w:autoSpaceDE w:val="0"/>
              <w:autoSpaceDN w:val="0"/>
              <w:adjustRightInd w:val="0"/>
              <w:spacing w:line="259" w:lineRule="auto"/>
              <w:ind w:left="58" w:hanging="58"/>
              <w:rPr>
                <w:rFonts w:cs="ZapfHumnst BT"/>
                <w:sz w:val="20"/>
                <w:szCs w:val="20"/>
              </w:rPr>
            </w:pPr>
            <w:r w:rsidRPr="000D7AD1">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5156E7A3" w14:textId="78826F2B" w:rsidR="009E50F0" w:rsidRPr="000D7AD1" w:rsidRDefault="009E50F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0E013CD9" w14:textId="657FF261" w:rsidR="009E50F0" w:rsidRPr="000D7AD1" w:rsidRDefault="009E50F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60880222" w14:textId="64066C91" w:rsidR="009E50F0" w:rsidRPr="000D7AD1" w:rsidRDefault="009E50F0" w:rsidP="000D7AD1">
            <w:pPr>
              <w:autoSpaceDE w:val="0"/>
              <w:autoSpaceDN w:val="0"/>
              <w:adjustRightInd w:val="0"/>
              <w:spacing w:line="259" w:lineRule="auto"/>
              <w:jc w:val="center"/>
              <w:rPr>
                <w:rFonts w:cs="ZapfHumnst BT"/>
                <w:sz w:val="20"/>
                <w:szCs w:val="20"/>
              </w:rPr>
            </w:pPr>
          </w:p>
        </w:tc>
      </w:tr>
      <w:tr w:rsidR="008B6850" w:rsidRPr="000D7AD1" w14:paraId="3A3BDA34"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B02D751"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70B3077" w14:textId="5111C91F" w:rsidR="008B6850" w:rsidRPr="000D7AD1" w:rsidRDefault="008B6850" w:rsidP="000D7AD1">
            <w:pPr>
              <w:autoSpaceDE w:val="0"/>
              <w:autoSpaceDN w:val="0"/>
              <w:adjustRightInd w:val="0"/>
              <w:spacing w:line="259" w:lineRule="auto"/>
              <w:jc w:val="center"/>
              <w:rPr>
                <w:rFonts w:cs="ZapfHumnst BT"/>
                <w:sz w:val="20"/>
                <w:szCs w:val="20"/>
              </w:rPr>
            </w:pPr>
          </w:p>
        </w:tc>
        <w:tc>
          <w:tcPr>
            <w:tcW w:w="1577" w:type="dxa"/>
            <w:tcBorders>
              <w:top w:val="single" w:sz="4" w:space="0" w:color="auto"/>
              <w:left w:val="nil"/>
              <w:bottom w:val="single" w:sz="4" w:space="0" w:color="auto"/>
              <w:right w:val="nil"/>
            </w:tcBorders>
            <w:vAlign w:val="bottom"/>
          </w:tcPr>
          <w:p w14:paraId="334F30C1" w14:textId="0C1D09E8" w:rsidR="008B6850" w:rsidRPr="000D7AD1" w:rsidRDefault="008B6850" w:rsidP="000D7AD1">
            <w:pPr>
              <w:autoSpaceDE w:val="0"/>
              <w:autoSpaceDN w:val="0"/>
              <w:adjustRightInd w:val="0"/>
              <w:spacing w:line="259" w:lineRule="auto"/>
              <w:jc w:val="center"/>
              <w:rPr>
                <w:rFonts w:cs="ZapfHumnst BT"/>
                <w:sz w:val="20"/>
                <w:szCs w:val="20"/>
              </w:rPr>
            </w:pPr>
          </w:p>
        </w:tc>
        <w:tc>
          <w:tcPr>
            <w:tcW w:w="1980" w:type="dxa"/>
            <w:tcBorders>
              <w:top w:val="single" w:sz="4" w:space="0" w:color="auto"/>
              <w:left w:val="nil"/>
              <w:bottom w:val="single" w:sz="4" w:space="0" w:color="auto"/>
              <w:right w:val="nil"/>
            </w:tcBorders>
            <w:vAlign w:val="bottom"/>
          </w:tcPr>
          <w:p w14:paraId="000E28B2" w14:textId="3EEFAF18" w:rsidR="008B6850" w:rsidRPr="000D7AD1" w:rsidRDefault="008B6850" w:rsidP="000D7AD1">
            <w:pPr>
              <w:autoSpaceDE w:val="0"/>
              <w:autoSpaceDN w:val="0"/>
              <w:adjustRightInd w:val="0"/>
              <w:spacing w:line="259" w:lineRule="auto"/>
              <w:jc w:val="center"/>
              <w:rPr>
                <w:rFonts w:cs="ZapfHumnst BT"/>
                <w:sz w:val="20"/>
                <w:szCs w:val="20"/>
              </w:rPr>
            </w:pPr>
          </w:p>
        </w:tc>
      </w:tr>
    </w:tbl>
    <w:p w14:paraId="0633D6A5" w14:textId="33747D60" w:rsidR="000D7AD1" w:rsidRPr="000D7AD1" w:rsidRDefault="000D7AD1" w:rsidP="000D7AD1">
      <w:pPr>
        <w:autoSpaceDE w:val="0"/>
        <w:autoSpaceDN w:val="0"/>
        <w:adjustRightInd w:val="0"/>
        <w:spacing w:line="259" w:lineRule="auto"/>
        <w:jc w:val="both"/>
        <w:rPr>
          <w:rFonts w:cs="ZapfHumnst BT"/>
          <w:sz w:val="16"/>
          <w:szCs w:val="16"/>
        </w:rPr>
      </w:pPr>
      <w:r w:rsidRPr="000D7AD1">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0D7AD1">
        <w:rPr>
          <w:rFonts w:cs="ZapfHumnst BT"/>
          <w:sz w:val="16"/>
          <w:szCs w:val="16"/>
        </w:rPr>
        <w:t xml:space="preserve"> number of eligible women per household. </w:t>
      </w:r>
    </w:p>
    <w:p w14:paraId="57014723" w14:textId="12203B6C" w:rsidR="00616076" w:rsidRPr="003F717D" w:rsidRDefault="00616076" w:rsidP="000D7AD1">
      <w:pPr>
        <w:pStyle w:val="BodyText"/>
        <w:spacing w:before="240"/>
      </w:pPr>
      <w:r>
        <w:rPr>
          <w:b/>
        </w:rPr>
        <w:t xml:space="preserve">Table </w:t>
      </w:r>
      <w:r w:rsidR="00216CBD">
        <w:rPr>
          <w:b/>
        </w:rPr>
        <w:t>A3.</w:t>
      </w:r>
      <w:r>
        <w:rPr>
          <w:b/>
        </w:rPr>
        <w:t>5</w:t>
      </w:r>
      <w:r>
        <w:t xml:space="preserve"> presents the mean number of eligible children under 6 years of age per household. [</w:t>
      </w:r>
      <w:r w:rsidRPr="003019C5">
        <w:rPr>
          <w:highlight w:val="yellow"/>
        </w:rPr>
        <w:t xml:space="preserve">Describe the results presented in Table </w:t>
      </w:r>
      <w:r w:rsidR="00216CBD">
        <w:rPr>
          <w:highlight w:val="yellow"/>
        </w:rPr>
        <w:t>A3.5</w:t>
      </w:r>
      <w:r w:rsidRPr="003019C5">
        <w:rPr>
          <w:highlight w:val="yellow"/>
        </w:rPr>
        <w:t>.</w:t>
      </w:r>
      <w:r>
        <w:t>]</w:t>
      </w:r>
    </w:p>
    <w:p w14:paraId="0C1E094F" w14:textId="23CD7F6D" w:rsidR="008B6850" w:rsidRDefault="000D7AD1" w:rsidP="003019C5">
      <w:pPr>
        <w:pStyle w:val="Tabletitle"/>
        <w:keepLines/>
        <w:spacing w:before="240"/>
        <w:contextualSpacing/>
        <w:outlineLvl w:val="3"/>
      </w:pPr>
      <w:bookmarkStart w:id="915" w:name="_Toc50719245"/>
      <w:r>
        <w:t xml:space="preserve">Table </w:t>
      </w:r>
      <w:r w:rsidR="008B6084">
        <w:t>A3.</w:t>
      </w:r>
      <w:r w:rsidR="004F5878">
        <w:t>5</w:t>
      </w:r>
      <w:r>
        <w:t>: Eligible Children per Household</w:t>
      </w:r>
      <w:bookmarkEnd w:id="915"/>
    </w:p>
    <w:tbl>
      <w:tblPr>
        <w:tblW w:w="0" w:type="auto"/>
        <w:tblLayout w:type="fixed"/>
        <w:tblCellMar>
          <w:left w:w="30" w:type="dxa"/>
          <w:right w:w="30" w:type="dxa"/>
        </w:tblCellMar>
        <w:tblLook w:val="0000" w:firstRow="0" w:lastRow="0" w:firstColumn="0" w:lastColumn="0" w:noHBand="0" w:noVBand="0"/>
      </w:tblPr>
      <w:tblGrid>
        <w:gridCol w:w="1440"/>
        <w:gridCol w:w="1350"/>
        <w:gridCol w:w="1530"/>
        <w:gridCol w:w="2070"/>
      </w:tblGrid>
      <w:tr w:rsidR="008B6850" w:rsidRPr="000D7AD1" w14:paraId="5DD16DFC" w14:textId="77777777" w:rsidTr="004F5878">
        <w:tc>
          <w:tcPr>
            <w:tcW w:w="6390" w:type="dxa"/>
            <w:gridSpan w:val="4"/>
            <w:tcBorders>
              <w:top w:val="nil"/>
              <w:left w:val="nil"/>
              <w:bottom w:val="single" w:sz="4" w:space="0" w:color="auto"/>
              <w:right w:val="nil"/>
            </w:tcBorders>
            <w:vAlign w:val="bottom"/>
          </w:tcPr>
          <w:p w14:paraId="1D443C7E" w14:textId="10E4A5DF" w:rsidR="008B6850" w:rsidRPr="000D7AD1" w:rsidRDefault="008B6850" w:rsidP="001B37D5">
            <w:pPr>
              <w:autoSpaceDE w:val="0"/>
              <w:autoSpaceDN w:val="0"/>
              <w:adjustRightInd w:val="0"/>
              <w:spacing w:line="259" w:lineRule="auto"/>
              <w:rPr>
                <w:rFonts w:cs="ZapfHumnst BT"/>
                <w:sz w:val="20"/>
                <w:szCs w:val="20"/>
              </w:rPr>
            </w:pPr>
            <w:r w:rsidRPr="000D7AD1">
              <w:rPr>
                <w:rFonts w:cs="ZapfHumnst BT"/>
                <w:sz w:val="20"/>
                <w:szCs w:val="20"/>
              </w:rPr>
              <w:t xml:space="preserve">Mean number of eligible children younger than 6 years </w:t>
            </w:r>
            <w:r w:rsidR="00E9755D">
              <w:rPr>
                <w:rFonts w:cs="ZapfHumnst BT"/>
                <w:sz w:val="20"/>
                <w:szCs w:val="20"/>
              </w:rPr>
              <w:t xml:space="preserve">of age </w:t>
            </w:r>
            <w:r w:rsidRPr="000D7AD1">
              <w:rPr>
                <w:rFonts w:cs="ZapfHumnst BT"/>
                <w:sz w:val="20"/>
                <w:szCs w:val="20"/>
              </w:rPr>
              <w:t xml:space="preserve">per household, </w:t>
            </w:r>
            <w:r w:rsidR="009E50F0" w:rsidRPr="000D7AD1">
              <w:rPr>
                <w:rFonts w:cs="ZapfHumnst BT"/>
                <w:sz w:val="20"/>
                <w:szCs w:val="20"/>
              </w:rPr>
              <w:t>Feed the Future [</w:t>
            </w:r>
            <w:r w:rsidR="009E50F0" w:rsidRPr="003019C5">
              <w:rPr>
                <w:rFonts w:cs="ZapfHumnst BT"/>
                <w:sz w:val="20"/>
                <w:szCs w:val="20"/>
                <w:highlight w:val="yellow"/>
              </w:rPr>
              <w:t>Country</w:t>
            </w:r>
            <w:r w:rsidR="009E50F0" w:rsidRPr="000D7AD1">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D7AD1">
              <w:rPr>
                <w:rFonts w:cs="ZapfHumnst BT"/>
                <w:sz w:val="20"/>
                <w:szCs w:val="20"/>
              </w:rPr>
              <w:t>]</w:t>
            </w:r>
          </w:p>
        </w:tc>
      </w:tr>
      <w:tr w:rsidR="004F5878" w:rsidRPr="004F5878" w14:paraId="69066B5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shd w:val="clear" w:color="auto" w:fill="387990"/>
            <w:vAlign w:val="bottom"/>
          </w:tcPr>
          <w:p w14:paraId="46754FF0" w14:textId="44438D86" w:rsidR="008B6850" w:rsidRPr="004F5878" w:rsidRDefault="000D7AD1" w:rsidP="000D7AD1">
            <w:pPr>
              <w:autoSpaceDE w:val="0"/>
              <w:autoSpaceDN w:val="0"/>
              <w:adjustRightInd w:val="0"/>
              <w:spacing w:line="259" w:lineRule="auto"/>
              <w:rPr>
                <w:rFonts w:cs="ZapfHumnst BT"/>
                <w:b/>
                <w:color w:val="FFFFFF" w:themeColor="background1"/>
                <w:sz w:val="20"/>
                <w:szCs w:val="20"/>
              </w:rPr>
            </w:pPr>
            <w:r w:rsidRPr="004F5878">
              <w:rPr>
                <w:rFonts w:cs="ZapfHumnst BT"/>
                <w:b/>
                <w:color w:val="FFFFFF" w:themeColor="background1"/>
                <w:sz w:val="20"/>
                <w:szCs w:val="20"/>
              </w:rPr>
              <w:t>Team</w:t>
            </w:r>
          </w:p>
        </w:tc>
        <w:tc>
          <w:tcPr>
            <w:tcW w:w="1350" w:type="dxa"/>
            <w:tcBorders>
              <w:top w:val="single" w:sz="4" w:space="0" w:color="auto"/>
              <w:left w:val="nil"/>
              <w:bottom w:val="single" w:sz="4" w:space="0" w:color="auto"/>
              <w:right w:val="nil"/>
            </w:tcBorders>
            <w:shd w:val="clear" w:color="auto" w:fill="387990"/>
            <w:vAlign w:val="bottom"/>
          </w:tcPr>
          <w:p w14:paraId="1D88798A" w14:textId="74F02E07"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Completed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r w:rsidRPr="004F5878">
              <w:rPr>
                <w:rFonts w:cs="ZapfHumnst BT"/>
                <w:b/>
                <w:color w:val="FFFFFF" w:themeColor="background1"/>
                <w:sz w:val="20"/>
                <w:szCs w:val="20"/>
              </w:rPr>
              <w:t>(N)</w:t>
            </w:r>
          </w:p>
        </w:tc>
        <w:tc>
          <w:tcPr>
            <w:tcW w:w="1530" w:type="dxa"/>
            <w:tcBorders>
              <w:top w:val="single" w:sz="4" w:space="0" w:color="auto"/>
              <w:left w:val="nil"/>
              <w:bottom w:val="single" w:sz="4" w:space="0" w:color="auto"/>
              <w:right w:val="nil"/>
            </w:tcBorders>
            <w:shd w:val="clear" w:color="auto" w:fill="387990"/>
            <w:vAlign w:val="bottom"/>
          </w:tcPr>
          <w:p w14:paraId="52EB0A43" w14:textId="3D158D97" w:rsidR="004F5878"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Eligible children in </w:t>
            </w:r>
            <w:r w:rsidR="00E9755D">
              <w:rPr>
                <w:rFonts w:cs="ZapfHumnst BT"/>
                <w:b/>
                <w:color w:val="FFFFFF" w:themeColor="background1"/>
                <w:sz w:val="20"/>
                <w:szCs w:val="20"/>
              </w:rPr>
              <w:t>household</w:t>
            </w:r>
            <w:r w:rsidR="00E9755D" w:rsidRPr="004F5878">
              <w:rPr>
                <w:rFonts w:cs="ZapfHumnst BT"/>
                <w:b/>
                <w:color w:val="FFFFFF" w:themeColor="background1"/>
                <w:sz w:val="20"/>
                <w:szCs w:val="20"/>
              </w:rPr>
              <w:t xml:space="preserve"> </w:t>
            </w:r>
          </w:p>
          <w:p w14:paraId="17AB6453" w14:textId="1DF59338" w:rsidR="008B6850" w:rsidRPr="004F5878" w:rsidRDefault="008B6850" w:rsidP="000D7AD1">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(N)</w:t>
            </w:r>
          </w:p>
        </w:tc>
        <w:tc>
          <w:tcPr>
            <w:tcW w:w="2070" w:type="dxa"/>
            <w:tcBorders>
              <w:top w:val="single" w:sz="4" w:space="0" w:color="auto"/>
              <w:left w:val="nil"/>
              <w:bottom w:val="single" w:sz="4" w:space="0" w:color="auto"/>
              <w:right w:val="nil"/>
            </w:tcBorders>
            <w:shd w:val="clear" w:color="auto" w:fill="387990"/>
            <w:vAlign w:val="bottom"/>
          </w:tcPr>
          <w:p w14:paraId="253478AE" w14:textId="2CDC9DF6" w:rsidR="008B6850" w:rsidRPr="004F5878" w:rsidRDefault="008B6850" w:rsidP="006B778C">
            <w:pPr>
              <w:autoSpaceDE w:val="0"/>
              <w:autoSpaceDN w:val="0"/>
              <w:adjustRightInd w:val="0"/>
              <w:spacing w:line="259" w:lineRule="auto"/>
              <w:jc w:val="center"/>
              <w:rPr>
                <w:rFonts w:cs="ZapfHumnst BT"/>
                <w:b/>
                <w:color w:val="FFFFFF" w:themeColor="background1"/>
                <w:sz w:val="20"/>
                <w:szCs w:val="20"/>
              </w:rPr>
            </w:pPr>
            <w:r w:rsidRPr="004F5878">
              <w:rPr>
                <w:rFonts w:cs="ZapfHumnst BT"/>
                <w:b/>
                <w:color w:val="FFFFFF" w:themeColor="background1"/>
                <w:sz w:val="20"/>
                <w:szCs w:val="20"/>
              </w:rPr>
              <w:t xml:space="preserve">Mean number of eligible children per </w:t>
            </w:r>
            <w:r w:rsidR="00E9755D">
              <w:rPr>
                <w:rFonts w:cs="ZapfHumnst BT"/>
                <w:b/>
                <w:color w:val="FFFFFF" w:themeColor="background1"/>
                <w:sz w:val="20"/>
                <w:szCs w:val="20"/>
              </w:rPr>
              <w:t>household</w:t>
            </w:r>
          </w:p>
        </w:tc>
      </w:tr>
      <w:tr w:rsidR="009E50F0" w:rsidRPr="000D7AD1" w14:paraId="679FF72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D8DC450" w14:textId="041AF02A"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 </w:t>
            </w:r>
          </w:p>
        </w:tc>
        <w:tc>
          <w:tcPr>
            <w:tcW w:w="1350" w:type="dxa"/>
            <w:tcBorders>
              <w:top w:val="single" w:sz="4" w:space="0" w:color="auto"/>
              <w:left w:val="nil"/>
              <w:bottom w:val="single" w:sz="4" w:space="0" w:color="auto"/>
              <w:right w:val="nil"/>
            </w:tcBorders>
            <w:vAlign w:val="bottom"/>
          </w:tcPr>
          <w:p w14:paraId="52B10FB2" w14:textId="6E0D44B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B4094F" w14:textId="7663CF1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ED62040" w14:textId="55E968BC"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1CAA78F"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7ED9DDC5" w14:textId="70C320D3"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2 </w:t>
            </w:r>
          </w:p>
        </w:tc>
        <w:tc>
          <w:tcPr>
            <w:tcW w:w="1350" w:type="dxa"/>
            <w:tcBorders>
              <w:top w:val="single" w:sz="4" w:space="0" w:color="auto"/>
              <w:left w:val="nil"/>
              <w:bottom w:val="single" w:sz="4" w:space="0" w:color="auto"/>
              <w:right w:val="nil"/>
            </w:tcBorders>
            <w:vAlign w:val="bottom"/>
          </w:tcPr>
          <w:p w14:paraId="071DD4C4" w14:textId="5213E7D4"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1E7822F8" w14:textId="54E78CDD"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1E24DAD" w14:textId="0E119E0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2858B15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68AFE41" w14:textId="122F635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3 </w:t>
            </w:r>
          </w:p>
        </w:tc>
        <w:tc>
          <w:tcPr>
            <w:tcW w:w="1350" w:type="dxa"/>
            <w:tcBorders>
              <w:top w:val="single" w:sz="4" w:space="0" w:color="auto"/>
              <w:left w:val="nil"/>
              <w:bottom w:val="single" w:sz="4" w:space="0" w:color="auto"/>
              <w:right w:val="nil"/>
            </w:tcBorders>
            <w:vAlign w:val="bottom"/>
          </w:tcPr>
          <w:p w14:paraId="0D48E446" w14:textId="280FC58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06A110B" w14:textId="1938833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401CB501" w14:textId="60B19F4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45803DE"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6D9754FA" w14:textId="03D2611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4 </w:t>
            </w:r>
          </w:p>
        </w:tc>
        <w:tc>
          <w:tcPr>
            <w:tcW w:w="1350" w:type="dxa"/>
            <w:tcBorders>
              <w:top w:val="single" w:sz="4" w:space="0" w:color="auto"/>
              <w:left w:val="nil"/>
              <w:bottom w:val="single" w:sz="4" w:space="0" w:color="auto"/>
              <w:right w:val="nil"/>
            </w:tcBorders>
            <w:vAlign w:val="bottom"/>
          </w:tcPr>
          <w:p w14:paraId="61A3F1E1" w14:textId="730E27F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98336B4" w14:textId="184D930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69D67BCB" w14:textId="001A9EDF"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5FD8DCC9"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F9955C9" w14:textId="143CD6D2"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5 </w:t>
            </w:r>
          </w:p>
        </w:tc>
        <w:tc>
          <w:tcPr>
            <w:tcW w:w="1350" w:type="dxa"/>
            <w:tcBorders>
              <w:top w:val="single" w:sz="4" w:space="0" w:color="auto"/>
              <w:left w:val="nil"/>
              <w:bottom w:val="single" w:sz="4" w:space="0" w:color="auto"/>
              <w:right w:val="nil"/>
            </w:tcBorders>
            <w:vAlign w:val="bottom"/>
          </w:tcPr>
          <w:p w14:paraId="587CB657" w14:textId="4D2D81D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36C1BE5" w14:textId="70357099"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2576F670" w14:textId="0121292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31DBEB9D"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1D9AEA68" w14:textId="7FBBBCFC"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6 </w:t>
            </w:r>
          </w:p>
        </w:tc>
        <w:tc>
          <w:tcPr>
            <w:tcW w:w="1350" w:type="dxa"/>
            <w:tcBorders>
              <w:top w:val="single" w:sz="4" w:space="0" w:color="auto"/>
              <w:left w:val="nil"/>
              <w:bottom w:val="single" w:sz="4" w:space="0" w:color="auto"/>
              <w:right w:val="nil"/>
            </w:tcBorders>
            <w:vAlign w:val="bottom"/>
          </w:tcPr>
          <w:p w14:paraId="5B1F5406" w14:textId="7C2C300E"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5BE74584" w14:textId="173C378F"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5262C2E7" w14:textId="65DAD578"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6E9FCF5A"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5CEABBC0" w14:textId="2D299139"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7 </w:t>
            </w:r>
          </w:p>
        </w:tc>
        <w:tc>
          <w:tcPr>
            <w:tcW w:w="1350" w:type="dxa"/>
            <w:tcBorders>
              <w:top w:val="single" w:sz="4" w:space="0" w:color="auto"/>
              <w:left w:val="nil"/>
              <w:bottom w:val="single" w:sz="4" w:space="0" w:color="auto"/>
              <w:right w:val="nil"/>
            </w:tcBorders>
            <w:vAlign w:val="bottom"/>
          </w:tcPr>
          <w:p w14:paraId="3431AD29" w14:textId="233006DB"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70CCD3C2" w14:textId="17D6B6D0"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CE4BFD2" w14:textId="463C7163"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13658162"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03E2977A" w14:textId="2EB5082E" w:rsidR="009E50F0" w:rsidRPr="000D7AD1" w:rsidRDefault="009E50F0" w:rsidP="004F5878">
            <w:pPr>
              <w:autoSpaceDE w:val="0"/>
              <w:autoSpaceDN w:val="0"/>
              <w:adjustRightInd w:val="0"/>
              <w:spacing w:line="259" w:lineRule="auto"/>
              <w:ind w:left="58" w:hanging="58"/>
              <w:rPr>
                <w:rFonts w:cs="ZapfHumnst BT"/>
                <w:sz w:val="20"/>
                <w:szCs w:val="20"/>
              </w:rPr>
            </w:pPr>
            <w:r w:rsidRPr="000D7AD1">
              <w:rPr>
                <w:rFonts w:cs="ZapfHumnst BT"/>
                <w:sz w:val="20"/>
                <w:szCs w:val="20"/>
              </w:rPr>
              <w:t>Team 8</w:t>
            </w:r>
          </w:p>
        </w:tc>
        <w:tc>
          <w:tcPr>
            <w:tcW w:w="1350" w:type="dxa"/>
            <w:tcBorders>
              <w:top w:val="single" w:sz="4" w:space="0" w:color="auto"/>
              <w:left w:val="nil"/>
              <w:bottom w:val="single" w:sz="4" w:space="0" w:color="auto"/>
              <w:right w:val="nil"/>
            </w:tcBorders>
            <w:vAlign w:val="bottom"/>
          </w:tcPr>
          <w:p w14:paraId="26D9C677" w14:textId="3B18075C"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0B9F7DFA" w14:textId="4ED0CB67"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0B0A2E3" w14:textId="0483C95E"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4F3BECB7"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382158CE" w14:textId="2B05FB77"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9 </w:t>
            </w:r>
          </w:p>
        </w:tc>
        <w:tc>
          <w:tcPr>
            <w:tcW w:w="1350" w:type="dxa"/>
            <w:tcBorders>
              <w:top w:val="single" w:sz="4" w:space="0" w:color="auto"/>
              <w:left w:val="nil"/>
              <w:bottom w:val="single" w:sz="4" w:space="0" w:color="auto"/>
              <w:right w:val="nil"/>
            </w:tcBorders>
            <w:vAlign w:val="bottom"/>
          </w:tcPr>
          <w:p w14:paraId="7258B1C2" w14:textId="02EB3276"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4FA85C9B" w14:textId="41BCCC02"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08F58D57" w14:textId="23DF1F34" w:rsidR="009E50F0" w:rsidRPr="000D7AD1" w:rsidRDefault="009E50F0" w:rsidP="004F5878">
            <w:pPr>
              <w:autoSpaceDE w:val="0"/>
              <w:autoSpaceDN w:val="0"/>
              <w:adjustRightInd w:val="0"/>
              <w:spacing w:line="259" w:lineRule="auto"/>
              <w:jc w:val="center"/>
              <w:rPr>
                <w:rFonts w:cs="ZapfHumnst BT"/>
                <w:sz w:val="20"/>
                <w:szCs w:val="20"/>
              </w:rPr>
            </w:pPr>
          </w:p>
        </w:tc>
      </w:tr>
      <w:tr w:rsidR="009E50F0" w:rsidRPr="000D7AD1" w14:paraId="7DF06715"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48F50577" w14:textId="772DCCDE" w:rsidR="009E50F0" w:rsidRPr="000D7AD1" w:rsidRDefault="000D7AD1" w:rsidP="004F5878">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0D7AD1">
              <w:rPr>
                <w:rFonts w:cs="ZapfHumnst BT"/>
                <w:sz w:val="20"/>
                <w:szCs w:val="20"/>
              </w:rPr>
              <w:t xml:space="preserve">10 </w:t>
            </w:r>
          </w:p>
        </w:tc>
        <w:tc>
          <w:tcPr>
            <w:tcW w:w="1350" w:type="dxa"/>
            <w:tcBorders>
              <w:top w:val="single" w:sz="4" w:space="0" w:color="auto"/>
              <w:left w:val="nil"/>
              <w:bottom w:val="single" w:sz="4" w:space="0" w:color="auto"/>
              <w:right w:val="nil"/>
            </w:tcBorders>
            <w:vAlign w:val="bottom"/>
          </w:tcPr>
          <w:p w14:paraId="7ADF9007" w14:textId="15328BD8" w:rsidR="009E50F0" w:rsidRPr="000D7AD1" w:rsidRDefault="009E50F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6DA548A9" w14:textId="32BCEF3B" w:rsidR="009E50F0" w:rsidRPr="000D7AD1" w:rsidRDefault="009E50F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78E17FCA" w14:textId="13FB8228" w:rsidR="009E50F0" w:rsidRPr="000D7AD1" w:rsidRDefault="009E50F0" w:rsidP="004F5878">
            <w:pPr>
              <w:autoSpaceDE w:val="0"/>
              <w:autoSpaceDN w:val="0"/>
              <w:adjustRightInd w:val="0"/>
              <w:spacing w:line="259" w:lineRule="auto"/>
              <w:jc w:val="center"/>
              <w:rPr>
                <w:rFonts w:cs="ZapfHumnst BT"/>
                <w:sz w:val="20"/>
                <w:szCs w:val="20"/>
              </w:rPr>
            </w:pPr>
          </w:p>
        </w:tc>
      </w:tr>
      <w:tr w:rsidR="008B6850" w:rsidRPr="000D7AD1" w14:paraId="2C91EDB3" w14:textId="77777777" w:rsidTr="004F5878">
        <w:tblPrEx>
          <w:tblBorders>
            <w:top w:val="single" w:sz="4" w:space="0" w:color="auto"/>
            <w:left w:val="single" w:sz="4" w:space="0" w:color="auto"/>
            <w:bottom w:val="threeDEngrave" w:sz="12" w:space="0" w:color="auto"/>
            <w:right w:val="threeDEngrave" w:sz="12" w:space="0" w:color="auto"/>
          </w:tblBorders>
        </w:tblPrEx>
        <w:tc>
          <w:tcPr>
            <w:tcW w:w="1440" w:type="dxa"/>
            <w:tcBorders>
              <w:top w:val="single" w:sz="4" w:space="0" w:color="auto"/>
              <w:left w:val="nil"/>
              <w:bottom w:val="single" w:sz="4" w:space="0" w:color="auto"/>
              <w:right w:val="nil"/>
            </w:tcBorders>
            <w:vAlign w:val="bottom"/>
          </w:tcPr>
          <w:p w14:paraId="276F19A4" w14:textId="77777777" w:rsidR="008B6850" w:rsidRPr="000D7AD1" w:rsidRDefault="008B6850" w:rsidP="000D7AD1">
            <w:pPr>
              <w:autoSpaceDE w:val="0"/>
              <w:autoSpaceDN w:val="0"/>
              <w:adjustRightInd w:val="0"/>
              <w:spacing w:line="259" w:lineRule="auto"/>
              <w:rPr>
                <w:rFonts w:cs="ZapfHumnst BT"/>
                <w:b/>
                <w:sz w:val="20"/>
                <w:szCs w:val="20"/>
              </w:rPr>
            </w:pPr>
            <w:r w:rsidRPr="000D7AD1">
              <w:rPr>
                <w:rFonts w:cs="ZapfHumnst BT"/>
                <w:b/>
                <w:sz w:val="20"/>
                <w:szCs w:val="20"/>
              </w:rPr>
              <w:t>All teams</w:t>
            </w:r>
          </w:p>
        </w:tc>
        <w:tc>
          <w:tcPr>
            <w:tcW w:w="1350" w:type="dxa"/>
            <w:tcBorders>
              <w:top w:val="single" w:sz="4" w:space="0" w:color="auto"/>
              <w:left w:val="nil"/>
              <w:bottom w:val="single" w:sz="4" w:space="0" w:color="auto"/>
              <w:right w:val="nil"/>
            </w:tcBorders>
            <w:vAlign w:val="bottom"/>
          </w:tcPr>
          <w:p w14:paraId="6C3775E7" w14:textId="524E2572" w:rsidR="008B6850" w:rsidRPr="000D7AD1" w:rsidRDefault="008B6850" w:rsidP="004F5878">
            <w:pPr>
              <w:autoSpaceDE w:val="0"/>
              <w:autoSpaceDN w:val="0"/>
              <w:adjustRightInd w:val="0"/>
              <w:spacing w:line="259" w:lineRule="auto"/>
              <w:jc w:val="center"/>
              <w:rPr>
                <w:rFonts w:cs="ZapfHumnst BT"/>
                <w:sz w:val="20"/>
                <w:szCs w:val="20"/>
              </w:rPr>
            </w:pPr>
          </w:p>
        </w:tc>
        <w:tc>
          <w:tcPr>
            <w:tcW w:w="1530" w:type="dxa"/>
            <w:tcBorders>
              <w:top w:val="single" w:sz="4" w:space="0" w:color="auto"/>
              <w:left w:val="nil"/>
              <w:bottom w:val="single" w:sz="4" w:space="0" w:color="auto"/>
              <w:right w:val="nil"/>
            </w:tcBorders>
            <w:vAlign w:val="bottom"/>
          </w:tcPr>
          <w:p w14:paraId="26B30A24" w14:textId="5627DCCA" w:rsidR="008B6850" w:rsidRPr="000D7AD1" w:rsidRDefault="008B6850" w:rsidP="004F5878">
            <w:pPr>
              <w:autoSpaceDE w:val="0"/>
              <w:autoSpaceDN w:val="0"/>
              <w:adjustRightInd w:val="0"/>
              <w:spacing w:line="259" w:lineRule="auto"/>
              <w:jc w:val="center"/>
              <w:rPr>
                <w:rFonts w:cs="ZapfHumnst BT"/>
                <w:sz w:val="20"/>
                <w:szCs w:val="20"/>
              </w:rPr>
            </w:pPr>
          </w:p>
        </w:tc>
        <w:tc>
          <w:tcPr>
            <w:tcW w:w="2070" w:type="dxa"/>
            <w:tcBorders>
              <w:top w:val="single" w:sz="4" w:space="0" w:color="auto"/>
              <w:left w:val="nil"/>
              <w:bottom w:val="single" w:sz="4" w:space="0" w:color="auto"/>
              <w:right w:val="nil"/>
            </w:tcBorders>
            <w:vAlign w:val="bottom"/>
          </w:tcPr>
          <w:p w14:paraId="3D98DE38" w14:textId="4F2B960A" w:rsidR="008B6850" w:rsidRPr="000D7AD1" w:rsidRDefault="008B6850" w:rsidP="004F5878">
            <w:pPr>
              <w:autoSpaceDE w:val="0"/>
              <w:autoSpaceDN w:val="0"/>
              <w:adjustRightInd w:val="0"/>
              <w:spacing w:line="259" w:lineRule="auto"/>
              <w:jc w:val="center"/>
              <w:rPr>
                <w:rFonts w:cs="ZapfHumnst BT"/>
                <w:sz w:val="20"/>
                <w:szCs w:val="20"/>
              </w:rPr>
            </w:pPr>
          </w:p>
        </w:tc>
      </w:tr>
    </w:tbl>
    <w:p w14:paraId="5C436E77" w14:textId="1AFDD537" w:rsidR="000D7AD1" w:rsidRPr="00D751B3" w:rsidRDefault="000D7AD1" w:rsidP="000D7AD1">
      <w:pPr>
        <w:autoSpaceDE w:val="0"/>
        <w:autoSpaceDN w:val="0"/>
        <w:adjustRightInd w:val="0"/>
        <w:spacing w:line="259" w:lineRule="auto"/>
        <w:jc w:val="both"/>
        <w:rPr>
          <w:rFonts w:cs="ZapfHumnst BT"/>
          <w:sz w:val="16"/>
          <w:szCs w:val="16"/>
        </w:rPr>
      </w:pPr>
      <w:r w:rsidRPr="00D751B3">
        <w:rPr>
          <w:rFonts w:cs="ZapfHumnst BT"/>
          <w:sz w:val="16"/>
          <w:szCs w:val="16"/>
        </w:rPr>
        <w:t xml:space="preserve">Note: The target is </w:t>
      </w:r>
      <w:r w:rsidR="00054F8E" w:rsidRPr="00E37887">
        <w:rPr>
          <w:rFonts w:cs="Calibri"/>
          <w:sz w:val="16"/>
          <w:szCs w:val="16"/>
        </w:rPr>
        <w:t>[</w:t>
      </w:r>
      <w:r w:rsidR="00054F8E" w:rsidRPr="00054F8E">
        <w:rPr>
          <w:rFonts w:cs="Calibri"/>
          <w:sz w:val="16"/>
          <w:szCs w:val="16"/>
          <w:highlight w:val="yellow"/>
        </w:rPr>
        <w:t>XX</w:t>
      </w:r>
      <w:r w:rsidR="00054F8E" w:rsidRPr="00E37887">
        <w:rPr>
          <w:rFonts w:cs="Calibri"/>
          <w:sz w:val="16"/>
          <w:szCs w:val="16"/>
        </w:rPr>
        <w:t>]</w:t>
      </w:r>
      <w:r w:rsidRPr="00D751B3">
        <w:rPr>
          <w:rFonts w:cs="ZapfHumnst BT"/>
          <w:sz w:val="16"/>
          <w:szCs w:val="16"/>
        </w:rPr>
        <w:t xml:space="preserve"> number of eligible children per household. </w:t>
      </w:r>
    </w:p>
    <w:p w14:paraId="21F19FE7" w14:textId="77777777" w:rsidR="000D7AD1" w:rsidRPr="000D7AD1" w:rsidRDefault="000D7AD1" w:rsidP="000D7AD1">
      <w:pPr>
        <w:autoSpaceDE w:val="0"/>
        <w:autoSpaceDN w:val="0"/>
        <w:adjustRightInd w:val="0"/>
        <w:spacing w:line="259" w:lineRule="auto"/>
        <w:rPr>
          <w:rFonts w:cs="ZapfHumnst BT"/>
          <w:sz w:val="20"/>
          <w:szCs w:val="20"/>
        </w:rPr>
      </w:pPr>
    </w:p>
    <w:p w14:paraId="5A051BA8" w14:textId="0D21F0EE" w:rsidR="00616076" w:rsidRDefault="00616076" w:rsidP="004F5878">
      <w:pPr>
        <w:pStyle w:val="BodyText"/>
        <w:keepNext/>
      </w:pPr>
      <w:r>
        <w:rPr>
          <w:b/>
        </w:rPr>
        <w:t xml:space="preserve">Table </w:t>
      </w:r>
      <w:r w:rsidR="00216CBD">
        <w:rPr>
          <w:b/>
        </w:rPr>
        <w:t>A3.</w:t>
      </w:r>
      <w:r>
        <w:rPr>
          <w:b/>
        </w:rPr>
        <w:t xml:space="preserve">6 </w:t>
      </w:r>
      <w:r>
        <w:t>presents the eligibility and response rate of primary adult female decisionmakers. [</w:t>
      </w:r>
      <w:r w:rsidRPr="003019C5">
        <w:rPr>
          <w:highlight w:val="yellow"/>
        </w:rPr>
        <w:t xml:space="preserve">Describe the results presented in Table </w:t>
      </w:r>
      <w:r w:rsidR="00216CBD">
        <w:rPr>
          <w:highlight w:val="yellow"/>
        </w:rPr>
        <w:t>A3.</w:t>
      </w:r>
      <w:r>
        <w:rPr>
          <w:highlight w:val="yellow"/>
        </w:rPr>
        <w:t>6</w:t>
      </w:r>
      <w:r w:rsidRPr="003019C5">
        <w:rPr>
          <w:highlight w:val="yellow"/>
        </w:rPr>
        <w:t>.</w:t>
      </w:r>
      <w:r>
        <w:t>]</w:t>
      </w:r>
    </w:p>
    <w:p w14:paraId="48066455" w14:textId="151A40B8" w:rsidR="004F5878" w:rsidRPr="003F717D" w:rsidRDefault="004F5878" w:rsidP="003019C5">
      <w:pPr>
        <w:pStyle w:val="Tabletitle"/>
        <w:keepLines/>
        <w:spacing w:before="240"/>
        <w:contextualSpacing/>
        <w:outlineLvl w:val="3"/>
      </w:pPr>
      <w:bookmarkStart w:id="916" w:name="_Toc50719246"/>
      <w:r>
        <w:t xml:space="preserve">Table </w:t>
      </w:r>
      <w:r w:rsidR="008B6084">
        <w:t>A3.6</w:t>
      </w:r>
      <w:r w:rsidR="001B37D5">
        <w:t>: Module 6 (Women) Women’</w:t>
      </w:r>
      <w:r>
        <w:t>s Empowerment in Agriculture Module, Eligibility and Response Rate</w:t>
      </w:r>
      <w:bookmarkEnd w:id="916"/>
    </w:p>
    <w:tbl>
      <w:tblPr>
        <w:tblW w:w="8640" w:type="dxa"/>
        <w:tblLayout w:type="fixed"/>
        <w:tblCellMar>
          <w:left w:w="30" w:type="dxa"/>
          <w:right w:w="30" w:type="dxa"/>
        </w:tblCellMar>
        <w:tblLook w:val="0000" w:firstRow="0" w:lastRow="0" w:firstColumn="0" w:lastColumn="0" w:noHBand="0" w:noVBand="0"/>
      </w:tblPr>
      <w:tblGrid>
        <w:gridCol w:w="2164"/>
        <w:gridCol w:w="1296"/>
        <w:gridCol w:w="1295"/>
        <w:gridCol w:w="1295"/>
        <w:gridCol w:w="1295"/>
        <w:gridCol w:w="1295"/>
      </w:tblGrid>
      <w:tr w:rsidR="008B6850" w:rsidRPr="00044CD9" w14:paraId="5A699F34" w14:textId="77777777" w:rsidTr="001B37D5">
        <w:tc>
          <w:tcPr>
            <w:tcW w:w="8270" w:type="dxa"/>
            <w:gridSpan w:val="6"/>
            <w:tcBorders>
              <w:top w:val="nil"/>
              <w:left w:val="nil"/>
              <w:bottom w:val="single" w:sz="4" w:space="0" w:color="auto"/>
              <w:right w:val="nil"/>
            </w:tcBorders>
            <w:vAlign w:val="bottom"/>
          </w:tcPr>
          <w:p w14:paraId="3D3CA3ED" w14:textId="7EF0287C" w:rsidR="008B6850" w:rsidRPr="00044CD9" w:rsidRDefault="008B6850" w:rsidP="001B37D5">
            <w:pPr>
              <w:autoSpaceDE w:val="0"/>
              <w:autoSpaceDN w:val="0"/>
              <w:adjustRightInd w:val="0"/>
              <w:spacing w:line="259" w:lineRule="auto"/>
              <w:rPr>
                <w:rFonts w:cs="ZapfHumnst BT"/>
                <w:sz w:val="20"/>
                <w:szCs w:val="20"/>
              </w:rPr>
            </w:pPr>
            <w:r w:rsidRPr="00044CD9">
              <w:rPr>
                <w:rFonts w:cs="ZapfHumnst BT"/>
                <w:sz w:val="20"/>
                <w:szCs w:val="20"/>
              </w:rPr>
              <w:t xml:space="preserve">Percent distribution of eligible women (primary adult female decisionmaker) by result of individual outcome, by interviewer team, </w:t>
            </w:r>
            <w:r w:rsidR="009E50F0" w:rsidRPr="00044CD9">
              <w:rPr>
                <w:rFonts w:cs="ZapfHumnst BT"/>
                <w:sz w:val="20"/>
                <w:szCs w:val="20"/>
              </w:rPr>
              <w:t>Feed the Future [</w:t>
            </w:r>
            <w:r w:rsidR="009E50F0" w:rsidRPr="003019C5">
              <w:rPr>
                <w:rFonts w:cs="ZapfHumnst BT"/>
                <w:sz w:val="20"/>
                <w:szCs w:val="20"/>
                <w:highlight w:val="yellow"/>
              </w:rPr>
              <w:t>Country</w:t>
            </w:r>
            <w:r w:rsidR="009E50F0" w:rsidRPr="00044CD9">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044CD9">
              <w:rPr>
                <w:rFonts w:cs="ZapfHumnst BT"/>
                <w:sz w:val="20"/>
                <w:szCs w:val="20"/>
              </w:rPr>
              <w:t>]</w:t>
            </w:r>
          </w:p>
        </w:tc>
      </w:tr>
      <w:tr w:rsidR="001B37D5" w:rsidRPr="001B37D5" w14:paraId="020AE67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val="restart"/>
            <w:tcBorders>
              <w:top w:val="single" w:sz="4" w:space="0" w:color="auto"/>
              <w:left w:val="nil"/>
              <w:right w:val="nil"/>
            </w:tcBorders>
            <w:shd w:val="clear" w:color="auto" w:fill="387990"/>
            <w:vAlign w:val="bottom"/>
          </w:tcPr>
          <w:p w14:paraId="210D7226" w14:textId="299F23D1"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color w:val="FFFFFF" w:themeColor="background1"/>
                <w:sz w:val="20"/>
                <w:szCs w:val="20"/>
              </w:rPr>
              <w:t>Team</w:t>
            </w:r>
          </w:p>
        </w:tc>
        <w:tc>
          <w:tcPr>
            <w:tcW w:w="2480" w:type="dxa"/>
            <w:gridSpan w:val="2"/>
            <w:tcBorders>
              <w:top w:val="single" w:sz="4" w:space="0" w:color="auto"/>
              <w:left w:val="nil"/>
              <w:bottom w:val="single" w:sz="4" w:space="0" w:color="FFFFFF" w:themeColor="background1"/>
              <w:right w:val="nil"/>
            </w:tcBorders>
            <w:shd w:val="clear" w:color="auto" w:fill="387990"/>
          </w:tcPr>
          <w:p w14:paraId="1BE0D0A2"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0" w:type="dxa"/>
            <w:gridSpan w:val="3"/>
            <w:tcBorders>
              <w:top w:val="single" w:sz="4" w:space="0" w:color="auto"/>
              <w:left w:val="nil"/>
              <w:bottom w:val="nil"/>
              <w:right w:val="nil"/>
            </w:tcBorders>
            <w:shd w:val="clear" w:color="auto" w:fill="387990"/>
          </w:tcPr>
          <w:p w14:paraId="1AB08C81"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p>
        </w:tc>
      </w:tr>
      <w:tr w:rsidR="001B37D5" w:rsidRPr="001B37D5" w14:paraId="2464F1A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vMerge/>
            <w:tcBorders>
              <w:left w:val="nil"/>
              <w:bottom w:val="single" w:sz="4" w:space="0" w:color="auto"/>
              <w:right w:val="nil"/>
            </w:tcBorders>
            <w:shd w:val="clear" w:color="auto" w:fill="387990"/>
            <w:vAlign w:val="bottom"/>
          </w:tcPr>
          <w:p w14:paraId="77372BA7" w14:textId="6548818E" w:rsidR="001B37D5" w:rsidRPr="001B37D5" w:rsidRDefault="001B37D5" w:rsidP="00044CD9">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1A92A520"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06D585FC"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nil"/>
              <w:left w:val="nil"/>
              <w:bottom w:val="single" w:sz="4" w:space="0" w:color="auto"/>
              <w:right w:val="nil"/>
            </w:tcBorders>
            <w:shd w:val="clear" w:color="auto" w:fill="387990"/>
            <w:vAlign w:val="bottom"/>
          </w:tcPr>
          <w:p w14:paraId="5888533A"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881C15B" w14:textId="00EDBA28"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34E38B5D" w14:textId="77777777"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women</w:t>
            </w:r>
          </w:p>
        </w:tc>
        <w:tc>
          <w:tcPr>
            <w:tcW w:w="1240" w:type="dxa"/>
            <w:tcBorders>
              <w:top w:val="nil"/>
              <w:left w:val="nil"/>
              <w:bottom w:val="single" w:sz="4" w:space="0" w:color="auto"/>
              <w:right w:val="nil"/>
            </w:tcBorders>
            <w:shd w:val="clear" w:color="auto" w:fill="387990"/>
            <w:vAlign w:val="bottom"/>
          </w:tcPr>
          <w:p w14:paraId="18663752" w14:textId="1AA4B0E9" w:rsidR="001B37D5" w:rsidRPr="001B37D5" w:rsidRDefault="001B37D5" w:rsidP="00044CD9">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044CD9" w14:paraId="4C85B64D"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B6CBA2F" w14:textId="2AA0D246"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052F54C0" w14:textId="379CA86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3D2FBA8" w14:textId="5F9D7BA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00D0E75" w14:textId="7D8482D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FF081B6" w14:textId="4248CA45"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8ACE979" w14:textId="59663D41"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61B0EF2"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40AF7EAA" w14:textId="4943B754"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279B1FAB" w14:textId="6C0B44E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51AA9C8" w14:textId="74513FD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AF01C25" w14:textId="292E67C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74A404" w14:textId="77378D2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C4E892" w14:textId="0FF64EB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66997C"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7190E97" w14:textId="44F36E1D"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075184EF" w14:textId="30A54D2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D6582A3" w14:textId="1A54574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51A1CD" w14:textId="58D9105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8B8EF3E" w14:textId="5B54A20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BEF915" w14:textId="075ECFC0"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10E983B3"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311AF174" w14:textId="6A8E0303"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71ADCCF3" w14:textId="446ED04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9C7001" w14:textId="7FB456B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81953B" w14:textId="3222E4E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D46BB1E" w14:textId="6C52736C"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D856110" w14:textId="508DD5DE"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6CD06EE0"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696E182E" w14:textId="29155B57"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3FA298B8" w14:textId="479BA4B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BC995EC" w14:textId="0916B7F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8958B9" w14:textId="3DFC09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31D90D1" w14:textId="1A4E03F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497314" w14:textId="6A38A63B"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2E26DCCA"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33A7273" w14:textId="31B2C48F" w:rsidR="009E50F0" w:rsidRPr="00044CD9" w:rsidRDefault="009E50F0"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Tea</w:t>
            </w:r>
            <w:r w:rsidR="004F5878" w:rsidRPr="00044CD9">
              <w:rPr>
                <w:rFonts w:cs="ZapfHumnst BT"/>
                <w:sz w:val="20"/>
                <w:szCs w:val="20"/>
              </w:rPr>
              <w:t xml:space="preserve">m </w:t>
            </w:r>
            <w:r w:rsidRPr="00044CD9">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44456EFB" w14:textId="00ADECB7"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6BF7EC8" w14:textId="65F8464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B6F9233" w14:textId="4E531FD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489CAC" w14:textId="17C727EB"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AF4CED" w14:textId="390BE118"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504B519"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23F1102B" w14:textId="47BD5720"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720612D7" w14:textId="3660941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0DBE69" w14:textId="0CEE8B3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4EA92C" w14:textId="73F158F4"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4BCCD89" w14:textId="712357E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A25BE5C" w14:textId="2B5EDBCF"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0200E0A6"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0A46C94" w14:textId="15E11BC8"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8</w:t>
            </w:r>
          </w:p>
        </w:tc>
        <w:tc>
          <w:tcPr>
            <w:tcW w:w="1240" w:type="dxa"/>
            <w:tcBorders>
              <w:top w:val="single" w:sz="4" w:space="0" w:color="auto"/>
              <w:left w:val="nil"/>
              <w:bottom w:val="single" w:sz="4" w:space="0" w:color="auto"/>
              <w:right w:val="nil"/>
            </w:tcBorders>
            <w:vAlign w:val="bottom"/>
          </w:tcPr>
          <w:p w14:paraId="4EE64434" w14:textId="21842D31"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2D361F1" w14:textId="70E87959"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615FB3" w14:textId="46882B0D"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CA12753" w14:textId="33971833"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D6E7811" w14:textId="321D92D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B49BC28"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76B6E3D1" w14:textId="5717675C"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614ECCE0" w14:textId="2FE6547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7169933" w14:textId="4F7E0082"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FFB9E" w14:textId="2B82AEF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F6497D0" w14:textId="654F3A76"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1210856" w14:textId="66C66CF7" w:rsidR="009E50F0" w:rsidRPr="00044CD9" w:rsidRDefault="009E50F0" w:rsidP="001B37D5">
            <w:pPr>
              <w:autoSpaceDE w:val="0"/>
              <w:autoSpaceDN w:val="0"/>
              <w:adjustRightInd w:val="0"/>
              <w:spacing w:line="259" w:lineRule="auto"/>
              <w:jc w:val="center"/>
              <w:rPr>
                <w:rFonts w:cs="ZapfHumnst BT"/>
                <w:sz w:val="20"/>
                <w:szCs w:val="20"/>
              </w:rPr>
            </w:pPr>
          </w:p>
        </w:tc>
      </w:tr>
      <w:tr w:rsidR="009E50F0" w:rsidRPr="00044CD9" w14:paraId="7814C541"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56C44078" w14:textId="6DA540DE" w:rsidR="009E50F0" w:rsidRPr="00044CD9" w:rsidRDefault="004F5878" w:rsidP="001B37D5">
            <w:pPr>
              <w:autoSpaceDE w:val="0"/>
              <w:autoSpaceDN w:val="0"/>
              <w:adjustRightInd w:val="0"/>
              <w:spacing w:line="259" w:lineRule="auto"/>
              <w:ind w:left="58" w:hanging="58"/>
              <w:rPr>
                <w:rFonts w:cs="ZapfHumnst BT"/>
                <w:sz w:val="20"/>
                <w:szCs w:val="20"/>
              </w:rPr>
            </w:pPr>
            <w:r w:rsidRPr="00044CD9">
              <w:rPr>
                <w:rFonts w:cs="ZapfHumnst BT"/>
                <w:sz w:val="20"/>
                <w:szCs w:val="20"/>
              </w:rPr>
              <w:t xml:space="preserve">Team </w:t>
            </w:r>
            <w:r w:rsidR="009E50F0" w:rsidRPr="00044CD9">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41EA11D6" w14:textId="3B6D1A7E"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BBB1B34" w14:textId="7532DD9F"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40F7946" w14:textId="06C2AB50"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AC5509" w14:textId="58F69518" w:rsidR="009E50F0" w:rsidRPr="00044CD9"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E47159C" w14:textId="32433FE2" w:rsidR="009E50F0" w:rsidRPr="00044CD9" w:rsidRDefault="009E50F0" w:rsidP="001B37D5">
            <w:pPr>
              <w:autoSpaceDE w:val="0"/>
              <w:autoSpaceDN w:val="0"/>
              <w:adjustRightInd w:val="0"/>
              <w:spacing w:line="259" w:lineRule="auto"/>
              <w:jc w:val="center"/>
              <w:rPr>
                <w:rFonts w:cs="ZapfHumnst BT"/>
                <w:sz w:val="20"/>
                <w:szCs w:val="20"/>
              </w:rPr>
            </w:pPr>
          </w:p>
        </w:tc>
      </w:tr>
      <w:tr w:rsidR="008B6850" w:rsidRPr="00044CD9" w14:paraId="17779407" w14:textId="77777777" w:rsidTr="001B37D5">
        <w:tblPrEx>
          <w:tblBorders>
            <w:top w:val="single" w:sz="4" w:space="0" w:color="auto"/>
            <w:left w:val="single" w:sz="4" w:space="0" w:color="auto"/>
            <w:bottom w:val="threeDEngrave" w:sz="12" w:space="0" w:color="auto"/>
            <w:right w:val="threeDEngrave" w:sz="12" w:space="0" w:color="auto"/>
          </w:tblBorders>
        </w:tblPrEx>
        <w:tc>
          <w:tcPr>
            <w:tcW w:w="2070" w:type="dxa"/>
            <w:tcBorders>
              <w:top w:val="single" w:sz="4" w:space="0" w:color="auto"/>
              <w:left w:val="nil"/>
              <w:bottom w:val="single" w:sz="4" w:space="0" w:color="auto"/>
              <w:right w:val="nil"/>
            </w:tcBorders>
            <w:vAlign w:val="bottom"/>
          </w:tcPr>
          <w:p w14:paraId="1F7C6EB9" w14:textId="77777777" w:rsidR="008B6850" w:rsidRPr="001B37D5" w:rsidRDefault="008B6850" w:rsidP="001B37D5">
            <w:pPr>
              <w:autoSpaceDE w:val="0"/>
              <w:autoSpaceDN w:val="0"/>
              <w:adjustRightInd w:val="0"/>
              <w:spacing w:line="259" w:lineRule="auto"/>
              <w:ind w:left="58" w:hanging="58"/>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03B07EB6" w14:textId="219A3880"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F9B4E1" w14:textId="794D3293"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A9CEE63" w14:textId="213B4184"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1720CDB" w14:textId="451DBF28" w:rsidR="008B6850" w:rsidRPr="00044CD9"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F63EC92" w14:textId="639E25D1" w:rsidR="008B6850" w:rsidRPr="00044CD9" w:rsidRDefault="008B6850" w:rsidP="001B37D5">
            <w:pPr>
              <w:autoSpaceDE w:val="0"/>
              <w:autoSpaceDN w:val="0"/>
              <w:adjustRightInd w:val="0"/>
              <w:spacing w:line="259" w:lineRule="auto"/>
              <w:jc w:val="center"/>
              <w:rPr>
                <w:rFonts w:cs="ZapfHumnst BT"/>
                <w:sz w:val="20"/>
                <w:szCs w:val="20"/>
              </w:rPr>
            </w:pPr>
          </w:p>
        </w:tc>
      </w:tr>
    </w:tbl>
    <w:p w14:paraId="43C80650" w14:textId="59F9CA2E" w:rsidR="00044CD9" w:rsidRPr="00044CD9" w:rsidRDefault="001B37D5" w:rsidP="00D751B3">
      <w:pPr>
        <w:autoSpaceDE w:val="0"/>
        <w:autoSpaceDN w:val="0"/>
        <w:adjustRightInd w:val="0"/>
        <w:spacing w:line="240" w:lineRule="auto"/>
        <w:ind w:right="1170"/>
        <w:rPr>
          <w:rFonts w:cs="ZapfHumnst BT"/>
          <w:sz w:val="16"/>
          <w:szCs w:val="16"/>
        </w:rPr>
      </w:pPr>
      <w:proofErr w:type="spellStart"/>
      <w:r>
        <w:rPr>
          <w:rFonts w:cs="ZapfHumnst BT"/>
          <w:sz w:val="16"/>
          <w:szCs w:val="16"/>
          <w:vertAlign w:val="superscript"/>
        </w:rPr>
        <w:t>a</w:t>
      </w:r>
      <w:proofErr w:type="spellEnd"/>
      <w:r w:rsidR="00044CD9" w:rsidRPr="00044CD9">
        <w:rPr>
          <w:rFonts w:cs="ZapfHumnst BT"/>
          <w:sz w:val="16"/>
          <w:szCs w:val="16"/>
        </w:rPr>
        <w:t xml:space="preserve"> </w:t>
      </w:r>
      <w:proofErr w:type="gramStart"/>
      <w:r w:rsidR="00044CD9" w:rsidRPr="00044CD9">
        <w:rPr>
          <w:rFonts w:cs="ZapfHumnst BT"/>
          <w:sz w:val="16"/>
          <w:szCs w:val="16"/>
        </w:rPr>
        <w:t>The</w:t>
      </w:r>
      <w:proofErr w:type="gramEnd"/>
      <w:r w:rsidR="00044CD9" w:rsidRPr="00044CD9">
        <w:rPr>
          <w:rFonts w:cs="ZapfHumnst BT"/>
          <w:sz w:val="16"/>
          <w:szCs w:val="16"/>
        </w:rPr>
        <w:t xml:space="preserve"> response rate is the percentage of household</w:t>
      </w:r>
      <w:r w:rsidR="00E9755D">
        <w:rPr>
          <w:rFonts w:cs="ZapfHumnst BT"/>
          <w:sz w:val="16"/>
          <w:szCs w:val="16"/>
        </w:rPr>
        <w:t>s</w:t>
      </w:r>
      <w:r w:rsidR="00044CD9" w:rsidRPr="00044CD9">
        <w:rPr>
          <w:rFonts w:cs="ZapfHumnst BT"/>
          <w:sz w:val="16"/>
          <w:szCs w:val="16"/>
        </w:rPr>
        <w:t xml:space="preserve"> completed divided by the number with response codes 1 and 5. The target response rate is 95 percent. </w:t>
      </w:r>
    </w:p>
    <w:p w14:paraId="39029B2F" w14:textId="3AFC658B" w:rsidR="008B6850" w:rsidRDefault="008B6850" w:rsidP="008B6850">
      <w:pPr>
        <w:pStyle w:val="BodyText"/>
      </w:pPr>
    </w:p>
    <w:p w14:paraId="183F786A" w14:textId="77777777" w:rsidR="001B37D5" w:rsidRDefault="001B37D5">
      <w:pPr>
        <w:widowControl/>
        <w:spacing w:line="240" w:lineRule="auto"/>
        <w:rPr>
          <w:b/>
          <w:sz w:val="22"/>
        </w:rPr>
      </w:pPr>
      <w:r>
        <w:rPr>
          <w:b/>
        </w:rPr>
        <w:br w:type="page"/>
      </w:r>
    </w:p>
    <w:p w14:paraId="55496D47" w14:textId="0F1A1798" w:rsidR="00616076" w:rsidRDefault="00616076" w:rsidP="00616076">
      <w:pPr>
        <w:pStyle w:val="BodyText"/>
      </w:pPr>
      <w:r>
        <w:rPr>
          <w:b/>
        </w:rPr>
        <w:t xml:space="preserve">Table </w:t>
      </w:r>
      <w:r w:rsidR="00216CBD">
        <w:rPr>
          <w:b/>
        </w:rPr>
        <w:t>A3.</w:t>
      </w:r>
      <w:r>
        <w:rPr>
          <w:b/>
        </w:rPr>
        <w:t xml:space="preserve">7 </w:t>
      </w:r>
      <w:r>
        <w:t>presents the eligibility and response rate of primary adult male decisionmakers. [</w:t>
      </w:r>
      <w:r w:rsidRPr="003019C5">
        <w:rPr>
          <w:highlight w:val="yellow"/>
        </w:rPr>
        <w:t xml:space="preserve">Describe the results presented in Table </w:t>
      </w:r>
      <w:r w:rsidR="00216CBD">
        <w:rPr>
          <w:highlight w:val="yellow"/>
        </w:rPr>
        <w:t>A3.</w:t>
      </w:r>
      <w:r>
        <w:rPr>
          <w:highlight w:val="yellow"/>
        </w:rPr>
        <w:t>7</w:t>
      </w:r>
      <w:r w:rsidRPr="003019C5">
        <w:rPr>
          <w:highlight w:val="yellow"/>
        </w:rPr>
        <w:t>.</w:t>
      </w:r>
      <w:r>
        <w:t>]</w:t>
      </w:r>
    </w:p>
    <w:p w14:paraId="65ADAC17" w14:textId="6F43C025" w:rsidR="001B37D5" w:rsidRPr="003F717D" w:rsidRDefault="001B37D5" w:rsidP="003019C5">
      <w:pPr>
        <w:pStyle w:val="Tabletitle"/>
        <w:keepLines/>
        <w:spacing w:before="240"/>
        <w:contextualSpacing/>
        <w:outlineLvl w:val="3"/>
      </w:pPr>
      <w:bookmarkStart w:id="917" w:name="_Toc50719247"/>
      <w:r>
        <w:t xml:space="preserve">Table </w:t>
      </w:r>
      <w:r w:rsidR="008B6084">
        <w:t>A3.</w:t>
      </w:r>
      <w:r>
        <w:t xml:space="preserve">7: Module 6 (Men) Women’s Empowerment in Agriculture Module, </w:t>
      </w:r>
      <w:r w:rsidR="00E9755D">
        <w:t>E</w:t>
      </w:r>
      <w:r>
        <w:t xml:space="preserve">ligibility and </w:t>
      </w:r>
      <w:r w:rsidR="00E9755D">
        <w:t>R</w:t>
      </w:r>
      <w:r>
        <w:t xml:space="preserve">esponse </w:t>
      </w:r>
      <w:r w:rsidR="00E9755D">
        <w:t>R</w:t>
      </w:r>
      <w:r>
        <w:t>ate</w:t>
      </w:r>
      <w:bookmarkEnd w:id="917"/>
    </w:p>
    <w:tbl>
      <w:tblPr>
        <w:tblW w:w="8640" w:type="dxa"/>
        <w:tblLayout w:type="fixed"/>
        <w:tblCellMar>
          <w:left w:w="30" w:type="dxa"/>
          <w:right w:w="30" w:type="dxa"/>
        </w:tblCellMar>
        <w:tblLook w:val="0000" w:firstRow="0" w:lastRow="0" w:firstColumn="0" w:lastColumn="0" w:noHBand="0" w:noVBand="0"/>
      </w:tblPr>
      <w:tblGrid>
        <w:gridCol w:w="1173"/>
        <w:gridCol w:w="1244"/>
        <w:gridCol w:w="1244"/>
        <w:gridCol w:w="1244"/>
        <w:gridCol w:w="1244"/>
        <w:gridCol w:w="1244"/>
        <w:gridCol w:w="1247"/>
      </w:tblGrid>
      <w:tr w:rsidR="008B6850" w:rsidRPr="001B37D5" w14:paraId="101955D4" w14:textId="77777777" w:rsidTr="001B37D5">
        <w:tc>
          <w:tcPr>
            <w:tcW w:w="8613" w:type="dxa"/>
            <w:gridSpan w:val="7"/>
            <w:tcBorders>
              <w:top w:val="nil"/>
              <w:left w:val="nil"/>
              <w:bottom w:val="single" w:sz="4" w:space="0" w:color="auto"/>
              <w:right w:val="nil"/>
            </w:tcBorders>
            <w:vAlign w:val="bottom"/>
          </w:tcPr>
          <w:p w14:paraId="1E6E7F60" w14:textId="7599D3DC" w:rsidR="008B6850" w:rsidRPr="001B37D5" w:rsidRDefault="008B6850" w:rsidP="001B37D5">
            <w:pPr>
              <w:autoSpaceDE w:val="0"/>
              <w:autoSpaceDN w:val="0"/>
              <w:adjustRightInd w:val="0"/>
              <w:spacing w:line="259" w:lineRule="auto"/>
              <w:rPr>
                <w:rFonts w:cs="ZapfHumnst BT"/>
                <w:sz w:val="20"/>
                <w:szCs w:val="20"/>
              </w:rPr>
            </w:pPr>
            <w:r w:rsidRPr="001B37D5">
              <w:rPr>
                <w:rFonts w:cs="ZapfHumnst BT"/>
                <w:sz w:val="20"/>
                <w:szCs w:val="20"/>
              </w:rPr>
              <w:t xml:space="preserve">Percent distribution of eligible men (primary adult male decisionmaker) by result of individual outcome, by interviewer team, </w:t>
            </w:r>
            <w:r w:rsidR="009E50F0" w:rsidRPr="001B37D5">
              <w:rPr>
                <w:rFonts w:cs="ZapfHumnst BT"/>
                <w:sz w:val="20"/>
                <w:szCs w:val="20"/>
              </w:rPr>
              <w:t>Feed the Future [</w:t>
            </w:r>
            <w:r w:rsidR="009E50F0" w:rsidRPr="003019C5">
              <w:rPr>
                <w:rFonts w:cs="ZapfHumnst BT"/>
                <w:sz w:val="20"/>
                <w:szCs w:val="20"/>
                <w:highlight w:val="yellow"/>
              </w:rPr>
              <w:t>Country</w:t>
            </w:r>
            <w:r w:rsidR="009E50F0" w:rsidRPr="001B37D5">
              <w:rPr>
                <w:rFonts w:cs="ZapfHumnst BT"/>
                <w:sz w:val="20"/>
                <w:szCs w:val="20"/>
              </w:rPr>
              <w:t>] ZOI Survey [</w:t>
            </w:r>
            <w:r w:rsidR="00A11DD1">
              <w:rPr>
                <w:rFonts w:cs="ZapfHumnst BT"/>
                <w:sz w:val="20"/>
                <w:szCs w:val="20"/>
                <w:highlight w:val="yellow"/>
              </w:rPr>
              <w:t xml:space="preserve">endline </w:t>
            </w:r>
            <w:r w:rsidR="009E50F0" w:rsidRPr="003019C5">
              <w:rPr>
                <w:rFonts w:cs="ZapfHumnst BT"/>
                <w:sz w:val="20"/>
                <w:szCs w:val="20"/>
                <w:highlight w:val="yellow"/>
              </w:rPr>
              <w:t>survey year(s)</w:t>
            </w:r>
            <w:r w:rsidR="009E50F0" w:rsidRPr="001B37D5">
              <w:rPr>
                <w:rFonts w:cs="ZapfHumnst BT"/>
                <w:sz w:val="20"/>
                <w:szCs w:val="20"/>
              </w:rPr>
              <w:t>]</w:t>
            </w:r>
          </w:p>
        </w:tc>
      </w:tr>
      <w:tr w:rsidR="001B37D5" w:rsidRPr="001B37D5" w14:paraId="09FF0765"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val="restart"/>
            <w:tcBorders>
              <w:top w:val="single" w:sz="4" w:space="0" w:color="auto"/>
              <w:left w:val="nil"/>
              <w:bottom w:val="nil"/>
              <w:right w:val="nil"/>
            </w:tcBorders>
            <w:shd w:val="clear" w:color="auto" w:fill="387990"/>
            <w:vAlign w:val="bottom"/>
          </w:tcPr>
          <w:p w14:paraId="36FE5239" w14:textId="613672A6" w:rsidR="001B37D5" w:rsidRPr="001B37D5" w:rsidRDefault="001B37D5" w:rsidP="001B37D5">
            <w:pPr>
              <w:autoSpaceDE w:val="0"/>
              <w:autoSpaceDN w:val="0"/>
              <w:adjustRightInd w:val="0"/>
              <w:spacing w:line="259" w:lineRule="auto"/>
              <w:rPr>
                <w:rFonts w:cs="ZapfHumnst BT"/>
                <w:b/>
                <w:color w:val="FFFFFF" w:themeColor="background1"/>
                <w:sz w:val="20"/>
                <w:szCs w:val="20"/>
              </w:rPr>
            </w:pPr>
            <w:r w:rsidRPr="001B37D5">
              <w:rPr>
                <w:rFonts w:cs="ZapfHumnst BT"/>
                <w:b/>
                <w:bCs/>
                <w:color w:val="FFFFFF" w:themeColor="background1"/>
                <w:sz w:val="20"/>
                <w:szCs w:val="20"/>
              </w:rPr>
              <w:t>Team</w:t>
            </w:r>
          </w:p>
        </w:tc>
        <w:tc>
          <w:tcPr>
            <w:tcW w:w="3720" w:type="dxa"/>
            <w:gridSpan w:val="3"/>
            <w:tcBorders>
              <w:top w:val="single" w:sz="4" w:space="0" w:color="auto"/>
              <w:left w:val="nil"/>
              <w:bottom w:val="single" w:sz="4" w:space="0" w:color="FFFFFF" w:themeColor="background1"/>
              <w:right w:val="nil"/>
            </w:tcBorders>
            <w:shd w:val="clear" w:color="auto" w:fill="387990"/>
          </w:tcPr>
          <w:p w14:paraId="55A534FD"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Result of module</w:t>
            </w:r>
          </w:p>
        </w:tc>
        <w:tc>
          <w:tcPr>
            <w:tcW w:w="3723" w:type="dxa"/>
            <w:gridSpan w:val="3"/>
            <w:tcBorders>
              <w:top w:val="single" w:sz="4" w:space="0" w:color="auto"/>
              <w:left w:val="nil"/>
              <w:bottom w:val="nil"/>
              <w:right w:val="nil"/>
            </w:tcBorders>
            <w:shd w:val="clear" w:color="auto" w:fill="387990"/>
          </w:tcPr>
          <w:p w14:paraId="3DEEB769"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p>
        </w:tc>
      </w:tr>
      <w:tr w:rsidR="001B37D5" w:rsidRPr="001B37D5" w14:paraId="2E3E7D11"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vMerge/>
            <w:tcBorders>
              <w:top w:val="single" w:sz="4" w:space="0" w:color="FFFFFF" w:themeColor="background1"/>
              <w:left w:val="nil"/>
              <w:bottom w:val="single" w:sz="4" w:space="0" w:color="auto"/>
              <w:right w:val="nil"/>
            </w:tcBorders>
            <w:shd w:val="clear" w:color="auto" w:fill="387990"/>
            <w:vAlign w:val="bottom"/>
          </w:tcPr>
          <w:p w14:paraId="17CB75C6" w14:textId="1C46BFBD" w:rsidR="001B37D5" w:rsidRPr="001B37D5" w:rsidRDefault="001B37D5" w:rsidP="001B37D5">
            <w:pPr>
              <w:autoSpaceDE w:val="0"/>
              <w:autoSpaceDN w:val="0"/>
              <w:adjustRightInd w:val="0"/>
              <w:spacing w:line="259" w:lineRule="auto"/>
              <w:rPr>
                <w:rFonts w:cs="ZapfHumnst BT"/>
                <w:b/>
                <w:color w:val="FFFFFF" w:themeColor="background1"/>
                <w:sz w:val="20"/>
                <w:szCs w:val="20"/>
              </w:rPr>
            </w:pPr>
          </w:p>
        </w:tc>
        <w:tc>
          <w:tcPr>
            <w:tcW w:w="1240" w:type="dxa"/>
            <w:tcBorders>
              <w:top w:val="single" w:sz="4" w:space="0" w:color="FFFFFF" w:themeColor="background1"/>
              <w:left w:val="nil"/>
              <w:bottom w:val="single" w:sz="4" w:space="0" w:color="auto"/>
              <w:right w:val="nil"/>
            </w:tcBorders>
            <w:shd w:val="clear" w:color="auto" w:fill="387990"/>
            <w:vAlign w:val="bottom"/>
          </w:tcPr>
          <w:p w14:paraId="7371FCBA"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Completed (code 1)</w:t>
            </w:r>
          </w:p>
        </w:tc>
        <w:tc>
          <w:tcPr>
            <w:tcW w:w="1240" w:type="dxa"/>
            <w:tcBorders>
              <w:top w:val="single" w:sz="4" w:space="0" w:color="FFFFFF" w:themeColor="background1"/>
              <w:left w:val="nil"/>
              <w:bottom w:val="single" w:sz="4" w:space="0" w:color="auto"/>
              <w:right w:val="nil"/>
            </w:tcBorders>
            <w:shd w:val="clear" w:color="auto" w:fill="387990"/>
            <w:vAlign w:val="bottom"/>
          </w:tcPr>
          <w:p w14:paraId="76F95691"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Respondent not at home (code 4)</w:t>
            </w:r>
          </w:p>
        </w:tc>
        <w:tc>
          <w:tcPr>
            <w:tcW w:w="1240" w:type="dxa"/>
            <w:tcBorders>
              <w:top w:val="single" w:sz="4" w:space="0" w:color="FFFFFF" w:themeColor="background1"/>
              <w:left w:val="nil"/>
              <w:bottom w:val="single" w:sz="4" w:space="0" w:color="auto"/>
              <w:right w:val="nil"/>
            </w:tcBorders>
            <w:shd w:val="clear" w:color="auto" w:fill="387990"/>
            <w:vAlign w:val="bottom"/>
          </w:tcPr>
          <w:p w14:paraId="567AE133"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Refused (code 5)</w:t>
            </w:r>
          </w:p>
        </w:tc>
        <w:tc>
          <w:tcPr>
            <w:tcW w:w="1240" w:type="dxa"/>
            <w:tcBorders>
              <w:top w:val="nil"/>
              <w:left w:val="nil"/>
              <w:bottom w:val="single" w:sz="4" w:space="0" w:color="auto"/>
              <w:right w:val="nil"/>
            </w:tcBorders>
            <w:shd w:val="clear" w:color="auto" w:fill="387990"/>
            <w:vAlign w:val="bottom"/>
          </w:tcPr>
          <w:p w14:paraId="2FCF0504" w14:textId="77777777" w:rsid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Total </w:t>
            </w:r>
          </w:p>
          <w:p w14:paraId="431E4A5A" w14:textId="34003FF3"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w:t>
            </w:r>
          </w:p>
        </w:tc>
        <w:tc>
          <w:tcPr>
            <w:tcW w:w="1240" w:type="dxa"/>
            <w:tcBorders>
              <w:top w:val="nil"/>
              <w:left w:val="nil"/>
              <w:bottom w:val="single" w:sz="4" w:space="0" w:color="auto"/>
              <w:right w:val="nil"/>
            </w:tcBorders>
            <w:shd w:val="clear" w:color="auto" w:fill="387990"/>
            <w:vAlign w:val="bottom"/>
          </w:tcPr>
          <w:p w14:paraId="7C173CF4" w14:textId="77777777"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Number of men</w:t>
            </w:r>
          </w:p>
        </w:tc>
        <w:tc>
          <w:tcPr>
            <w:tcW w:w="1243" w:type="dxa"/>
            <w:tcBorders>
              <w:top w:val="nil"/>
              <w:left w:val="nil"/>
              <w:bottom w:val="single" w:sz="4" w:space="0" w:color="auto"/>
              <w:right w:val="nil"/>
            </w:tcBorders>
            <w:shd w:val="clear" w:color="auto" w:fill="387990"/>
            <w:vAlign w:val="bottom"/>
          </w:tcPr>
          <w:p w14:paraId="228A49D0" w14:textId="643EEB21" w:rsidR="001B37D5" w:rsidRPr="001B37D5" w:rsidRDefault="001B37D5" w:rsidP="001B37D5">
            <w:pPr>
              <w:autoSpaceDE w:val="0"/>
              <w:autoSpaceDN w:val="0"/>
              <w:adjustRightInd w:val="0"/>
              <w:spacing w:line="259" w:lineRule="auto"/>
              <w:jc w:val="center"/>
              <w:rPr>
                <w:rFonts w:cs="ZapfHumnst BT"/>
                <w:b/>
                <w:color w:val="FFFFFF" w:themeColor="background1"/>
                <w:sz w:val="20"/>
                <w:szCs w:val="20"/>
              </w:rPr>
            </w:pPr>
            <w:r w:rsidRPr="001B37D5">
              <w:rPr>
                <w:rFonts w:cs="ZapfHumnst BT"/>
                <w:b/>
                <w:color w:val="FFFFFF" w:themeColor="background1"/>
                <w:sz w:val="20"/>
                <w:szCs w:val="20"/>
              </w:rPr>
              <w:t xml:space="preserve">Response </w:t>
            </w:r>
            <w:proofErr w:type="spellStart"/>
            <w:r w:rsidRPr="001B37D5">
              <w:rPr>
                <w:rFonts w:cs="ZapfHumnst BT"/>
                <w:b/>
                <w:color w:val="FFFFFF" w:themeColor="background1"/>
                <w:sz w:val="20"/>
                <w:szCs w:val="20"/>
              </w:rPr>
              <w:t>rate</w:t>
            </w:r>
            <w:r>
              <w:rPr>
                <w:rFonts w:cs="ZapfHumnst BT"/>
                <w:b/>
                <w:color w:val="FFFFFF" w:themeColor="background1"/>
                <w:sz w:val="20"/>
                <w:szCs w:val="20"/>
                <w:vertAlign w:val="superscript"/>
              </w:rPr>
              <w:t>a</w:t>
            </w:r>
            <w:proofErr w:type="spellEnd"/>
          </w:p>
        </w:tc>
      </w:tr>
      <w:tr w:rsidR="009E50F0" w:rsidRPr="001B37D5" w14:paraId="10B7712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C654A4B" w14:textId="41617AA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 </w:t>
            </w:r>
          </w:p>
        </w:tc>
        <w:tc>
          <w:tcPr>
            <w:tcW w:w="1240" w:type="dxa"/>
            <w:tcBorders>
              <w:top w:val="single" w:sz="4" w:space="0" w:color="auto"/>
              <w:left w:val="nil"/>
              <w:bottom w:val="single" w:sz="4" w:space="0" w:color="auto"/>
              <w:right w:val="nil"/>
            </w:tcBorders>
            <w:vAlign w:val="bottom"/>
          </w:tcPr>
          <w:p w14:paraId="34E01329" w14:textId="3473502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34BE5A9" w14:textId="016FAE0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1B64F19" w14:textId="643286F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054F98" w14:textId="32BEFE6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CB4812" w14:textId="03496BF3"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998A9D1" w14:textId="354A6D2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AA640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687C7773" w14:textId="5139013E"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2 </w:t>
            </w:r>
          </w:p>
        </w:tc>
        <w:tc>
          <w:tcPr>
            <w:tcW w:w="1240" w:type="dxa"/>
            <w:tcBorders>
              <w:top w:val="single" w:sz="4" w:space="0" w:color="auto"/>
              <w:left w:val="nil"/>
              <w:bottom w:val="single" w:sz="4" w:space="0" w:color="auto"/>
              <w:right w:val="nil"/>
            </w:tcBorders>
            <w:vAlign w:val="bottom"/>
          </w:tcPr>
          <w:p w14:paraId="09FF5CE9" w14:textId="154773E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49BF9DD" w14:textId="5EC70CE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ECD5500" w14:textId="224F7E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429FF0" w14:textId="727F8CF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4FEAA34" w14:textId="1345A960"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8D47C02" w14:textId="46D5CDD1"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45042C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7169D85" w14:textId="589780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3 </w:t>
            </w:r>
          </w:p>
        </w:tc>
        <w:tc>
          <w:tcPr>
            <w:tcW w:w="1240" w:type="dxa"/>
            <w:tcBorders>
              <w:top w:val="single" w:sz="4" w:space="0" w:color="auto"/>
              <w:left w:val="nil"/>
              <w:bottom w:val="single" w:sz="4" w:space="0" w:color="auto"/>
              <w:right w:val="nil"/>
            </w:tcBorders>
            <w:vAlign w:val="bottom"/>
          </w:tcPr>
          <w:p w14:paraId="59A5B8BA" w14:textId="5E6600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5ACA75D" w14:textId="7D7DCE7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B9D74ED" w14:textId="5C45D15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9B6F48" w14:textId="3EEE6FD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008E611" w14:textId="264EFA8B"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06EC389" w14:textId="713556C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616DC9F"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461F78C1" w14:textId="5AC5197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4 </w:t>
            </w:r>
          </w:p>
        </w:tc>
        <w:tc>
          <w:tcPr>
            <w:tcW w:w="1240" w:type="dxa"/>
            <w:tcBorders>
              <w:top w:val="single" w:sz="4" w:space="0" w:color="auto"/>
              <w:left w:val="nil"/>
              <w:bottom w:val="single" w:sz="4" w:space="0" w:color="auto"/>
              <w:right w:val="nil"/>
            </w:tcBorders>
            <w:vAlign w:val="bottom"/>
          </w:tcPr>
          <w:p w14:paraId="40686CA3" w14:textId="1E14561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C91F8" w14:textId="56628EF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0188806" w14:textId="0CA2A362"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827191D" w14:textId="083C4EA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EFB1EB0" w14:textId="1EFA6D3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2D525C5" w14:textId="0A3499B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3189E6F4"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61A825F" w14:textId="68D3A665"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5 </w:t>
            </w:r>
          </w:p>
        </w:tc>
        <w:tc>
          <w:tcPr>
            <w:tcW w:w="1240" w:type="dxa"/>
            <w:tcBorders>
              <w:top w:val="single" w:sz="4" w:space="0" w:color="auto"/>
              <w:left w:val="nil"/>
              <w:bottom w:val="single" w:sz="4" w:space="0" w:color="auto"/>
              <w:right w:val="nil"/>
            </w:tcBorders>
            <w:vAlign w:val="bottom"/>
          </w:tcPr>
          <w:p w14:paraId="520862B5" w14:textId="3683046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6BF9EAF" w14:textId="0D093D58"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0376CC1" w14:textId="32449B5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953DF0A" w14:textId="2A55A26B"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1A03B93" w14:textId="14D77FFC"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2B1A7868" w14:textId="0D3712C3"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51E42B59"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126DE8D3" w14:textId="08603333"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6 </w:t>
            </w:r>
          </w:p>
        </w:tc>
        <w:tc>
          <w:tcPr>
            <w:tcW w:w="1240" w:type="dxa"/>
            <w:tcBorders>
              <w:top w:val="single" w:sz="4" w:space="0" w:color="auto"/>
              <w:left w:val="nil"/>
              <w:bottom w:val="single" w:sz="4" w:space="0" w:color="auto"/>
              <w:right w:val="nil"/>
            </w:tcBorders>
            <w:vAlign w:val="bottom"/>
          </w:tcPr>
          <w:p w14:paraId="1D899363" w14:textId="56499A5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1E8014D" w14:textId="36903B8E"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86B39F" w14:textId="0D59514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6A5D3FF" w14:textId="0186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32C2B395" w14:textId="4E893A15"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72701BB7" w14:textId="5B4DB0EC"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DBAF27A"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95FD684" w14:textId="1BCA056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7 </w:t>
            </w:r>
          </w:p>
        </w:tc>
        <w:tc>
          <w:tcPr>
            <w:tcW w:w="1240" w:type="dxa"/>
            <w:tcBorders>
              <w:top w:val="single" w:sz="4" w:space="0" w:color="auto"/>
              <w:left w:val="nil"/>
              <w:bottom w:val="single" w:sz="4" w:space="0" w:color="auto"/>
              <w:right w:val="nil"/>
            </w:tcBorders>
            <w:vAlign w:val="bottom"/>
          </w:tcPr>
          <w:p w14:paraId="2CB54FFC" w14:textId="530605E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42CA3BB5" w14:textId="1239EB5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3615B54" w14:textId="543862F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8F997C8" w14:textId="622583A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A40AD93" w14:textId="5AFACA0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6E4F92AD" w14:textId="60B35618"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7CB55457"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7F52770" w14:textId="3A620E2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8</w:t>
            </w:r>
          </w:p>
        </w:tc>
        <w:tc>
          <w:tcPr>
            <w:tcW w:w="1240" w:type="dxa"/>
            <w:tcBorders>
              <w:top w:val="single" w:sz="4" w:space="0" w:color="auto"/>
              <w:left w:val="nil"/>
              <w:bottom w:val="single" w:sz="4" w:space="0" w:color="auto"/>
              <w:right w:val="nil"/>
            </w:tcBorders>
            <w:vAlign w:val="bottom"/>
          </w:tcPr>
          <w:p w14:paraId="62F6A391" w14:textId="4127A894"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EDCE24" w14:textId="6BAC0423"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09F41A" w14:textId="38C4A99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18E645B1" w14:textId="0C4E73FF"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550C4C47" w14:textId="639CAAB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3D71108" w14:textId="291D4995"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2E9E6206"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53719826" w14:textId="51F8DCD2"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9 </w:t>
            </w:r>
          </w:p>
        </w:tc>
        <w:tc>
          <w:tcPr>
            <w:tcW w:w="1240" w:type="dxa"/>
            <w:tcBorders>
              <w:top w:val="single" w:sz="4" w:space="0" w:color="auto"/>
              <w:left w:val="nil"/>
              <w:bottom w:val="single" w:sz="4" w:space="0" w:color="auto"/>
              <w:right w:val="nil"/>
            </w:tcBorders>
            <w:vAlign w:val="bottom"/>
          </w:tcPr>
          <w:p w14:paraId="47E6BE19" w14:textId="5FA688AD"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17AC2E" w14:textId="1CBED2B7"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9355E83" w14:textId="163224EA"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F77C6E5" w14:textId="428F8019"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1160A0D" w14:textId="6F7A5158"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458C3371" w14:textId="297B04F7" w:rsidR="009E50F0" w:rsidRPr="001B37D5" w:rsidRDefault="009E50F0" w:rsidP="001B37D5">
            <w:pPr>
              <w:autoSpaceDE w:val="0"/>
              <w:autoSpaceDN w:val="0"/>
              <w:adjustRightInd w:val="0"/>
              <w:spacing w:line="259" w:lineRule="auto"/>
              <w:jc w:val="center"/>
              <w:rPr>
                <w:rFonts w:cs="ZapfHumnst BT"/>
                <w:sz w:val="20"/>
                <w:szCs w:val="20"/>
              </w:rPr>
            </w:pPr>
          </w:p>
        </w:tc>
      </w:tr>
      <w:tr w:rsidR="009E50F0" w:rsidRPr="001B37D5" w14:paraId="0E56016C"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0D235BAC" w14:textId="49B24374" w:rsidR="009E50F0" w:rsidRPr="001B37D5" w:rsidRDefault="001B37D5" w:rsidP="001B37D5">
            <w:pPr>
              <w:autoSpaceDE w:val="0"/>
              <w:autoSpaceDN w:val="0"/>
              <w:adjustRightInd w:val="0"/>
              <w:spacing w:line="259" w:lineRule="auto"/>
              <w:ind w:left="58" w:hanging="58"/>
              <w:rPr>
                <w:rFonts w:cs="ZapfHumnst BT"/>
                <w:sz w:val="20"/>
                <w:szCs w:val="20"/>
              </w:rPr>
            </w:pPr>
            <w:r>
              <w:rPr>
                <w:rFonts w:cs="ZapfHumnst BT"/>
                <w:sz w:val="20"/>
                <w:szCs w:val="20"/>
              </w:rPr>
              <w:t xml:space="preserve">Team </w:t>
            </w:r>
            <w:r w:rsidR="009E50F0" w:rsidRPr="001B37D5">
              <w:rPr>
                <w:rFonts w:cs="ZapfHumnst BT"/>
                <w:sz w:val="20"/>
                <w:szCs w:val="20"/>
              </w:rPr>
              <w:t xml:space="preserve">10 </w:t>
            </w:r>
          </w:p>
        </w:tc>
        <w:tc>
          <w:tcPr>
            <w:tcW w:w="1240" w:type="dxa"/>
            <w:tcBorders>
              <w:top w:val="single" w:sz="4" w:space="0" w:color="auto"/>
              <w:left w:val="nil"/>
              <w:bottom w:val="single" w:sz="4" w:space="0" w:color="auto"/>
              <w:right w:val="nil"/>
            </w:tcBorders>
            <w:vAlign w:val="bottom"/>
          </w:tcPr>
          <w:p w14:paraId="208080A5" w14:textId="20AF3080"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CD40564" w14:textId="4D892076"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CDFCA28" w14:textId="7A8B5001"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05B520C" w14:textId="505C2885" w:rsidR="009E50F0" w:rsidRPr="001B37D5" w:rsidRDefault="009E50F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2A677765" w14:textId="3F483669" w:rsidR="009E50F0" w:rsidRPr="001B37D5" w:rsidRDefault="009E50F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5E5C19C8" w14:textId="12D638A8" w:rsidR="009E50F0" w:rsidRPr="001B37D5" w:rsidRDefault="009E50F0" w:rsidP="001B37D5">
            <w:pPr>
              <w:autoSpaceDE w:val="0"/>
              <w:autoSpaceDN w:val="0"/>
              <w:adjustRightInd w:val="0"/>
              <w:spacing w:line="259" w:lineRule="auto"/>
              <w:jc w:val="center"/>
              <w:rPr>
                <w:rFonts w:cs="ZapfHumnst BT"/>
                <w:sz w:val="20"/>
                <w:szCs w:val="20"/>
              </w:rPr>
            </w:pPr>
          </w:p>
        </w:tc>
      </w:tr>
      <w:tr w:rsidR="008B6850" w:rsidRPr="001B37D5" w14:paraId="01AED4CE" w14:textId="77777777" w:rsidTr="001B37D5">
        <w:tblPrEx>
          <w:tblBorders>
            <w:top w:val="single" w:sz="4" w:space="0" w:color="auto"/>
            <w:left w:val="single" w:sz="4" w:space="0" w:color="auto"/>
            <w:bottom w:val="threeDEngrave" w:sz="12" w:space="0" w:color="auto"/>
            <w:right w:val="threeDEngrave" w:sz="12" w:space="0" w:color="auto"/>
          </w:tblBorders>
        </w:tblPrEx>
        <w:tc>
          <w:tcPr>
            <w:tcW w:w="1170" w:type="dxa"/>
            <w:tcBorders>
              <w:top w:val="single" w:sz="4" w:space="0" w:color="auto"/>
              <w:left w:val="nil"/>
              <w:bottom w:val="single" w:sz="4" w:space="0" w:color="auto"/>
              <w:right w:val="nil"/>
            </w:tcBorders>
            <w:vAlign w:val="bottom"/>
          </w:tcPr>
          <w:p w14:paraId="358FA12B" w14:textId="77777777" w:rsidR="008B6850" w:rsidRPr="001B37D5" w:rsidRDefault="008B6850" w:rsidP="001B37D5">
            <w:pPr>
              <w:autoSpaceDE w:val="0"/>
              <w:autoSpaceDN w:val="0"/>
              <w:adjustRightInd w:val="0"/>
              <w:spacing w:line="259" w:lineRule="auto"/>
              <w:rPr>
                <w:rFonts w:cs="ZapfHumnst BT"/>
                <w:b/>
                <w:sz w:val="20"/>
                <w:szCs w:val="20"/>
              </w:rPr>
            </w:pPr>
            <w:r w:rsidRPr="001B37D5">
              <w:rPr>
                <w:rFonts w:cs="ZapfHumnst BT"/>
                <w:b/>
                <w:sz w:val="20"/>
                <w:szCs w:val="20"/>
              </w:rPr>
              <w:t>All teams</w:t>
            </w:r>
          </w:p>
        </w:tc>
        <w:tc>
          <w:tcPr>
            <w:tcW w:w="1240" w:type="dxa"/>
            <w:tcBorders>
              <w:top w:val="single" w:sz="4" w:space="0" w:color="auto"/>
              <w:left w:val="nil"/>
              <w:bottom w:val="single" w:sz="4" w:space="0" w:color="auto"/>
              <w:right w:val="nil"/>
            </w:tcBorders>
            <w:vAlign w:val="bottom"/>
          </w:tcPr>
          <w:p w14:paraId="6226AC49" w14:textId="13C47231"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00AC592B" w14:textId="394128BB"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6EE588A1" w14:textId="632FBBB6"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6B789AA" w14:textId="3196044D" w:rsidR="008B6850" w:rsidRPr="001B37D5" w:rsidRDefault="008B6850" w:rsidP="001B37D5">
            <w:pPr>
              <w:autoSpaceDE w:val="0"/>
              <w:autoSpaceDN w:val="0"/>
              <w:adjustRightInd w:val="0"/>
              <w:spacing w:line="259" w:lineRule="auto"/>
              <w:jc w:val="center"/>
              <w:rPr>
                <w:rFonts w:cs="ZapfHumnst BT"/>
                <w:sz w:val="20"/>
                <w:szCs w:val="20"/>
              </w:rPr>
            </w:pPr>
          </w:p>
        </w:tc>
        <w:tc>
          <w:tcPr>
            <w:tcW w:w="1240" w:type="dxa"/>
            <w:tcBorders>
              <w:top w:val="single" w:sz="4" w:space="0" w:color="auto"/>
              <w:left w:val="nil"/>
              <w:bottom w:val="single" w:sz="4" w:space="0" w:color="auto"/>
              <w:right w:val="nil"/>
            </w:tcBorders>
            <w:vAlign w:val="bottom"/>
          </w:tcPr>
          <w:p w14:paraId="7A2929D4" w14:textId="050F289F" w:rsidR="008B6850" w:rsidRPr="001B37D5" w:rsidRDefault="008B6850" w:rsidP="001B37D5">
            <w:pPr>
              <w:autoSpaceDE w:val="0"/>
              <w:autoSpaceDN w:val="0"/>
              <w:adjustRightInd w:val="0"/>
              <w:spacing w:line="259" w:lineRule="auto"/>
              <w:jc w:val="center"/>
              <w:rPr>
                <w:rFonts w:cs="ZapfHumnst BT"/>
                <w:sz w:val="20"/>
                <w:szCs w:val="20"/>
              </w:rPr>
            </w:pPr>
          </w:p>
        </w:tc>
        <w:tc>
          <w:tcPr>
            <w:tcW w:w="1243" w:type="dxa"/>
            <w:tcBorders>
              <w:top w:val="single" w:sz="4" w:space="0" w:color="auto"/>
              <w:left w:val="nil"/>
              <w:bottom w:val="single" w:sz="4" w:space="0" w:color="auto"/>
              <w:right w:val="nil"/>
            </w:tcBorders>
            <w:vAlign w:val="bottom"/>
          </w:tcPr>
          <w:p w14:paraId="18369996" w14:textId="7BE46BF9" w:rsidR="008B6850" w:rsidRPr="001B37D5" w:rsidRDefault="008B6850" w:rsidP="001B37D5">
            <w:pPr>
              <w:autoSpaceDE w:val="0"/>
              <w:autoSpaceDN w:val="0"/>
              <w:adjustRightInd w:val="0"/>
              <w:spacing w:line="259" w:lineRule="auto"/>
              <w:jc w:val="center"/>
              <w:rPr>
                <w:rFonts w:cs="ZapfHumnst BT"/>
                <w:sz w:val="20"/>
                <w:szCs w:val="20"/>
              </w:rPr>
            </w:pPr>
          </w:p>
        </w:tc>
      </w:tr>
    </w:tbl>
    <w:p w14:paraId="2C087AFB" w14:textId="1D606A8F" w:rsidR="001B37D5" w:rsidRPr="001B37D5" w:rsidRDefault="001B37D5" w:rsidP="00D751B3">
      <w:pPr>
        <w:autoSpaceDE w:val="0"/>
        <w:autoSpaceDN w:val="0"/>
        <w:adjustRightInd w:val="0"/>
        <w:spacing w:line="259" w:lineRule="auto"/>
        <w:ind w:right="720"/>
        <w:rPr>
          <w:rFonts w:cs="ZapfHumnst BT"/>
          <w:sz w:val="16"/>
          <w:szCs w:val="16"/>
        </w:rPr>
      </w:pPr>
      <w:proofErr w:type="spellStart"/>
      <w:r>
        <w:rPr>
          <w:rFonts w:cs="ZapfHumnst BT"/>
          <w:sz w:val="16"/>
          <w:szCs w:val="16"/>
          <w:vertAlign w:val="superscript"/>
        </w:rPr>
        <w:t>a</w:t>
      </w:r>
      <w:proofErr w:type="spellEnd"/>
      <w:r w:rsidRPr="001B37D5">
        <w:rPr>
          <w:rFonts w:cs="ZapfHumnst BT"/>
          <w:sz w:val="16"/>
          <w:szCs w:val="16"/>
        </w:rPr>
        <w:t xml:space="preserve"> </w:t>
      </w:r>
      <w:proofErr w:type="gramStart"/>
      <w:r w:rsidRPr="001B37D5">
        <w:rPr>
          <w:rFonts w:cs="ZapfHumnst BT"/>
          <w:sz w:val="16"/>
          <w:szCs w:val="16"/>
        </w:rPr>
        <w:t>The</w:t>
      </w:r>
      <w:proofErr w:type="gramEnd"/>
      <w:r w:rsidRPr="001B37D5">
        <w:rPr>
          <w:rFonts w:cs="ZapfHumnst BT"/>
          <w:sz w:val="16"/>
          <w:szCs w:val="16"/>
        </w:rPr>
        <w:t xml:space="preserve"> response rate is the percentage of household</w:t>
      </w:r>
      <w:r w:rsidR="00E9755D">
        <w:rPr>
          <w:rFonts w:cs="ZapfHumnst BT"/>
          <w:sz w:val="16"/>
          <w:szCs w:val="16"/>
        </w:rPr>
        <w:t>s</w:t>
      </w:r>
      <w:r w:rsidRPr="001B37D5">
        <w:rPr>
          <w:rFonts w:cs="ZapfHumnst BT"/>
          <w:sz w:val="16"/>
          <w:szCs w:val="16"/>
        </w:rPr>
        <w:t xml:space="preserve"> completed divided by the number with response codes 1 and 5. The target response rate is 95 percent. </w:t>
      </w:r>
    </w:p>
    <w:p w14:paraId="4C7C4502" w14:textId="77777777" w:rsidR="008B6850" w:rsidRPr="008B6850" w:rsidRDefault="008B6850" w:rsidP="008B6850">
      <w:pPr>
        <w:pStyle w:val="BodyText"/>
        <w:sectPr w:rsidR="008B6850" w:rsidRPr="008B6850" w:rsidSect="008B6850">
          <w:footerReference w:type="default" r:id="rId50"/>
          <w:pgSz w:w="12240" w:h="15840" w:code="1"/>
          <w:pgMar w:top="1440" w:right="1440" w:bottom="1440" w:left="1440" w:header="720" w:footer="720" w:gutter="0"/>
          <w:cols w:space="720"/>
          <w:docGrid w:linePitch="326"/>
        </w:sectPr>
      </w:pPr>
    </w:p>
    <w:p w14:paraId="39FED6D1" w14:textId="660CF713" w:rsidR="008C6222" w:rsidRDefault="00C07489" w:rsidP="008C6222">
      <w:pPr>
        <w:pStyle w:val="Heading1"/>
      </w:pPr>
      <w:bookmarkStart w:id="918" w:name="_Toc22897353"/>
      <w:bookmarkStart w:id="919" w:name="_Toc50719360"/>
      <w:r>
        <w:t xml:space="preserve">Appendix 4. </w:t>
      </w:r>
      <w:r w:rsidR="006B778C">
        <w:t>Abbreviated Women’s Empowerment in Agriculture I</w:t>
      </w:r>
      <w:r w:rsidR="00AF6531">
        <w:t>n</w:t>
      </w:r>
      <w:r w:rsidR="006B778C">
        <w:t>dex</w:t>
      </w:r>
      <w:r w:rsidR="008C6222">
        <w:t xml:space="preserve"> </w:t>
      </w:r>
      <w:r w:rsidR="006A5C2A">
        <w:t>ad</w:t>
      </w:r>
      <w:r w:rsidR="00E60722">
        <w:t>e</w:t>
      </w:r>
      <w:r w:rsidR="006A5C2A">
        <w:t>quacy criteria and fact sheet</w:t>
      </w:r>
      <w:bookmarkEnd w:id="918"/>
      <w:bookmarkEnd w:id="919"/>
    </w:p>
    <w:p w14:paraId="7AA204E3" w14:textId="56BFCC8B" w:rsidR="00BC0F95" w:rsidRPr="00303001" w:rsidRDefault="00F65DE7" w:rsidP="006D5225">
      <w:pPr>
        <w:pStyle w:val="Heading2"/>
        <w:ind w:left="1440" w:hanging="720"/>
      </w:pPr>
      <w:bookmarkStart w:id="920" w:name="_Toc22897354"/>
      <w:bookmarkStart w:id="921" w:name="_Toc50719361"/>
      <w:r>
        <w:t>A</w:t>
      </w:r>
      <w:r w:rsidR="00C07489">
        <w:t>4</w:t>
      </w:r>
      <w:r w:rsidR="00BC0F95" w:rsidRPr="00DF4DE5">
        <w:t>.</w:t>
      </w:r>
      <w:r w:rsidR="008C6222">
        <w:t>1</w:t>
      </w:r>
      <w:r w:rsidR="00495C64">
        <w:tab/>
      </w:r>
      <w:r w:rsidR="00BC0F95">
        <w:t xml:space="preserve">Criteria for </w:t>
      </w:r>
      <w:r w:rsidR="00C46DF9">
        <w:t xml:space="preserve">achieving adequacy for </w:t>
      </w:r>
      <w:r w:rsidR="00852FB7">
        <w:t>A-WEAI</w:t>
      </w:r>
      <w:r w:rsidR="00000872">
        <w:t xml:space="preserve"> i</w:t>
      </w:r>
      <w:r w:rsidR="00BC0F95">
        <w:t>ndicators</w:t>
      </w:r>
      <w:bookmarkEnd w:id="906"/>
      <w:bookmarkEnd w:id="907"/>
      <w:bookmarkEnd w:id="920"/>
      <w:bookmarkEnd w:id="921"/>
    </w:p>
    <w:p w14:paraId="23376BED" w14:textId="6CC62C7B" w:rsidR="00F65DE7" w:rsidRPr="00936F68" w:rsidRDefault="008B6084" w:rsidP="006D5225">
      <w:pPr>
        <w:pStyle w:val="BodyText"/>
      </w:pPr>
      <w:r w:rsidRPr="00216CBD">
        <w:rPr>
          <w:b/>
          <w:bCs/>
        </w:rPr>
        <w:t>Table A</w:t>
      </w:r>
      <w:r w:rsidR="00216CBD" w:rsidRPr="00216CBD">
        <w:rPr>
          <w:b/>
          <w:bCs/>
        </w:rPr>
        <w:t>4.1</w:t>
      </w:r>
      <w:r w:rsidR="00936F68" w:rsidRPr="00936F68">
        <w:t xml:space="preserve"> </w:t>
      </w:r>
      <w:r w:rsidR="00F65DE7" w:rsidRPr="00936F68">
        <w:t>presents the Women’s Empowerment in Agriculture</w:t>
      </w:r>
      <w:r w:rsidR="00000872">
        <w:t xml:space="preserve"> Index’s</w:t>
      </w:r>
      <w:r w:rsidR="00F65DE7" w:rsidRPr="00936F68">
        <w:t xml:space="preserve"> five dimensions of empowerment, their corresponding empowerment indicators, the survey questions that are used to elicit the data required to establish adequacy or inadequacy for each empowerment indicator, their corresponding variables in the </w:t>
      </w:r>
      <w:r w:rsidR="00936F68">
        <w:t>Feed the Future [</w:t>
      </w:r>
      <w:r w:rsidR="00936F68" w:rsidRPr="00936F68">
        <w:rPr>
          <w:highlight w:val="yellow"/>
        </w:rPr>
        <w:t>Country</w:t>
      </w:r>
      <w:r w:rsidR="00936F68">
        <w:t xml:space="preserve">] </w:t>
      </w:r>
      <w:r w:rsidR="00C8162B">
        <w:t>Zone of Influence (ZOI)</w:t>
      </w:r>
      <w:r w:rsidR="00C8162B" w:rsidRPr="00936F68">
        <w:t xml:space="preserve"> </w:t>
      </w:r>
      <w:r w:rsidR="00F65DE7" w:rsidRPr="00936F68">
        <w:t xml:space="preserve">Survey </w:t>
      </w:r>
      <w:r w:rsidR="00936F68">
        <w:t>[</w:t>
      </w:r>
      <w:r w:rsidR="00A11DD1" w:rsidRPr="00A11DD1">
        <w:rPr>
          <w:rFonts w:cs="ZapfHumnst BT"/>
          <w:szCs w:val="22"/>
          <w:highlight w:val="yellow"/>
        </w:rPr>
        <w:t xml:space="preserve">endline </w:t>
      </w:r>
      <w:r w:rsidR="00936F68" w:rsidRPr="00936F68">
        <w:rPr>
          <w:highlight w:val="yellow"/>
        </w:rPr>
        <w:t>sur</w:t>
      </w:r>
      <w:r w:rsidR="00936F68">
        <w:rPr>
          <w:highlight w:val="yellow"/>
        </w:rPr>
        <w:t>v</w:t>
      </w:r>
      <w:r w:rsidR="00936F68" w:rsidRPr="00936F68">
        <w:rPr>
          <w:highlight w:val="yellow"/>
        </w:rPr>
        <w:t>ey year(s)</w:t>
      </w:r>
      <w:r w:rsidR="00936F68">
        <w:t xml:space="preserve">] </w:t>
      </w:r>
      <w:r w:rsidR="00F65DE7" w:rsidRPr="00936F68">
        <w:t xml:space="preserve">dataset, and how adequacy criteria are defined for each empowerment indicator. For additional details refer to the </w:t>
      </w:r>
      <w:r w:rsidR="00F65DE7" w:rsidRPr="00936F68">
        <w:rPr>
          <w:i/>
        </w:rPr>
        <w:t xml:space="preserve">Guide </w:t>
      </w:r>
      <w:r w:rsidR="001E3264">
        <w:rPr>
          <w:i/>
        </w:rPr>
        <w:t xml:space="preserve">to </w:t>
      </w:r>
      <w:r w:rsidR="00936F68" w:rsidRPr="00936F68">
        <w:rPr>
          <w:i/>
        </w:rPr>
        <w:t xml:space="preserve">Feed the Future </w:t>
      </w:r>
      <w:r w:rsidR="00F65DE7" w:rsidRPr="00936F68">
        <w:rPr>
          <w:i/>
        </w:rPr>
        <w:t>Statistics</w:t>
      </w:r>
      <w:r w:rsidR="00F65DE7" w:rsidRPr="00936F68">
        <w:t>.</w:t>
      </w:r>
      <w:r w:rsidR="00F65DE7" w:rsidRPr="00936F68">
        <w:rPr>
          <w:rStyle w:val="FootnoteReference"/>
        </w:rPr>
        <w:footnoteReference w:id="49"/>
      </w:r>
    </w:p>
    <w:p w14:paraId="294CB33A" w14:textId="77777777" w:rsidR="006A5C2A" w:rsidRDefault="006A5C2A" w:rsidP="006D5225">
      <w:pPr>
        <w:pStyle w:val="BodyText"/>
        <w:sectPr w:rsidR="006A5C2A" w:rsidSect="008B6850">
          <w:pgSz w:w="12240" w:h="15840" w:code="1"/>
          <w:pgMar w:top="1440" w:right="1440" w:bottom="1440" w:left="1440" w:header="720" w:footer="720" w:gutter="0"/>
          <w:cols w:space="720"/>
          <w:docGrid w:linePitch="326"/>
        </w:sectPr>
      </w:pPr>
    </w:p>
    <w:p w14:paraId="717B37BF" w14:textId="755ECE75" w:rsidR="00F65DE7" w:rsidRPr="006A5C2A" w:rsidRDefault="00406E4C" w:rsidP="003019C5">
      <w:pPr>
        <w:pStyle w:val="Tabletitle"/>
        <w:keepLines/>
        <w:spacing w:before="240"/>
        <w:contextualSpacing/>
        <w:outlineLvl w:val="3"/>
      </w:pPr>
      <w:bookmarkStart w:id="922" w:name="_Toc50719248"/>
      <w:r>
        <w:t xml:space="preserve">Table A4.1: </w:t>
      </w:r>
      <w:r w:rsidR="006A5C2A" w:rsidRPr="00936F68">
        <w:t xml:space="preserve">Women’s Empowerment in Agriculture </w:t>
      </w:r>
      <w:r w:rsidR="006A5C2A">
        <w:t>F</w:t>
      </w:r>
      <w:r w:rsidR="006A5C2A" w:rsidRPr="00936F68">
        <w:t xml:space="preserve">ive </w:t>
      </w:r>
      <w:r w:rsidR="006A5C2A">
        <w:t>D</w:t>
      </w:r>
      <w:r w:rsidR="006A5C2A" w:rsidRPr="00936F68">
        <w:t xml:space="preserve">imensions of </w:t>
      </w:r>
      <w:r w:rsidR="006A5C2A">
        <w:t>E</w:t>
      </w:r>
      <w:r w:rsidR="006A5C2A" w:rsidRPr="00936F68">
        <w:t>mpowerment</w:t>
      </w:r>
      <w:r w:rsidR="006A5C2A">
        <w:t>: Domains, Indicators, ZOI Survey Questions and Variables, Adequacy and Inadequacy Criteria, and Weights</w:t>
      </w:r>
      <w:bookmarkEnd w:id="922"/>
    </w:p>
    <w:tbl>
      <w:tblPr>
        <w:tblStyle w:val="2"/>
        <w:tblW w:w="14403"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248"/>
        <w:gridCol w:w="4046"/>
        <w:gridCol w:w="1350"/>
        <w:gridCol w:w="1890"/>
        <w:gridCol w:w="1710"/>
        <w:gridCol w:w="1890"/>
        <w:gridCol w:w="993"/>
      </w:tblGrid>
      <w:tr w:rsidR="00F65DE7" w:rsidRPr="006D5225" w14:paraId="609E28D0" w14:textId="77777777" w:rsidTr="00D751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76" w:type="dxa"/>
            <w:shd w:val="clear" w:color="auto" w:fill="387990"/>
            <w:vAlign w:val="bottom"/>
          </w:tcPr>
          <w:p w14:paraId="12F34937" w14:textId="77777777" w:rsidR="00F65DE7" w:rsidRPr="006D5225" w:rsidRDefault="00F65DE7" w:rsidP="0004027D">
            <w:pPr>
              <w:spacing w:line="259" w:lineRule="auto"/>
              <w:rPr>
                <w:color w:val="FFFFFF"/>
                <w:sz w:val="20"/>
                <w:szCs w:val="20"/>
              </w:rPr>
            </w:pPr>
            <w:r w:rsidRPr="006D5225">
              <w:rPr>
                <w:color w:val="FFFFFF"/>
                <w:sz w:val="20"/>
                <w:szCs w:val="20"/>
              </w:rPr>
              <w:t>Domain</w:t>
            </w:r>
          </w:p>
        </w:tc>
        <w:tc>
          <w:tcPr>
            <w:tcW w:w="1248" w:type="dxa"/>
            <w:shd w:val="clear" w:color="auto" w:fill="387990"/>
            <w:vAlign w:val="bottom"/>
          </w:tcPr>
          <w:p w14:paraId="1A4C7DA7"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Indicator name</w:t>
            </w:r>
          </w:p>
        </w:tc>
        <w:tc>
          <w:tcPr>
            <w:tcW w:w="4046" w:type="dxa"/>
            <w:shd w:val="clear" w:color="auto" w:fill="387990"/>
            <w:vAlign w:val="bottom"/>
          </w:tcPr>
          <w:p w14:paraId="037D2BC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Survey questions</w:t>
            </w:r>
          </w:p>
        </w:tc>
        <w:tc>
          <w:tcPr>
            <w:tcW w:w="1350" w:type="dxa"/>
            <w:shd w:val="clear" w:color="auto" w:fill="387990"/>
            <w:vAlign w:val="bottom"/>
          </w:tcPr>
          <w:p w14:paraId="7404A53D"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71440759"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questions</w:t>
            </w:r>
          </w:p>
        </w:tc>
        <w:tc>
          <w:tcPr>
            <w:tcW w:w="1890" w:type="dxa"/>
            <w:shd w:val="clear" w:color="auto" w:fill="387990"/>
          </w:tcPr>
          <w:p w14:paraId="59DADAA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ZOI Survey (2018-2019)</w:t>
            </w:r>
          </w:p>
          <w:p w14:paraId="3C02A26A"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variables</w:t>
            </w:r>
          </w:p>
        </w:tc>
        <w:tc>
          <w:tcPr>
            <w:tcW w:w="1710" w:type="dxa"/>
            <w:shd w:val="clear" w:color="auto" w:fill="387990"/>
            <w:vAlign w:val="bottom"/>
          </w:tcPr>
          <w:p w14:paraId="4C1D985F"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Adequacy criteria</w:t>
            </w:r>
          </w:p>
        </w:tc>
        <w:tc>
          <w:tcPr>
            <w:tcW w:w="1890" w:type="dxa"/>
            <w:shd w:val="clear" w:color="auto" w:fill="387990"/>
            <w:vAlign w:val="bottom"/>
          </w:tcPr>
          <w:p w14:paraId="266B4284"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Inadequacy criteria</w:t>
            </w:r>
          </w:p>
        </w:tc>
        <w:tc>
          <w:tcPr>
            <w:tcW w:w="993" w:type="dxa"/>
            <w:shd w:val="clear" w:color="auto" w:fill="387990"/>
            <w:vAlign w:val="bottom"/>
          </w:tcPr>
          <w:p w14:paraId="7BE378CC" w14:textId="77777777" w:rsidR="00F65DE7" w:rsidRPr="006D5225" w:rsidRDefault="00F65DE7" w:rsidP="0004027D">
            <w:pPr>
              <w:spacing w:line="259" w:lineRule="auto"/>
              <w:cnfStyle w:val="100000000000" w:firstRow="1" w:lastRow="0" w:firstColumn="0" w:lastColumn="0" w:oddVBand="0" w:evenVBand="0" w:oddHBand="0" w:evenHBand="0" w:firstRowFirstColumn="0" w:firstRowLastColumn="0" w:lastRowFirstColumn="0" w:lastRowLastColumn="0"/>
              <w:rPr>
                <w:color w:val="FFFFFF"/>
                <w:sz w:val="20"/>
                <w:szCs w:val="20"/>
              </w:rPr>
            </w:pPr>
            <w:r w:rsidRPr="006D5225">
              <w:rPr>
                <w:color w:val="FFFFFF"/>
                <w:sz w:val="20"/>
                <w:szCs w:val="20"/>
              </w:rPr>
              <w:t>Weight</w:t>
            </w:r>
          </w:p>
        </w:tc>
      </w:tr>
      <w:tr w:rsidR="00F65DE7" w:rsidRPr="006D5225" w14:paraId="187F9BA3" w14:textId="77777777" w:rsidTr="00D75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E909366" w14:textId="77777777" w:rsidR="00F65DE7" w:rsidRPr="006D5225" w:rsidRDefault="00F65DE7" w:rsidP="0004027D">
            <w:pPr>
              <w:spacing w:line="259" w:lineRule="auto"/>
              <w:rPr>
                <w:sz w:val="20"/>
                <w:szCs w:val="20"/>
              </w:rPr>
            </w:pPr>
            <w:r w:rsidRPr="006D5225">
              <w:rPr>
                <w:sz w:val="20"/>
                <w:szCs w:val="20"/>
              </w:rPr>
              <w:t>Decision-making over production</w:t>
            </w:r>
          </w:p>
        </w:tc>
        <w:tc>
          <w:tcPr>
            <w:tcW w:w="1248" w:type="dxa"/>
          </w:tcPr>
          <w:p w14:paraId="7B736F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1.1: Input in productive decisions</w:t>
            </w:r>
          </w:p>
        </w:tc>
        <w:tc>
          <w:tcPr>
            <w:tcW w:w="4046" w:type="dxa"/>
          </w:tcPr>
          <w:p w14:paraId="1692B50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“When decisions are made regarding food crop farming, cash crop farming, livestock raising, and fishing or fishpond culture, who is it that normally takes the decision?”</w:t>
            </w:r>
          </w:p>
          <w:p w14:paraId="153686E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 xml:space="preserve"> </w:t>
            </w:r>
          </w:p>
          <w:p w14:paraId="67E25E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“How much input did you have in making decisions about food crop farming, cash crop farming, livestock raising, and fishing or fishpond culture?”</w:t>
            </w:r>
          </w:p>
          <w:p w14:paraId="7243D3C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F1FE3D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“To what extent do you feel you can make your own decisions regarding these aspects of household life if you want(ed) to: food crop farming, cash crop farming, livestock raising, and fishing or fishpond culture if you wanted to?”</w:t>
            </w:r>
          </w:p>
        </w:tc>
        <w:tc>
          <w:tcPr>
            <w:tcW w:w="1350" w:type="dxa"/>
          </w:tcPr>
          <w:p w14:paraId="7575713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Q.6202 (a, b, c, f)</w:t>
            </w:r>
          </w:p>
          <w:p w14:paraId="35856CA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AA7021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407ECA5"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F0E49E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Q.6203 (a, b, c, f)</w:t>
            </w:r>
          </w:p>
          <w:p w14:paraId="7237476A"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4DBB956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30609A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51E2A1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Q.6204 (a, b, c, f)</w:t>
            </w:r>
          </w:p>
          <w:p w14:paraId="7140B85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5AED16EE" w14:textId="3A6D3C7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5495982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09FBEFE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12E7C6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F676A51" w14:textId="6A5118E0"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0D66525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297072F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59F77ED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06CADE46" w14:textId="2103B1F6"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v6202_01</w:t>
            </w:r>
            <w:r w:rsidR="001E3264" w:rsidRPr="006D5225">
              <w:rPr>
                <w:sz w:val="20"/>
                <w:szCs w:val="20"/>
              </w:rPr>
              <w:t>–</w:t>
            </w:r>
            <w:r w:rsidRPr="006D5225">
              <w:rPr>
                <w:sz w:val="20"/>
                <w:szCs w:val="20"/>
              </w:rPr>
              <w:t xml:space="preserve">v6202_03, </w:t>
            </w:r>
          </w:p>
          <w:p w14:paraId="2FBDCB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v6202_06</w:t>
            </w:r>
          </w:p>
          <w:p w14:paraId="1F40E71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7EE5937" w14:textId="5D52133A"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For at least one activity: decides alone; OR participates and has input into some; or most or all decisions regarding the activity; OR someone else decides but feels could decide to a medium or high extent if wanted to</w:t>
            </w:r>
          </w:p>
        </w:tc>
        <w:tc>
          <w:tcPr>
            <w:tcW w:w="1890" w:type="dxa"/>
          </w:tcPr>
          <w:p w14:paraId="2DE1502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Participates but does not have input into some; or most or all decisions regarding the activity; OR does not make the decision NOR feels he or she could to a</w:t>
            </w:r>
            <w:r w:rsidRPr="006D5225">
              <w:rPr>
                <w:b/>
                <w:color w:val="FF0000"/>
                <w:sz w:val="20"/>
                <w:szCs w:val="20"/>
              </w:rPr>
              <w:t xml:space="preserve"> </w:t>
            </w:r>
            <w:r w:rsidRPr="006D5225">
              <w:rPr>
                <w:sz w:val="20"/>
                <w:szCs w:val="20"/>
              </w:rPr>
              <w:t xml:space="preserve">medium or high extent (93 “no decision made” coded as missing) </w:t>
            </w:r>
          </w:p>
        </w:tc>
        <w:tc>
          <w:tcPr>
            <w:tcW w:w="993" w:type="dxa"/>
          </w:tcPr>
          <w:p w14:paraId="37CB977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26D0702B"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72826E0A" w14:textId="77777777" w:rsidR="00F65DE7" w:rsidRPr="006D5225" w:rsidRDefault="00F65DE7" w:rsidP="0004027D">
            <w:pPr>
              <w:spacing w:line="259" w:lineRule="auto"/>
              <w:rPr>
                <w:sz w:val="20"/>
                <w:szCs w:val="20"/>
              </w:rPr>
            </w:pPr>
            <w:r w:rsidRPr="006D5225">
              <w:rPr>
                <w:sz w:val="20"/>
                <w:szCs w:val="20"/>
              </w:rPr>
              <w:t>Access to resources</w:t>
            </w:r>
          </w:p>
        </w:tc>
        <w:tc>
          <w:tcPr>
            <w:tcW w:w="1248" w:type="dxa"/>
          </w:tcPr>
          <w:p w14:paraId="10C46DD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2.1: Ownership of assets</w:t>
            </w:r>
          </w:p>
        </w:tc>
        <w:tc>
          <w:tcPr>
            <w:tcW w:w="4046" w:type="dxa"/>
          </w:tcPr>
          <w:p w14:paraId="5AB5D24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anyone in your household currently have any [ITEM</w:t>
            </w:r>
            <w:proofErr w:type="gramStart"/>
            <w:r w:rsidRPr="006D5225">
              <w:rPr>
                <w:sz w:val="20"/>
                <w:szCs w:val="20"/>
              </w:rPr>
              <w:t>]?:</w:t>
            </w:r>
            <w:proofErr w:type="gramEnd"/>
            <w:r w:rsidRPr="006D5225">
              <w:rPr>
                <w:sz w:val="20"/>
                <w:szCs w:val="20"/>
              </w:rPr>
              <w:t xml:space="preserve"> agricultural land, large livestock, small livestock, chickens/ducks/turkeys/ pigeons, fishpond or fishing equipment, hand tools, non-mechanized farm equipment, mechanized farm equipment, non-farm business equipment, house, large consumer durable goods, small consumer durable goods, cell phone, other land or structures, and means of transportation?”</w:t>
            </w:r>
          </w:p>
          <w:p w14:paraId="0C4FCD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C8F331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 you own any of the item either by yourself or jointly with someone else?”</w:t>
            </w:r>
          </w:p>
        </w:tc>
        <w:tc>
          <w:tcPr>
            <w:tcW w:w="1350" w:type="dxa"/>
          </w:tcPr>
          <w:p w14:paraId="4CA797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Q.6301a–Q.6301n</w:t>
            </w:r>
          </w:p>
          <w:p w14:paraId="547C3D22"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D42199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BDD9B31"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F9763A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DD6774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AB8E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74803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F6726A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343A83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9A33D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Q.6303a–Q.6303n</w:t>
            </w:r>
          </w:p>
        </w:tc>
        <w:tc>
          <w:tcPr>
            <w:tcW w:w="1890" w:type="dxa"/>
          </w:tcPr>
          <w:p w14:paraId="27C43087" w14:textId="10BC041F"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v6301_01</w:t>
            </w:r>
            <w:r w:rsidR="001E3264" w:rsidRPr="006D5225">
              <w:rPr>
                <w:sz w:val="20"/>
                <w:szCs w:val="20"/>
              </w:rPr>
              <w:t>–</w:t>
            </w:r>
            <w:r w:rsidRPr="006D5225">
              <w:rPr>
                <w:sz w:val="20"/>
                <w:szCs w:val="20"/>
              </w:rPr>
              <w:t>v6301_15</w:t>
            </w:r>
          </w:p>
          <w:p w14:paraId="2C8667F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4F15B2"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001285"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D375BE"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58FCC6"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8E6106B"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D10C69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9E7F84"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68ED8CC"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11FEEE3" w14:textId="555E4E10"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v6303_01</w:t>
            </w:r>
            <w:r w:rsidR="001E3264" w:rsidRPr="006D5225">
              <w:rPr>
                <w:sz w:val="20"/>
                <w:szCs w:val="20"/>
              </w:rPr>
              <w:t>–</w:t>
            </w:r>
            <w:r w:rsidRPr="006D5225">
              <w:rPr>
                <w:sz w:val="20"/>
                <w:szCs w:val="20"/>
              </w:rPr>
              <w:t>v6303_15</w:t>
            </w:r>
          </w:p>
        </w:tc>
        <w:tc>
          <w:tcPr>
            <w:tcW w:w="1710" w:type="dxa"/>
          </w:tcPr>
          <w:p w14:paraId="711C6011" w14:textId="77777777" w:rsidR="00F65DE7" w:rsidRPr="006D5225" w:rsidRDefault="00F65DE7" w:rsidP="0004027D">
            <w:pPr>
              <w:keepNext/>
              <w:keepLines/>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Owns—alone or jointly—at least one large asset or two types of small assets (small assets are chickens/ducks/ turkeys/pigeons, hand tools, non-mechanized farm equipment, and small consumer durable goods)</w:t>
            </w:r>
          </w:p>
        </w:tc>
        <w:tc>
          <w:tcPr>
            <w:tcW w:w="1890" w:type="dxa"/>
          </w:tcPr>
          <w:p w14:paraId="689E51B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Does not own any assets; OR owns only one type of small asset alone or jointly</w:t>
            </w:r>
          </w:p>
        </w:tc>
        <w:tc>
          <w:tcPr>
            <w:tcW w:w="993" w:type="dxa"/>
          </w:tcPr>
          <w:p w14:paraId="1CB1450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2/15</w:t>
            </w:r>
          </w:p>
          <w:p w14:paraId="57B1E0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E0B033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786A1B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2F7537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54A7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252947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BB7E25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872649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89D7E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2CE46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B44214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FBCBDF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F65DE7" w:rsidRPr="006D5225" w14:paraId="0D873FF9"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256BE762" w14:textId="77777777" w:rsidR="00F65DE7" w:rsidRPr="006D5225" w:rsidRDefault="00F65DE7" w:rsidP="0004027D">
            <w:pPr>
              <w:spacing w:line="259" w:lineRule="auto"/>
              <w:rPr>
                <w:sz w:val="20"/>
                <w:szCs w:val="20"/>
              </w:rPr>
            </w:pPr>
          </w:p>
        </w:tc>
        <w:tc>
          <w:tcPr>
            <w:tcW w:w="1248" w:type="dxa"/>
          </w:tcPr>
          <w:p w14:paraId="37985233"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Indicator 2.2: Access to and decisions over credit</w:t>
            </w:r>
          </w:p>
        </w:tc>
        <w:tc>
          <w:tcPr>
            <w:tcW w:w="4046" w:type="dxa"/>
          </w:tcPr>
          <w:p w14:paraId="69963FD3" w14:textId="0446BD99"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“Has anyone in your household taken any loans or borrowed cash/in-kind from [SOURCE] in the past 12 </w:t>
            </w:r>
            <w:proofErr w:type="gramStart"/>
            <w:r w:rsidRPr="006D5225">
              <w:rPr>
                <w:sz w:val="20"/>
                <w:szCs w:val="20"/>
              </w:rPr>
              <w:t>months?:</w:t>
            </w:r>
            <w:proofErr w:type="gramEnd"/>
            <w:r w:rsidRPr="006D5225">
              <w:rPr>
                <w:sz w:val="20"/>
                <w:szCs w:val="20"/>
              </w:rPr>
              <w:t xml:space="preserve"> NGO, informal lender, formal lender, friends or relatives, group-based micro</w:t>
            </w:r>
            <w:r w:rsidR="007450C7">
              <w:rPr>
                <w:sz w:val="20"/>
                <w:szCs w:val="20"/>
              </w:rPr>
              <w:t>-</w:t>
            </w:r>
            <w:r w:rsidRPr="006D5225">
              <w:rPr>
                <w:sz w:val="20"/>
                <w:szCs w:val="20"/>
              </w:rPr>
              <w:t>finance or lending (savings/credit group), informal credit/savings groups such as merry-go-rounds, tontines, funeral societies, etc.”</w:t>
            </w:r>
          </w:p>
          <w:p w14:paraId="441B5E9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9079D2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“Who made the decision to borrow from [SOURCE]?” </w:t>
            </w:r>
          </w:p>
          <w:p w14:paraId="64245E5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2434D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“Who makes the decision about what to do with the money/item borrowed from [SOURCE]?”</w:t>
            </w:r>
          </w:p>
        </w:tc>
        <w:tc>
          <w:tcPr>
            <w:tcW w:w="1350" w:type="dxa"/>
          </w:tcPr>
          <w:p w14:paraId="4AFC3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Q.6308a–Q.6308f</w:t>
            </w:r>
          </w:p>
          <w:p w14:paraId="47E4E7D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339E1DE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3ED429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0206C60"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6EA90B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FBDACC4"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A99CC91"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5949D02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Q.6309a–Q.6309f</w:t>
            </w:r>
          </w:p>
          <w:p w14:paraId="7FC2930C"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6690265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Q.6310a–Q.6310f</w:t>
            </w:r>
          </w:p>
          <w:p w14:paraId="431D03D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tc>
        <w:tc>
          <w:tcPr>
            <w:tcW w:w="1890" w:type="dxa"/>
          </w:tcPr>
          <w:p w14:paraId="4B286C0D" w14:textId="0E263CC3"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v6308_1</w:t>
            </w:r>
            <w:r w:rsidR="001E3264" w:rsidRPr="006D5225">
              <w:rPr>
                <w:sz w:val="20"/>
                <w:szCs w:val="20"/>
              </w:rPr>
              <w:t>–</w:t>
            </w:r>
            <w:r w:rsidRPr="006D5225">
              <w:rPr>
                <w:sz w:val="20"/>
                <w:szCs w:val="20"/>
              </w:rPr>
              <w:t>v6303_6</w:t>
            </w:r>
          </w:p>
          <w:p w14:paraId="68C6039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F85968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12EC492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DBF390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7BFBB5E7"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27E627F"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4595541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CC8BC4D" w14:textId="4E19DC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v6309_1</w:t>
            </w:r>
            <w:r w:rsidR="001E3264" w:rsidRPr="006D5225">
              <w:rPr>
                <w:sz w:val="20"/>
                <w:szCs w:val="20"/>
              </w:rPr>
              <w:t>–</w:t>
            </w:r>
            <w:r w:rsidRPr="006D5225">
              <w:rPr>
                <w:sz w:val="20"/>
                <w:szCs w:val="20"/>
              </w:rPr>
              <w:t>v6309_6</w:t>
            </w:r>
          </w:p>
          <w:p w14:paraId="0BEC7F56"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p>
          <w:p w14:paraId="0ADDC3E9" w14:textId="439AC6CE"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v6310_1</w:t>
            </w:r>
            <w:r w:rsidR="001E3264" w:rsidRPr="006D5225">
              <w:rPr>
                <w:sz w:val="20"/>
                <w:szCs w:val="20"/>
              </w:rPr>
              <w:t>–</w:t>
            </w:r>
            <w:r w:rsidRPr="006D5225">
              <w:rPr>
                <w:sz w:val="20"/>
                <w:szCs w:val="20"/>
              </w:rPr>
              <w:t>v6310_6</w:t>
            </w:r>
          </w:p>
        </w:tc>
        <w:tc>
          <w:tcPr>
            <w:tcW w:w="1710" w:type="dxa"/>
          </w:tcPr>
          <w:p w14:paraId="78B187E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Can alone or jointly make at least one decision regarding at least one source of credit</w:t>
            </w:r>
          </w:p>
        </w:tc>
        <w:tc>
          <w:tcPr>
            <w:tcW w:w="1890" w:type="dxa"/>
          </w:tcPr>
          <w:p w14:paraId="4DB8777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 xml:space="preserve">Household has no credit; OR household has </w:t>
            </w:r>
            <w:proofErr w:type="gramStart"/>
            <w:r w:rsidRPr="006D5225">
              <w:rPr>
                <w:sz w:val="20"/>
                <w:szCs w:val="20"/>
              </w:rPr>
              <w:t>credit</w:t>
            </w:r>
            <w:proofErr w:type="gramEnd"/>
            <w:r w:rsidRPr="006D5225">
              <w:rPr>
                <w:sz w:val="20"/>
                <w:szCs w:val="20"/>
              </w:rPr>
              <w:t xml:space="preserve"> but respondent did not participate in any decision about it</w:t>
            </w:r>
          </w:p>
        </w:tc>
        <w:tc>
          <w:tcPr>
            <w:tcW w:w="993" w:type="dxa"/>
          </w:tcPr>
          <w:p w14:paraId="38CC37D9"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1/15</w:t>
            </w:r>
          </w:p>
        </w:tc>
      </w:tr>
      <w:tr w:rsidR="00F65DE7" w:rsidRPr="006D5225" w14:paraId="0EA705F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18ADF985" w14:textId="77777777" w:rsidR="00F65DE7" w:rsidRPr="006D5225" w:rsidRDefault="00F65DE7" w:rsidP="0004027D">
            <w:pPr>
              <w:spacing w:line="259" w:lineRule="auto"/>
              <w:rPr>
                <w:sz w:val="20"/>
                <w:szCs w:val="20"/>
              </w:rPr>
            </w:pPr>
            <w:r w:rsidRPr="006D5225">
              <w:rPr>
                <w:sz w:val="20"/>
                <w:szCs w:val="20"/>
              </w:rPr>
              <w:t>Control over</w:t>
            </w:r>
          </w:p>
          <w:p w14:paraId="654A106C" w14:textId="77777777" w:rsidR="00F65DE7" w:rsidRPr="006D5225" w:rsidRDefault="00F65DE7" w:rsidP="0004027D">
            <w:pPr>
              <w:spacing w:line="259" w:lineRule="auto"/>
              <w:rPr>
                <w:sz w:val="20"/>
                <w:szCs w:val="20"/>
              </w:rPr>
            </w:pPr>
            <w:r w:rsidRPr="006D5225">
              <w:rPr>
                <w:sz w:val="20"/>
                <w:szCs w:val="20"/>
              </w:rPr>
              <w:t>income</w:t>
            </w:r>
          </w:p>
        </w:tc>
        <w:tc>
          <w:tcPr>
            <w:tcW w:w="1248" w:type="dxa"/>
          </w:tcPr>
          <w:p w14:paraId="6564E66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3: Control of use of income</w:t>
            </w:r>
          </w:p>
        </w:tc>
        <w:tc>
          <w:tcPr>
            <w:tcW w:w="4046" w:type="dxa"/>
          </w:tcPr>
          <w:p w14:paraId="6AE8288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“How much input did you have in decisions on the use of income generated from food crop farming, cash crop farming, livestock raising, non-farm economic activities, wage and salary employment, and fishing or fishpond culture?” </w:t>
            </w:r>
          </w:p>
          <w:p w14:paraId="6768A45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3475152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 xml:space="preserve">“To what extent do you feel you can make your own personal decisions regarding these aspects of household life if you want(ed) </w:t>
            </w:r>
            <w:proofErr w:type="gramStart"/>
            <w:r w:rsidRPr="006D5225">
              <w:rPr>
                <w:sz w:val="20"/>
                <w:szCs w:val="20"/>
              </w:rPr>
              <w:t>to?:</w:t>
            </w:r>
            <w:proofErr w:type="gramEnd"/>
            <w:r w:rsidRPr="006D5225">
              <w:rPr>
                <w:sz w:val="20"/>
                <w:szCs w:val="20"/>
              </w:rPr>
              <w:t xml:space="preserve"> non-farm activities, own wage and salary employment, major household expenditures”</w:t>
            </w:r>
          </w:p>
        </w:tc>
        <w:tc>
          <w:tcPr>
            <w:tcW w:w="1350" w:type="dxa"/>
          </w:tcPr>
          <w:p w14:paraId="0AB8CBC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Q.6205a–Q.6205f</w:t>
            </w:r>
          </w:p>
          <w:p w14:paraId="6E6DCE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05A496C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1639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47385C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83987B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Q.6204d,</w:t>
            </w:r>
          </w:p>
          <w:p w14:paraId="3218ECA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Q.6204e,</w:t>
            </w:r>
          </w:p>
          <w:p w14:paraId="013B5C5F"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Q.6204g</w:t>
            </w:r>
          </w:p>
          <w:p w14:paraId="5D53679A"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3BA5689"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E96B80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771F0B2E"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CFCE2B6" w14:textId="09489551"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v6205_01</w:t>
            </w:r>
            <w:r w:rsidR="001E3264" w:rsidRPr="006D5225">
              <w:rPr>
                <w:sz w:val="20"/>
                <w:szCs w:val="20"/>
              </w:rPr>
              <w:t>–</w:t>
            </w:r>
            <w:r w:rsidRPr="006D5225">
              <w:rPr>
                <w:sz w:val="20"/>
                <w:szCs w:val="20"/>
              </w:rPr>
              <w:t xml:space="preserve"> v6206_03, v6206_06</w:t>
            </w:r>
          </w:p>
          <w:p w14:paraId="0C925BD4"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5D9834B"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648EC5B0"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p w14:paraId="5442CAED"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v6204_04,</w:t>
            </w:r>
          </w:p>
          <w:p w14:paraId="216FC5B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v6204_05, v6204_07</w:t>
            </w:r>
          </w:p>
          <w:p w14:paraId="580081E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68449E5"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Has input into some; or most or all decisions on use of income for at least one productive/ economic activity; OR feels can make decisions to medium or high extent if respondent wanted for at least one income or expenditure decision—excludes minor household expenditures</w:t>
            </w:r>
          </w:p>
        </w:tc>
        <w:tc>
          <w:tcPr>
            <w:tcW w:w="1890" w:type="dxa"/>
          </w:tcPr>
          <w:p w14:paraId="3C139AE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Participates in activity but has no input in decisions about income, OR feels she or he has no or very little input into the decision regarding income from non-farm activities, wage and salary employment, or decisions regarding major household expenditures even if she or he wanted to</w:t>
            </w:r>
          </w:p>
        </w:tc>
        <w:tc>
          <w:tcPr>
            <w:tcW w:w="993" w:type="dxa"/>
          </w:tcPr>
          <w:p w14:paraId="572A590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r w:rsidR="00F65DE7" w:rsidRPr="006D5225" w14:paraId="51474FC7" w14:textId="77777777" w:rsidTr="00D751B3">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276" w:type="dxa"/>
          </w:tcPr>
          <w:p w14:paraId="389D9294" w14:textId="77777777" w:rsidR="00F65DE7" w:rsidRPr="006D5225" w:rsidRDefault="00F65DE7" w:rsidP="0004027D">
            <w:pPr>
              <w:spacing w:line="259" w:lineRule="auto"/>
              <w:rPr>
                <w:sz w:val="20"/>
                <w:szCs w:val="20"/>
              </w:rPr>
            </w:pPr>
            <w:r w:rsidRPr="006D5225">
              <w:rPr>
                <w:sz w:val="20"/>
                <w:szCs w:val="20"/>
              </w:rPr>
              <w:t xml:space="preserve">Group </w:t>
            </w:r>
            <w:proofErr w:type="gramStart"/>
            <w:r w:rsidRPr="006D5225">
              <w:rPr>
                <w:sz w:val="20"/>
                <w:szCs w:val="20"/>
              </w:rPr>
              <w:t>member-ship</w:t>
            </w:r>
            <w:proofErr w:type="gramEnd"/>
            <w:r w:rsidRPr="006D5225">
              <w:rPr>
                <w:sz w:val="20"/>
                <w:szCs w:val="20"/>
              </w:rPr>
              <w:t xml:space="preserve"> and leadership</w:t>
            </w:r>
          </w:p>
        </w:tc>
        <w:tc>
          <w:tcPr>
            <w:tcW w:w="1248" w:type="dxa"/>
          </w:tcPr>
          <w:p w14:paraId="100CFF2D"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Indicator 4.1: Membership in economic or social group</w:t>
            </w:r>
          </w:p>
        </w:tc>
        <w:tc>
          <w:tcPr>
            <w:tcW w:w="4046" w:type="dxa"/>
          </w:tcPr>
          <w:p w14:paraId="5DA618CB" w14:textId="28E43BAC"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“Are you an active member of an agricultural/livestock/fisheries producers’ group, waters users’ group, forest users’ group, credit/micro</w:t>
            </w:r>
            <w:r w:rsidR="007450C7">
              <w:rPr>
                <w:sz w:val="20"/>
                <w:szCs w:val="20"/>
              </w:rPr>
              <w:t>-</w:t>
            </w:r>
            <w:r w:rsidRPr="006D5225">
              <w:rPr>
                <w:sz w:val="20"/>
                <w:szCs w:val="20"/>
              </w:rPr>
              <w:t xml:space="preserve">finance group, mutual help/insurance group, trade and business association, trade and business association, civic groups, local government, religious group, other women’s/men’s group, or any other formal or informal organization?” </w:t>
            </w:r>
          </w:p>
        </w:tc>
        <w:tc>
          <w:tcPr>
            <w:tcW w:w="1350" w:type="dxa"/>
          </w:tcPr>
          <w:p w14:paraId="48120D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Q.6405a–Q.6405k</w:t>
            </w:r>
          </w:p>
          <w:p w14:paraId="779B99B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p w14:paraId="2766167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1278CA98" w14:textId="2FA65731"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b/>
                <w:sz w:val="20"/>
                <w:szCs w:val="20"/>
              </w:rPr>
            </w:pPr>
            <w:r w:rsidRPr="006D5225">
              <w:rPr>
                <w:sz w:val="20"/>
                <w:szCs w:val="20"/>
              </w:rPr>
              <w:t>v6405_01</w:t>
            </w:r>
            <w:r w:rsidR="001E3264" w:rsidRPr="006D5225">
              <w:rPr>
                <w:sz w:val="20"/>
                <w:szCs w:val="20"/>
              </w:rPr>
              <w:t>–</w:t>
            </w:r>
            <w:r w:rsidRPr="006D5225">
              <w:rPr>
                <w:sz w:val="20"/>
                <w:szCs w:val="20"/>
              </w:rPr>
              <w:t>v6405_11</w:t>
            </w:r>
          </w:p>
        </w:tc>
        <w:tc>
          <w:tcPr>
            <w:tcW w:w="1710" w:type="dxa"/>
          </w:tcPr>
          <w:p w14:paraId="3F00EA42"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an active member of at least one group</w:t>
            </w:r>
          </w:p>
        </w:tc>
        <w:tc>
          <w:tcPr>
            <w:tcW w:w="1890" w:type="dxa"/>
          </w:tcPr>
          <w:p w14:paraId="2127B2EE"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Is not an active member of at least one group</w:t>
            </w:r>
          </w:p>
        </w:tc>
        <w:tc>
          <w:tcPr>
            <w:tcW w:w="993" w:type="dxa"/>
          </w:tcPr>
          <w:p w14:paraId="0B081CD8" w14:textId="77777777" w:rsidR="00F65DE7" w:rsidRPr="006D5225" w:rsidRDefault="00F65DE7" w:rsidP="0004027D">
            <w:pPr>
              <w:spacing w:line="259" w:lineRule="auto"/>
              <w:cnfStyle w:val="000000100000" w:firstRow="0" w:lastRow="0" w:firstColumn="0" w:lastColumn="0" w:oddVBand="0" w:evenVBand="0" w:oddHBand="1" w:evenHBand="0" w:firstRowFirstColumn="0" w:firstRowLastColumn="0" w:lastRowFirstColumn="0" w:lastRowLastColumn="0"/>
              <w:rPr>
                <w:sz w:val="20"/>
                <w:szCs w:val="20"/>
              </w:rPr>
            </w:pPr>
            <w:r w:rsidRPr="006D5225">
              <w:rPr>
                <w:sz w:val="20"/>
                <w:szCs w:val="20"/>
              </w:rPr>
              <w:t>1/5</w:t>
            </w:r>
          </w:p>
        </w:tc>
      </w:tr>
      <w:tr w:rsidR="00F65DE7" w:rsidRPr="006D5225" w14:paraId="6F5A573E" w14:textId="77777777" w:rsidTr="00D751B3">
        <w:tc>
          <w:tcPr>
            <w:cnfStyle w:val="001000000000" w:firstRow="0" w:lastRow="0" w:firstColumn="1" w:lastColumn="0" w:oddVBand="0" w:evenVBand="0" w:oddHBand="0" w:evenHBand="0" w:firstRowFirstColumn="0" w:firstRowLastColumn="0" w:lastRowFirstColumn="0" w:lastRowLastColumn="0"/>
            <w:tcW w:w="1276" w:type="dxa"/>
          </w:tcPr>
          <w:p w14:paraId="37CC5FCF" w14:textId="77777777" w:rsidR="00F65DE7" w:rsidRPr="006D5225" w:rsidRDefault="00F65DE7" w:rsidP="0004027D">
            <w:pPr>
              <w:spacing w:line="259" w:lineRule="auto"/>
              <w:rPr>
                <w:sz w:val="20"/>
                <w:szCs w:val="20"/>
              </w:rPr>
            </w:pPr>
            <w:r w:rsidRPr="006D5225">
              <w:rPr>
                <w:sz w:val="20"/>
                <w:szCs w:val="20"/>
              </w:rPr>
              <w:t>Time allocation</w:t>
            </w:r>
          </w:p>
        </w:tc>
        <w:tc>
          <w:tcPr>
            <w:tcW w:w="1248" w:type="dxa"/>
          </w:tcPr>
          <w:p w14:paraId="36844BDC"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Indicator 5.1: Workload</w:t>
            </w:r>
          </w:p>
        </w:tc>
        <w:tc>
          <w:tcPr>
            <w:tcW w:w="4046" w:type="dxa"/>
          </w:tcPr>
          <w:p w14:paraId="0C5F119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The survey collected information on respondents’ time allocation for a 24-hour period. Information was collected for primary activities and reported in 15-minute intervals.</w:t>
            </w:r>
          </w:p>
        </w:tc>
        <w:tc>
          <w:tcPr>
            <w:tcW w:w="1350" w:type="dxa"/>
          </w:tcPr>
          <w:p w14:paraId="3632791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Q.6601</w:t>
            </w:r>
          </w:p>
          <w:p w14:paraId="495C39C7"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22159A3"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v6601p_15_[hour], v6601p_30_[hour], v6601p_45_[hour], v6601p_60_[hour]</w:t>
            </w:r>
          </w:p>
          <w:p w14:paraId="0478B3F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where [hour] is a value 1–24</w:t>
            </w:r>
          </w:p>
        </w:tc>
        <w:tc>
          <w:tcPr>
            <w:tcW w:w="1710" w:type="dxa"/>
          </w:tcPr>
          <w:p w14:paraId="259C8DA8"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Works less than or equal to 10.5 hours in 24-hour period</w:t>
            </w:r>
          </w:p>
        </w:tc>
        <w:tc>
          <w:tcPr>
            <w:tcW w:w="1890" w:type="dxa"/>
          </w:tcPr>
          <w:p w14:paraId="01F31CBC" w14:textId="1298C27B"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W</w:t>
            </w:r>
            <w:r w:rsidR="00D751B3">
              <w:rPr>
                <w:sz w:val="20"/>
                <w:szCs w:val="20"/>
              </w:rPr>
              <w:t>orks more than 10.5 hours in 24</w:t>
            </w:r>
            <w:r w:rsidR="00D751B3">
              <w:rPr>
                <w:sz w:val="20"/>
                <w:szCs w:val="20"/>
              </w:rPr>
              <w:noBreakHyphen/>
            </w:r>
            <w:r w:rsidRPr="006D5225">
              <w:rPr>
                <w:sz w:val="20"/>
                <w:szCs w:val="20"/>
              </w:rPr>
              <w:t>hour period</w:t>
            </w:r>
          </w:p>
        </w:tc>
        <w:tc>
          <w:tcPr>
            <w:tcW w:w="993" w:type="dxa"/>
          </w:tcPr>
          <w:p w14:paraId="66A1FC56" w14:textId="77777777" w:rsidR="00F65DE7" w:rsidRPr="006D5225" w:rsidRDefault="00F65DE7" w:rsidP="0004027D">
            <w:pPr>
              <w:spacing w:line="259" w:lineRule="auto"/>
              <w:cnfStyle w:val="000000000000" w:firstRow="0" w:lastRow="0" w:firstColumn="0" w:lastColumn="0" w:oddVBand="0" w:evenVBand="0" w:oddHBand="0" w:evenHBand="0" w:firstRowFirstColumn="0" w:firstRowLastColumn="0" w:lastRowFirstColumn="0" w:lastRowLastColumn="0"/>
              <w:rPr>
                <w:sz w:val="20"/>
                <w:szCs w:val="20"/>
              </w:rPr>
            </w:pPr>
            <w:r w:rsidRPr="006D5225">
              <w:rPr>
                <w:sz w:val="20"/>
                <w:szCs w:val="20"/>
              </w:rPr>
              <w:t>1/5</w:t>
            </w:r>
          </w:p>
        </w:tc>
      </w:tr>
    </w:tbl>
    <w:p w14:paraId="77D1DADC" w14:textId="44992EBF" w:rsidR="00F65DE7" w:rsidRDefault="00F65DE7" w:rsidP="00F65DE7">
      <w:pPr>
        <w:pStyle w:val="L1-FlLSp12"/>
      </w:pPr>
    </w:p>
    <w:p w14:paraId="43A33F09" w14:textId="415ED248" w:rsidR="008C6222" w:rsidRDefault="008C6222" w:rsidP="00F65DE7">
      <w:pPr>
        <w:pStyle w:val="L1-FlLSp12"/>
      </w:pPr>
    </w:p>
    <w:p w14:paraId="18F0A469" w14:textId="77777777" w:rsidR="008C6222" w:rsidRDefault="008C6222" w:rsidP="008C6222">
      <w:pPr>
        <w:rPr>
          <w:b/>
          <w:color w:val="4799B5"/>
          <w:sz w:val="32"/>
          <w:szCs w:val="44"/>
        </w:rPr>
        <w:sectPr w:rsidR="008C6222" w:rsidSect="005B0FDE">
          <w:footerReference w:type="default" r:id="rId51"/>
          <w:pgSz w:w="15840" w:h="12240" w:orient="landscape" w:code="1"/>
          <w:pgMar w:top="1440" w:right="1440" w:bottom="1440" w:left="1440" w:header="720" w:footer="720" w:gutter="0"/>
          <w:cols w:space="720"/>
          <w:docGrid w:linePitch="299"/>
        </w:sectPr>
      </w:pPr>
    </w:p>
    <w:p w14:paraId="320B7036" w14:textId="4BA0AED9" w:rsidR="008C6222" w:rsidRPr="008C6222" w:rsidRDefault="006A5C2A" w:rsidP="00AF6531">
      <w:pPr>
        <w:pStyle w:val="Heading2"/>
        <w:ind w:left="1440" w:hanging="720"/>
      </w:pPr>
      <w:bookmarkStart w:id="923" w:name="_Toc22897355"/>
      <w:bookmarkStart w:id="924" w:name="_Toc50719362"/>
      <w:commentRangeStart w:id="925"/>
      <w:r>
        <w:t>A</w:t>
      </w:r>
      <w:r w:rsidR="00C07489">
        <w:t>4</w:t>
      </w:r>
      <w:r>
        <w:t>.</w:t>
      </w:r>
      <w:r w:rsidR="007C1C7D">
        <w:t>2</w:t>
      </w:r>
      <w:r w:rsidR="00AF6531">
        <w:tab/>
      </w:r>
      <w:r w:rsidR="008C6222" w:rsidRPr="008C6222">
        <w:t>[</w:t>
      </w:r>
      <w:r w:rsidR="008C6222" w:rsidRPr="006C0727">
        <w:rPr>
          <w:highlight w:val="yellow"/>
        </w:rPr>
        <w:t>C</w:t>
      </w:r>
      <w:r w:rsidR="006C0727" w:rsidRPr="006C0727">
        <w:rPr>
          <w:highlight w:val="yellow"/>
        </w:rPr>
        <w:t>OUNTRY</w:t>
      </w:r>
      <w:r w:rsidR="008C6222" w:rsidRPr="008C6222">
        <w:t xml:space="preserve">] Abbreviated Women’s Empowerment in Agriculture Index </w:t>
      </w:r>
      <w:r w:rsidR="00000872">
        <w:t>d</w:t>
      </w:r>
      <w:r w:rsidR="008C6222" w:rsidRPr="008C6222">
        <w:t xml:space="preserve">ata </w:t>
      </w:r>
      <w:r w:rsidR="00000872">
        <w:t>f</w:t>
      </w:r>
      <w:r w:rsidR="008C6222" w:rsidRPr="008C6222">
        <w:t xml:space="preserve">act </w:t>
      </w:r>
      <w:r w:rsidR="00000872">
        <w:t>s</w:t>
      </w:r>
      <w:r w:rsidR="008C6222" w:rsidRPr="008C6222">
        <w:t>heet</w:t>
      </w:r>
      <w:commentRangeEnd w:id="925"/>
      <w:r>
        <w:rPr>
          <w:rStyle w:val="CommentReference"/>
          <w:rFonts w:eastAsia="Arial" w:cs="Arial"/>
          <w:b w:val="0"/>
          <w:color w:val="000000"/>
        </w:rPr>
        <w:commentReference w:id="925"/>
      </w:r>
      <w:bookmarkEnd w:id="923"/>
      <w:bookmarkEnd w:id="924"/>
    </w:p>
    <w:p w14:paraId="5A0B3899" w14:textId="77777777" w:rsidR="008C6222" w:rsidRPr="00410B48" w:rsidRDefault="008C6222" w:rsidP="008C6222">
      <w:pPr>
        <w:rPr>
          <w:b/>
          <w:color w:val="4799B5"/>
          <w:sz w:val="32"/>
          <w:szCs w:val="44"/>
        </w:rPr>
      </w:pPr>
      <w:r w:rsidRPr="00410B48">
        <w:rPr>
          <w:b/>
          <w:color w:val="4799B5"/>
          <w:sz w:val="32"/>
          <w:szCs w:val="44"/>
        </w:rPr>
        <w:t>[</w:t>
      </w:r>
      <w:r w:rsidRPr="00410B48">
        <w:rPr>
          <w:b/>
          <w:color w:val="4799B5"/>
          <w:sz w:val="32"/>
          <w:szCs w:val="44"/>
          <w:highlight w:val="yellow"/>
        </w:rPr>
        <w:t>COUNTRY</w:t>
      </w:r>
      <w:r w:rsidRPr="00410B48">
        <w:rPr>
          <w:b/>
          <w:color w:val="4799B5"/>
          <w:sz w:val="32"/>
          <w:szCs w:val="44"/>
        </w:rPr>
        <w:t xml:space="preserve">] </w:t>
      </w:r>
    </w:p>
    <w:p w14:paraId="7B872603" w14:textId="497FF532" w:rsidR="008C6222" w:rsidRDefault="00255BE1" w:rsidP="008C6222">
      <w:pPr>
        <w:rPr>
          <w:i/>
          <w:sz w:val="22"/>
        </w:rPr>
      </w:pPr>
      <w:r>
        <w:rPr>
          <w:i/>
          <w:sz w:val="22"/>
        </w:rPr>
        <w:t xml:space="preserve">Feed the Future </w:t>
      </w:r>
      <w:r w:rsidR="00160DC3">
        <w:rPr>
          <w:i/>
          <w:sz w:val="22"/>
        </w:rPr>
        <w:t>Phase One</w:t>
      </w:r>
      <w:r>
        <w:rPr>
          <w:i/>
          <w:sz w:val="22"/>
        </w:rPr>
        <w:t xml:space="preserve"> [</w:t>
      </w:r>
      <w:r w:rsidR="00FE1420">
        <w:rPr>
          <w:i/>
          <w:sz w:val="22"/>
          <w:highlight w:val="yellow"/>
        </w:rPr>
        <w:t xml:space="preserve">baseline </w:t>
      </w:r>
      <w:r w:rsidRPr="00255BE1">
        <w:rPr>
          <w:i/>
          <w:sz w:val="22"/>
          <w:highlight w:val="yellow"/>
        </w:rPr>
        <w:t>survey year(s)</w:t>
      </w:r>
      <w:r>
        <w:rPr>
          <w:i/>
          <w:sz w:val="22"/>
        </w:rPr>
        <w:t xml:space="preserve">] </w:t>
      </w:r>
      <w:r w:rsidR="008C6222">
        <w:rPr>
          <w:i/>
          <w:sz w:val="22"/>
        </w:rPr>
        <w:t>baseline</w:t>
      </w:r>
      <w:proofErr w:type="gramStart"/>
      <w:r w:rsidR="00000872">
        <w:rPr>
          <w:i/>
          <w:sz w:val="22"/>
        </w:rPr>
        <w:t>–</w:t>
      </w:r>
      <w:r w:rsidRPr="00255BE1">
        <w:rPr>
          <w:i/>
          <w:sz w:val="22"/>
          <w:highlight w:val="yellow"/>
        </w:rPr>
        <w:t>[</w:t>
      </w:r>
      <w:proofErr w:type="gramEnd"/>
      <w:r w:rsidR="00A11DD1">
        <w:rPr>
          <w:i/>
          <w:sz w:val="22"/>
          <w:highlight w:val="yellow"/>
        </w:rPr>
        <w:t xml:space="preserve">endline </w:t>
      </w:r>
      <w:r w:rsidRPr="00255BE1">
        <w:rPr>
          <w:i/>
          <w:sz w:val="22"/>
          <w:highlight w:val="yellow"/>
        </w:rPr>
        <w:t>survey year(s)</w:t>
      </w:r>
      <w:r>
        <w:rPr>
          <w:i/>
          <w:sz w:val="22"/>
        </w:rPr>
        <w:t>]</w:t>
      </w:r>
      <w:r w:rsidR="008C6222">
        <w:rPr>
          <w:i/>
          <w:sz w:val="22"/>
        </w:rPr>
        <w:t xml:space="preserve"> endline</w:t>
      </w:r>
      <w:r w:rsidR="008C6222" w:rsidRPr="00410B48">
        <w:rPr>
          <w:i/>
          <w:sz w:val="22"/>
        </w:rPr>
        <w:t xml:space="preserve"> Abbreviated Women’s Empowerment in Agriculture Index </w:t>
      </w:r>
      <w:r>
        <w:rPr>
          <w:i/>
          <w:sz w:val="22"/>
        </w:rPr>
        <w:t>r</w:t>
      </w:r>
      <w:r w:rsidR="008C6222" w:rsidRPr="00410B48">
        <w:rPr>
          <w:i/>
          <w:sz w:val="22"/>
        </w:rPr>
        <w:t xml:space="preserve">esults </w:t>
      </w:r>
    </w:p>
    <w:p w14:paraId="1E65EE9E" w14:textId="77777777" w:rsidR="00255BE1" w:rsidRPr="00410B48" w:rsidRDefault="00255BE1" w:rsidP="008C6222">
      <w:pPr>
        <w:rPr>
          <w:i/>
          <w:sz w:val="22"/>
        </w:rPr>
      </w:pPr>
    </w:p>
    <w:p w14:paraId="2F410EF7" w14:textId="77777777" w:rsidR="00255BE1" w:rsidRDefault="008C6222" w:rsidP="008C6222">
      <w:pPr>
        <w:ind w:left="720" w:firstLine="1480"/>
        <w:rPr>
          <w:color w:val="4A442A" w:themeColor="background2" w:themeShade="40"/>
          <w:sz w:val="22"/>
        </w:rPr>
      </w:pPr>
      <w:commentRangeStart w:id="926"/>
      <w:r w:rsidRPr="00410B48">
        <w:rPr>
          <w:noProof/>
        </w:rPr>
        <w:drawing>
          <wp:inline distT="0" distB="0" distL="0" distR="0" wp14:anchorId="5E0C4D37" wp14:editId="10066843">
            <wp:extent cx="3387012" cy="2080727"/>
            <wp:effectExtent l="0" t="0" r="4445" b="15240"/>
            <wp:docPr id="10" name="Chart 10">
              <a:extLst xmlns:a="http://schemas.openxmlformats.org/drawingml/2006/main">
                <a:ext uri="{FF2B5EF4-FFF2-40B4-BE49-F238E27FC236}">
                  <a16:creationId xmlns:a16="http://schemas.microsoft.com/office/drawing/2014/main" id="{0EAFCCDC-4166-4243-AD1D-062A0004D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commentRangeEnd w:id="926"/>
      <w:r w:rsidR="00255BE1">
        <w:rPr>
          <w:rStyle w:val="CommentReference"/>
        </w:rPr>
        <w:commentReference w:id="926"/>
      </w:r>
      <w:r w:rsidRPr="00410B48">
        <w:rPr>
          <w:color w:val="4A442A" w:themeColor="background2" w:themeShade="40"/>
          <w:sz w:val="22"/>
        </w:rPr>
        <w:t xml:space="preserve">                             </w:t>
      </w:r>
    </w:p>
    <w:p w14:paraId="0ACA3887" w14:textId="453FBD32" w:rsidR="008C6222" w:rsidRPr="00255BE1" w:rsidRDefault="008C6222" w:rsidP="00255BE1">
      <w:pPr>
        <w:pStyle w:val="Heading3"/>
      </w:pPr>
      <w:bookmarkStart w:id="927" w:name="_Toc22897356"/>
      <w:bookmarkStart w:id="928" w:name="_Toc50719363"/>
      <w:commentRangeStart w:id="929"/>
      <w:r w:rsidRPr="00255BE1">
        <w:t>K</w:t>
      </w:r>
      <w:r w:rsidR="00AF6531">
        <w:t>ey f</w:t>
      </w:r>
      <w:r w:rsidRPr="00255BE1">
        <w:t>indings</w:t>
      </w:r>
      <w:commentRangeEnd w:id="929"/>
      <w:r w:rsidR="006A5C2A" w:rsidRPr="00255BE1">
        <w:commentReference w:id="929"/>
      </w:r>
      <w:bookmarkEnd w:id="927"/>
      <w:bookmarkEnd w:id="928"/>
    </w:p>
    <w:p w14:paraId="0AE75B34" w14:textId="0AA78F74" w:rsidR="008C6222" w:rsidRPr="00410B48" w:rsidRDefault="00255BE1" w:rsidP="00255BE1">
      <w:pPr>
        <w:pStyle w:val="BodyText"/>
      </w:pPr>
      <w:r>
        <w:t>[</w:t>
      </w:r>
      <w:r w:rsidRPr="00255BE1">
        <w:rPr>
          <w:highlight w:val="yellow"/>
        </w:rPr>
        <w:t>Describe key findings according to instructions.</w:t>
      </w:r>
      <w:r>
        <w:t>]</w:t>
      </w:r>
    </w:p>
    <w:p w14:paraId="68A28A4B" w14:textId="2A594FFA" w:rsidR="008C6222" w:rsidRPr="00410B48" w:rsidRDefault="008C6222" w:rsidP="00255BE1">
      <w:pPr>
        <w:pStyle w:val="Heading3"/>
      </w:pPr>
      <w:bookmarkStart w:id="930" w:name="_Toc22897357"/>
      <w:bookmarkStart w:id="931" w:name="_Toc50719364"/>
      <w:commentRangeStart w:id="932"/>
      <w:r w:rsidRPr="00410B48">
        <w:t>Sample</w:t>
      </w:r>
      <w:commentRangeEnd w:id="932"/>
      <w:r w:rsidR="006A5C2A">
        <w:rPr>
          <w:rStyle w:val="CommentReference"/>
          <w:rFonts w:eastAsia="Arial" w:cs="Arial"/>
          <w:b w:val="0"/>
        </w:rPr>
        <w:commentReference w:id="932"/>
      </w:r>
      <w:bookmarkEnd w:id="930"/>
      <w:bookmarkEnd w:id="931"/>
      <w:r w:rsidR="00000872">
        <w:tab/>
      </w:r>
    </w:p>
    <w:p w14:paraId="0922AD4C" w14:textId="77777777" w:rsidR="00255BE1" w:rsidRPr="00410B48" w:rsidRDefault="00255BE1" w:rsidP="00255BE1">
      <w:pPr>
        <w:pStyle w:val="BodyText"/>
      </w:pPr>
      <w:r>
        <w:t>[</w:t>
      </w:r>
      <w:r w:rsidRPr="00255BE1">
        <w:rPr>
          <w:highlight w:val="yellow"/>
        </w:rPr>
        <w:t>Describe key findings according to instructions.</w:t>
      </w:r>
      <w:r>
        <w:t>]</w:t>
      </w:r>
    </w:p>
    <w:p w14:paraId="25AEFC2A" w14:textId="68C1A1C3" w:rsidR="008C6222" w:rsidRPr="00410B48" w:rsidRDefault="008C6222" w:rsidP="00255BE1">
      <w:pPr>
        <w:pStyle w:val="Heading3"/>
      </w:pPr>
      <w:bookmarkStart w:id="933" w:name="_Toc22897358"/>
      <w:bookmarkStart w:id="934" w:name="_Toc50719365"/>
      <w:commentRangeStart w:id="935"/>
      <w:r w:rsidRPr="00410B48">
        <w:t>W</w:t>
      </w:r>
      <w:r w:rsidR="00AF6531">
        <w:t>EAI s</w:t>
      </w:r>
      <w:r w:rsidRPr="00410B48">
        <w:t xml:space="preserve">core </w:t>
      </w:r>
      <w:commentRangeEnd w:id="935"/>
      <w:r w:rsidR="006A5C2A" w:rsidRPr="00255BE1">
        <w:commentReference w:id="935"/>
      </w:r>
      <w:bookmarkEnd w:id="933"/>
      <w:bookmarkEnd w:id="934"/>
    </w:p>
    <w:p w14:paraId="5ADCEBD0" w14:textId="2D9C1CE5" w:rsidR="00255BE1" w:rsidRDefault="00255BE1" w:rsidP="00255BE1">
      <w:pPr>
        <w:pStyle w:val="BodyText"/>
      </w:pPr>
      <w:r>
        <w:t>[</w:t>
      </w:r>
      <w:r w:rsidRPr="00255BE1">
        <w:rPr>
          <w:highlight w:val="yellow"/>
        </w:rPr>
        <w:t>Describe key findings according to instructions.</w:t>
      </w:r>
      <w:r>
        <w:t>]</w:t>
      </w:r>
    </w:p>
    <w:p w14:paraId="0EE80C51" w14:textId="10A5B6D6" w:rsidR="008C6222" w:rsidRDefault="008C6222" w:rsidP="00255BE1">
      <w:pPr>
        <w:pStyle w:val="Heading3"/>
      </w:pPr>
      <w:bookmarkStart w:id="936" w:name="_Toc22897359"/>
      <w:bookmarkStart w:id="937" w:name="_Toc50719366"/>
      <w:commentRangeStart w:id="938"/>
      <w:r w:rsidRPr="00410B48">
        <w:t>5</w:t>
      </w:r>
      <w:r w:rsidR="00AF6531">
        <w:t>DE s</w:t>
      </w:r>
      <w:r w:rsidRPr="00410B48">
        <w:t xml:space="preserve">core </w:t>
      </w:r>
      <w:commentRangeEnd w:id="938"/>
      <w:r w:rsidR="006A5C2A" w:rsidRPr="00255BE1">
        <w:commentReference w:id="938"/>
      </w:r>
      <w:bookmarkEnd w:id="936"/>
      <w:bookmarkEnd w:id="937"/>
    </w:p>
    <w:p w14:paraId="4AECE62A" w14:textId="14CC2A0A" w:rsidR="00255BE1" w:rsidRPr="00255BE1" w:rsidRDefault="00255BE1" w:rsidP="00255BE1">
      <w:pPr>
        <w:pStyle w:val="BodyText"/>
      </w:pPr>
      <w:r>
        <w:t>[</w:t>
      </w:r>
      <w:r w:rsidRPr="00255BE1">
        <w:rPr>
          <w:highlight w:val="yellow"/>
        </w:rPr>
        <w:t>Describe key findings according to instructions.</w:t>
      </w:r>
      <w:r>
        <w:t>]</w:t>
      </w:r>
    </w:p>
    <w:p w14:paraId="772D25DC" w14:textId="52CE8FFD" w:rsidR="008C6222" w:rsidRDefault="00AF6531" w:rsidP="00255BE1">
      <w:pPr>
        <w:pStyle w:val="Heading3"/>
      </w:pPr>
      <w:bookmarkStart w:id="939" w:name="_Toc22897360"/>
      <w:bookmarkStart w:id="940" w:name="_Toc50719367"/>
      <w:r>
        <w:t>GPI s</w:t>
      </w:r>
      <w:r w:rsidR="008C6222" w:rsidRPr="00410B48">
        <w:t>core</w:t>
      </w:r>
      <w:bookmarkEnd w:id="939"/>
      <w:bookmarkEnd w:id="940"/>
      <w:r w:rsidR="008C6222" w:rsidRPr="00410B48">
        <w:t xml:space="preserve"> </w:t>
      </w:r>
    </w:p>
    <w:p w14:paraId="665ECFE6" w14:textId="77777777" w:rsidR="00255BE1" w:rsidRPr="00410B48" w:rsidRDefault="00255BE1" w:rsidP="00255BE1">
      <w:pPr>
        <w:pStyle w:val="BodyText"/>
      </w:pPr>
      <w:r>
        <w:t>[</w:t>
      </w:r>
      <w:r w:rsidRPr="00255BE1">
        <w:rPr>
          <w:highlight w:val="yellow"/>
        </w:rPr>
        <w:t>Describe key findings according to instructions.</w:t>
      </w:r>
      <w:r>
        <w:t>]</w:t>
      </w:r>
    </w:p>
    <w:p w14:paraId="5A607C97" w14:textId="7B926CFF" w:rsidR="00255BE1" w:rsidRDefault="008C6222" w:rsidP="00255BE1">
      <w:pPr>
        <w:pStyle w:val="Heading3"/>
      </w:pPr>
      <w:bookmarkStart w:id="941" w:name="_Toc22897361"/>
      <w:bookmarkStart w:id="942" w:name="_Toc50719368"/>
      <w:commentRangeStart w:id="943"/>
      <w:commentRangeStart w:id="944"/>
      <w:r w:rsidRPr="00410B48">
        <w:t>T</w:t>
      </w:r>
      <w:r w:rsidR="00AF6531">
        <w:t>op contributors to d</w:t>
      </w:r>
      <w:r w:rsidRPr="00410B48">
        <w:t>isempowerment</w:t>
      </w:r>
      <w:commentRangeEnd w:id="943"/>
      <w:r w:rsidR="006A5C2A" w:rsidRPr="00255BE1">
        <w:commentReference w:id="943"/>
      </w:r>
      <w:bookmarkEnd w:id="941"/>
      <w:bookmarkEnd w:id="942"/>
      <w:commentRangeEnd w:id="944"/>
    </w:p>
    <w:p w14:paraId="642A1F63" w14:textId="77777777" w:rsidR="00255BE1" w:rsidRPr="00410B48" w:rsidRDefault="00255BE1" w:rsidP="00255BE1">
      <w:pPr>
        <w:pStyle w:val="BodyText"/>
      </w:pPr>
      <w:r w:rsidRPr="00255BE1">
        <w:rPr>
          <w:rFonts w:eastAsia="Cabin" w:cs="Cabin"/>
          <w:sz w:val="24"/>
        </w:rPr>
        <w:commentReference w:id="944"/>
      </w:r>
      <w:r>
        <w:t>[</w:t>
      </w:r>
      <w:r w:rsidRPr="00255BE1">
        <w:rPr>
          <w:highlight w:val="yellow"/>
        </w:rPr>
        <w:t>Describe key findings according to instructions.</w:t>
      </w:r>
      <w:r>
        <w:t>]</w:t>
      </w:r>
    </w:p>
    <w:p w14:paraId="668115ED" w14:textId="7A89720A" w:rsidR="008C6222" w:rsidRPr="00410B48" w:rsidRDefault="008C6222" w:rsidP="00255BE1">
      <w:pPr>
        <w:pStyle w:val="Heading3"/>
      </w:pPr>
      <w:bookmarkStart w:id="945" w:name="_Toc22897362"/>
      <w:bookmarkStart w:id="946" w:name="_Toc50719369"/>
      <w:commentRangeStart w:id="947"/>
      <w:r w:rsidRPr="00410B48">
        <w:t>W</w:t>
      </w:r>
      <w:r w:rsidR="00AF6531">
        <w:t>EAI application in p</w:t>
      </w:r>
      <w:r w:rsidRPr="00410B48">
        <w:t>rogramming</w:t>
      </w:r>
      <w:commentRangeEnd w:id="947"/>
      <w:r w:rsidR="00255BE1" w:rsidRPr="00255BE1">
        <w:commentReference w:id="947"/>
      </w:r>
      <w:bookmarkEnd w:id="945"/>
      <w:bookmarkEnd w:id="946"/>
    </w:p>
    <w:p w14:paraId="7A18C970" w14:textId="77777777" w:rsidR="00255BE1" w:rsidRPr="00410B48" w:rsidRDefault="00255BE1" w:rsidP="00255BE1">
      <w:pPr>
        <w:pStyle w:val="BodyText"/>
      </w:pPr>
      <w:r>
        <w:t>[</w:t>
      </w:r>
      <w:r w:rsidRPr="00255BE1">
        <w:rPr>
          <w:highlight w:val="yellow"/>
        </w:rPr>
        <w:t>Describe key findings according to instructions.</w:t>
      </w:r>
      <w:r>
        <w:t>]</w:t>
      </w:r>
    </w:p>
    <w:p w14:paraId="20985EC1" w14:textId="5120A25A" w:rsidR="008C6222" w:rsidRPr="00410B48" w:rsidRDefault="008C6222" w:rsidP="00255BE1">
      <w:pPr>
        <w:pStyle w:val="Heading3"/>
      </w:pPr>
      <w:bookmarkStart w:id="948" w:name="_Toc22897363"/>
      <w:bookmarkStart w:id="949" w:name="_Toc50719370"/>
      <w:commentRangeStart w:id="950"/>
      <w:r w:rsidRPr="00410B48">
        <w:t>W</w:t>
      </w:r>
      <w:r w:rsidR="00AF6531">
        <w:t>EAI r</w:t>
      </w:r>
      <w:r w:rsidR="005920F0">
        <w:t>esearch</w:t>
      </w:r>
      <w:r w:rsidRPr="00410B48">
        <w:t xml:space="preserve"> </w:t>
      </w:r>
      <w:commentRangeEnd w:id="950"/>
      <w:r w:rsidR="00255BE1" w:rsidRPr="00255BE1">
        <w:commentReference w:id="950"/>
      </w:r>
      <w:bookmarkEnd w:id="948"/>
      <w:bookmarkEnd w:id="949"/>
    </w:p>
    <w:p w14:paraId="41062B00" w14:textId="77777777" w:rsidR="00255BE1" w:rsidRPr="00410B48" w:rsidRDefault="00255BE1" w:rsidP="00255BE1">
      <w:pPr>
        <w:pStyle w:val="BodyText"/>
      </w:pPr>
      <w:r>
        <w:t>[</w:t>
      </w:r>
      <w:r w:rsidRPr="00255BE1">
        <w:rPr>
          <w:highlight w:val="yellow"/>
        </w:rPr>
        <w:t>Describe key findings according to instructions.</w:t>
      </w:r>
      <w:r>
        <w:t>]</w:t>
      </w:r>
    </w:p>
    <w:p w14:paraId="1077C6A4" w14:textId="77777777" w:rsidR="008C6222" w:rsidRPr="00410B48" w:rsidRDefault="008C6222" w:rsidP="008C6222"/>
    <w:p w14:paraId="6DB5F171" w14:textId="77777777" w:rsidR="008C6222" w:rsidRDefault="008C6222" w:rsidP="00F65DE7">
      <w:pPr>
        <w:pStyle w:val="L1-FlLSp12"/>
      </w:pPr>
    </w:p>
    <w:sectPr w:rsidR="008C6222" w:rsidSect="005B0FDE">
      <w:footerReference w:type="default" r:id="rId53"/>
      <w:pgSz w:w="12240" w:h="15840" w:code="1"/>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AID/BFS" w:date="2019-09-20T10:46:00Z" w:initials="USAID/BFS">
    <w:p w14:paraId="0545B381" w14:textId="77777777" w:rsidR="00F27E8A" w:rsidRDefault="00F27E8A" w:rsidP="00CB34AF">
      <w:pPr>
        <w:pStyle w:val="CommentText"/>
        <w:rPr>
          <w:b/>
        </w:rPr>
      </w:pPr>
      <w:r>
        <w:rPr>
          <w:rStyle w:val="CommentReference"/>
        </w:rPr>
        <w:annotationRef/>
      </w:r>
    </w:p>
    <w:p w14:paraId="5E04018D" w14:textId="77777777" w:rsidR="00F27E8A" w:rsidRPr="00FF5F8F" w:rsidRDefault="00F27E8A" w:rsidP="00CB34AF">
      <w:pPr>
        <w:pStyle w:val="CommentText"/>
        <w:rPr>
          <w:b/>
        </w:rPr>
      </w:pPr>
      <w:r w:rsidRPr="00FF5F8F">
        <w:rPr>
          <w:b/>
        </w:rPr>
        <w:t>INSTRUCTIONS:</w:t>
      </w:r>
    </w:p>
    <w:p w14:paraId="5ABC6612" w14:textId="77777777" w:rsidR="00F27E8A" w:rsidRDefault="00F27E8A" w:rsidP="00CB34AF">
      <w:pPr>
        <w:pStyle w:val="CommentText"/>
      </w:pPr>
    </w:p>
    <w:p w14:paraId="08A4B74E" w14:textId="77777777" w:rsidR="00F27E8A" w:rsidRPr="00FF5F8F" w:rsidRDefault="00F27E8A" w:rsidP="00CB34AF">
      <w:pPr>
        <w:pStyle w:val="CommentText"/>
      </w:pPr>
      <w:r w:rsidRPr="00FF5F8F">
        <w:t>Insert the following customizations to the cover of the report:</w:t>
      </w:r>
    </w:p>
    <w:p w14:paraId="3218DAFE" w14:textId="77777777" w:rsidR="00F27E8A" w:rsidRDefault="00F27E8A" w:rsidP="00CB34AF">
      <w:pPr>
        <w:pStyle w:val="CommentText"/>
      </w:pPr>
    </w:p>
    <w:p w14:paraId="7E9609D4" w14:textId="77777777" w:rsidR="00F27E8A" w:rsidRPr="00FF5F8F" w:rsidRDefault="00F27E8A" w:rsidP="00CB34AF">
      <w:pPr>
        <w:pStyle w:val="CommentText"/>
      </w:pPr>
      <w:r w:rsidRPr="00FF5F8F">
        <w:t>[PHOTO] Insert high-quality country-specific photo</w:t>
      </w:r>
    </w:p>
    <w:p w14:paraId="5D03F5C3" w14:textId="77777777" w:rsidR="00F27E8A" w:rsidRDefault="00F27E8A" w:rsidP="00CB34AF">
      <w:pPr>
        <w:pStyle w:val="CommentText"/>
      </w:pPr>
    </w:p>
    <w:p w14:paraId="7BF81B78" w14:textId="77777777" w:rsidR="00F27E8A" w:rsidRPr="00FF5F8F" w:rsidRDefault="00F27E8A" w:rsidP="00CB34AF">
      <w:pPr>
        <w:pStyle w:val="CommentText"/>
      </w:pPr>
      <w:r w:rsidRPr="00FF5F8F">
        <w:t>[COUNTRY] Name of country in all capital letters</w:t>
      </w:r>
    </w:p>
    <w:p w14:paraId="7842BE6E" w14:textId="77777777" w:rsidR="00F27E8A" w:rsidRDefault="00F27E8A" w:rsidP="00CB34AF">
      <w:pPr>
        <w:pStyle w:val="CommentText"/>
      </w:pPr>
    </w:p>
    <w:p w14:paraId="33907B45" w14:textId="77777777" w:rsidR="00F27E8A" w:rsidRDefault="00F27E8A" w:rsidP="00CB34AF">
      <w:pPr>
        <w:pStyle w:val="CommentText"/>
      </w:pPr>
      <w:r>
        <w:t>[Survey Year(s)] Year or years that the survey was implemented</w:t>
      </w:r>
    </w:p>
    <w:p w14:paraId="48D5E2E7" w14:textId="77777777" w:rsidR="00F27E8A" w:rsidRDefault="00F27E8A" w:rsidP="00CB34AF">
      <w:pPr>
        <w:pStyle w:val="CommentText"/>
      </w:pPr>
    </w:p>
    <w:p w14:paraId="506E93C8" w14:textId="6697D375" w:rsidR="00F27E8A" w:rsidRPr="00FF5F8F" w:rsidRDefault="00F27E8A" w:rsidP="00CB34AF">
      <w:pPr>
        <w:pStyle w:val="CommentText"/>
      </w:pPr>
      <w:r>
        <w:t xml:space="preserve">[Baseline Month Year] </w:t>
      </w:r>
      <w:r w:rsidRPr="00FF5F8F">
        <w:t xml:space="preserve">Enter the month </w:t>
      </w:r>
      <w:r>
        <w:t>and year that the baseline report was published.</w:t>
      </w:r>
    </w:p>
    <w:p w14:paraId="3D282DA8" w14:textId="77777777" w:rsidR="00F27E8A" w:rsidRDefault="00F27E8A" w:rsidP="00CB34AF">
      <w:pPr>
        <w:pStyle w:val="CommentText"/>
      </w:pPr>
    </w:p>
    <w:p w14:paraId="496C633E" w14:textId="1EBF94F9" w:rsidR="00F27E8A" w:rsidRDefault="00F27E8A" w:rsidP="00CB34AF">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2" w:author="USAID/BFS" w:date="2019-10-01T13:27:00Z" w:initials="USAID/BFS">
    <w:p w14:paraId="70E29406" w14:textId="77777777" w:rsidR="00F27E8A" w:rsidRDefault="00F27E8A" w:rsidP="00FC65C5">
      <w:pPr>
        <w:pStyle w:val="CommentText"/>
        <w:rPr>
          <w:b/>
        </w:rPr>
      </w:pPr>
      <w:r>
        <w:rPr>
          <w:rStyle w:val="CommentReference"/>
        </w:rPr>
        <w:annotationRef/>
      </w:r>
    </w:p>
    <w:p w14:paraId="27B03BBB" w14:textId="3567F9B0" w:rsidR="00F27E8A" w:rsidRDefault="00F27E8A" w:rsidP="00FC65C5">
      <w:pPr>
        <w:pStyle w:val="CommentText"/>
      </w:pPr>
      <w:r w:rsidRPr="00D55F82">
        <w:rPr>
          <w:b/>
        </w:rPr>
        <w:t>INSTRUCTIONS:</w:t>
      </w:r>
      <w:r>
        <w:rPr>
          <w:b/>
        </w:rPr>
        <w:t xml:space="preserve"> </w:t>
      </w:r>
    </w:p>
    <w:p w14:paraId="2EF0335A" w14:textId="77777777" w:rsidR="00F27E8A" w:rsidRDefault="00F27E8A" w:rsidP="00FC65C5">
      <w:pPr>
        <w:pStyle w:val="CommentText"/>
      </w:pPr>
    </w:p>
    <w:p w14:paraId="562D15EA" w14:textId="5420073A" w:rsidR="00F27E8A" w:rsidRDefault="00F27E8A">
      <w:pPr>
        <w:pStyle w:val="CommentText"/>
      </w:pPr>
      <w:r>
        <w:t>Enter name of survey contractor and contract number, or substitute other required language based on contract or award.</w:t>
      </w:r>
    </w:p>
  </w:comment>
  <w:comment w:id="3" w:author="USAID/BFS" w:date="2019-10-01T13:27:00Z" w:initials="USAID/BFS">
    <w:p w14:paraId="1DA33736" w14:textId="77777777" w:rsidR="00F27E8A" w:rsidRDefault="00F27E8A" w:rsidP="00FC65C5">
      <w:pPr>
        <w:pStyle w:val="CommentText"/>
        <w:rPr>
          <w:b/>
        </w:rPr>
      </w:pPr>
    </w:p>
    <w:p w14:paraId="624D455B" w14:textId="33F31643" w:rsidR="00F27E8A" w:rsidRPr="009736F8" w:rsidRDefault="00F27E8A" w:rsidP="00FC65C5">
      <w:pPr>
        <w:pStyle w:val="CommentText"/>
        <w:rPr>
          <w:b/>
        </w:rPr>
      </w:pPr>
      <w:r>
        <w:rPr>
          <w:rStyle w:val="CommentReference"/>
        </w:rPr>
        <w:annotationRef/>
      </w:r>
      <w:r w:rsidRPr="009736F8">
        <w:rPr>
          <w:b/>
        </w:rPr>
        <w:t>INSTRUCTIONS:</w:t>
      </w:r>
    </w:p>
    <w:p w14:paraId="496AAF51" w14:textId="77777777" w:rsidR="00F27E8A" w:rsidRDefault="00F27E8A" w:rsidP="00FC65C5">
      <w:pPr>
        <w:pStyle w:val="CommentText"/>
      </w:pPr>
    </w:p>
    <w:p w14:paraId="1CD4888D" w14:textId="77777777" w:rsidR="00F27E8A" w:rsidRDefault="00F27E8A" w:rsidP="00FC65C5">
      <w:pPr>
        <w:pStyle w:val="CommentText"/>
      </w:pPr>
      <w:r w:rsidRPr="00FF5F8F">
        <w:t>The information entered here should match the information on the report cover.</w:t>
      </w:r>
      <w:r>
        <w:t xml:space="preserve"> </w:t>
      </w:r>
    </w:p>
    <w:p w14:paraId="20873FB3" w14:textId="77777777" w:rsidR="00F27E8A" w:rsidRDefault="00F27E8A" w:rsidP="00FC65C5">
      <w:pPr>
        <w:pStyle w:val="CommentText"/>
      </w:pPr>
    </w:p>
    <w:p w14:paraId="7FA36B86" w14:textId="77777777" w:rsidR="00F27E8A" w:rsidRDefault="00F27E8A" w:rsidP="00FC65C5">
      <w:pPr>
        <w:pStyle w:val="CommentText"/>
      </w:pPr>
      <w:r>
        <w:t xml:space="preserve">[Year] </w:t>
      </w:r>
      <w:r w:rsidRPr="00FF5F8F">
        <w:t>Enter the year of publication of the report</w:t>
      </w:r>
      <w:r>
        <w:t>.</w:t>
      </w:r>
    </w:p>
    <w:p w14:paraId="3B60E80B" w14:textId="77777777" w:rsidR="00F27E8A" w:rsidRDefault="00F27E8A" w:rsidP="00FC65C5">
      <w:pPr>
        <w:pStyle w:val="CommentText"/>
      </w:pPr>
    </w:p>
    <w:p w14:paraId="0FB2CB49" w14:textId="77777777" w:rsidR="00F27E8A" w:rsidRPr="000850AB" w:rsidRDefault="00F27E8A" w:rsidP="00FC65C5">
      <w:pPr>
        <w:pStyle w:val="CommentText"/>
      </w:pPr>
      <w:r>
        <w:t xml:space="preserve">[COUNTRY] </w:t>
      </w:r>
      <w:r w:rsidRPr="00FF5F8F">
        <w:t xml:space="preserve">Enter the name of </w:t>
      </w:r>
      <w:r w:rsidRPr="000850AB">
        <w:t>country</w:t>
      </w:r>
      <w:r>
        <w:t>.</w:t>
      </w:r>
    </w:p>
    <w:p w14:paraId="592D6877" w14:textId="77777777" w:rsidR="00F27E8A" w:rsidRDefault="00F27E8A" w:rsidP="00FC65C5">
      <w:pPr>
        <w:pStyle w:val="CommentText"/>
      </w:pPr>
    </w:p>
    <w:p w14:paraId="25AEA2E0" w14:textId="77777777" w:rsidR="00F27E8A" w:rsidRPr="00FF5F8F" w:rsidRDefault="00F27E8A" w:rsidP="00A76362">
      <w:pPr>
        <w:pStyle w:val="CommentText"/>
      </w:pPr>
      <w:r>
        <w:t xml:space="preserve">[Baseline Month Year] </w:t>
      </w:r>
      <w:r w:rsidRPr="00FF5F8F">
        <w:t xml:space="preserve">Enter the month </w:t>
      </w:r>
      <w:r>
        <w:t>and year that the baseline report was published.</w:t>
      </w:r>
    </w:p>
    <w:p w14:paraId="37AB2D03" w14:textId="77777777" w:rsidR="00F27E8A" w:rsidRDefault="00F27E8A" w:rsidP="00A76362">
      <w:pPr>
        <w:pStyle w:val="CommentText"/>
      </w:pPr>
    </w:p>
    <w:p w14:paraId="4DCC7DF7" w14:textId="3CEAAA6D" w:rsidR="00F27E8A" w:rsidRDefault="00F27E8A" w:rsidP="00A76362">
      <w:pPr>
        <w:pStyle w:val="CommentText"/>
      </w:pPr>
      <w:r>
        <w:t xml:space="preserve">[Endline Month Year] </w:t>
      </w:r>
      <w:r w:rsidRPr="00FF5F8F">
        <w:t xml:space="preserve">Enter the </w:t>
      </w:r>
      <w:r>
        <w:t xml:space="preserve">month and </w:t>
      </w:r>
      <w:r w:rsidRPr="00FF5F8F">
        <w:t xml:space="preserve">year of </w:t>
      </w:r>
      <w:r>
        <w:t>that the endline report is being published</w:t>
      </w:r>
    </w:p>
  </w:comment>
  <w:comment w:id="14" w:author="USAID/BFS" w:date="2019-10-01T13:29:00Z" w:initials="USAID/BFS">
    <w:p w14:paraId="2BA7D622" w14:textId="77777777" w:rsidR="00F27E8A" w:rsidRDefault="00F27E8A" w:rsidP="00FC65C5">
      <w:pPr>
        <w:pStyle w:val="CommentText"/>
      </w:pPr>
      <w:r>
        <w:rPr>
          <w:rStyle w:val="CommentReference"/>
        </w:rPr>
        <w:annotationRef/>
      </w:r>
    </w:p>
    <w:p w14:paraId="60CEA267" w14:textId="77777777" w:rsidR="00F27E8A" w:rsidRPr="009736F8" w:rsidRDefault="00F27E8A" w:rsidP="00FC65C5">
      <w:pPr>
        <w:pStyle w:val="CommentText"/>
        <w:rPr>
          <w:b/>
        </w:rPr>
      </w:pPr>
      <w:r w:rsidRPr="009736F8">
        <w:rPr>
          <w:rStyle w:val="CommentReference"/>
          <w:b/>
        </w:rPr>
        <w:annotationRef/>
      </w:r>
      <w:r w:rsidRPr="009736F8">
        <w:rPr>
          <w:b/>
        </w:rPr>
        <w:t>INSTRUCTIONS:</w:t>
      </w:r>
    </w:p>
    <w:p w14:paraId="72393144" w14:textId="77777777" w:rsidR="00F27E8A" w:rsidRDefault="00F27E8A" w:rsidP="00FC65C5">
      <w:pPr>
        <w:pStyle w:val="CommentText"/>
      </w:pPr>
    </w:p>
    <w:p w14:paraId="1385B647" w14:textId="1723F478" w:rsidR="00F27E8A" w:rsidRDefault="00F27E8A" w:rsidP="00FC65C5">
      <w:pPr>
        <w:pStyle w:val="CommentText"/>
      </w:pPr>
      <w:r>
        <w:t>When the draft report is completed, delete these instructions.</w:t>
      </w:r>
    </w:p>
  </w:comment>
  <w:comment w:id="15" w:author="USAID/BFS" w:date="2019-10-16T13:16:00Z" w:initials="USAID/BFS">
    <w:p w14:paraId="30322360" w14:textId="77777777" w:rsidR="00F27E8A" w:rsidRDefault="00F27E8A" w:rsidP="0004027D">
      <w:pPr>
        <w:pStyle w:val="CommentText"/>
      </w:pPr>
      <w:r>
        <w:rPr>
          <w:rStyle w:val="CommentReference"/>
        </w:rPr>
        <w:annotationRef/>
      </w:r>
    </w:p>
    <w:p w14:paraId="0E83F823" w14:textId="77777777" w:rsidR="00F27E8A" w:rsidRPr="009736F8" w:rsidRDefault="00F27E8A" w:rsidP="0004027D">
      <w:pPr>
        <w:pStyle w:val="CommentText"/>
        <w:rPr>
          <w:b/>
        </w:rPr>
      </w:pPr>
      <w:r w:rsidRPr="009736F8">
        <w:rPr>
          <w:rStyle w:val="CommentReference"/>
          <w:b/>
        </w:rPr>
        <w:annotationRef/>
      </w:r>
      <w:r w:rsidRPr="009736F8">
        <w:rPr>
          <w:b/>
        </w:rPr>
        <w:t>INSTRUCTIONS:</w:t>
      </w:r>
    </w:p>
    <w:p w14:paraId="77D31D85" w14:textId="77777777" w:rsidR="00F27E8A" w:rsidRDefault="00F27E8A" w:rsidP="0004027D">
      <w:pPr>
        <w:pStyle w:val="CommentText"/>
      </w:pPr>
    </w:p>
    <w:p w14:paraId="29326357" w14:textId="79206A1A" w:rsidR="00F27E8A" w:rsidRDefault="00F27E8A" w:rsidP="0004027D">
      <w:pPr>
        <w:pStyle w:val="CommentText"/>
      </w:pPr>
      <w:r>
        <w:t>When the report is completed, update the TOC, list of tables, and list of figures.</w:t>
      </w:r>
    </w:p>
  </w:comment>
  <w:comment w:id="24" w:author="USAID/BFS" w:date="2019-10-16T13:39:00Z" w:initials="USAID/BFS">
    <w:p w14:paraId="12DAB279" w14:textId="77777777" w:rsidR="00F27E8A" w:rsidRDefault="00F27E8A" w:rsidP="008C6222">
      <w:pPr>
        <w:pStyle w:val="CommentText"/>
      </w:pPr>
      <w:r>
        <w:rPr>
          <w:rStyle w:val="CommentReference"/>
        </w:rPr>
        <w:annotationRef/>
      </w:r>
    </w:p>
    <w:p w14:paraId="6AFD7D2F" w14:textId="77777777" w:rsidR="00F27E8A" w:rsidRPr="009736F8" w:rsidRDefault="00F27E8A" w:rsidP="008C6222">
      <w:pPr>
        <w:pStyle w:val="CommentText"/>
        <w:rPr>
          <w:b/>
        </w:rPr>
      </w:pPr>
      <w:r w:rsidRPr="009736F8">
        <w:rPr>
          <w:rStyle w:val="CommentReference"/>
          <w:b/>
        </w:rPr>
        <w:annotationRef/>
      </w:r>
      <w:r w:rsidRPr="009736F8">
        <w:rPr>
          <w:b/>
        </w:rPr>
        <w:t>INSTRUCTIONS:</w:t>
      </w:r>
    </w:p>
    <w:p w14:paraId="19B85AE1" w14:textId="77777777" w:rsidR="00F27E8A" w:rsidRDefault="00F27E8A" w:rsidP="008C6222">
      <w:pPr>
        <w:pStyle w:val="CommentText"/>
      </w:pPr>
    </w:p>
    <w:p w14:paraId="5083254E" w14:textId="77777777" w:rsidR="00F27E8A" w:rsidRDefault="00F27E8A" w:rsidP="008C6222">
      <w:pPr>
        <w:pStyle w:val="CommentText"/>
      </w:pPr>
      <w:r>
        <w:t>When the report is completed, check all acronyms and abbreviations used in the report. Be sure all are defined at first use in the report. Remove any acronyms from this list that are not used, and add any acronyms used that are not in this list.</w:t>
      </w:r>
    </w:p>
    <w:p w14:paraId="523B0AAF" w14:textId="77777777" w:rsidR="00F27E8A" w:rsidRDefault="00F27E8A" w:rsidP="008C6222">
      <w:pPr>
        <w:pStyle w:val="CommentText"/>
      </w:pPr>
    </w:p>
    <w:p w14:paraId="600B3A56" w14:textId="3E15C440" w:rsidR="00F27E8A" w:rsidRDefault="00F27E8A" w:rsidP="008C6222">
      <w:pPr>
        <w:pStyle w:val="CommentText"/>
      </w:pPr>
      <w:r>
        <w:t>Also check table notes and footnotes to ensure that acronyms used in the report before that point are not again defined in the table note or footnote. (For example, if table notes are copied from the baseline table Excel file into this report, acronym definitions needed in the Excel file may be copied into the report but may not be needed.)</w:t>
      </w:r>
    </w:p>
  </w:comment>
  <w:comment w:id="27" w:author="USAID/BFS" w:date="2019-10-01T13:31:00Z" w:initials="USAID/BFS">
    <w:p w14:paraId="694F2455" w14:textId="77777777" w:rsidR="00F27E8A" w:rsidRDefault="00F27E8A" w:rsidP="00FC65C5">
      <w:pPr>
        <w:pStyle w:val="CommentText"/>
        <w:rPr>
          <w:b/>
          <w:sz w:val="22"/>
          <w:szCs w:val="22"/>
        </w:rPr>
      </w:pPr>
      <w:r>
        <w:rPr>
          <w:rStyle w:val="CommentReference"/>
        </w:rPr>
        <w:annotationRef/>
      </w:r>
    </w:p>
    <w:p w14:paraId="1C31BC41" w14:textId="77777777" w:rsidR="00F27E8A" w:rsidRDefault="00F27E8A" w:rsidP="00FC65C5">
      <w:pPr>
        <w:pStyle w:val="CommentText"/>
        <w:rPr>
          <w:sz w:val="22"/>
          <w:szCs w:val="22"/>
        </w:rPr>
      </w:pPr>
      <w:r w:rsidRPr="00B82449">
        <w:rPr>
          <w:b/>
          <w:sz w:val="22"/>
          <w:szCs w:val="22"/>
        </w:rPr>
        <w:t>INSTRUCTIONS</w:t>
      </w:r>
      <w:r>
        <w:rPr>
          <w:b/>
          <w:sz w:val="22"/>
          <w:szCs w:val="22"/>
        </w:rPr>
        <w:t>:</w:t>
      </w:r>
      <w:r w:rsidRPr="00B82449">
        <w:rPr>
          <w:b/>
          <w:sz w:val="22"/>
          <w:szCs w:val="22"/>
        </w:rPr>
        <w:t xml:space="preserve"> </w:t>
      </w:r>
    </w:p>
    <w:p w14:paraId="3B0FC841" w14:textId="77777777" w:rsidR="00F27E8A" w:rsidRPr="00B82449" w:rsidRDefault="00F27E8A" w:rsidP="00FC65C5">
      <w:pPr>
        <w:pStyle w:val="CommentText"/>
        <w:rPr>
          <w:sz w:val="22"/>
          <w:szCs w:val="22"/>
        </w:rPr>
      </w:pPr>
    </w:p>
    <w:p w14:paraId="0065D8DF" w14:textId="5E93960A" w:rsidR="00F27E8A" w:rsidRPr="00FC65C5" w:rsidRDefault="00F27E8A">
      <w:pPr>
        <w:pStyle w:val="CommentText"/>
        <w:rPr>
          <w:sz w:val="22"/>
          <w:szCs w:val="22"/>
        </w:rPr>
      </w:pPr>
      <w:r w:rsidRPr="00B82449">
        <w:rPr>
          <w:sz w:val="22"/>
          <w:szCs w:val="22"/>
        </w:rPr>
        <w:t>The Executive Summary should not exceed 10 pages in length.</w:t>
      </w:r>
    </w:p>
  </w:comment>
  <w:comment w:id="33" w:author="USAID/BFS" w:date="2019-10-03T14:23:00Z" w:initials="USAID/BFS">
    <w:p w14:paraId="4084A594" w14:textId="2E2C6FAE" w:rsidR="00F27E8A" w:rsidRDefault="00F27E8A">
      <w:pPr>
        <w:pStyle w:val="CommentText"/>
      </w:pPr>
      <w:r>
        <w:rPr>
          <w:rStyle w:val="CommentReference"/>
        </w:rPr>
        <w:annotationRef/>
      </w:r>
    </w:p>
    <w:p w14:paraId="79C537BB" w14:textId="172C8184" w:rsidR="00F27E8A" w:rsidRDefault="00F27E8A">
      <w:pPr>
        <w:pStyle w:val="CommentText"/>
        <w:rPr>
          <w:b/>
        </w:rPr>
      </w:pPr>
      <w:r>
        <w:rPr>
          <w:b/>
        </w:rPr>
        <w:t>INSTRUCTIONS:</w:t>
      </w:r>
    </w:p>
    <w:p w14:paraId="217155BC" w14:textId="59520F32" w:rsidR="00F27E8A" w:rsidRDefault="00F27E8A">
      <w:pPr>
        <w:pStyle w:val="CommentText"/>
        <w:rPr>
          <w:b/>
        </w:rPr>
      </w:pPr>
    </w:p>
    <w:p w14:paraId="3C1DE0E2" w14:textId="74CC294F" w:rsidR="00F27E8A" w:rsidRPr="0007085D" w:rsidRDefault="00F27E8A">
      <w:pPr>
        <w:pStyle w:val="CommentText"/>
      </w:pPr>
      <w:r>
        <w:t>Add a footnote that indicates if baseline data come from secondary data sources and were not collected in the same year(s) as the baseline ZOI Survey data. Be sure to indicate the year(s) of data collection with a citation.</w:t>
      </w:r>
    </w:p>
  </w:comment>
  <w:comment w:id="34" w:author="USAID/BFS" w:date="2019-10-01T13:32:00Z" w:initials="USAID/BFS">
    <w:p w14:paraId="20752F9F" w14:textId="77777777" w:rsidR="00F27E8A" w:rsidRDefault="00F27E8A" w:rsidP="00FC65C5">
      <w:pPr>
        <w:pStyle w:val="CommentText"/>
        <w:rPr>
          <w:b/>
          <w:sz w:val="22"/>
          <w:szCs w:val="22"/>
        </w:rPr>
      </w:pPr>
      <w:r>
        <w:rPr>
          <w:rStyle w:val="CommentReference"/>
        </w:rPr>
        <w:annotationRef/>
      </w:r>
    </w:p>
    <w:p w14:paraId="4AB0A062" w14:textId="77777777" w:rsidR="00F27E8A" w:rsidRDefault="00F27E8A" w:rsidP="00FC65C5">
      <w:pPr>
        <w:pStyle w:val="CommentText"/>
        <w:rPr>
          <w:b/>
          <w:sz w:val="22"/>
          <w:szCs w:val="22"/>
        </w:rPr>
      </w:pPr>
      <w:r>
        <w:rPr>
          <w:b/>
          <w:sz w:val="22"/>
          <w:szCs w:val="22"/>
        </w:rPr>
        <w:t xml:space="preserve">INSTRUCTIONS: </w:t>
      </w:r>
    </w:p>
    <w:p w14:paraId="75059D39" w14:textId="77777777" w:rsidR="00F27E8A" w:rsidRDefault="00F27E8A" w:rsidP="00FC65C5">
      <w:pPr>
        <w:pStyle w:val="CommentText"/>
        <w:rPr>
          <w:sz w:val="22"/>
          <w:szCs w:val="22"/>
        </w:rPr>
      </w:pPr>
    </w:p>
    <w:p w14:paraId="736D9ACD" w14:textId="63853461" w:rsidR="00F27E8A" w:rsidRDefault="00F27E8A" w:rsidP="00FC65C5">
      <w:pPr>
        <w:pStyle w:val="CommentText"/>
        <w:rPr>
          <w:sz w:val="22"/>
          <w:szCs w:val="22"/>
        </w:rPr>
      </w:pPr>
      <w:r w:rsidRPr="0082431E">
        <w:rPr>
          <w:sz w:val="22"/>
          <w:szCs w:val="22"/>
        </w:rPr>
        <w:t xml:space="preserve">Add geographic information on the </w:t>
      </w:r>
      <w:r>
        <w:rPr>
          <w:szCs w:val="22"/>
        </w:rPr>
        <w:t>Phase One ZOI</w:t>
      </w:r>
      <w:r>
        <w:rPr>
          <w:sz w:val="22"/>
          <w:szCs w:val="22"/>
        </w:rPr>
        <w:t>, and geographic information on resilience focus areas, if any</w:t>
      </w:r>
      <w:r w:rsidRPr="0082431E">
        <w:rPr>
          <w:sz w:val="22"/>
          <w:szCs w:val="22"/>
        </w:rPr>
        <w:t>.</w:t>
      </w:r>
    </w:p>
    <w:p w14:paraId="4ED8977E" w14:textId="77777777" w:rsidR="00F27E8A" w:rsidRPr="0082431E" w:rsidRDefault="00F27E8A" w:rsidP="00FC65C5">
      <w:pPr>
        <w:pStyle w:val="CommentText"/>
        <w:rPr>
          <w:sz w:val="22"/>
          <w:szCs w:val="22"/>
        </w:rPr>
      </w:pPr>
      <w:r w:rsidRPr="0082431E">
        <w:rPr>
          <w:sz w:val="22"/>
          <w:szCs w:val="22"/>
        </w:rPr>
        <w:t xml:space="preserve"> </w:t>
      </w:r>
    </w:p>
    <w:p w14:paraId="7672E900" w14:textId="50A802A5" w:rsidR="00F27E8A" w:rsidRDefault="00F27E8A">
      <w:pPr>
        <w:pStyle w:val="CommentText"/>
        <w:rPr>
          <w:sz w:val="22"/>
          <w:szCs w:val="22"/>
        </w:rPr>
      </w:pPr>
      <w:r w:rsidRPr="0082431E">
        <w:rPr>
          <w:sz w:val="22"/>
          <w:szCs w:val="22"/>
        </w:rPr>
        <w:t xml:space="preserve">Specify, and discuss as necessary, if </w:t>
      </w:r>
      <w:r>
        <w:rPr>
          <w:szCs w:val="22"/>
        </w:rPr>
        <w:t>Phase One ZOI</w:t>
      </w:r>
      <w:r w:rsidRPr="0082431E">
        <w:rPr>
          <w:sz w:val="22"/>
          <w:szCs w:val="22"/>
        </w:rPr>
        <w:t xml:space="preserve"> is both rural and urban or rural only. If th</w:t>
      </w:r>
      <w:r>
        <w:rPr>
          <w:sz w:val="22"/>
          <w:szCs w:val="22"/>
        </w:rPr>
        <w:t>e survey study</w:t>
      </w:r>
      <w:r w:rsidRPr="0082431E">
        <w:rPr>
          <w:sz w:val="22"/>
          <w:szCs w:val="22"/>
        </w:rPr>
        <w:t xml:space="preserve"> protocols do not have precise information </w:t>
      </w:r>
      <w:r>
        <w:rPr>
          <w:sz w:val="22"/>
          <w:szCs w:val="22"/>
        </w:rPr>
        <w:t>on</w:t>
      </w:r>
      <w:r w:rsidRPr="0082431E">
        <w:rPr>
          <w:sz w:val="22"/>
          <w:szCs w:val="22"/>
        </w:rPr>
        <w:t xml:space="preserve"> sampl</w:t>
      </w:r>
      <w:r>
        <w:rPr>
          <w:sz w:val="22"/>
          <w:szCs w:val="22"/>
        </w:rPr>
        <w:t>ing</w:t>
      </w:r>
      <w:r w:rsidRPr="0082431E">
        <w:rPr>
          <w:sz w:val="22"/>
          <w:szCs w:val="22"/>
        </w:rPr>
        <w:t xml:space="preserve"> design</w:t>
      </w:r>
      <w:r>
        <w:rPr>
          <w:sz w:val="22"/>
          <w:szCs w:val="22"/>
        </w:rPr>
        <w:t>, consult the survey’s sampling statistician</w:t>
      </w:r>
      <w:r w:rsidRPr="0082431E">
        <w:rPr>
          <w:sz w:val="22"/>
          <w:szCs w:val="22"/>
        </w:rPr>
        <w:t>.</w:t>
      </w:r>
    </w:p>
    <w:p w14:paraId="51B1E202" w14:textId="0763FBC8" w:rsidR="00F27E8A" w:rsidRDefault="00F27E8A">
      <w:pPr>
        <w:pStyle w:val="CommentText"/>
        <w:rPr>
          <w:sz w:val="22"/>
          <w:szCs w:val="22"/>
        </w:rPr>
      </w:pPr>
    </w:p>
    <w:p w14:paraId="21BEEA92" w14:textId="3D493A13" w:rsidR="00F27E8A" w:rsidRPr="00FC65C5" w:rsidRDefault="00F27E8A">
      <w:pPr>
        <w:pStyle w:val="CommentText"/>
        <w:rPr>
          <w:sz w:val="22"/>
          <w:szCs w:val="22"/>
        </w:rPr>
      </w:pPr>
      <w:r>
        <w:t xml:space="preserve">If the </w:t>
      </w:r>
      <w:r>
        <w:rPr>
          <w:szCs w:val="22"/>
        </w:rPr>
        <w:t>Phase One ZOI</w:t>
      </w:r>
      <w:r>
        <w:t xml:space="preserve"> changed between baseline and endline, explain what those changes were, and what the comparable areas in baseline and endline </w:t>
      </w:r>
      <w:r>
        <w:rPr>
          <w:szCs w:val="22"/>
        </w:rPr>
        <w:t>Phase One ZOI</w:t>
      </w:r>
      <w:r>
        <w:t xml:space="preserve">s are. </w:t>
      </w:r>
    </w:p>
  </w:comment>
  <w:comment w:id="39" w:author="USAID/BFS" w:date="2019-10-01T13:33:00Z" w:initials="USAID/BFS">
    <w:p w14:paraId="18BEF9B9" w14:textId="77777777" w:rsidR="00F27E8A" w:rsidRDefault="00F27E8A" w:rsidP="00FC65C5">
      <w:pPr>
        <w:pStyle w:val="CommentText"/>
        <w:rPr>
          <w:b/>
        </w:rPr>
      </w:pPr>
      <w:r>
        <w:rPr>
          <w:rStyle w:val="CommentReference"/>
        </w:rPr>
        <w:annotationRef/>
      </w:r>
    </w:p>
    <w:p w14:paraId="717EF04B" w14:textId="77777777" w:rsidR="00F27E8A" w:rsidRPr="00BB1728" w:rsidRDefault="00F27E8A" w:rsidP="00FC65C5">
      <w:pPr>
        <w:pStyle w:val="CommentText"/>
        <w:rPr>
          <w:b/>
        </w:rPr>
      </w:pPr>
      <w:r>
        <w:rPr>
          <w:rStyle w:val="CommentReference"/>
        </w:rPr>
        <w:annotationRef/>
      </w:r>
      <w:r w:rsidRPr="007F5FA9">
        <w:rPr>
          <w:b/>
        </w:rPr>
        <w:t>INSTRUCTIONS:</w:t>
      </w:r>
    </w:p>
    <w:p w14:paraId="2DD54F07" w14:textId="77777777" w:rsidR="00F27E8A" w:rsidRDefault="00F27E8A" w:rsidP="00FC65C5">
      <w:pPr>
        <w:pStyle w:val="CommentText"/>
        <w:rPr>
          <w:bCs/>
        </w:rPr>
      </w:pPr>
    </w:p>
    <w:p w14:paraId="78722B07" w14:textId="6B459B07" w:rsidR="00F27E8A" w:rsidRDefault="00F27E8A" w:rsidP="00FC65C5">
      <w:pPr>
        <w:pStyle w:val="CommentText"/>
      </w:pPr>
      <w:r w:rsidRPr="00CC2A46">
        <w:rPr>
          <w:bCs/>
        </w:rPr>
        <w:t xml:space="preserve">If </w:t>
      </w:r>
      <w:r>
        <w:rPr>
          <w:bCs/>
        </w:rPr>
        <w:t>any indicators are not being reported in the assessment (e.g., if data are not being collected on targeted nutrient-rich value chain commodities), delete the indicator(s) and renumber accordingly.</w:t>
      </w:r>
    </w:p>
  </w:comment>
  <w:comment w:id="41" w:author="USAID/BFS" w:date="2019-10-17T21:11:00Z" w:initials="USAID/BFS">
    <w:p w14:paraId="4E33E80F" w14:textId="77777777" w:rsidR="00F27E8A" w:rsidRDefault="00F27E8A" w:rsidP="00913EBA">
      <w:pPr>
        <w:pStyle w:val="CommentText"/>
      </w:pPr>
      <w:r>
        <w:rPr>
          <w:rStyle w:val="CommentReference"/>
        </w:rPr>
        <w:annotationRef/>
      </w:r>
    </w:p>
    <w:p w14:paraId="385A6C0B" w14:textId="77777777" w:rsidR="00F27E8A" w:rsidRDefault="00F27E8A" w:rsidP="00913EBA">
      <w:pPr>
        <w:pStyle w:val="CommentText"/>
        <w:rPr>
          <w:b/>
        </w:rPr>
      </w:pPr>
      <w:r>
        <w:rPr>
          <w:b/>
        </w:rPr>
        <w:t>INSTRUCTIONS:</w:t>
      </w:r>
    </w:p>
    <w:p w14:paraId="7FEFB9F5" w14:textId="77777777" w:rsidR="00F27E8A" w:rsidRDefault="00F27E8A" w:rsidP="00913EBA">
      <w:pPr>
        <w:pStyle w:val="CommentText"/>
      </w:pPr>
    </w:p>
    <w:p w14:paraId="4CB6247D" w14:textId="2ABDF5A6" w:rsidR="00F27E8A" w:rsidRDefault="00F27E8A" w:rsidP="00913EBA">
      <w:pPr>
        <w:pStyle w:val="CommentText"/>
      </w:pPr>
      <w:r>
        <w:t>Remove this footnote if not applicable</w:t>
      </w:r>
    </w:p>
  </w:comment>
  <w:comment w:id="42" w:author="USAID/BFS" w:date="2019-10-13T21:54:00Z" w:initials="USAID/BFS">
    <w:p w14:paraId="03B83A84" w14:textId="45140D8C" w:rsidR="00F27E8A" w:rsidRDefault="00F27E8A">
      <w:pPr>
        <w:pStyle w:val="CommentText"/>
      </w:pPr>
      <w:r>
        <w:rPr>
          <w:rStyle w:val="CommentReference"/>
        </w:rPr>
        <w:annotationRef/>
      </w:r>
    </w:p>
    <w:p w14:paraId="2D588AA1" w14:textId="7DAC9CC2" w:rsidR="00F27E8A" w:rsidRDefault="00F27E8A">
      <w:pPr>
        <w:pStyle w:val="CommentText"/>
        <w:rPr>
          <w:b/>
        </w:rPr>
      </w:pPr>
      <w:r>
        <w:rPr>
          <w:b/>
        </w:rPr>
        <w:t>INSTRUCTIONS:</w:t>
      </w:r>
    </w:p>
    <w:p w14:paraId="6206B7B5" w14:textId="618ABE18" w:rsidR="00F27E8A" w:rsidRDefault="00F27E8A">
      <w:pPr>
        <w:pStyle w:val="CommentText"/>
        <w:rPr>
          <w:b/>
        </w:rPr>
      </w:pPr>
    </w:p>
    <w:p w14:paraId="22AB7B8F" w14:textId="333B81C1" w:rsidR="00F27E8A" w:rsidRPr="006E64E9" w:rsidRDefault="00F27E8A">
      <w:pPr>
        <w:pStyle w:val="CommentText"/>
      </w:pPr>
      <w:r>
        <w:t>Add any additional sources used to calculate the ZOI indicator baseline or endline.</w:t>
      </w:r>
    </w:p>
  </w:comment>
  <w:comment w:id="56" w:author="USAID/BFS" w:date="2019-10-03T14:47:00Z" w:initials="USAID/BFS">
    <w:p w14:paraId="232F8232" w14:textId="77777777" w:rsidR="00F27E8A" w:rsidRDefault="00F27E8A" w:rsidP="003A5B9E">
      <w:pPr>
        <w:pStyle w:val="CommentText"/>
        <w:rPr>
          <w:b/>
        </w:rPr>
      </w:pPr>
      <w:r>
        <w:rPr>
          <w:rStyle w:val="CommentReference"/>
        </w:rPr>
        <w:annotationRef/>
      </w:r>
    </w:p>
    <w:p w14:paraId="53F97D5F" w14:textId="5BF36326" w:rsidR="00F27E8A" w:rsidRPr="00DA59A9" w:rsidRDefault="00F27E8A" w:rsidP="003A5B9E">
      <w:pPr>
        <w:pStyle w:val="CommentText"/>
        <w:rPr>
          <w:b/>
        </w:rPr>
      </w:pPr>
      <w:r w:rsidRPr="00E36CBF">
        <w:rPr>
          <w:b/>
        </w:rPr>
        <w:t>INSTRUCTIONS:</w:t>
      </w:r>
    </w:p>
    <w:p w14:paraId="33E9AD3B" w14:textId="77777777" w:rsidR="00F27E8A" w:rsidRDefault="00F27E8A" w:rsidP="003A5B9E">
      <w:pPr>
        <w:pStyle w:val="CommentText"/>
      </w:pPr>
    </w:p>
    <w:p w14:paraId="4835DB87" w14:textId="231DA7A6" w:rsidR="00F27E8A" w:rsidRDefault="00F27E8A" w:rsidP="003A5B9E">
      <w:pPr>
        <w:pStyle w:val="CommentText"/>
      </w:pPr>
      <w:r>
        <w:t xml:space="preserve">Summarize </w:t>
      </w:r>
      <w:r w:rsidRPr="00DA59A9">
        <w:t>the key findings from the report</w:t>
      </w:r>
      <w:r>
        <w:t xml:space="preserve"> for each indicator.</w:t>
      </w:r>
    </w:p>
  </w:comment>
  <w:comment w:id="171" w:author="USAID/BFS" w:date="2019-10-04T15:36:00Z" w:initials="USAID/BFS">
    <w:p w14:paraId="7D342BE6" w14:textId="77777777" w:rsidR="00F27E8A" w:rsidRDefault="00F27E8A" w:rsidP="00E82BFE">
      <w:pPr>
        <w:pStyle w:val="CommentText"/>
        <w:rPr>
          <w:b/>
        </w:rPr>
      </w:pPr>
      <w:r>
        <w:rPr>
          <w:rStyle w:val="CommentReference"/>
        </w:rPr>
        <w:annotationRef/>
      </w:r>
    </w:p>
    <w:p w14:paraId="55852451" w14:textId="77777777" w:rsidR="00F27E8A" w:rsidRPr="00973FE1" w:rsidRDefault="00F27E8A" w:rsidP="00E82BFE">
      <w:pPr>
        <w:pStyle w:val="CommentText"/>
        <w:rPr>
          <w:b/>
        </w:rPr>
      </w:pPr>
      <w:r w:rsidRPr="00973FE1">
        <w:rPr>
          <w:b/>
        </w:rPr>
        <w:t>INSTRUCTIONS</w:t>
      </w:r>
      <w:r>
        <w:rPr>
          <w:b/>
        </w:rPr>
        <w:t>:</w:t>
      </w:r>
    </w:p>
    <w:p w14:paraId="6FCF2ABD" w14:textId="77777777" w:rsidR="00F27E8A" w:rsidRDefault="00F27E8A" w:rsidP="00E82BFE">
      <w:pPr>
        <w:pStyle w:val="CommentText"/>
      </w:pPr>
    </w:p>
    <w:p w14:paraId="79A78367" w14:textId="37886AFB" w:rsidR="00F27E8A" w:rsidRDefault="00F27E8A" w:rsidP="00E82BFE">
      <w:pPr>
        <w:pStyle w:val="CommentText"/>
      </w:pPr>
      <w:r w:rsidRPr="00CF12C5">
        <w:t xml:space="preserve">Describe the Feed the Future </w:t>
      </w:r>
      <w:r>
        <w:t xml:space="preserve">Phase One </w:t>
      </w:r>
      <w:r w:rsidRPr="00CF12C5">
        <w:t xml:space="preserve">objectives, strategies, and intervention areas in </w:t>
      </w:r>
      <w:r>
        <w:t>the country</w:t>
      </w:r>
      <w:r w:rsidRPr="00CF12C5">
        <w:t>.</w:t>
      </w:r>
      <w:r>
        <w:t xml:space="preserve"> </w:t>
      </w:r>
    </w:p>
    <w:p w14:paraId="2A68F23E" w14:textId="77777777" w:rsidR="00F27E8A" w:rsidRDefault="00F27E8A" w:rsidP="00E82BFE">
      <w:pPr>
        <w:pStyle w:val="CommentText"/>
      </w:pPr>
    </w:p>
    <w:p w14:paraId="40DE2505" w14:textId="07027C90" w:rsidR="00F27E8A" w:rsidRDefault="00F27E8A" w:rsidP="00E82BFE">
      <w:pPr>
        <w:pStyle w:val="CommentText"/>
      </w:pPr>
      <w:r>
        <w:t>Wherever feasible and relevant, text for section</w:t>
      </w:r>
      <w:r w:rsidRPr="00CE3AAE">
        <w:t xml:space="preserve"> 1.1 </w:t>
      </w:r>
      <w:r>
        <w:t xml:space="preserve">can </w:t>
      </w:r>
      <w:r w:rsidRPr="00CE3AAE">
        <w:t>be taken from the baseline reports</w:t>
      </w:r>
      <w:r>
        <w:t>. Confirm with USAID that the information from the baseline report was also accurate at the time of the endline ZOI Survey. Update the information if any of the information from the baseline report is found to be inaccurate.</w:t>
      </w:r>
    </w:p>
  </w:comment>
  <w:comment w:id="176" w:author="USAID/BFS" w:date="2019-10-04T15:36:00Z" w:initials="USAID/BFS">
    <w:p w14:paraId="6392E78F" w14:textId="77777777" w:rsidR="00F27E8A" w:rsidRDefault="00F27E8A" w:rsidP="00E82BFE">
      <w:pPr>
        <w:pStyle w:val="CommentText"/>
        <w:rPr>
          <w:b/>
        </w:rPr>
      </w:pPr>
      <w:r>
        <w:rPr>
          <w:rStyle w:val="CommentReference"/>
        </w:rPr>
        <w:annotationRef/>
      </w:r>
    </w:p>
    <w:p w14:paraId="15CA375D" w14:textId="77777777" w:rsidR="00F27E8A" w:rsidRDefault="00F27E8A" w:rsidP="00E82BFE">
      <w:pPr>
        <w:pStyle w:val="CommentText"/>
        <w:rPr>
          <w:b/>
        </w:rPr>
      </w:pPr>
      <w:r>
        <w:rPr>
          <w:b/>
        </w:rPr>
        <w:t xml:space="preserve">INSTRUCTIONS: </w:t>
      </w:r>
    </w:p>
    <w:p w14:paraId="09BA992B" w14:textId="77777777" w:rsidR="00F27E8A" w:rsidRDefault="00F27E8A" w:rsidP="00E82BFE">
      <w:pPr>
        <w:pStyle w:val="CommentText"/>
      </w:pPr>
    </w:p>
    <w:p w14:paraId="58130E82" w14:textId="6C9FCCCA" w:rsidR="00F27E8A" w:rsidRDefault="00F27E8A" w:rsidP="00E82BFE">
      <w:pPr>
        <w:pStyle w:val="CommentText"/>
      </w:pPr>
      <w:r>
        <w:t xml:space="preserve">This section focuses on the characteristics of the </w:t>
      </w:r>
      <w:r>
        <w:rPr>
          <w:szCs w:val="22"/>
        </w:rPr>
        <w:t>Phase One ZOI</w:t>
      </w:r>
      <w:r>
        <w:t xml:space="preserve">. The description of the ZOI should not necessarily be taken directly from the Phase One baseline report, as the baseline reports don’t have precise text regarding the ZOI definitions and survey sample design, and the ZOI may have changed between the baseline and endline surveys. </w:t>
      </w:r>
    </w:p>
    <w:p w14:paraId="7B816DEE" w14:textId="77777777" w:rsidR="00F27E8A" w:rsidRDefault="00F27E8A" w:rsidP="00E82BFE">
      <w:pPr>
        <w:pStyle w:val="CommentText"/>
      </w:pPr>
    </w:p>
    <w:p w14:paraId="74929C3D" w14:textId="64B8BE45" w:rsidR="00F27E8A" w:rsidRDefault="00F27E8A" w:rsidP="00E82BFE">
      <w:pPr>
        <w:pStyle w:val="CommentText"/>
      </w:pPr>
      <w:r>
        <w:t>Be careful to ascertain whether there have been any changes in the definition of the ZOI between baseline and endline, and ensure that only comparable areas are included in this endline assessment.</w:t>
      </w:r>
    </w:p>
  </w:comment>
  <w:comment w:id="177" w:author="USAID/BFS" w:date="2019-10-04T15:44:00Z" w:initials="USAID/BFS">
    <w:p w14:paraId="522B6C1A" w14:textId="2C5DA266" w:rsidR="00F27E8A" w:rsidRDefault="00F27E8A">
      <w:pPr>
        <w:pStyle w:val="CommentText"/>
      </w:pPr>
      <w:r>
        <w:rPr>
          <w:rStyle w:val="CommentReference"/>
        </w:rPr>
        <w:annotationRef/>
      </w:r>
    </w:p>
    <w:p w14:paraId="1F2BF793" w14:textId="02A01D28" w:rsidR="00F27E8A" w:rsidRDefault="00F27E8A">
      <w:pPr>
        <w:pStyle w:val="CommentText"/>
        <w:rPr>
          <w:b/>
        </w:rPr>
      </w:pPr>
      <w:r>
        <w:rPr>
          <w:b/>
        </w:rPr>
        <w:t>INSTRUCTIONS:</w:t>
      </w:r>
    </w:p>
    <w:p w14:paraId="538B408D" w14:textId="05BB535F" w:rsidR="00F27E8A" w:rsidRDefault="00F27E8A">
      <w:pPr>
        <w:pStyle w:val="CommentText"/>
        <w:rPr>
          <w:b/>
        </w:rPr>
      </w:pPr>
    </w:p>
    <w:p w14:paraId="12565283" w14:textId="5A8EC772" w:rsidR="00F27E8A" w:rsidRDefault="00F27E8A" w:rsidP="0028014F">
      <w:pPr>
        <w:pStyle w:val="CommentText"/>
      </w:pPr>
      <w:r w:rsidRPr="00B3646F">
        <w:t xml:space="preserve">Provide a description of the geographic areas comprising the </w:t>
      </w:r>
      <w:r>
        <w:rPr>
          <w:szCs w:val="22"/>
        </w:rPr>
        <w:t>Phase One ZOI</w:t>
      </w:r>
      <w:r w:rsidRPr="00B3646F">
        <w:t xml:space="preserve"> as well as a map of the ZOI. </w:t>
      </w:r>
    </w:p>
    <w:p w14:paraId="14A837F2" w14:textId="05B36FB0" w:rsidR="00F27E8A" w:rsidRDefault="00F27E8A" w:rsidP="0028014F">
      <w:pPr>
        <w:pStyle w:val="CommentText"/>
      </w:pPr>
    </w:p>
    <w:p w14:paraId="4FD05567" w14:textId="64A62811" w:rsidR="00F27E8A" w:rsidRDefault="00F27E8A" w:rsidP="0028014F">
      <w:pPr>
        <w:pStyle w:val="CommentText"/>
      </w:pPr>
      <w:r w:rsidRPr="0028014F">
        <w:t xml:space="preserve">Discuss any modifications to the </w:t>
      </w:r>
      <w:r>
        <w:rPr>
          <w:szCs w:val="22"/>
        </w:rPr>
        <w:t>Phase One ZOI</w:t>
      </w:r>
      <w:r w:rsidRPr="0028014F">
        <w:t xml:space="preserve"> between baseline and endline.</w:t>
      </w:r>
    </w:p>
    <w:p w14:paraId="31235FF9" w14:textId="77777777" w:rsidR="00F27E8A" w:rsidRDefault="00F27E8A" w:rsidP="0028014F">
      <w:pPr>
        <w:pStyle w:val="CommentText"/>
      </w:pPr>
    </w:p>
    <w:p w14:paraId="7E7A17A9" w14:textId="1476F5EA" w:rsidR="00F27E8A" w:rsidRPr="0028014F" w:rsidRDefault="00F27E8A" w:rsidP="0028014F">
      <w:pPr>
        <w:pStyle w:val="CommentText"/>
        <w:rPr>
          <w:b/>
        </w:rPr>
      </w:pPr>
      <w:r>
        <w:t xml:space="preserve">Discuss </w:t>
      </w:r>
      <w:r w:rsidRPr="00B3646F">
        <w:t>whether both urban and rural areas are included in the ZOI, and therefore in the sampl</w:t>
      </w:r>
      <w:r>
        <w:t>ing</w:t>
      </w:r>
      <w:r w:rsidRPr="00B3646F">
        <w:t xml:space="preserve"> frame.</w:t>
      </w:r>
    </w:p>
  </w:comment>
  <w:comment w:id="185" w:author="USAID/BFS" w:date="2019-10-04T15:46:00Z" w:initials="USAID/BFS">
    <w:p w14:paraId="12BE3573" w14:textId="77777777" w:rsidR="00F27E8A" w:rsidRDefault="00F27E8A" w:rsidP="0028014F">
      <w:pPr>
        <w:pStyle w:val="CommentText"/>
        <w:rPr>
          <w:b/>
        </w:rPr>
      </w:pPr>
      <w:r>
        <w:rPr>
          <w:rStyle w:val="CommentReference"/>
        </w:rPr>
        <w:annotationRef/>
      </w:r>
    </w:p>
    <w:p w14:paraId="3A9B1038" w14:textId="48702EBF" w:rsidR="00F27E8A" w:rsidRDefault="00F27E8A" w:rsidP="0028014F">
      <w:pPr>
        <w:pStyle w:val="CommentText"/>
      </w:pPr>
      <w:r w:rsidRPr="00973FE1">
        <w:rPr>
          <w:b/>
        </w:rPr>
        <w:t>INSTRUCTIONS:</w:t>
      </w:r>
      <w:r>
        <w:t xml:space="preserve"> </w:t>
      </w:r>
    </w:p>
    <w:p w14:paraId="69CA0ABC" w14:textId="77777777" w:rsidR="00F27E8A" w:rsidRDefault="00F27E8A" w:rsidP="0028014F">
      <w:pPr>
        <w:pStyle w:val="CommentText"/>
      </w:pPr>
    </w:p>
    <w:p w14:paraId="092D9C47" w14:textId="43033E69" w:rsidR="00F27E8A" w:rsidRDefault="00F27E8A" w:rsidP="0028014F">
      <w:pPr>
        <w:pStyle w:val="CommentText"/>
      </w:pPr>
      <w:r>
        <w:t xml:space="preserve">Insert </w:t>
      </w:r>
      <w:r w:rsidRPr="00741D38">
        <w:t>a map of the</w:t>
      </w:r>
      <w:r>
        <w:t xml:space="preserve"> </w:t>
      </w:r>
      <w:r>
        <w:rPr>
          <w:szCs w:val="22"/>
        </w:rPr>
        <w:t>Phase One ZOI</w:t>
      </w:r>
      <w:r w:rsidRPr="00741D38">
        <w:t>.</w:t>
      </w:r>
    </w:p>
  </w:comment>
  <w:comment w:id="190" w:author="USAID/BFS" w:date="2019-10-04T15:47:00Z" w:initials="USAID/BFS">
    <w:p w14:paraId="583E1132" w14:textId="50BA27DE" w:rsidR="00F27E8A" w:rsidRDefault="00F27E8A">
      <w:pPr>
        <w:pStyle w:val="CommentText"/>
      </w:pPr>
      <w:r>
        <w:rPr>
          <w:rStyle w:val="CommentReference"/>
        </w:rPr>
        <w:annotationRef/>
      </w:r>
    </w:p>
    <w:p w14:paraId="3070C9AA" w14:textId="77777777" w:rsidR="00F27E8A" w:rsidRDefault="00F27E8A" w:rsidP="0028014F">
      <w:pPr>
        <w:pStyle w:val="CommentText"/>
      </w:pPr>
      <w:r>
        <w:rPr>
          <w:rStyle w:val="CommentReference"/>
        </w:rPr>
        <w:annotationRef/>
      </w:r>
      <w:r>
        <w:rPr>
          <w:b/>
        </w:rPr>
        <w:t>INSTRUCTIONS</w:t>
      </w:r>
      <w:r>
        <w:t>:</w:t>
      </w:r>
    </w:p>
    <w:p w14:paraId="71F54E8E" w14:textId="77777777" w:rsidR="00F27E8A" w:rsidRDefault="00F27E8A" w:rsidP="0028014F">
      <w:pPr>
        <w:pStyle w:val="CommentText"/>
      </w:pPr>
    </w:p>
    <w:p w14:paraId="1098625E" w14:textId="757A95EF" w:rsidR="00F27E8A" w:rsidRDefault="00F27E8A" w:rsidP="0028014F">
      <w:pPr>
        <w:pStyle w:val="CommentText"/>
      </w:pPr>
      <w:r>
        <w:t>Refer to the Feed the Future Phase One Country Plan for information on the rationale behind the selection of the ZOI. This document, or comparable document, can be obtained from USAID/BFS.</w:t>
      </w:r>
    </w:p>
  </w:comment>
  <w:comment w:id="195" w:author="USAID/BFS" w:date="2019-09-20T10:59:00Z" w:initials="USAID/BFS">
    <w:p w14:paraId="62149107" w14:textId="77777777" w:rsidR="00F27E8A" w:rsidRDefault="00F27E8A" w:rsidP="000E10E3">
      <w:pPr>
        <w:pStyle w:val="CommentText"/>
        <w:rPr>
          <w:b/>
        </w:rPr>
      </w:pPr>
      <w:r>
        <w:rPr>
          <w:rStyle w:val="CommentReference"/>
        </w:rPr>
        <w:annotationRef/>
      </w:r>
    </w:p>
    <w:p w14:paraId="4A0C9614" w14:textId="77777777" w:rsidR="00F27E8A" w:rsidRDefault="00F27E8A" w:rsidP="000E10E3">
      <w:pPr>
        <w:pStyle w:val="CommentText"/>
      </w:pPr>
      <w:r w:rsidRPr="00F1465E">
        <w:rPr>
          <w:b/>
        </w:rPr>
        <w:t>INSTRUCTION</w:t>
      </w:r>
      <w:r>
        <w:rPr>
          <w:b/>
        </w:rPr>
        <w:t>S</w:t>
      </w:r>
      <w:r>
        <w:t>:</w:t>
      </w:r>
    </w:p>
    <w:p w14:paraId="5FE6639E" w14:textId="77777777" w:rsidR="00F27E8A" w:rsidRDefault="00F27E8A" w:rsidP="000E10E3">
      <w:pPr>
        <w:pStyle w:val="L1-FlLSp12"/>
      </w:pPr>
    </w:p>
    <w:p w14:paraId="248882E3" w14:textId="77777777" w:rsidR="00F27E8A" w:rsidRDefault="00F27E8A" w:rsidP="000E10E3">
      <w:pPr>
        <w:pStyle w:val="L1-FlLSp12"/>
      </w:pPr>
      <w:r w:rsidRPr="00F1465E">
        <w:t>Insert more description of the values presented in Tables 1.</w:t>
      </w:r>
      <w:r>
        <w:t>2.</w:t>
      </w:r>
      <w:r w:rsidRPr="00F1465E">
        <w:t>1 and 1.2</w:t>
      </w:r>
      <w:r>
        <w:t>.2</w:t>
      </w:r>
      <w:r w:rsidRPr="00F1465E">
        <w:t>, as well as the specific source information for [Country’s] population estimates.</w:t>
      </w:r>
      <w:r>
        <w:t xml:space="preserve"> </w:t>
      </w:r>
    </w:p>
    <w:p w14:paraId="2411F3D1" w14:textId="77777777" w:rsidR="00F27E8A" w:rsidRDefault="00F27E8A" w:rsidP="000E10E3">
      <w:pPr>
        <w:pStyle w:val="L1-FlLSp12"/>
      </w:pPr>
    </w:p>
    <w:p w14:paraId="5FC358FD" w14:textId="77777777" w:rsidR="00F27E8A" w:rsidRDefault="00F27E8A" w:rsidP="000E10E3">
      <w:pPr>
        <w:pStyle w:val="L1-FlLSp12"/>
      </w:pPr>
      <w:r w:rsidRPr="00F1465E">
        <w:t xml:space="preserve">Insert </w:t>
      </w:r>
      <w:r>
        <w:t xml:space="preserve">a </w:t>
      </w:r>
      <w:r w:rsidRPr="00F1465E">
        <w:t xml:space="preserve">footnote </w:t>
      </w:r>
      <w:r>
        <w:t>that s</w:t>
      </w:r>
      <w:r w:rsidRPr="00F1465E">
        <w:t>pecif</w:t>
      </w:r>
      <w:r>
        <w:t>ies</w:t>
      </w:r>
      <w:r w:rsidRPr="00F1465E">
        <w:t xml:space="preserve"> when the last census was undertaken and, as relevant, any adjustments that were necessary to account for population growth or other known demographic changes.</w:t>
      </w:r>
      <w:r>
        <w:t xml:space="preserve"> </w:t>
      </w:r>
    </w:p>
    <w:p w14:paraId="6439C75C" w14:textId="77777777" w:rsidR="00F27E8A" w:rsidRDefault="00F27E8A" w:rsidP="000E10E3">
      <w:pPr>
        <w:pStyle w:val="L1-FlLSp12"/>
      </w:pPr>
    </w:p>
    <w:p w14:paraId="17A21261" w14:textId="77777777" w:rsidR="00F27E8A" w:rsidRDefault="00F27E8A" w:rsidP="000E10E3">
      <w:pPr>
        <w:pStyle w:val="CommentText"/>
      </w:pPr>
      <w:r>
        <w:t>Describe the source of the data used to determine the sub-population numbers (e.g. ZOI survey data on the distribution of individuals and households among gendered household types in the sample was used to estimate the distribution in the ZOI population.)</w:t>
      </w:r>
    </w:p>
  </w:comment>
  <w:comment w:id="197" w:author="USAID/BFS" w:date="2019-10-14T16:32:00Z" w:initials="USAID/BFS">
    <w:p w14:paraId="11B0A270" w14:textId="77777777" w:rsidR="00F27E8A" w:rsidRDefault="00F27E8A" w:rsidP="00131E6E">
      <w:pPr>
        <w:pStyle w:val="CommentText"/>
        <w:rPr>
          <w:b/>
        </w:rPr>
      </w:pPr>
      <w:r>
        <w:rPr>
          <w:rStyle w:val="CommentReference"/>
        </w:rPr>
        <w:annotationRef/>
      </w:r>
    </w:p>
    <w:p w14:paraId="40545B42" w14:textId="77777777" w:rsidR="00F27E8A" w:rsidRDefault="00F27E8A" w:rsidP="00131E6E">
      <w:pPr>
        <w:pStyle w:val="CommentText"/>
        <w:rPr>
          <w:b/>
        </w:rPr>
      </w:pPr>
      <w:r w:rsidRPr="00D65EC2">
        <w:rPr>
          <w:b/>
        </w:rPr>
        <w:t>INSTRUCTIONS:</w:t>
      </w:r>
    </w:p>
    <w:p w14:paraId="7F3DD222" w14:textId="77777777" w:rsidR="00F27E8A" w:rsidRPr="00D65EC2" w:rsidRDefault="00F27E8A" w:rsidP="00131E6E">
      <w:pPr>
        <w:pStyle w:val="CommentText"/>
      </w:pPr>
    </w:p>
    <w:p w14:paraId="01B3566B" w14:textId="56B06721" w:rsidR="00F27E8A" w:rsidRPr="00D65EC2" w:rsidRDefault="00F27E8A" w:rsidP="00131E6E">
      <w:pPr>
        <w:pStyle w:val="CommentText"/>
      </w:pPr>
      <w:r w:rsidRPr="00D65EC2">
        <w:t>Provide a detailed footnote in this table that specifically describes the source</w:t>
      </w:r>
      <w:r>
        <w:t>s of these data</w:t>
      </w:r>
      <w:r w:rsidRPr="00D65EC2">
        <w:t>.</w:t>
      </w:r>
    </w:p>
    <w:p w14:paraId="58070848" w14:textId="77777777" w:rsidR="00F27E8A" w:rsidRDefault="00F27E8A" w:rsidP="00131E6E">
      <w:pPr>
        <w:pStyle w:val="CommentText"/>
      </w:pPr>
    </w:p>
    <w:p w14:paraId="64F0D6E2" w14:textId="20D5A1F4"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00" w:author="USAID/BFS" w:date="2019-10-14T16:33:00Z" w:initials="USAID/BFS">
    <w:p w14:paraId="02CCBD1F" w14:textId="77777777" w:rsidR="00F27E8A" w:rsidRDefault="00F27E8A" w:rsidP="00131E6E">
      <w:pPr>
        <w:pStyle w:val="CommentText"/>
        <w:rPr>
          <w:b/>
        </w:rPr>
      </w:pPr>
      <w:r>
        <w:rPr>
          <w:rStyle w:val="CommentReference"/>
        </w:rPr>
        <w:annotationRef/>
      </w:r>
    </w:p>
    <w:p w14:paraId="03800663" w14:textId="77777777" w:rsidR="00F27E8A" w:rsidRDefault="00F27E8A" w:rsidP="00131E6E">
      <w:pPr>
        <w:pStyle w:val="CommentText"/>
        <w:rPr>
          <w:b/>
        </w:rPr>
      </w:pPr>
      <w:r w:rsidRPr="00D65EC2">
        <w:rPr>
          <w:b/>
        </w:rPr>
        <w:t>INSTRUCTIONS:</w:t>
      </w:r>
    </w:p>
    <w:p w14:paraId="6181B950" w14:textId="77777777" w:rsidR="00F27E8A" w:rsidRPr="00D65EC2" w:rsidRDefault="00F27E8A" w:rsidP="00131E6E">
      <w:pPr>
        <w:pStyle w:val="CommentText"/>
      </w:pPr>
    </w:p>
    <w:p w14:paraId="48AF2F7C" w14:textId="48056931" w:rsidR="00F27E8A" w:rsidRPr="00D65EC2" w:rsidRDefault="00F27E8A" w:rsidP="00131E6E">
      <w:pPr>
        <w:pStyle w:val="CommentText"/>
      </w:pPr>
      <w:r w:rsidRPr="00D65EC2">
        <w:t>Provide a detailed footnote in this table that specifically des</w:t>
      </w:r>
      <w:r>
        <w:t>cribes the source of these data.</w:t>
      </w:r>
    </w:p>
    <w:p w14:paraId="03BD7527" w14:textId="77777777" w:rsidR="00F27E8A" w:rsidRDefault="00F27E8A" w:rsidP="00131E6E">
      <w:pPr>
        <w:pStyle w:val="CommentText"/>
      </w:pPr>
    </w:p>
    <w:p w14:paraId="624DCA13" w14:textId="16440920" w:rsidR="00F27E8A" w:rsidRDefault="00F27E8A" w:rsidP="00131E6E">
      <w:pPr>
        <w:pStyle w:val="CommentText"/>
      </w:pPr>
      <w:r w:rsidRPr="00D65EC2">
        <w:t xml:space="preserve">In general, it is expected that </w:t>
      </w:r>
      <w:r>
        <w:t xml:space="preserve">the </w:t>
      </w:r>
      <w:r w:rsidRPr="00D65EC2">
        <w:t xml:space="preserve">data </w:t>
      </w:r>
      <w:r>
        <w:t xml:space="preserve">on overall ZOI population </w:t>
      </w:r>
      <w:r w:rsidRPr="00D65EC2">
        <w:t>will come from the country’s national statistical office</w:t>
      </w:r>
      <w:r>
        <w:t xml:space="preserve">, with information on </w:t>
      </w:r>
      <w:r w:rsidRPr="00D65EC2">
        <w:t xml:space="preserve">the distribution </w:t>
      </w:r>
      <w:r w:rsidRPr="00DE29C5">
        <w:t xml:space="preserve">of some sub-populations </w:t>
      </w:r>
      <w:r>
        <w:t xml:space="preserve">being </w:t>
      </w:r>
      <w:r w:rsidRPr="00D65EC2">
        <w:t xml:space="preserve">derived from </w:t>
      </w:r>
      <w:r>
        <w:t xml:space="preserve">ZOI </w:t>
      </w:r>
      <w:r w:rsidRPr="00D65EC2">
        <w:t>survey data and imputed to population data.</w:t>
      </w:r>
    </w:p>
  </w:comment>
  <w:comment w:id="212" w:author="USAID/BFS" w:date="2019-10-04T16:22:00Z" w:initials="USAID/BFS">
    <w:p w14:paraId="7F7D9F88" w14:textId="4E917B70" w:rsidR="00F27E8A" w:rsidRDefault="00F27E8A">
      <w:pPr>
        <w:pStyle w:val="CommentText"/>
      </w:pPr>
      <w:r>
        <w:rPr>
          <w:rStyle w:val="CommentReference"/>
        </w:rPr>
        <w:annotationRef/>
      </w:r>
    </w:p>
    <w:p w14:paraId="3E394BE8" w14:textId="4281B384" w:rsidR="00F27E8A" w:rsidRDefault="00F27E8A">
      <w:pPr>
        <w:pStyle w:val="CommentText"/>
        <w:rPr>
          <w:b/>
        </w:rPr>
      </w:pPr>
      <w:r>
        <w:rPr>
          <w:b/>
        </w:rPr>
        <w:t xml:space="preserve">INSTRUCTIONS: </w:t>
      </w:r>
    </w:p>
    <w:p w14:paraId="04D0A01B" w14:textId="6F6BDCA0" w:rsidR="00F27E8A" w:rsidRDefault="00F27E8A">
      <w:pPr>
        <w:pStyle w:val="CommentText"/>
        <w:rPr>
          <w:b/>
        </w:rPr>
      </w:pPr>
    </w:p>
    <w:p w14:paraId="17FBD4A6" w14:textId="3D7DE810" w:rsidR="00F27E8A" w:rsidRPr="000003A8" w:rsidRDefault="00F27E8A">
      <w:pPr>
        <w:pStyle w:val="CommentText"/>
      </w:pPr>
      <w:r>
        <w:t>S</w:t>
      </w:r>
      <w:r w:rsidRPr="000003A8">
        <w:t>pecify all sources of data used to generate indicator estimates</w:t>
      </w:r>
      <w:r>
        <w:t xml:space="preserve"> at both baseline and endline.</w:t>
      </w:r>
    </w:p>
  </w:comment>
  <w:comment w:id="213" w:author="USAID/BFS" w:date="2019-10-04T16:25:00Z" w:initials="USAID/BFS">
    <w:p w14:paraId="032706C9" w14:textId="5F517629" w:rsidR="00F27E8A" w:rsidRDefault="00F27E8A">
      <w:pPr>
        <w:pStyle w:val="CommentText"/>
      </w:pPr>
      <w:r>
        <w:rPr>
          <w:rStyle w:val="CommentReference"/>
        </w:rPr>
        <w:annotationRef/>
      </w:r>
    </w:p>
    <w:p w14:paraId="532EE2CD" w14:textId="2E0F15DD" w:rsidR="00F27E8A" w:rsidRDefault="00F27E8A">
      <w:pPr>
        <w:pStyle w:val="CommentText"/>
        <w:rPr>
          <w:b/>
        </w:rPr>
      </w:pPr>
      <w:r>
        <w:rPr>
          <w:b/>
        </w:rPr>
        <w:t>INSTRUCTIONS:</w:t>
      </w:r>
    </w:p>
    <w:p w14:paraId="13C68C51" w14:textId="0F142AC2" w:rsidR="00F27E8A" w:rsidRDefault="00F27E8A">
      <w:pPr>
        <w:pStyle w:val="CommentText"/>
        <w:rPr>
          <w:b/>
        </w:rPr>
      </w:pPr>
    </w:p>
    <w:p w14:paraId="13B91A3D" w14:textId="5ACCF99D" w:rsidR="00F27E8A" w:rsidRPr="00B106B2" w:rsidRDefault="00F27E8A">
      <w:pPr>
        <w:pStyle w:val="CommentText"/>
      </w:pPr>
      <w:r>
        <w:t>Adjust this sentence if no secondary data sources were used.</w:t>
      </w:r>
    </w:p>
  </w:comment>
  <w:comment w:id="220" w:author="USAID/BFS" w:date="2019-10-04T16:22:00Z" w:initials="USAID/BFS">
    <w:p w14:paraId="297E551B" w14:textId="77777777" w:rsidR="00F27E8A" w:rsidRDefault="00F27E8A" w:rsidP="000003A8">
      <w:pPr>
        <w:spacing w:line="240" w:lineRule="auto"/>
        <w:contextualSpacing/>
        <w:rPr>
          <w:rFonts w:eastAsia="Cabin"/>
          <w:b/>
          <w:szCs w:val="22"/>
        </w:rPr>
      </w:pPr>
      <w:r>
        <w:rPr>
          <w:rStyle w:val="CommentReference"/>
        </w:rPr>
        <w:annotationRef/>
      </w:r>
    </w:p>
    <w:p w14:paraId="4D2E809F" w14:textId="77777777" w:rsidR="00F27E8A" w:rsidRDefault="00F27E8A" w:rsidP="000003A8">
      <w:pPr>
        <w:spacing w:line="240" w:lineRule="auto"/>
        <w:contextualSpacing/>
        <w:rPr>
          <w:rFonts w:eastAsia="Cabin"/>
          <w:szCs w:val="22"/>
        </w:rPr>
      </w:pPr>
      <w:r w:rsidRPr="00BF131C">
        <w:rPr>
          <w:rFonts w:eastAsia="Cabin"/>
          <w:b/>
          <w:szCs w:val="22"/>
        </w:rPr>
        <w:t>INSTRUCTIONS</w:t>
      </w:r>
      <w:r w:rsidRPr="00BF131C">
        <w:rPr>
          <w:rFonts w:eastAsia="Cabin"/>
          <w:szCs w:val="22"/>
        </w:rPr>
        <w:t xml:space="preserve">: </w:t>
      </w:r>
    </w:p>
    <w:p w14:paraId="44BB25E5" w14:textId="77777777" w:rsidR="00F27E8A" w:rsidRDefault="00F27E8A" w:rsidP="000003A8">
      <w:pPr>
        <w:spacing w:line="240" w:lineRule="auto"/>
        <w:contextualSpacing/>
        <w:rPr>
          <w:rFonts w:eastAsia="Cabin"/>
          <w:szCs w:val="22"/>
        </w:rPr>
      </w:pPr>
    </w:p>
    <w:p w14:paraId="548BE582" w14:textId="55D0C24F" w:rsidR="00F27E8A" w:rsidRDefault="00F27E8A" w:rsidP="000003A8">
      <w:pPr>
        <w:spacing w:line="240" w:lineRule="auto"/>
        <w:contextualSpacing/>
        <w:rPr>
          <w:szCs w:val="22"/>
        </w:rPr>
      </w:pPr>
      <w:r>
        <w:rPr>
          <w:szCs w:val="22"/>
        </w:rPr>
        <w:t>S</w:t>
      </w:r>
      <w:r w:rsidRPr="00BF131C">
        <w:rPr>
          <w:szCs w:val="22"/>
        </w:rPr>
        <w:t>pecify all sources of data used to generate indicator estimates including name of data source and fieldwork dates</w:t>
      </w:r>
      <w:r w:rsidRPr="00BF131C">
        <w:rPr>
          <w:rStyle w:val="CommentReference"/>
          <w:rFonts w:eastAsia="Calibri"/>
          <w:sz w:val="22"/>
          <w:szCs w:val="22"/>
        </w:rPr>
        <w:annotationRef/>
      </w:r>
      <w:r>
        <w:rPr>
          <w:szCs w:val="22"/>
        </w:rPr>
        <w:t xml:space="preserve">. If no secondary data were used, delete this sentence &amp; Table 2.1. </w:t>
      </w:r>
    </w:p>
    <w:p w14:paraId="15F0A204" w14:textId="77777777" w:rsidR="00F27E8A" w:rsidRPr="00BB1728" w:rsidRDefault="00F27E8A" w:rsidP="000003A8">
      <w:pPr>
        <w:spacing w:line="240" w:lineRule="auto"/>
        <w:contextualSpacing/>
        <w:rPr>
          <w:rFonts w:eastAsia="Cabin"/>
          <w:b/>
          <w:szCs w:val="22"/>
        </w:rPr>
      </w:pPr>
    </w:p>
    <w:p w14:paraId="1183981C" w14:textId="77777777" w:rsidR="00F27E8A" w:rsidRPr="004E52F1" w:rsidRDefault="00F27E8A" w:rsidP="00B106B2">
      <w:pPr>
        <w:pStyle w:val="CommentText"/>
        <w:rPr>
          <w:b/>
        </w:rPr>
      </w:pPr>
      <w:r w:rsidRPr="00066905">
        <w:rPr>
          <w:b/>
        </w:rPr>
        <w:t>INSTRUCTIONS:</w:t>
      </w:r>
    </w:p>
    <w:p w14:paraId="4BDD72FC" w14:textId="77777777" w:rsidR="00F27E8A" w:rsidRDefault="00F27E8A" w:rsidP="00B106B2">
      <w:pPr>
        <w:pStyle w:val="CommentText"/>
      </w:pPr>
      <w:r w:rsidRPr="00066905">
        <w:t xml:space="preserve">Modify the name of the data source and date collected according to the source used for each indicator for the </w:t>
      </w:r>
      <w:r>
        <w:t>baseline assessment and the endline survey</w:t>
      </w:r>
      <w:r w:rsidRPr="00066905">
        <w:t>.</w:t>
      </w:r>
    </w:p>
    <w:p w14:paraId="04A25606" w14:textId="77777777" w:rsidR="00F27E8A" w:rsidRDefault="00F27E8A" w:rsidP="00B106B2">
      <w:pPr>
        <w:pStyle w:val="CommentText"/>
      </w:pPr>
    </w:p>
    <w:p w14:paraId="0DF8EA33" w14:textId="2AD9E7E7" w:rsidR="00F27E8A" w:rsidRDefault="00F27E8A" w:rsidP="00B106B2">
      <w:pPr>
        <w:pStyle w:val="CommentText"/>
      </w:pPr>
      <w:r w:rsidRPr="00BF131C">
        <w:rPr>
          <w:rFonts w:eastAsia="Cabin"/>
          <w:szCs w:val="22"/>
        </w:rPr>
        <w:t xml:space="preserve">Sources of data for the </w:t>
      </w:r>
      <w:r>
        <w:rPr>
          <w:rFonts w:eastAsia="Cabin"/>
          <w:szCs w:val="22"/>
        </w:rPr>
        <w:t xml:space="preserve">ZOI </w:t>
      </w:r>
      <w:r w:rsidRPr="00BF131C">
        <w:rPr>
          <w:rFonts w:eastAsia="Cabin"/>
          <w:szCs w:val="22"/>
        </w:rPr>
        <w:t xml:space="preserve">indicators other than the </w:t>
      </w:r>
      <w:r w:rsidRPr="00BF131C">
        <w:rPr>
          <w:szCs w:val="22"/>
        </w:rPr>
        <w:t xml:space="preserve">primary data collected by Feed the Future contractor </w:t>
      </w:r>
      <w:r>
        <w:rPr>
          <w:szCs w:val="22"/>
        </w:rPr>
        <w:t xml:space="preserve">may have </w:t>
      </w:r>
      <w:r w:rsidRPr="00BF131C">
        <w:rPr>
          <w:szCs w:val="22"/>
        </w:rPr>
        <w:t>include</w:t>
      </w:r>
      <w:r>
        <w:rPr>
          <w:szCs w:val="22"/>
        </w:rPr>
        <w:t>d</w:t>
      </w:r>
      <w:r w:rsidRPr="00BF131C">
        <w:rPr>
          <w:szCs w:val="22"/>
        </w:rPr>
        <w:t>: (1)</w:t>
      </w:r>
      <w:r w:rsidRPr="00BF131C">
        <w:rPr>
          <w:rFonts w:eastAsia="Cabin"/>
          <w:szCs w:val="22"/>
        </w:rPr>
        <w:t xml:space="preserve"> major internationally-funded surveys such as the Demographic and Health Surveys (DHS), Multiple Indicator Cluster Surveys (MICS), and Living Standards Measurement Surveys (LSMS); </w:t>
      </w:r>
      <w:r w:rsidRPr="00BF131C">
        <w:rPr>
          <w:szCs w:val="22"/>
        </w:rPr>
        <w:t xml:space="preserve">and (2) </w:t>
      </w:r>
      <w:r w:rsidRPr="00BF131C">
        <w:rPr>
          <w:rFonts w:eastAsia="Cabin"/>
          <w:szCs w:val="22"/>
        </w:rPr>
        <w:t>Other surveys conducted in country.</w:t>
      </w:r>
    </w:p>
  </w:comment>
  <w:comment w:id="226" w:author="USAID/BFS" w:date="2019-10-30T08:48:00Z" w:initials="KZ">
    <w:p w14:paraId="05F9FE20" w14:textId="77777777" w:rsidR="00F27E8A" w:rsidRDefault="00F27E8A">
      <w:pPr>
        <w:pStyle w:val="CommentText"/>
      </w:pPr>
    </w:p>
    <w:p w14:paraId="4D8D02AF" w14:textId="4363F23D" w:rsidR="00F27E8A" w:rsidRDefault="00F27E8A">
      <w:pPr>
        <w:pStyle w:val="CommentText"/>
        <w:rPr>
          <w:b/>
          <w:bCs/>
        </w:rPr>
      </w:pPr>
      <w:r>
        <w:rPr>
          <w:b/>
          <w:bCs/>
        </w:rPr>
        <w:t>INSTRUCTIONS:</w:t>
      </w:r>
    </w:p>
    <w:p w14:paraId="6C50EA65" w14:textId="77777777" w:rsidR="00F27E8A" w:rsidRPr="003B29B5" w:rsidRDefault="00F27E8A">
      <w:pPr>
        <w:pStyle w:val="CommentText"/>
        <w:rPr>
          <w:b/>
          <w:bCs/>
        </w:rPr>
      </w:pPr>
    </w:p>
    <w:p w14:paraId="116EB82C" w14:textId="30BAB12D" w:rsidR="00F27E8A" w:rsidRDefault="00F27E8A">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0" w:author="USAID/BFS" w:date="2019-10-29T13:17:00Z" w:initials="KZ">
    <w:p w14:paraId="36BB5886" w14:textId="77777777" w:rsidR="00F27E8A" w:rsidRDefault="00F27E8A" w:rsidP="00E17BCF">
      <w:pPr>
        <w:pStyle w:val="CommentText"/>
        <w:rPr>
          <w:b/>
          <w:bCs/>
        </w:rPr>
      </w:pPr>
    </w:p>
    <w:p w14:paraId="750E33E8" w14:textId="77777777" w:rsidR="00F27E8A" w:rsidRDefault="00F27E8A" w:rsidP="00E17BCF">
      <w:pPr>
        <w:pStyle w:val="CommentText"/>
        <w:rPr>
          <w:b/>
          <w:bCs/>
        </w:rPr>
      </w:pPr>
      <w:r>
        <w:rPr>
          <w:rStyle w:val="CommentReference"/>
        </w:rPr>
        <w:annotationRef/>
      </w:r>
      <w:r>
        <w:rPr>
          <w:b/>
          <w:bCs/>
        </w:rPr>
        <w:t xml:space="preserve">INSTRUCTIONS: </w:t>
      </w:r>
    </w:p>
    <w:p w14:paraId="026D30A9" w14:textId="77777777" w:rsidR="00F27E8A" w:rsidRDefault="00F27E8A" w:rsidP="00E17BCF">
      <w:pPr>
        <w:pStyle w:val="CommentText"/>
        <w:rPr>
          <w:b/>
          <w:bCs/>
        </w:rPr>
      </w:pPr>
    </w:p>
    <w:p w14:paraId="4C3FD9C8" w14:textId="3CEA4531" w:rsidR="00F27E8A" w:rsidRPr="0086291C" w:rsidRDefault="00F27E8A" w:rsidP="00E17BCF">
      <w:pPr>
        <w:pStyle w:val="CommentText"/>
      </w:pPr>
      <w:r>
        <w:t>Cite all data sources included in table.</w:t>
      </w:r>
    </w:p>
  </w:comment>
  <w:comment w:id="231" w:author="USAID/BFS" w:date="2019-10-28T16:26:00Z" w:initials="KZ">
    <w:p w14:paraId="4B83DBC4" w14:textId="77777777" w:rsidR="00F27E8A" w:rsidRDefault="00F27E8A">
      <w:pPr>
        <w:pStyle w:val="CommentText"/>
      </w:pPr>
      <w:r>
        <w:rPr>
          <w:rStyle w:val="CommentReference"/>
        </w:rPr>
        <w:annotationRef/>
      </w:r>
    </w:p>
    <w:p w14:paraId="211B9DEB" w14:textId="77777777" w:rsidR="00F27E8A" w:rsidRDefault="00F27E8A">
      <w:pPr>
        <w:pStyle w:val="CommentText"/>
        <w:rPr>
          <w:b/>
          <w:bCs/>
        </w:rPr>
      </w:pPr>
      <w:r>
        <w:rPr>
          <w:b/>
          <w:bCs/>
        </w:rPr>
        <w:t>INSTRUCTIONS:</w:t>
      </w:r>
    </w:p>
    <w:p w14:paraId="20D6B03E" w14:textId="77777777" w:rsidR="00F27E8A" w:rsidRDefault="00F27E8A">
      <w:pPr>
        <w:pStyle w:val="CommentText"/>
        <w:rPr>
          <w:b/>
          <w:bCs/>
        </w:rPr>
      </w:pPr>
    </w:p>
    <w:p w14:paraId="6E65ECE8" w14:textId="5739B745" w:rsidR="00F27E8A" w:rsidRPr="001127B8" w:rsidRDefault="00F27E8A">
      <w:pPr>
        <w:pStyle w:val="CommentText"/>
      </w:pPr>
      <w:r>
        <w:t>Create a section for each secondary data source used at baseline.</w:t>
      </w:r>
    </w:p>
  </w:comment>
  <w:comment w:id="232" w:author="USAID/BFS" w:date="2019-10-30T08:51:00Z" w:initials="KZ">
    <w:p w14:paraId="0DB0B6A6" w14:textId="77777777" w:rsidR="00F27E8A" w:rsidRDefault="00F27E8A">
      <w:pPr>
        <w:pStyle w:val="CommentText"/>
        <w:rPr>
          <w:b/>
          <w:bCs/>
        </w:rPr>
      </w:pPr>
      <w:r>
        <w:rPr>
          <w:rStyle w:val="CommentReference"/>
        </w:rPr>
        <w:annotationRef/>
      </w:r>
    </w:p>
    <w:p w14:paraId="27A38D78" w14:textId="77777777" w:rsidR="00F27E8A" w:rsidRDefault="00F27E8A">
      <w:pPr>
        <w:pStyle w:val="CommentText"/>
        <w:rPr>
          <w:b/>
          <w:bCs/>
        </w:rPr>
      </w:pPr>
      <w:r>
        <w:rPr>
          <w:b/>
          <w:bCs/>
        </w:rPr>
        <w:t>INSTRUCTIONS:</w:t>
      </w:r>
    </w:p>
    <w:p w14:paraId="18E4DBD9" w14:textId="77777777" w:rsidR="00F27E8A" w:rsidRDefault="00F27E8A">
      <w:pPr>
        <w:pStyle w:val="CommentText"/>
        <w:rPr>
          <w:b/>
          <w:bCs/>
        </w:rPr>
      </w:pPr>
    </w:p>
    <w:p w14:paraId="349E8FCD" w14:textId="21609BB1" w:rsidR="00F27E8A" w:rsidRPr="00DB03B2" w:rsidRDefault="00F27E8A">
      <w:pPr>
        <w:pStyle w:val="CommentText"/>
      </w:pPr>
      <w:r w:rsidRPr="00DB03B2">
        <w:rPr>
          <w:noProof/>
        </w:rPr>
        <w:t xml:space="preserve">Describe how the data from baseline Secondary Data Source #1 were made relevant to the </w:t>
      </w:r>
      <w:r>
        <w:rPr>
          <w:szCs w:val="22"/>
        </w:rPr>
        <w:t>Phase One ZOI</w:t>
      </w:r>
      <w:r w:rsidRPr="00DB03B2">
        <w:rPr>
          <w:noProof/>
        </w:rPr>
        <w:t xml:space="preserve"> and comparable to endline data used to calculate the same indicator(s) at endline.]</w:t>
      </w:r>
    </w:p>
  </w:comment>
  <w:comment w:id="234" w:author="USAID/BFS" w:date="2019-10-30T08:48:00Z" w:initials="KZ">
    <w:p w14:paraId="4CAF85B3" w14:textId="77777777" w:rsidR="00F27E8A" w:rsidRDefault="00F27E8A" w:rsidP="00472E17">
      <w:pPr>
        <w:pStyle w:val="CommentText"/>
      </w:pPr>
    </w:p>
    <w:p w14:paraId="04A9037D" w14:textId="77777777" w:rsidR="00F27E8A" w:rsidRDefault="00F27E8A" w:rsidP="00472E17">
      <w:pPr>
        <w:pStyle w:val="CommentText"/>
        <w:rPr>
          <w:b/>
          <w:bCs/>
        </w:rPr>
      </w:pPr>
      <w:r>
        <w:rPr>
          <w:b/>
          <w:bCs/>
        </w:rPr>
        <w:t>INSTRUCTIONS:</w:t>
      </w:r>
    </w:p>
    <w:p w14:paraId="62F7959E" w14:textId="77777777" w:rsidR="00F27E8A" w:rsidRPr="003B29B5" w:rsidRDefault="00F27E8A" w:rsidP="00472E17">
      <w:pPr>
        <w:pStyle w:val="CommentText"/>
        <w:rPr>
          <w:b/>
          <w:bCs/>
        </w:rPr>
      </w:pPr>
    </w:p>
    <w:p w14:paraId="4F33CBFA" w14:textId="77777777" w:rsidR="00F27E8A" w:rsidRDefault="00F27E8A" w:rsidP="00472E17">
      <w:pPr>
        <w:pStyle w:val="CommentText"/>
      </w:pPr>
      <w:r>
        <w:rPr>
          <w:rStyle w:val="CommentReference"/>
        </w:rPr>
        <w:annotationRef/>
      </w:r>
      <w:r w:rsidRPr="003B29B5">
        <w:rPr>
          <w:rStyle w:val="CommentReference"/>
        </w:rPr>
        <w:t xml:space="preserve">Describe </w:t>
      </w:r>
      <w:r w:rsidRPr="003B29B5">
        <w:t>which ZOI indicators were calculated using primary data and which were calculated using secondary data at baseline.</w:t>
      </w:r>
    </w:p>
  </w:comment>
  <w:comment w:id="236" w:author="USAID/BFS" w:date="2019-10-08T10:50:00Z" w:initials="USAID/BFS">
    <w:p w14:paraId="310BF8F3" w14:textId="77777777" w:rsidR="00F27E8A" w:rsidRDefault="00F27E8A">
      <w:pPr>
        <w:pStyle w:val="CommentText"/>
        <w:rPr>
          <w:b/>
        </w:rPr>
      </w:pPr>
      <w:r>
        <w:rPr>
          <w:rStyle w:val="CommentReference"/>
        </w:rPr>
        <w:annotationRef/>
      </w:r>
    </w:p>
    <w:p w14:paraId="1D71E0FF" w14:textId="3D7E4AE5" w:rsidR="00F27E8A" w:rsidRDefault="00F27E8A">
      <w:pPr>
        <w:pStyle w:val="CommentText"/>
        <w:rPr>
          <w:b/>
        </w:rPr>
      </w:pPr>
      <w:r>
        <w:rPr>
          <w:b/>
        </w:rPr>
        <w:t>INSTRUCTIONS:</w:t>
      </w:r>
    </w:p>
    <w:p w14:paraId="42E70BE6" w14:textId="77777777" w:rsidR="00F27E8A" w:rsidRPr="001A3F0A" w:rsidRDefault="00F27E8A">
      <w:pPr>
        <w:pStyle w:val="CommentText"/>
        <w:rPr>
          <w:b/>
        </w:rPr>
      </w:pPr>
    </w:p>
    <w:p w14:paraId="1FC77FAB" w14:textId="60114D08" w:rsidR="00F27E8A" w:rsidRDefault="00F27E8A" w:rsidP="001A3F0A">
      <w:pPr>
        <w:pStyle w:val="BodyText"/>
      </w:pPr>
      <w:r w:rsidRPr="001A3F0A">
        <w:t>Include the most important information about the sample size estimates and sample weighting using the text below and adding or modifying as needed. More detailed description is presented in Appendix 2.1.</w:t>
      </w:r>
    </w:p>
    <w:p w14:paraId="0E1DBC96" w14:textId="77777777" w:rsidR="00F27E8A" w:rsidRDefault="00F27E8A">
      <w:pPr>
        <w:pStyle w:val="CommentText"/>
      </w:pPr>
    </w:p>
  </w:comment>
  <w:comment w:id="237" w:author="USAID/BFS" w:date="2019-09-20T11:12:00Z" w:initials="USAID/BFS">
    <w:p w14:paraId="527FA1BC" w14:textId="77777777" w:rsidR="00F27E8A" w:rsidRDefault="00F27E8A" w:rsidP="00A74BE8">
      <w:pPr>
        <w:pStyle w:val="CommentText"/>
      </w:pPr>
      <w:r>
        <w:rPr>
          <w:rStyle w:val="CommentReference"/>
        </w:rPr>
        <w:annotationRef/>
      </w:r>
    </w:p>
    <w:p w14:paraId="056C7880" w14:textId="77777777" w:rsidR="00F27E8A" w:rsidRPr="00D5799E" w:rsidRDefault="00F27E8A" w:rsidP="00A74BE8">
      <w:pPr>
        <w:pStyle w:val="CommentText"/>
        <w:rPr>
          <w:b/>
        </w:rPr>
      </w:pPr>
      <w:r w:rsidRPr="00D5799E">
        <w:rPr>
          <w:b/>
        </w:rPr>
        <w:t>INSTRUCTIONS:</w:t>
      </w:r>
    </w:p>
    <w:p w14:paraId="2D5779C1" w14:textId="77777777" w:rsidR="00F27E8A" w:rsidRDefault="00F27E8A" w:rsidP="00A74BE8">
      <w:pPr>
        <w:pStyle w:val="CommentText"/>
      </w:pPr>
    </w:p>
    <w:p w14:paraId="0FE69DE2" w14:textId="77777777" w:rsidR="00F27E8A" w:rsidRDefault="00F27E8A" w:rsidP="00A74BE8">
      <w:pPr>
        <w:pStyle w:val="CommentText"/>
      </w:pPr>
      <w:r>
        <w:t>Allocation could be proportional, equal, or power. Confirm with the sampling statistician which approach to sampling allocation was used.</w:t>
      </w:r>
    </w:p>
  </w:comment>
  <w:comment w:id="238" w:author="USAID/BFS" w:date="2019-10-08T16:51:00Z" w:initials="USAID/BFS">
    <w:p w14:paraId="3C0BF34F" w14:textId="77777777" w:rsidR="00F27E8A" w:rsidRDefault="00F27E8A" w:rsidP="00A74BE8">
      <w:pPr>
        <w:pStyle w:val="CommentText"/>
      </w:pPr>
      <w:r>
        <w:rPr>
          <w:rStyle w:val="CommentReference"/>
        </w:rPr>
        <w:annotationRef/>
      </w:r>
    </w:p>
    <w:p w14:paraId="3181ED80" w14:textId="77777777" w:rsidR="00F27E8A" w:rsidRDefault="00F27E8A" w:rsidP="00A74BE8">
      <w:pPr>
        <w:pStyle w:val="CommentText"/>
        <w:rPr>
          <w:b/>
        </w:rPr>
      </w:pPr>
      <w:r w:rsidRPr="00374286">
        <w:rPr>
          <w:b/>
        </w:rPr>
        <w:t>I</w:t>
      </w:r>
      <w:r>
        <w:rPr>
          <w:b/>
        </w:rPr>
        <w:t>NSTRUCTIONS</w:t>
      </w:r>
      <w:r w:rsidRPr="00374286">
        <w:rPr>
          <w:b/>
        </w:rPr>
        <w:t>:</w:t>
      </w:r>
    </w:p>
    <w:p w14:paraId="60810C22" w14:textId="77777777" w:rsidR="00F27E8A" w:rsidRPr="00374286" w:rsidRDefault="00F27E8A" w:rsidP="00A74BE8">
      <w:pPr>
        <w:pStyle w:val="CommentText"/>
        <w:rPr>
          <w:b/>
        </w:rPr>
      </w:pPr>
    </w:p>
    <w:p w14:paraId="0D129F5C" w14:textId="76579591" w:rsidR="00F27E8A" w:rsidRDefault="00F27E8A" w:rsidP="00A74BE8">
      <w:pPr>
        <w:pStyle w:val="CommentText"/>
      </w:pPr>
      <w:r w:rsidRPr="00374286">
        <w:t xml:space="preserve">Insert </w:t>
      </w:r>
      <w:r>
        <w:t xml:space="preserve">a </w:t>
      </w:r>
      <w:r w:rsidRPr="00374286">
        <w:t>description</w:t>
      </w:r>
      <w:r>
        <w:t xml:space="preserve"> of questionnaire design process</w:t>
      </w:r>
      <w:r w:rsidRPr="00374286">
        <w:t>. Include information about adapt</w:t>
      </w:r>
      <w:r>
        <w:t>at</w:t>
      </w:r>
      <w:r w:rsidRPr="00374286">
        <w:t>ions of the core ZOI Survey questionnaire for the country context, any country-specific modules, translations, tablet preparation</w:t>
      </w:r>
      <w:r w:rsidRPr="00374286">
        <w:rPr>
          <w:rStyle w:val="CommentReference"/>
        </w:rPr>
        <w:annotationRef/>
      </w:r>
      <w:r>
        <w:t>s, pretesting, etc.</w:t>
      </w:r>
    </w:p>
  </w:comment>
  <w:comment w:id="239" w:author="USAID/BFS" w:date="2019-09-20T11:12:00Z" w:initials="USAID/BFS">
    <w:p w14:paraId="4A097F8A" w14:textId="77777777" w:rsidR="00F27E8A" w:rsidRDefault="00F27E8A" w:rsidP="00A74BE8">
      <w:pPr>
        <w:pStyle w:val="CommentText"/>
        <w:rPr>
          <w:b/>
        </w:rPr>
      </w:pPr>
      <w:r>
        <w:rPr>
          <w:rStyle w:val="CommentReference"/>
        </w:rPr>
        <w:annotationRef/>
      </w:r>
    </w:p>
    <w:p w14:paraId="696EB0E4" w14:textId="77777777" w:rsidR="00F27E8A" w:rsidRPr="004001E9" w:rsidRDefault="00F27E8A" w:rsidP="00A74BE8">
      <w:pPr>
        <w:pStyle w:val="CommentText"/>
        <w:rPr>
          <w:b/>
        </w:rPr>
      </w:pPr>
      <w:r w:rsidRPr="004001E9">
        <w:rPr>
          <w:b/>
        </w:rPr>
        <w:t>INSTRUCTIONS:</w:t>
      </w:r>
    </w:p>
    <w:p w14:paraId="5684F9E9" w14:textId="77777777" w:rsidR="00F27E8A" w:rsidRDefault="00F27E8A" w:rsidP="00A74BE8">
      <w:pPr>
        <w:pStyle w:val="CommentText"/>
      </w:pPr>
    </w:p>
    <w:p w14:paraId="46744CBD" w14:textId="77777777" w:rsidR="00F27E8A" w:rsidRDefault="00F27E8A" w:rsidP="00A74BE8">
      <w:pPr>
        <w:pStyle w:val="CommentText"/>
      </w:pPr>
      <w:r>
        <w:t>A</w:t>
      </w:r>
      <w:r w:rsidRPr="004001E9">
        <w:t>dd a discussion of seasonality of fieldwork relative to rainy season</w:t>
      </w:r>
      <w:r>
        <w:t>, post-harvest, lean season, pre- and post-Ramadan or other holidays where relevant, etc.</w:t>
      </w:r>
    </w:p>
  </w:comment>
  <w:comment w:id="241" w:author="USAID/BFS" w:date="2019-09-20T11:13:00Z" w:initials="USAID/BFS">
    <w:p w14:paraId="76B0DA7B" w14:textId="77777777" w:rsidR="00F27E8A" w:rsidRDefault="00F27E8A" w:rsidP="00A74BE8">
      <w:pPr>
        <w:pStyle w:val="CommentText"/>
        <w:rPr>
          <w:b/>
        </w:rPr>
      </w:pPr>
      <w:r>
        <w:rPr>
          <w:rStyle w:val="CommentReference"/>
        </w:rPr>
        <w:annotationRef/>
      </w:r>
    </w:p>
    <w:p w14:paraId="79BA8921" w14:textId="77777777" w:rsidR="00F27E8A" w:rsidRDefault="00F27E8A" w:rsidP="00A74BE8">
      <w:pPr>
        <w:pStyle w:val="CommentText"/>
        <w:rPr>
          <w:b/>
        </w:rPr>
      </w:pPr>
      <w:r>
        <w:rPr>
          <w:b/>
        </w:rPr>
        <w:t xml:space="preserve">INSTRUCTIONS: </w:t>
      </w:r>
    </w:p>
    <w:p w14:paraId="042BBF49" w14:textId="77777777" w:rsidR="00F27E8A" w:rsidRDefault="00F27E8A" w:rsidP="00A74BE8">
      <w:pPr>
        <w:pStyle w:val="CommentText"/>
        <w:rPr>
          <w:b/>
        </w:rPr>
      </w:pPr>
    </w:p>
    <w:p w14:paraId="1D561695" w14:textId="77777777" w:rsidR="00F27E8A" w:rsidRDefault="00F27E8A" w:rsidP="00A74BE8">
      <w:pPr>
        <w:pStyle w:val="CommentText"/>
      </w:pPr>
      <w:r>
        <w:t>Add a description of the household listing procedures, i.e., locating clusters, preparing location and sketch maps, and listing structures in each cluster. Indicate if shape files or satellite imagery was used to number the structures in the cluster. Include description of segmentation procedures used for large clusters, if required.</w:t>
      </w:r>
    </w:p>
  </w:comment>
  <w:comment w:id="243" w:author="USAID/BFS" w:date="2019-10-17T08:55:00Z" w:initials="USAID/BFS">
    <w:p w14:paraId="61D956B9" w14:textId="79AA5650" w:rsidR="00F27E8A" w:rsidRDefault="00F27E8A">
      <w:pPr>
        <w:pStyle w:val="CommentText"/>
      </w:pPr>
      <w:r>
        <w:rPr>
          <w:rStyle w:val="CommentReference"/>
        </w:rPr>
        <w:annotationRef/>
      </w:r>
    </w:p>
    <w:p w14:paraId="16BE2C96" w14:textId="5E78ED4E" w:rsidR="00F27E8A" w:rsidRDefault="00F27E8A">
      <w:pPr>
        <w:pStyle w:val="CommentText"/>
        <w:rPr>
          <w:b/>
        </w:rPr>
      </w:pPr>
      <w:r>
        <w:rPr>
          <w:b/>
        </w:rPr>
        <w:t>INTRUCTIONS:</w:t>
      </w:r>
    </w:p>
    <w:p w14:paraId="6034BAED" w14:textId="0645E3C3" w:rsidR="00F27E8A" w:rsidRDefault="00F27E8A">
      <w:pPr>
        <w:pStyle w:val="CommentText"/>
        <w:rPr>
          <w:b/>
        </w:rPr>
      </w:pPr>
    </w:p>
    <w:p w14:paraId="423F5168" w14:textId="6704BA06" w:rsidR="00F27E8A" w:rsidRPr="00757754" w:rsidRDefault="00F27E8A">
      <w:pPr>
        <w:pStyle w:val="CommentText"/>
      </w:pPr>
      <w:r>
        <w:t>Adapt training section to reflect what happened in the current ZOI Survey country, as applicable.</w:t>
      </w:r>
    </w:p>
  </w:comment>
  <w:comment w:id="244" w:author="USAID/BFS" w:date="2019-09-20T11:14:00Z" w:initials="USAID/BFS">
    <w:p w14:paraId="0AAD1B6A" w14:textId="77777777" w:rsidR="00F27E8A" w:rsidRDefault="00F27E8A" w:rsidP="00A74BE8">
      <w:pPr>
        <w:pStyle w:val="CommentText"/>
      </w:pPr>
      <w:r>
        <w:rPr>
          <w:rStyle w:val="CommentReference"/>
        </w:rPr>
        <w:annotationRef/>
      </w:r>
    </w:p>
    <w:p w14:paraId="2E015759" w14:textId="77777777" w:rsidR="00F27E8A" w:rsidRDefault="00F27E8A" w:rsidP="00A74BE8">
      <w:pPr>
        <w:pStyle w:val="CommentText"/>
        <w:rPr>
          <w:b/>
          <w:bCs/>
        </w:rPr>
      </w:pPr>
      <w:r w:rsidRPr="000F69B2">
        <w:rPr>
          <w:b/>
          <w:bCs/>
        </w:rPr>
        <w:t>INSTRUCTIONS:</w:t>
      </w:r>
    </w:p>
    <w:p w14:paraId="0480C0C3" w14:textId="77777777" w:rsidR="00F27E8A" w:rsidRPr="000F69B2" w:rsidRDefault="00F27E8A" w:rsidP="00A74BE8">
      <w:pPr>
        <w:pStyle w:val="CommentText"/>
        <w:rPr>
          <w:b/>
          <w:bCs/>
        </w:rPr>
      </w:pPr>
    </w:p>
    <w:p w14:paraId="5A6F9AA2" w14:textId="77777777" w:rsidR="00F27E8A" w:rsidRDefault="00F27E8A" w:rsidP="00A74BE8">
      <w:pPr>
        <w:pStyle w:val="CommentText"/>
      </w:pPr>
      <w:r>
        <w:t>Modify the field team composition if an agricultural interviewer was not part of the team.</w:t>
      </w:r>
    </w:p>
  </w:comment>
  <w:comment w:id="246" w:author="USAID/BFS" w:date="2019-09-20T11:14:00Z" w:initials="USAID/BFS">
    <w:p w14:paraId="14D7E7D9" w14:textId="77777777" w:rsidR="00F27E8A" w:rsidRDefault="00F27E8A" w:rsidP="00A74BE8">
      <w:pPr>
        <w:pStyle w:val="CommentText"/>
      </w:pPr>
      <w:r>
        <w:rPr>
          <w:rStyle w:val="CommentReference"/>
        </w:rPr>
        <w:annotationRef/>
      </w:r>
    </w:p>
    <w:p w14:paraId="39E62867" w14:textId="77777777" w:rsidR="00F27E8A" w:rsidRPr="00506E4D" w:rsidRDefault="00F27E8A" w:rsidP="00A74BE8">
      <w:pPr>
        <w:pStyle w:val="CommentText"/>
        <w:rPr>
          <w:b/>
        </w:rPr>
      </w:pPr>
      <w:r w:rsidRPr="00506E4D">
        <w:rPr>
          <w:b/>
        </w:rPr>
        <w:t>INSTRUCTIONS:</w:t>
      </w:r>
    </w:p>
    <w:p w14:paraId="4DA8D694" w14:textId="77777777" w:rsidR="00F27E8A" w:rsidRDefault="00F27E8A" w:rsidP="00A74BE8">
      <w:pPr>
        <w:pStyle w:val="CommentText"/>
      </w:pPr>
    </w:p>
    <w:p w14:paraId="613CB977" w14:textId="77777777" w:rsidR="00F27E8A" w:rsidRDefault="00F27E8A" w:rsidP="00A74BE8">
      <w:pPr>
        <w:pStyle w:val="CommentText"/>
      </w:pPr>
      <w:r w:rsidRPr="009334A7">
        <w:t xml:space="preserve">Insert relevant description of how the fieldwork was implemented (e.g., number of teams, start of fieldwork, </w:t>
      </w:r>
      <w:r>
        <w:t>supervision approach, QA/QC steps taken during fieldwork,</w:t>
      </w:r>
      <w:r w:rsidRPr="009334A7">
        <w:t xml:space="preserve"> end of fieldwork, and anything else deemed relevant for interpretation of the data such as inaccessible and replacement clusters</w:t>
      </w:r>
      <w:r w:rsidRPr="009334A7">
        <w:rPr>
          <w:rStyle w:val="CommentReference"/>
        </w:rPr>
        <w:annotationRef/>
      </w:r>
      <w:r w:rsidRPr="009334A7">
        <w:t>)</w:t>
      </w:r>
      <w:r>
        <w:t>.</w:t>
      </w:r>
    </w:p>
  </w:comment>
  <w:comment w:id="248" w:author="USAID/BFS" w:date="2019-09-20T11:15:00Z" w:initials="USAID/BFS">
    <w:p w14:paraId="71A3F1EE" w14:textId="77777777" w:rsidR="00F27E8A" w:rsidRDefault="00F27E8A" w:rsidP="00A74BE8">
      <w:pPr>
        <w:pStyle w:val="CommentText"/>
        <w:rPr>
          <w:b/>
        </w:rPr>
      </w:pPr>
      <w:r>
        <w:rPr>
          <w:rStyle w:val="CommentReference"/>
        </w:rPr>
        <w:annotationRef/>
      </w:r>
    </w:p>
    <w:p w14:paraId="39852049" w14:textId="77777777" w:rsidR="00F27E8A" w:rsidRDefault="00F27E8A" w:rsidP="00A74BE8">
      <w:pPr>
        <w:pStyle w:val="CommentText"/>
        <w:rPr>
          <w:b/>
        </w:rPr>
      </w:pPr>
      <w:r>
        <w:rPr>
          <w:b/>
        </w:rPr>
        <w:t>INSTRUCTIONS:</w:t>
      </w:r>
    </w:p>
    <w:p w14:paraId="43346EDB" w14:textId="77777777" w:rsidR="00F27E8A" w:rsidRDefault="00F27E8A" w:rsidP="00A74BE8">
      <w:pPr>
        <w:pStyle w:val="CommentText"/>
        <w:rPr>
          <w:b/>
        </w:rPr>
      </w:pPr>
    </w:p>
    <w:p w14:paraId="4D8D9555" w14:textId="77777777" w:rsidR="00F27E8A" w:rsidRDefault="00F27E8A" w:rsidP="00A74BE8">
      <w:pPr>
        <w:pStyle w:val="CommentText"/>
      </w:pPr>
      <w:r>
        <w:t>Add a description of steps taken to finalize the data, including data processing and editing, calculation of sample weights, adding Z-scores, and removing PII, and exporting data for analysis.</w:t>
      </w:r>
    </w:p>
    <w:p w14:paraId="4BA6CC8C" w14:textId="77777777" w:rsidR="00F27E8A" w:rsidRDefault="00F27E8A" w:rsidP="00A74BE8">
      <w:pPr>
        <w:pStyle w:val="CommentText"/>
      </w:pPr>
      <w:r>
        <w:t>Include a brief description of analytical procedures and software/version used for data analysis.</w:t>
      </w:r>
    </w:p>
  </w:comment>
  <w:comment w:id="249" w:author="USAID/BFS" w:date="2019-09-20T11:15:00Z" w:initials="USAID/BFS">
    <w:p w14:paraId="7F7F2A93" w14:textId="77777777" w:rsidR="00F27E8A" w:rsidRDefault="00F27E8A" w:rsidP="00A74BE8">
      <w:pPr>
        <w:pStyle w:val="CommentText"/>
        <w:rPr>
          <w:b/>
        </w:rPr>
      </w:pPr>
      <w:r>
        <w:rPr>
          <w:rStyle w:val="CommentReference"/>
        </w:rPr>
        <w:annotationRef/>
      </w:r>
    </w:p>
    <w:p w14:paraId="4C91379F" w14:textId="77777777" w:rsidR="00F27E8A" w:rsidRPr="004001E9" w:rsidRDefault="00F27E8A" w:rsidP="00A74BE8">
      <w:pPr>
        <w:pStyle w:val="CommentText"/>
        <w:rPr>
          <w:b/>
        </w:rPr>
      </w:pPr>
      <w:r w:rsidRPr="004001E9">
        <w:rPr>
          <w:b/>
        </w:rPr>
        <w:t>INSTRUCTIONS:</w:t>
      </w:r>
    </w:p>
    <w:p w14:paraId="7A0FB017" w14:textId="77777777" w:rsidR="00F27E8A" w:rsidRDefault="00F27E8A" w:rsidP="00A74BE8">
      <w:pPr>
        <w:pStyle w:val="CommentText"/>
      </w:pPr>
    </w:p>
    <w:p w14:paraId="46E360AF" w14:textId="088B2451" w:rsidR="00F27E8A" w:rsidRDefault="00F27E8A" w:rsidP="00A74BE8">
      <w:pPr>
        <w:pStyle w:val="CommentText"/>
      </w:pPr>
      <w:r>
        <w:t>Describe any</w:t>
      </w:r>
      <w:r w:rsidRPr="004001E9">
        <w:t xml:space="preserve"> relevant limita</w:t>
      </w:r>
      <w:r>
        <w:t>tions that should be taken into account when considering the report findings or the analyzability of the data</w:t>
      </w:r>
      <w:r w:rsidRPr="004001E9">
        <w:t>.</w:t>
      </w:r>
    </w:p>
    <w:p w14:paraId="5CFCEE7F" w14:textId="4D5653EB" w:rsidR="00F27E8A" w:rsidRDefault="00F27E8A" w:rsidP="00A74BE8">
      <w:pPr>
        <w:pStyle w:val="CommentText"/>
      </w:pPr>
    </w:p>
    <w:p w14:paraId="007CDB05" w14:textId="78CCB915" w:rsidR="00F27E8A" w:rsidRDefault="00F27E8A" w:rsidP="00757754">
      <w:pPr>
        <w:pStyle w:val="CommentText"/>
      </w:pPr>
      <w:r w:rsidRPr="004001E9">
        <w:t xml:space="preserve">In addition to any other relevant limitations that should be discussed, </w:t>
      </w:r>
      <w:r w:rsidRPr="004001E9">
        <w:rPr>
          <w:b/>
          <w:u w:val="single"/>
        </w:rPr>
        <w:t xml:space="preserve">if only </w:t>
      </w:r>
      <w:r>
        <w:rPr>
          <w:b/>
          <w:u w:val="single"/>
        </w:rPr>
        <w:t>ZOI Survey</w:t>
      </w:r>
      <w:r w:rsidRPr="004001E9">
        <w:rPr>
          <w:b/>
          <w:u w:val="single"/>
        </w:rPr>
        <w:t xml:space="preserve"> data are used to inform the </w:t>
      </w:r>
      <w:r>
        <w:rPr>
          <w:b/>
          <w:u w:val="single"/>
        </w:rPr>
        <w:t>endline</w:t>
      </w:r>
      <w:r w:rsidRPr="004001E9">
        <w:rPr>
          <w:b/>
          <w:u w:val="single"/>
        </w:rPr>
        <w:t xml:space="preserve"> assessment</w:t>
      </w:r>
      <w:r w:rsidRPr="004001E9">
        <w:t>, add a discussion of seasonality of fieldwork relative to the lean season, the rainy season, etc.</w:t>
      </w:r>
      <w:r>
        <w:t xml:space="preserve"> here</w:t>
      </w:r>
      <w:r w:rsidRPr="004001E9">
        <w:t>.</w:t>
      </w:r>
      <w:r>
        <w:t xml:space="preserve"> </w:t>
      </w:r>
      <w:r w:rsidRPr="004001E9">
        <w:rPr>
          <w:b/>
          <w:u w:val="single"/>
        </w:rPr>
        <w:t>However</w:t>
      </w:r>
      <w:r w:rsidRPr="004001E9">
        <w:rPr>
          <w:b/>
        </w:rPr>
        <w:t>,</w:t>
      </w:r>
      <w:r w:rsidRPr="004001E9">
        <w:t xml:space="preserve"> if secondary data are used in the assessment, discuss the issue of seasonality comparatively across</w:t>
      </w:r>
      <w:r>
        <w:t xml:space="preserve"> the different data sources in S</w:t>
      </w:r>
      <w:r w:rsidRPr="004001E9">
        <w:t>ection 2.1.3, Comparability of Data Sources Used for the ZOI</w:t>
      </w:r>
      <w:r>
        <w:t xml:space="preserve"> Phase One endline assessment</w:t>
      </w:r>
      <w:r w:rsidRPr="004001E9">
        <w:t>.</w:t>
      </w:r>
    </w:p>
    <w:p w14:paraId="7BFFA633" w14:textId="77777777" w:rsidR="00F27E8A" w:rsidRDefault="00F27E8A" w:rsidP="00757754">
      <w:pPr>
        <w:pStyle w:val="CommentText"/>
      </w:pPr>
    </w:p>
    <w:p w14:paraId="03DE47E0" w14:textId="3589A159" w:rsidR="00F27E8A" w:rsidRDefault="00F27E8A" w:rsidP="00757754">
      <w:pPr>
        <w:pStyle w:val="CommentText"/>
      </w:pPr>
      <w:r>
        <w:t>If there are seasonality differences between baseline and endline, note that here and describe impacts for interpretation generally. Then for each subsection where comparative results are reported – throughout the entire report – add a note advising the reader to interpret the comparisons with caution due to seasonal differences between baseline and endline.</w:t>
      </w:r>
    </w:p>
  </w:comment>
  <w:comment w:id="250" w:author="USAID/BFS" w:date="2019-10-08T20:29:00Z" w:initials="USAID/BFS">
    <w:p w14:paraId="5F5302B4" w14:textId="34D69F26" w:rsidR="00F27E8A" w:rsidRDefault="00F27E8A">
      <w:pPr>
        <w:pStyle w:val="CommentText"/>
      </w:pPr>
      <w:r>
        <w:rPr>
          <w:rStyle w:val="CommentReference"/>
        </w:rPr>
        <w:annotationRef/>
      </w:r>
    </w:p>
    <w:p w14:paraId="69568499" w14:textId="69EDBA1E" w:rsidR="00F27E8A" w:rsidRDefault="00F27E8A" w:rsidP="003E1DEC">
      <w:pPr>
        <w:pStyle w:val="CommentText"/>
        <w:rPr>
          <w:b/>
        </w:rPr>
      </w:pPr>
      <w:r w:rsidRPr="004001E9">
        <w:rPr>
          <w:b/>
        </w:rPr>
        <w:t>INSTRUCTIONS:</w:t>
      </w:r>
      <w:r w:rsidRPr="000C11C9">
        <w:rPr>
          <w:b/>
        </w:rPr>
        <w:t xml:space="preserve"> </w:t>
      </w:r>
    </w:p>
    <w:p w14:paraId="6009F021" w14:textId="77777777" w:rsidR="00F27E8A" w:rsidRPr="004E52F1" w:rsidRDefault="00F27E8A" w:rsidP="003E1DEC">
      <w:pPr>
        <w:pStyle w:val="CommentText"/>
        <w:rPr>
          <w:b/>
        </w:rPr>
      </w:pPr>
    </w:p>
    <w:p w14:paraId="3729DB6B" w14:textId="55DB1D2A" w:rsidR="00F27E8A" w:rsidRDefault="00F27E8A" w:rsidP="003E1DEC">
      <w:pPr>
        <w:pStyle w:val="CommentText"/>
      </w:pPr>
      <w:r>
        <w:t xml:space="preserve">If it is not relevant to present urban/rural disaggregates for the </w:t>
      </w:r>
      <w:r>
        <w:rPr>
          <w:szCs w:val="22"/>
        </w:rPr>
        <w:t>Phase One ZOI</w:t>
      </w:r>
      <w:r>
        <w:t>:</w:t>
      </w:r>
    </w:p>
    <w:p w14:paraId="5BD358AF" w14:textId="77777777" w:rsidR="00F27E8A" w:rsidRDefault="00F27E8A" w:rsidP="003E1DEC">
      <w:pPr>
        <w:pStyle w:val="CommentText"/>
        <w:numPr>
          <w:ilvl w:val="0"/>
          <w:numId w:val="11"/>
        </w:numPr>
      </w:pPr>
      <w:r>
        <w:t xml:space="preserve"> Delete this sentence.</w:t>
      </w:r>
    </w:p>
    <w:p w14:paraId="28A443A2" w14:textId="6C430143" w:rsidR="00F27E8A" w:rsidRDefault="00F27E8A" w:rsidP="003E1DEC">
      <w:pPr>
        <w:pStyle w:val="CommentText"/>
        <w:numPr>
          <w:ilvl w:val="0"/>
          <w:numId w:val="11"/>
        </w:numPr>
      </w:pPr>
      <w:r>
        <w:t xml:space="preserve"> Delete the “residence” columns in Table 2.1.2.</w:t>
      </w:r>
    </w:p>
  </w:comment>
  <w:comment w:id="256" w:author="USAID/BFS" w:date="2019-10-03T15:43:00Z" w:initials="USAID/BFS">
    <w:p w14:paraId="00919D71" w14:textId="18CCFAFB" w:rsidR="00F27E8A" w:rsidRDefault="00F27E8A">
      <w:pPr>
        <w:pStyle w:val="CommentText"/>
      </w:pPr>
      <w:r>
        <w:rPr>
          <w:rStyle w:val="CommentReference"/>
        </w:rPr>
        <w:annotationRef/>
      </w:r>
    </w:p>
    <w:p w14:paraId="382BDDB2" w14:textId="68AD78FC" w:rsidR="00F27E8A" w:rsidRDefault="00F27E8A" w:rsidP="00907448">
      <w:pPr>
        <w:pStyle w:val="CommentText"/>
        <w:rPr>
          <w:b/>
        </w:rPr>
      </w:pPr>
      <w:r w:rsidRPr="002D492D">
        <w:rPr>
          <w:b/>
        </w:rPr>
        <w:t>INSTRUCTIONS</w:t>
      </w:r>
      <w:r>
        <w:rPr>
          <w:b/>
        </w:rPr>
        <w:t>:</w:t>
      </w:r>
      <w:r w:rsidRPr="000C11C9">
        <w:rPr>
          <w:b/>
        </w:rPr>
        <w:t xml:space="preserve"> </w:t>
      </w:r>
    </w:p>
    <w:p w14:paraId="62075BBF" w14:textId="77777777" w:rsidR="00F27E8A" w:rsidRPr="004E52F1" w:rsidRDefault="00F27E8A" w:rsidP="00907448">
      <w:pPr>
        <w:pStyle w:val="CommentText"/>
        <w:rPr>
          <w:b/>
        </w:rPr>
      </w:pPr>
    </w:p>
    <w:p w14:paraId="0AC5401C" w14:textId="14F639BE" w:rsidR="00F27E8A" w:rsidRDefault="00F27E8A" w:rsidP="00907448">
      <w:pPr>
        <w:pStyle w:val="CommentText"/>
      </w:pPr>
      <w:r>
        <w:t>Delete this section if there are no secondary data sources for your country. If there are secondary data sources, provide the name of the data source, the indicators for which the secondary data were used, the response rates, and the sample size in the ZOI.</w:t>
      </w:r>
    </w:p>
  </w:comment>
  <w:comment w:id="264" w:author="USAID/BFS" w:date="2019-10-29T13:17:00Z" w:initials="KZ">
    <w:p w14:paraId="78444B04" w14:textId="77777777" w:rsidR="00F27E8A" w:rsidRDefault="00F27E8A">
      <w:pPr>
        <w:pStyle w:val="CommentText"/>
        <w:rPr>
          <w:b/>
          <w:bCs/>
        </w:rPr>
      </w:pPr>
    </w:p>
    <w:p w14:paraId="75CDDEC9" w14:textId="4C2F4757" w:rsidR="00F27E8A" w:rsidRPr="0086291C" w:rsidRDefault="00F27E8A">
      <w:pPr>
        <w:pStyle w:val="CommentText"/>
      </w:pPr>
      <w:r>
        <w:rPr>
          <w:rStyle w:val="CommentReference"/>
        </w:rPr>
        <w:annotationRef/>
      </w:r>
      <w:r>
        <w:rPr>
          <w:b/>
          <w:bCs/>
        </w:rPr>
        <w:t xml:space="preserve">INSTRUCTIONS: </w:t>
      </w:r>
      <w:r>
        <w:t>Cite all data sources included in table.</w:t>
      </w:r>
    </w:p>
  </w:comment>
  <w:comment w:id="265" w:author="USAID/BFS" w:date="2019-10-28T16:30:00Z" w:initials="KZ">
    <w:p w14:paraId="32FB9119" w14:textId="77777777" w:rsidR="00F27E8A" w:rsidRDefault="00F27E8A" w:rsidP="00923513">
      <w:pPr>
        <w:pStyle w:val="CommentText"/>
      </w:pPr>
      <w:r>
        <w:rPr>
          <w:rStyle w:val="CommentReference"/>
        </w:rPr>
        <w:annotationRef/>
      </w:r>
    </w:p>
    <w:p w14:paraId="77FA48D7" w14:textId="77777777" w:rsidR="00F27E8A" w:rsidRDefault="00F27E8A" w:rsidP="00923513">
      <w:pPr>
        <w:pStyle w:val="CommentText"/>
        <w:rPr>
          <w:b/>
          <w:bCs/>
        </w:rPr>
      </w:pPr>
      <w:r>
        <w:rPr>
          <w:b/>
          <w:bCs/>
        </w:rPr>
        <w:t>INSTRUCTIONS:</w:t>
      </w:r>
    </w:p>
    <w:p w14:paraId="57C95B5D" w14:textId="77777777" w:rsidR="00F27E8A" w:rsidRDefault="00F27E8A" w:rsidP="00923513">
      <w:pPr>
        <w:pStyle w:val="CommentText"/>
        <w:rPr>
          <w:b/>
          <w:bCs/>
        </w:rPr>
      </w:pPr>
    </w:p>
    <w:p w14:paraId="713CDCAC" w14:textId="6F611B20" w:rsidR="00F27E8A" w:rsidRDefault="00F27E8A" w:rsidP="00923513">
      <w:pPr>
        <w:pStyle w:val="CommentText"/>
      </w:pPr>
      <w:r>
        <w:t>Create a section for each secondary data source used at endline.</w:t>
      </w:r>
    </w:p>
  </w:comment>
  <w:comment w:id="266" w:author="USAID/BFS" w:date="2019-10-30T08:52:00Z" w:initials="KZ">
    <w:p w14:paraId="66B53F44" w14:textId="77777777" w:rsidR="00F27E8A" w:rsidRDefault="00F27E8A">
      <w:pPr>
        <w:pStyle w:val="CommentText"/>
      </w:pPr>
      <w:r>
        <w:rPr>
          <w:rStyle w:val="CommentReference"/>
        </w:rPr>
        <w:annotationRef/>
      </w:r>
    </w:p>
    <w:p w14:paraId="1736D611" w14:textId="77777777" w:rsidR="00F27E8A" w:rsidRDefault="00F27E8A">
      <w:pPr>
        <w:pStyle w:val="CommentText"/>
        <w:rPr>
          <w:b/>
          <w:bCs/>
        </w:rPr>
      </w:pPr>
      <w:r>
        <w:rPr>
          <w:b/>
          <w:bCs/>
        </w:rPr>
        <w:t>INSTRUCTIONS:</w:t>
      </w:r>
    </w:p>
    <w:p w14:paraId="1407367B" w14:textId="77777777" w:rsidR="00F27E8A" w:rsidRDefault="00F27E8A">
      <w:pPr>
        <w:pStyle w:val="CommentText"/>
        <w:rPr>
          <w:b/>
          <w:bCs/>
        </w:rPr>
      </w:pPr>
    </w:p>
    <w:p w14:paraId="248295FB" w14:textId="1B544B78" w:rsidR="00F27E8A" w:rsidRPr="00DB03B2" w:rsidRDefault="00F27E8A">
      <w:pPr>
        <w:pStyle w:val="CommentText"/>
      </w:pPr>
      <w:r w:rsidRPr="00DB03B2">
        <w:rPr>
          <w:noProof/>
        </w:rPr>
        <w:t xml:space="preserve">Describe how the data from </w:t>
      </w:r>
      <w:r>
        <w:rPr>
          <w:noProof/>
        </w:rPr>
        <w:t>endl</w:t>
      </w:r>
      <w:r w:rsidRPr="00DB03B2">
        <w:rPr>
          <w:noProof/>
        </w:rPr>
        <w:t xml:space="preserve">ine Secondary Data Source #1 were made relevant to the </w:t>
      </w:r>
      <w:r>
        <w:rPr>
          <w:szCs w:val="22"/>
        </w:rPr>
        <w:t>Phase One ZOI</w:t>
      </w:r>
      <w:r w:rsidRPr="00DB03B2">
        <w:rPr>
          <w:noProof/>
        </w:rPr>
        <w:t xml:space="preserve"> and comparable to </w:t>
      </w:r>
      <w:r>
        <w:rPr>
          <w:noProof/>
        </w:rPr>
        <w:t>basel</w:t>
      </w:r>
      <w:r w:rsidRPr="00DB03B2">
        <w:rPr>
          <w:noProof/>
        </w:rPr>
        <w:t xml:space="preserve">ine data used to calculate the same indicator(s) at </w:t>
      </w:r>
      <w:r>
        <w:rPr>
          <w:noProof/>
        </w:rPr>
        <w:t>base</w:t>
      </w:r>
      <w:r w:rsidRPr="00DB03B2">
        <w:rPr>
          <w:noProof/>
        </w:rPr>
        <w:t>line.</w:t>
      </w:r>
    </w:p>
  </w:comment>
  <w:comment w:id="269" w:author="USAID/BFS" w:date="2019-10-08T20:38:00Z" w:initials="USAID/BFS">
    <w:p w14:paraId="4F9BE649" w14:textId="1B2C6927" w:rsidR="00F27E8A" w:rsidRDefault="00F27E8A">
      <w:pPr>
        <w:pStyle w:val="CommentText"/>
      </w:pPr>
      <w:r>
        <w:rPr>
          <w:rStyle w:val="CommentReference"/>
        </w:rPr>
        <w:annotationRef/>
      </w:r>
    </w:p>
    <w:p w14:paraId="11CAB751" w14:textId="4B25997A" w:rsidR="00F27E8A" w:rsidRDefault="00F27E8A">
      <w:pPr>
        <w:pStyle w:val="CommentText"/>
        <w:rPr>
          <w:b/>
        </w:rPr>
      </w:pPr>
      <w:r>
        <w:rPr>
          <w:b/>
        </w:rPr>
        <w:t>INSTRUCTIONS:</w:t>
      </w:r>
    </w:p>
    <w:p w14:paraId="7C7DB9B4" w14:textId="0347F9BB" w:rsidR="00F27E8A" w:rsidRDefault="00F27E8A">
      <w:pPr>
        <w:pStyle w:val="CommentText"/>
        <w:rPr>
          <w:b/>
        </w:rPr>
      </w:pPr>
    </w:p>
    <w:p w14:paraId="7B442C9C" w14:textId="5D5C1FCD" w:rsidR="00F27E8A" w:rsidRPr="006F0533" w:rsidRDefault="00F27E8A">
      <w:pPr>
        <w:pStyle w:val="CommentText"/>
      </w:pPr>
      <w:r>
        <w:t>List any issues other than seasonality of data collection that affect the comparability of indicator calculations——both among data sources used at baseline or endline, and between baseline and endline data sources. Such issues could include natural disasters, major conflict, changes in population composition or distribution, or technical  factors (survey methodologies, sampling methods, etc.). Discuss each issue listed in a subsection within this section.</w:t>
      </w:r>
    </w:p>
  </w:comment>
  <w:comment w:id="271" w:author="USAID/BFS" w:date="2019-10-14T21:27:00Z" w:initials="USAID/BFS">
    <w:p w14:paraId="3612B76A" w14:textId="78BBBC38" w:rsidR="00F27E8A" w:rsidRDefault="00F27E8A">
      <w:pPr>
        <w:pStyle w:val="CommentText"/>
      </w:pPr>
      <w:r>
        <w:rPr>
          <w:rStyle w:val="CommentReference"/>
        </w:rPr>
        <w:annotationRef/>
      </w:r>
    </w:p>
    <w:p w14:paraId="5530B018" w14:textId="4AB7A8C4" w:rsidR="00F27E8A" w:rsidRDefault="00F27E8A">
      <w:pPr>
        <w:pStyle w:val="CommentText"/>
        <w:rPr>
          <w:b/>
        </w:rPr>
      </w:pPr>
      <w:r>
        <w:rPr>
          <w:b/>
        </w:rPr>
        <w:t>INSTRUCTIONS:</w:t>
      </w:r>
    </w:p>
    <w:p w14:paraId="02D23F66" w14:textId="3B588377" w:rsidR="00F27E8A" w:rsidRDefault="00F27E8A">
      <w:pPr>
        <w:pStyle w:val="CommentText"/>
        <w:rPr>
          <w:b/>
        </w:rPr>
      </w:pPr>
    </w:p>
    <w:p w14:paraId="4DB840E6" w14:textId="20DF919B" w:rsidR="00F27E8A" w:rsidRDefault="00F27E8A">
      <w:pPr>
        <w:pStyle w:val="CommentText"/>
        <w:rPr>
          <w:color w:val="auto"/>
        </w:rPr>
      </w:pPr>
      <w:r w:rsidRPr="00BA29E0">
        <w:rPr>
          <w:color w:val="auto"/>
        </w:rPr>
        <w:t xml:space="preserve">Add </w:t>
      </w:r>
      <w:r>
        <w:rPr>
          <w:color w:val="auto"/>
        </w:rPr>
        <w:t xml:space="preserve">a </w:t>
      </w:r>
      <w:r w:rsidRPr="00BA29E0">
        <w:rPr>
          <w:color w:val="auto"/>
        </w:rPr>
        <w:t xml:space="preserve">description of </w:t>
      </w:r>
      <w:r>
        <w:rPr>
          <w:color w:val="auto"/>
        </w:rPr>
        <w:t xml:space="preserve">the </w:t>
      </w:r>
      <w:r w:rsidRPr="00BA29E0">
        <w:rPr>
          <w:color w:val="auto"/>
        </w:rPr>
        <w:t xml:space="preserve">season during </w:t>
      </w:r>
      <w:r>
        <w:rPr>
          <w:color w:val="auto"/>
        </w:rPr>
        <w:t xml:space="preserve">which </w:t>
      </w:r>
      <w:r w:rsidRPr="00BA29E0">
        <w:rPr>
          <w:color w:val="auto"/>
        </w:rPr>
        <w:t xml:space="preserve">data collection </w:t>
      </w:r>
      <w:r>
        <w:rPr>
          <w:color w:val="auto"/>
        </w:rPr>
        <w:t xml:space="preserve">took place </w:t>
      </w:r>
      <w:r w:rsidRPr="00BA29E0">
        <w:rPr>
          <w:color w:val="auto"/>
        </w:rPr>
        <w:t>for all data sources used for the endline assessment, with reference to Table 2.</w:t>
      </w:r>
      <w:r>
        <w:rPr>
          <w:color w:val="auto"/>
        </w:rPr>
        <w:t>1.4</w:t>
      </w:r>
      <w:r w:rsidRPr="00BA29E0">
        <w:rPr>
          <w:color w:val="auto"/>
        </w:rPr>
        <w:t>.</w:t>
      </w:r>
    </w:p>
    <w:p w14:paraId="3BE1B768" w14:textId="4119B359" w:rsidR="00F27E8A" w:rsidRDefault="00F27E8A">
      <w:pPr>
        <w:pStyle w:val="CommentText"/>
        <w:rPr>
          <w:color w:val="auto"/>
        </w:rPr>
      </w:pPr>
    </w:p>
    <w:p w14:paraId="120230E1" w14:textId="7B737A02" w:rsidR="00F27E8A" w:rsidRPr="00BA29E0" w:rsidRDefault="00F27E8A">
      <w:pPr>
        <w:pStyle w:val="CommentText"/>
        <w:rPr>
          <w:b/>
        </w:rPr>
      </w:pPr>
      <w:r>
        <w:t>If there are seasonality differences between baseline and endline, d</w:t>
      </w:r>
      <w:r w:rsidRPr="00696D97">
        <w:t>iscuss the extent to which seasonality may impact the comparability of the indicators.</w:t>
      </w:r>
      <w:r>
        <w:t xml:space="preserve"> Then for each subsection where comparative results are reported – throughout the entire report – add a note advising the reader to interpret the comparisons with caution due to seasonal differences between baseline and endline.</w:t>
      </w:r>
    </w:p>
  </w:comment>
  <w:comment w:id="273" w:author="USAID/BFS" w:date="2019-10-13T22:07:00Z" w:initials="USAID/BFS">
    <w:p w14:paraId="53C1788E" w14:textId="537D4DF8" w:rsidR="00F27E8A" w:rsidRDefault="00F27E8A">
      <w:pPr>
        <w:pStyle w:val="CommentText"/>
      </w:pPr>
      <w:r>
        <w:rPr>
          <w:rStyle w:val="CommentReference"/>
        </w:rPr>
        <w:annotationRef/>
      </w:r>
    </w:p>
    <w:p w14:paraId="092509F9" w14:textId="779EA63F" w:rsidR="00F27E8A" w:rsidRDefault="00F27E8A">
      <w:pPr>
        <w:pStyle w:val="CommentText"/>
        <w:rPr>
          <w:b/>
        </w:rPr>
      </w:pPr>
      <w:r>
        <w:rPr>
          <w:b/>
        </w:rPr>
        <w:t>INSTRUCTIONS:</w:t>
      </w:r>
    </w:p>
    <w:p w14:paraId="1C5CB533" w14:textId="5A21C1F3" w:rsidR="00F27E8A" w:rsidRDefault="00F27E8A">
      <w:pPr>
        <w:pStyle w:val="CommentText"/>
        <w:rPr>
          <w:b/>
        </w:rPr>
      </w:pPr>
    </w:p>
    <w:p w14:paraId="5C1A6802" w14:textId="797FCB9B" w:rsidR="00F27E8A" w:rsidRPr="008B6614" w:rsidRDefault="00F27E8A">
      <w:pPr>
        <w:pStyle w:val="CommentText"/>
      </w:pPr>
      <w:r w:rsidRPr="008B6614">
        <w:t>Update the source</w:t>
      </w:r>
      <w:r>
        <w:t>s</w:t>
      </w:r>
      <w:r w:rsidRPr="008B6614">
        <w:t xml:space="preserve"> to reflect all sources used to generate indicator estimates</w:t>
      </w:r>
      <w:r>
        <w:t xml:space="preserve"> at baseline or at endline</w:t>
      </w:r>
      <w:r w:rsidRPr="008B6614">
        <w:t>.</w:t>
      </w:r>
    </w:p>
  </w:comment>
  <w:comment w:id="275" w:author="USAID/BFS" w:date="2019-10-08T20:44:00Z" w:initials="USAID/BFS">
    <w:p w14:paraId="288A8CE3" w14:textId="77777777" w:rsidR="00F27E8A" w:rsidRDefault="00F27E8A">
      <w:pPr>
        <w:pStyle w:val="CommentText"/>
      </w:pPr>
      <w:r>
        <w:rPr>
          <w:rStyle w:val="CommentReference"/>
        </w:rPr>
        <w:annotationRef/>
      </w:r>
    </w:p>
    <w:p w14:paraId="37EFE3D4" w14:textId="77384C49" w:rsidR="00F27E8A" w:rsidRDefault="00F27E8A">
      <w:pPr>
        <w:pStyle w:val="CommentText"/>
        <w:rPr>
          <w:b/>
        </w:rPr>
      </w:pPr>
      <w:r>
        <w:rPr>
          <w:b/>
        </w:rPr>
        <w:t>INSTRUCTIONS:</w:t>
      </w:r>
    </w:p>
    <w:p w14:paraId="45D3800F" w14:textId="77777777" w:rsidR="00F27E8A" w:rsidRPr="006F0533" w:rsidRDefault="00F27E8A">
      <w:pPr>
        <w:pStyle w:val="CommentText"/>
        <w:rPr>
          <w:b/>
        </w:rPr>
      </w:pPr>
    </w:p>
    <w:p w14:paraId="45D470D4" w14:textId="42785ABE" w:rsidR="00F27E8A" w:rsidRDefault="00F27E8A">
      <w:pPr>
        <w:pStyle w:val="CommentText"/>
      </w:pPr>
      <w:r w:rsidRPr="009B15B3">
        <w:t>Add a subsection for each item listed at the beginning of the section that discusses the concerns around the issue and if/how the concerns were addressed or affect the results. Be</w:t>
      </w:r>
      <w:r>
        <w:t xml:space="preserve"> sure to comment on issues related to </w:t>
      </w:r>
      <w:r w:rsidRPr="009B15B3">
        <w:t xml:space="preserve">data sources </w:t>
      </w:r>
      <w:r>
        <w:t xml:space="preserve">used </w:t>
      </w:r>
      <w:r w:rsidRPr="009B15B3">
        <w:t xml:space="preserve">for indicators calculated at baseline </w:t>
      </w:r>
      <w:r>
        <w:t xml:space="preserve">or at </w:t>
      </w:r>
      <w:r w:rsidRPr="009B15B3">
        <w:t xml:space="preserve">endline and between </w:t>
      </w:r>
      <w:r>
        <w:t xml:space="preserve">baseline and endline </w:t>
      </w:r>
      <w:r w:rsidRPr="009B15B3">
        <w:t>data sources, as appropriate to the assessment.</w:t>
      </w:r>
    </w:p>
    <w:p w14:paraId="1E3E1593" w14:textId="64A309BD" w:rsidR="00F27E8A" w:rsidRDefault="00F27E8A">
      <w:pPr>
        <w:pStyle w:val="CommentText"/>
      </w:pPr>
    </w:p>
    <w:p w14:paraId="5DB97445" w14:textId="1626E419" w:rsidR="00F27E8A" w:rsidRDefault="00F27E8A">
      <w:pPr>
        <w:pStyle w:val="CommentText"/>
      </w:pPr>
      <w:r>
        <w:t>Note any deviations from the standard disaggregate definitions in table footnotes.</w:t>
      </w:r>
    </w:p>
  </w:comment>
  <w:comment w:id="281" w:author="USAID/BFS" w:date="2019-10-08T20:51:00Z" w:initials="USAID/BFS">
    <w:p w14:paraId="7F714B09" w14:textId="6C3ED7D1" w:rsidR="00F27E8A" w:rsidRDefault="00F27E8A">
      <w:pPr>
        <w:pStyle w:val="CommentText"/>
      </w:pPr>
      <w:r>
        <w:rPr>
          <w:rStyle w:val="CommentReference"/>
        </w:rPr>
        <w:annotationRef/>
      </w:r>
    </w:p>
    <w:p w14:paraId="05059333" w14:textId="2FF0348C" w:rsidR="00F27E8A" w:rsidRDefault="00F27E8A" w:rsidP="009B15B3">
      <w:pPr>
        <w:pStyle w:val="CommentText"/>
        <w:rPr>
          <w:b/>
        </w:rPr>
      </w:pPr>
      <w:r w:rsidRPr="00B61F3E">
        <w:rPr>
          <w:b/>
        </w:rPr>
        <w:t>INSTRUCTIONS:</w:t>
      </w:r>
    </w:p>
    <w:p w14:paraId="2D1CB58E" w14:textId="77777777" w:rsidR="00F27E8A" w:rsidRPr="00445339" w:rsidRDefault="00F27E8A" w:rsidP="009B15B3">
      <w:pPr>
        <w:pStyle w:val="CommentText"/>
        <w:rPr>
          <w:b/>
        </w:rPr>
      </w:pPr>
    </w:p>
    <w:p w14:paraId="41ECCAC4" w14:textId="77777777" w:rsidR="00F27E8A" w:rsidRPr="00B61F3E" w:rsidRDefault="00F27E8A" w:rsidP="009B15B3">
      <w:pPr>
        <w:pStyle w:val="CommentText"/>
      </w:pPr>
      <w:r w:rsidRPr="00B61F3E">
        <w:t>Disaggregates are intended to be standard across al</w:t>
      </w:r>
      <w:r>
        <w:t xml:space="preserve">l tables in which they appear. </w:t>
      </w:r>
    </w:p>
    <w:p w14:paraId="342BA6BB" w14:textId="1DC55F83" w:rsidR="00F27E8A" w:rsidRDefault="00F27E8A" w:rsidP="009B15B3">
      <w:pPr>
        <w:pStyle w:val="CommentText"/>
      </w:pPr>
      <w:r w:rsidRPr="00B61F3E">
        <w:t xml:space="preserve">However, because multiple sources of data may be used in </w:t>
      </w:r>
      <w:r>
        <w:t>the endline assessment</w:t>
      </w:r>
      <w:r w:rsidRPr="00B61F3E">
        <w:t xml:space="preserve">, it is probable that some standard disaggregate definitions will deviate in </w:t>
      </w:r>
      <w:r>
        <w:t>minor ways across data sources.</w:t>
      </w:r>
    </w:p>
    <w:p w14:paraId="37EDF19E" w14:textId="77777777" w:rsidR="00F27E8A" w:rsidRPr="00B61F3E" w:rsidRDefault="00F27E8A" w:rsidP="009B15B3">
      <w:pPr>
        <w:pStyle w:val="CommentText"/>
      </w:pPr>
    </w:p>
    <w:p w14:paraId="09A8327F" w14:textId="7392D620" w:rsidR="00F27E8A" w:rsidRDefault="00F27E8A" w:rsidP="009B15B3">
      <w:pPr>
        <w:pStyle w:val="CommentText"/>
      </w:pPr>
      <w:r w:rsidRPr="00B61F3E">
        <w:t xml:space="preserve">For example, data on educational attainment collected in the DHS (which </w:t>
      </w:r>
      <w:r>
        <w:t xml:space="preserve">may </w:t>
      </w:r>
      <w:r w:rsidRPr="00B61F3E">
        <w:t xml:space="preserve">be used as a disaggregate in the anthropometry tables) </w:t>
      </w:r>
      <w:r>
        <w:t xml:space="preserve">might </w:t>
      </w:r>
      <w:r w:rsidRPr="00B61F3E">
        <w:t>not be exactly comparable with data on educational</w:t>
      </w:r>
      <w:r>
        <w:t xml:space="preserve"> attainment collected in the LSMS (which would be used as a disaggregate in the poverty tables).</w:t>
      </w:r>
    </w:p>
    <w:p w14:paraId="41EA602A" w14:textId="1B2DEEF5" w:rsidR="00F27E8A" w:rsidRDefault="00F27E8A" w:rsidP="009B15B3">
      <w:pPr>
        <w:pStyle w:val="CommentText"/>
      </w:pPr>
      <w:r>
        <w:t>Therefore, in addition to customizing the standard disaggregates defined in this section so they align with the endline ZOI Survey, any cross-data-source variations in definitions of standard disaggregates should be highlighted.</w:t>
      </w:r>
    </w:p>
  </w:comment>
  <w:comment w:id="283" w:author="USAID/BFS" w:date="2019-10-08T21:31:00Z" w:initials="USAID/BFS">
    <w:p w14:paraId="784C5FF0" w14:textId="41502E8B" w:rsidR="00F27E8A" w:rsidRDefault="00F27E8A">
      <w:pPr>
        <w:pStyle w:val="CommentText"/>
      </w:pPr>
      <w:r>
        <w:rPr>
          <w:rStyle w:val="CommentReference"/>
        </w:rPr>
        <w:annotationRef/>
      </w:r>
    </w:p>
    <w:p w14:paraId="561AB227" w14:textId="55283B3C" w:rsidR="00F27E8A" w:rsidRDefault="00F27E8A" w:rsidP="00532971">
      <w:pPr>
        <w:pStyle w:val="CommentText"/>
        <w:rPr>
          <w:b/>
        </w:rPr>
      </w:pPr>
      <w:r w:rsidRPr="00B61F3E">
        <w:rPr>
          <w:b/>
        </w:rPr>
        <w:t>INSTRUCTIONS:</w:t>
      </w:r>
    </w:p>
    <w:p w14:paraId="03753E9F" w14:textId="56C8163C" w:rsidR="00F27E8A" w:rsidRDefault="00F27E8A" w:rsidP="00532971">
      <w:pPr>
        <w:pStyle w:val="CommentText"/>
        <w:rPr>
          <w:b/>
        </w:rPr>
      </w:pPr>
    </w:p>
    <w:p w14:paraId="5509D2CA" w14:textId="0392F09E" w:rsidR="00F27E8A" w:rsidRDefault="00F27E8A" w:rsidP="00532971">
      <w:pPr>
        <w:pStyle w:val="CommentText"/>
      </w:pPr>
      <w:r>
        <w:t>Adapt this paragraph based on the variations that exist among the different data sources.</w:t>
      </w:r>
    </w:p>
    <w:p w14:paraId="372588C8" w14:textId="77777777" w:rsidR="00F27E8A" w:rsidRPr="00532971" w:rsidRDefault="00F27E8A" w:rsidP="00532971">
      <w:pPr>
        <w:pStyle w:val="CommentText"/>
      </w:pPr>
    </w:p>
    <w:p w14:paraId="3C1668FB" w14:textId="0075BDCA" w:rsidR="00F27E8A" w:rsidRDefault="00F27E8A" w:rsidP="00532971">
      <w:pPr>
        <w:pStyle w:val="CommentText"/>
      </w:pPr>
      <w:r w:rsidRPr="00B61F3E">
        <w:t xml:space="preserve">Delete this </w:t>
      </w:r>
      <w:r>
        <w:t xml:space="preserve">entire </w:t>
      </w:r>
      <w:r w:rsidRPr="00B61F3E">
        <w:t xml:space="preserve">paragraph if the </w:t>
      </w:r>
      <w:r>
        <w:t xml:space="preserve">only </w:t>
      </w:r>
      <w:r w:rsidRPr="00B61F3E">
        <w:t>data source</w:t>
      </w:r>
      <w:r>
        <w:t>s</w:t>
      </w:r>
      <w:r w:rsidRPr="00B61F3E">
        <w:t xml:space="preserve"> for the ZOI </w:t>
      </w:r>
      <w:r>
        <w:t>endline</w:t>
      </w:r>
      <w:r w:rsidRPr="00B61F3E">
        <w:t xml:space="preserve"> assessment indicators </w:t>
      </w:r>
      <w:r>
        <w:t xml:space="preserve">are </w:t>
      </w:r>
      <w:r w:rsidRPr="00B61F3E">
        <w:t xml:space="preserve">the </w:t>
      </w:r>
      <w:r>
        <w:t>ZOI Surveys.</w:t>
      </w:r>
    </w:p>
  </w:comment>
  <w:comment w:id="288" w:author="USAID/BFS" w:date="2019-10-08T21:06:00Z" w:initials="USAID/BFS">
    <w:p w14:paraId="68F9B1EA" w14:textId="77777777" w:rsidR="00F27E8A" w:rsidRDefault="00F27E8A" w:rsidP="007A00D9">
      <w:pPr>
        <w:pStyle w:val="CommentText"/>
      </w:pPr>
      <w:r>
        <w:rPr>
          <w:rStyle w:val="CommentReference"/>
        </w:rPr>
        <w:annotationRef/>
      </w:r>
      <w:r>
        <w:rPr>
          <w:rStyle w:val="CommentReference"/>
        </w:rPr>
        <w:annotationRef/>
      </w:r>
    </w:p>
    <w:p w14:paraId="4E2B3F57" w14:textId="77777777" w:rsidR="00F27E8A" w:rsidRDefault="00F27E8A" w:rsidP="007A00D9">
      <w:pPr>
        <w:pStyle w:val="CommentText"/>
        <w:rPr>
          <w:b/>
        </w:rPr>
      </w:pPr>
      <w:r>
        <w:rPr>
          <w:b/>
        </w:rPr>
        <w:t>INSTRUCTIONS:</w:t>
      </w:r>
    </w:p>
    <w:p w14:paraId="6C29C492" w14:textId="77777777" w:rsidR="00F27E8A" w:rsidRDefault="00F27E8A" w:rsidP="007A00D9">
      <w:pPr>
        <w:pStyle w:val="CommentText"/>
        <w:rPr>
          <w:b/>
        </w:rPr>
      </w:pPr>
    </w:p>
    <w:p w14:paraId="0F7F850F" w14:textId="0A859D54" w:rsidR="00F27E8A" w:rsidRDefault="00F27E8A">
      <w:pPr>
        <w:pStyle w:val="CommentText"/>
      </w:pPr>
      <w:r>
        <w:t>Adjust categories as needed based on country-specific data.</w:t>
      </w:r>
    </w:p>
  </w:comment>
  <w:comment w:id="290" w:author="USAID/BFS" w:date="2019-10-08T21:08:00Z" w:initials="USAID/BFS">
    <w:p w14:paraId="7F90A641" w14:textId="7E077001" w:rsidR="00F27E8A" w:rsidRDefault="00F27E8A" w:rsidP="007A00D9">
      <w:pPr>
        <w:pStyle w:val="CommentText"/>
      </w:pPr>
      <w:r>
        <w:rPr>
          <w:rStyle w:val="CommentReference"/>
        </w:rPr>
        <w:annotationRef/>
      </w:r>
    </w:p>
    <w:p w14:paraId="6B4714CE" w14:textId="77777777" w:rsidR="00F27E8A" w:rsidRDefault="00F27E8A" w:rsidP="007A00D9">
      <w:pPr>
        <w:pStyle w:val="CommentText"/>
        <w:rPr>
          <w:b/>
        </w:rPr>
      </w:pPr>
      <w:r>
        <w:rPr>
          <w:b/>
        </w:rPr>
        <w:t>INSTRUCTIONS:</w:t>
      </w:r>
    </w:p>
    <w:p w14:paraId="20F61328" w14:textId="77777777" w:rsidR="00F27E8A" w:rsidRDefault="00F27E8A" w:rsidP="007A00D9">
      <w:pPr>
        <w:pStyle w:val="CommentText"/>
        <w:rPr>
          <w:b/>
        </w:rPr>
      </w:pPr>
    </w:p>
    <w:p w14:paraId="53DFFA0A" w14:textId="1B49A3CD" w:rsidR="00F27E8A" w:rsidRDefault="00F27E8A" w:rsidP="007A00D9">
      <w:pPr>
        <w:pStyle w:val="CommentText"/>
      </w:pPr>
      <w:r>
        <w:t>Adjust categories as needed based on country-specific data.</w:t>
      </w:r>
    </w:p>
  </w:comment>
  <w:comment w:id="297" w:author="USAID/BFS" w:date="2019-09-30T10:46:00Z" w:initials="USAID/BFS">
    <w:p w14:paraId="7D838839" w14:textId="77777777" w:rsidR="00F27E8A" w:rsidRDefault="00F27E8A" w:rsidP="00EE474D">
      <w:pPr>
        <w:pStyle w:val="CommentText"/>
      </w:pPr>
      <w:r>
        <w:rPr>
          <w:rStyle w:val="CommentReference"/>
        </w:rPr>
        <w:annotationRef/>
      </w:r>
    </w:p>
    <w:p w14:paraId="3A0DFA07" w14:textId="77777777" w:rsidR="00F27E8A" w:rsidRDefault="00F27E8A" w:rsidP="00EE474D">
      <w:pPr>
        <w:pStyle w:val="CommentText"/>
        <w:rPr>
          <w:b/>
        </w:rPr>
      </w:pPr>
      <w:r>
        <w:rPr>
          <w:b/>
        </w:rPr>
        <w:t>INSTRUCTIONS:</w:t>
      </w:r>
    </w:p>
    <w:p w14:paraId="453DBA2E" w14:textId="77777777" w:rsidR="00F27E8A" w:rsidRDefault="00F27E8A" w:rsidP="00EE474D">
      <w:pPr>
        <w:pStyle w:val="CommentText"/>
        <w:rPr>
          <w:b/>
        </w:rPr>
      </w:pPr>
    </w:p>
    <w:p w14:paraId="6C1C562B" w14:textId="77777777" w:rsidR="00F27E8A" w:rsidRPr="00FF3923" w:rsidRDefault="00F27E8A" w:rsidP="00EE474D">
      <w:pPr>
        <w:pStyle w:val="CommentText"/>
      </w:pPr>
      <w:r>
        <w:t>Adjust this sentence to reflect the software used for data analysis.</w:t>
      </w:r>
    </w:p>
  </w:comment>
  <w:comment w:id="302" w:author="USAID/BFS" w:date="2019-10-15T09:33:00Z" w:initials="USAID/BFS">
    <w:p w14:paraId="3451AEF2" w14:textId="5281B244" w:rsidR="00F27E8A" w:rsidRDefault="00F27E8A">
      <w:pPr>
        <w:pStyle w:val="CommentText"/>
      </w:pPr>
      <w:r>
        <w:rPr>
          <w:rStyle w:val="CommentReference"/>
        </w:rPr>
        <w:annotationRef/>
      </w:r>
      <w:r>
        <w:t xml:space="preserve"> </w:t>
      </w:r>
    </w:p>
    <w:p w14:paraId="54A0CA32" w14:textId="47E0E525" w:rsidR="00F27E8A" w:rsidRDefault="00F27E8A">
      <w:pPr>
        <w:pStyle w:val="CommentText"/>
        <w:rPr>
          <w:b/>
        </w:rPr>
      </w:pPr>
      <w:r>
        <w:rPr>
          <w:b/>
        </w:rPr>
        <w:t>INSTRUCTIONS:</w:t>
      </w:r>
    </w:p>
    <w:p w14:paraId="19C3A438" w14:textId="57425356" w:rsidR="00F27E8A" w:rsidRDefault="00F27E8A">
      <w:pPr>
        <w:pStyle w:val="CommentText"/>
        <w:rPr>
          <w:b/>
        </w:rPr>
      </w:pPr>
    </w:p>
    <w:p w14:paraId="2683E2F6" w14:textId="2A9744E0" w:rsidR="00F27E8A" w:rsidRPr="001960DF" w:rsidRDefault="00F27E8A">
      <w:pPr>
        <w:pStyle w:val="CommentText"/>
        <w:rPr>
          <w:b/>
        </w:rPr>
      </w:pPr>
      <w:r>
        <w:t>If there were substantial changes in demographic characteristics, insert a statement similar to the following: “</w:t>
      </w:r>
      <w:r w:rsidRPr="007E6E0A">
        <w:t xml:space="preserve">The demographic characteristics of the </w:t>
      </w:r>
      <w:r>
        <w:rPr>
          <w:szCs w:val="22"/>
        </w:rPr>
        <w:t>Phase One ZOI</w:t>
      </w:r>
      <w:r w:rsidRPr="007E6E0A">
        <w:t xml:space="preserve"> population </w:t>
      </w:r>
      <w:r>
        <w:t>we</w:t>
      </w:r>
      <w:r w:rsidRPr="007E6E0A">
        <w:t>re expected to remain relatively similar over time</w:t>
      </w:r>
      <w:r>
        <w:rPr>
          <w:rStyle w:val="CommentReference"/>
        </w:rPr>
        <w:annotationRef/>
      </w:r>
      <w:r>
        <w:t>; however, there were substantial differences between baseline and endline due to [</w:t>
      </w:r>
      <w:r w:rsidRPr="001960DF">
        <w:rPr>
          <w:highlight w:val="yellow"/>
        </w:rPr>
        <w:t>Insert reasons for differences</w:t>
      </w:r>
      <w:r>
        <w:t>]</w:t>
      </w:r>
      <w:r w:rsidRPr="007E6E0A">
        <w:t>.</w:t>
      </w:r>
      <w:r>
        <w:t>”</w:t>
      </w:r>
    </w:p>
  </w:comment>
  <w:comment w:id="311" w:author="USAID/BFS" w:date="2019-10-17T21:15:00Z" w:initials="USAID/BFS">
    <w:p w14:paraId="21D5D0FB" w14:textId="77777777" w:rsidR="00F27E8A" w:rsidRDefault="00F27E8A" w:rsidP="004E33EB">
      <w:pPr>
        <w:pStyle w:val="CommentText"/>
      </w:pPr>
      <w:r>
        <w:rPr>
          <w:rStyle w:val="CommentReference"/>
        </w:rPr>
        <w:annotationRef/>
      </w:r>
    </w:p>
    <w:p w14:paraId="22BEF03F" w14:textId="77777777" w:rsidR="00F27E8A" w:rsidRDefault="00F27E8A" w:rsidP="004E33EB">
      <w:pPr>
        <w:pStyle w:val="CommentText"/>
        <w:rPr>
          <w:b/>
        </w:rPr>
      </w:pPr>
      <w:r>
        <w:rPr>
          <w:b/>
        </w:rPr>
        <w:t>INSTRUCTIONS:</w:t>
      </w:r>
    </w:p>
    <w:p w14:paraId="12136A2B" w14:textId="77777777" w:rsidR="00F27E8A" w:rsidRDefault="00F27E8A" w:rsidP="004E33EB">
      <w:pPr>
        <w:pStyle w:val="CommentText"/>
      </w:pPr>
    </w:p>
    <w:p w14:paraId="2B6C026A" w14:textId="0DDCBFD4" w:rsidR="00F27E8A" w:rsidRDefault="00F27E8A" w:rsidP="004E33EB">
      <w:pPr>
        <w:pStyle w:val="CommentText"/>
      </w:pPr>
      <w:r>
        <w:t>Remove this footnote if not applicable</w:t>
      </w:r>
    </w:p>
  </w:comment>
  <w:comment w:id="313" w:author="USAID/BFS" w:date="2019-10-17T21:15:00Z" w:initials="USAID/BFS">
    <w:p w14:paraId="1536C0EF" w14:textId="77777777" w:rsidR="00F27E8A" w:rsidRDefault="00F27E8A" w:rsidP="004E33EB">
      <w:pPr>
        <w:pStyle w:val="CommentText"/>
      </w:pPr>
      <w:r>
        <w:rPr>
          <w:rStyle w:val="CommentReference"/>
        </w:rPr>
        <w:annotationRef/>
      </w:r>
    </w:p>
    <w:p w14:paraId="70944832" w14:textId="77777777" w:rsidR="00F27E8A" w:rsidRDefault="00F27E8A" w:rsidP="004E33EB">
      <w:pPr>
        <w:pStyle w:val="CommentText"/>
        <w:rPr>
          <w:b/>
        </w:rPr>
      </w:pPr>
      <w:r>
        <w:rPr>
          <w:b/>
        </w:rPr>
        <w:t>INSTRUCTIONS:</w:t>
      </w:r>
    </w:p>
    <w:p w14:paraId="03A288EC" w14:textId="77777777" w:rsidR="00F27E8A" w:rsidRDefault="00F27E8A" w:rsidP="004E33EB">
      <w:pPr>
        <w:pStyle w:val="CommentText"/>
      </w:pPr>
    </w:p>
    <w:p w14:paraId="0936849C" w14:textId="0D6B88CC" w:rsidR="00F27E8A" w:rsidRDefault="00F27E8A" w:rsidP="004E33EB">
      <w:pPr>
        <w:pStyle w:val="CommentText"/>
      </w:pPr>
      <w:r>
        <w:t>Remove this footnote if not applicable</w:t>
      </w:r>
    </w:p>
  </w:comment>
  <w:comment w:id="319" w:author="USAID/BFS" w:date="2019-10-17T09:25:00Z" w:initials="USAID/BFS">
    <w:p w14:paraId="0F64B6D9" w14:textId="59C183FF" w:rsidR="00F27E8A" w:rsidRDefault="00F27E8A">
      <w:pPr>
        <w:pStyle w:val="CommentText"/>
      </w:pPr>
      <w:r>
        <w:rPr>
          <w:rStyle w:val="CommentReference"/>
        </w:rPr>
        <w:annotationRef/>
      </w:r>
    </w:p>
    <w:p w14:paraId="6FF1A513" w14:textId="377A7C30" w:rsidR="00F27E8A" w:rsidRDefault="00F27E8A">
      <w:pPr>
        <w:pStyle w:val="CommentText"/>
        <w:rPr>
          <w:b/>
        </w:rPr>
      </w:pPr>
      <w:r>
        <w:rPr>
          <w:b/>
        </w:rPr>
        <w:t>INSTRUCTIONS:</w:t>
      </w:r>
    </w:p>
    <w:p w14:paraId="70FB0750" w14:textId="5B5EAF29" w:rsidR="00F27E8A" w:rsidRDefault="00F27E8A">
      <w:pPr>
        <w:pStyle w:val="CommentText"/>
        <w:rPr>
          <w:b/>
        </w:rPr>
      </w:pPr>
    </w:p>
    <w:p w14:paraId="5A72A105" w14:textId="4F87A79B" w:rsidR="00F27E8A" w:rsidRPr="00407280" w:rsidRDefault="00F27E8A">
      <w:pPr>
        <w:pStyle w:val="CommentText"/>
      </w:pPr>
      <w:r>
        <w:t>Throughout the education section, adjust age ranges for the indicators reported if different age ranges are applicable in the country for current school attendance and completion of primary schooling.</w:t>
      </w:r>
    </w:p>
  </w:comment>
  <w:comment w:id="320" w:author="USAID/BFS" w:date="2019-10-15T10:31:00Z" w:initials="USAID/BFS">
    <w:p w14:paraId="5EB478F3" w14:textId="3DFE98EC" w:rsidR="00F27E8A" w:rsidRDefault="00F27E8A">
      <w:pPr>
        <w:pStyle w:val="CommentText"/>
      </w:pPr>
      <w:r>
        <w:rPr>
          <w:rStyle w:val="CommentReference"/>
        </w:rPr>
        <w:annotationRef/>
      </w:r>
    </w:p>
    <w:p w14:paraId="6B3D6A67" w14:textId="0B9B586C" w:rsidR="00F27E8A" w:rsidRDefault="00F27E8A">
      <w:pPr>
        <w:pStyle w:val="CommentText"/>
        <w:rPr>
          <w:b/>
        </w:rPr>
      </w:pPr>
      <w:r>
        <w:rPr>
          <w:b/>
        </w:rPr>
        <w:t>INSTRUCTIONS:</w:t>
      </w:r>
    </w:p>
    <w:p w14:paraId="619BCD39" w14:textId="25100C6A" w:rsidR="00F27E8A" w:rsidRDefault="00F27E8A">
      <w:pPr>
        <w:pStyle w:val="CommentText"/>
        <w:rPr>
          <w:b/>
        </w:rPr>
      </w:pPr>
    </w:p>
    <w:p w14:paraId="73B90816" w14:textId="22874E22" w:rsidR="00F27E8A" w:rsidRPr="00C855D4" w:rsidRDefault="00F27E8A">
      <w:pPr>
        <w:pStyle w:val="CommentText"/>
      </w:pPr>
      <w:r>
        <w:t>Insert a description of the school year in the country. Comment on the timing of the baseline and endline ZOI Surveys in relation to the school year, and if data were collected outside of the school year, which children were considered to be attending school at the time of the survey.</w:t>
      </w:r>
    </w:p>
  </w:comment>
  <w:comment w:id="327" w:author="USAID/BFS" w:date="2019-10-17T21:15:00Z" w:initials="USAID/BFS">
    <w:p w14:paraId="028561CC" w14:textId="77777777" w:rsidR="00F27E8A" w:rsidRDefault="00F27E8A" w:rsidP="004E33EB">
      <w:pPr>
        <w:pStyle w:val="CommentText"/>
      </w:pPr>
      <w:r>
        <w:rPr>
          <w:rStyle w:val="CommentReference"/>
        </w:rPr>
        <w:annotationRef/>
      </w:r>
    </w:p>
    <w:p w14:paraId="52058103" w14:textId="77777777" w:rsidR="00F27E8A" w:rsidRDefault="00F27E8A" w:rsidP="004E33EB">
      <w:pPr>
        <w:pStyle w:val="CommentText"/>
        <w:rPr>
          <w:b/>
        </w:rPr>
      </w:pPr>
      <w:r>
        <w:rPr>
          <w:b/>
        </w:rPr>
        <w:t>INSTRUCTIONS:</w:t>
      </w:r>
    </w:p>
    <w:p w14:paraId="383328E2" w14:textId="77777777" w:rsidR="00F27E8A" w:rsidRDefault="00F27E8A" w:rsidP="004E33EB">
      <w:pPr>
        <w:pStyle w:val="CommentText"/>
      </w:pPr>
    </w:p>
    <w:p w14:paraId="6A15DBD6" w14:textId="1DB439F3" w:rsidR="00F27E8A" w:rsidRDefault="00F27E8A" w:rsidP="004E33EB">
      <w:pPr>
        <w:pStyle w:val="CommentText"/>
      </w:pPr>
      <w:r>
        <w:t>Remove this footnote if not applicable</w:t>
      </w:r>
    </w:p>
  </w:comment>
  <w:comment w:id="328" w:author="USAID/BFS" w:date="2019-10-15T10:39:00Z" w:initials="USAID/BFS">
    <w:p w14:paraId="3AB4BF7F" w14:textId="4A8F8C5D" w:rsidR="00F27E8A" w:rsidRDefault="00F27E8A">
      <w:pPr>
        <w:pStyle w:val="CommentText"/>
      </w:pPr>
      <w:r>
        <w:rPr>
          <w:rStyle w:val="CommentReference"/>
        </w:rPr>
        <w:annotationRef/>
      </w:r>
    </w:p>
    <w:p w14:paraId="27BA7CFE" w14:textId="6629102B" w:rsidR="00F27E8A" w:rsidRDefault="00F27E8A">
      <w:pPr>
        <w:pStyle w:val="CommentText"/>
        <w:rPr>
          <w:b/>
        </w:rPr>
      </w:pPr>
      <w:r>
        <w:rPr>
          <w:b/>
        </w:rPr>
        <w:t>INSTRUCTIONS:</w:t>
      </w:r>
    </w:p>
    <w:p w14:paraId="505E2A4C" w14:textId="0C3B8EF5" w:rsidR="00F27E8A" w:rsidRDefault="00F27E8A">
      <w:pPr>
        <w:pStyle w:val="CommentText"/>
        <w:rPr>
          <w:b/>
        </w:rPr>
      </w:pPr>
    </w:p>
    <w:p w14:paraId="63E809C5" w14:textId="755A4111" w:rsidR="00F27E8A" w:rsidRPr="00636855" w:rsidRDefault="00F27E8A">
      <w:pPr>
        <w:pStyle w:val="CommentText"/>
      </w:pPr>
      <w:r>
        <w:t>Define how primary education is defined in the country.</w:t>
      </w:r>
    </w:p>
  </w:comment>
  <w:comment w:id="333" w:author="USAID/BFS" w:date="2019-10-17T21:18:00Z" w:initials="USAID/BFS">
    <w:p w14:paraId="20CC6972" w14:textId="77777777" w:rsidR="00F27E8A" w:rsidRDefault="00F27E8A" w:rsidP="004E33EB">
      <w:pPr>
        <w:pStyle w:val="CommentText"/>
      </w:pPr>
      <w:r>
        <w:rPr>
          <w:rStyle w:val="CommentReference"/>
        </w:rPr>
        <w:annotationRef/>
      </w:r>
    </w:p>
    <w:p w14:paraId="5CF5F0A9" w14:textId="77777777" w:rsidR="00F27E8A" w:rsidRDefault="00F27E8A" w:rsidP="004E33EB">
      <w:pPr>
        <w:pStyle w:val="CommentText"/>
        <w:rPr>
          <w:b/>
        </w:rPr>
      </w:pPr>
      <w:r>
        <w:rPr>
          <w:b/>
        </w:rPr>
        <w:t>INSTRUCTIONS:</w:t>
      </w:r>
    </w:p>
    <w:p w14:paraId="621E70B7" w14:textId="77777777" w:rsidR="00F27E8A" w:rsidRDefault="00F27E8A" w:rsidP="004E33EB">
      <w:pPr>
        <w:pStyle w:val="CommentText"/>
      </w:pPr>
    </w:p>
    <w:p w14:paraId="5247E35D" w14:textId="44D6F6D8" w:rsidR="00F27E8A" w:rsidRDefault="00F27E8A" w:rsidP="004E33EB">
      <w:pPr>
        <w:pStyle w:val="CommentText"/>
      </w:pPr>
      <w:r>
        <w:t>Remove this footnote if not applicable</w:t>
      </w:r>
    </w:p>
  </w:comment>
  <w:comment w:id="336" w:author="USAID/BFS" w:date="2019-10-17T21:19:00Z" w:initials="USAID/BFS">
    <w:p w14:paraId="48419FE5" w14:textId="77777777" w:rsidR="00F27E8A" w:rsidRDefault="00F27E8A" w:rsidP="004E33EB">
      <w:pPr>
        <w:pStyle w:val="CommentText"/>
      </w:pPr>
      <w:r>
        <w:rPr>
          <w:rStyle w:val="CommentReference"/>
        </w:rPr>
        <w:annotationRef/>
      </w:r>
    </w:p>
    <w:p w14:paraId="189FE724" w14:textId="77777777" w:rsidR="00F27E8A" w:rsidRDefault="00F27E8A" w:rsidP="004E33EB">
      <w:pPr>
        <w:pStyle w:val="CommentText"/>
        <w:rPr>
          <w:b/>
        </w:rPr>
      </w:pPr>
      <w:r>
        <w:rPr>
          <w:b/>
        </w:rPr>
        <w:t>INSTRUCTIONS:</w:t>
      </w:r>
    </w:p>
    <w:p w14:paraId="4973067A" w14:textId="77777777" w:rsidR="00F27E8A" w:rsidRDefault="00F27E8A" w:rsidP="004E33EB">
      <w:pPr>
        <w:pStyle w:val="CommentText"/>
      </w:pPr>
    </w:p>
    <w:p w14:paraId="3937CE75" w14:textId="5CCC4B36" w:rsidR="00F27E8A" w:rsidRDefault="00F27E8A" w:rsidP="004E33EB">
      <w:pPr>
        <w:pStyle w:val="CommentText"/>
      </w:pPr>
      <w:r>
        <w:t>Remove this footnote if not applicable</w:t>
      </w:r>
    </w:p>
  </w:comment>
  <w:comment w:id="345" w:author="USAID/BFS" w:date="2019-10-23T10:08:00Z" w:initials="USAID/BFS">
    <w:p w14:paraId="6D42CABA" w14:textId="014C93B3" w:rsidR="00F27E8A" w:rsidRDefault="00F27E8A">
      <w:pPr>
        <w:pStyle w:val="CommentText"/>
      </w:pPr>
      <w:r>
        <w:rPr>
          <w:rStyle w:val="CommentReference"/>
        </w:rPr>
        <w:annotationRef/>
      </w:r>
    </w:p>
    <w:p w14:paraId="71CAF9B7" w14:textId="1A6DAA14" w:rsidR="00F27E8A" w:rsidRDefault="00F27E8A">
      <w:pPr>
        <w:pStyle w:val="CommentText"/>
        <w:rPr>
          <w:b/>
        </w:rPr>
      </w:pPr>
      <w:r>
        <w:rPr>
          <w:b/>
        </w:rPr>
        <w:t>INSTRUCTIONS:</w:t>
      </w:r>
    </w:p>
    <w:p w14:paraId="7C227C15" w14:textId="5B162BC8" w:rsidR="00F27E8A" w:rsidRDefault="00F27E8A">
      <w:pPr>
        <w:pStyle w:val="CommentText"/>
        <w:rPr>
          <w:b/>
        </w:rPr>
      </w:pPr>
    </w:p>
    <w:p w14:paraId="7C9A6D4C" w14:textId="78230DB3" w:rsidR="00F27E8A" w:rsidRPr="00146AF8" w:rsidRDefault="00F27E8A">
      <w:pPr>
        <w:pStyle w:val="CommentText"/>
      </w:pPr>
      <w:r>
        <w:t>Adjust listed roof, exterior wall, and floor materials if they were customized for the country.</w:t>
      </w:r>
    </w:p>
  </w:comment>
  <w:comment w:id="351" w:author="USAID/BFS" w:date="2019-10-03T16:16:00Z" w:initials="USAID/BFS">
    <w:p w14:paraId="68C4A52C" w14:textId="77777777" w:rsidR="00F27E8A" w:rsidRDefault="00F27E8A" w:rsidP="00181220">
      <w:pPr>
        <w:pStyle w:val="CommentText"/>
      </w:pPr>
      <w:r>
        <w:rPr>
          <w:rStyle w:val="CommentReference"/>
        </w:rPr>
        <w:annotationRef/>
      </w:r>
    </w:p>
    <w:p w14:paraId="5B017840" w14:textId="77777777" w:rsidR="00F27E8A" w:rsidRDefault="00F27E8A" w:rsidP="00181220">
      <w:pPr>
        <w:pStyle w:val="CommentText"/>
        <w:rPr>
          <w:b/>
        </w:rPr>
      </w:pPr>
      <w:r>
        <w:rPr>
          <w:b/>
        </w:rPr>
        <w:t>INSTRUCTIONS:</w:t>
      </w:r>
    </w:p>
    <w:p w14:paraId="626F2556" w14:textId="77777777" w:rsidR="00F27E8A" w:rsidRDefault="00F27E8A" w:rsidP="00181220">
      <w:pPr>
        <w:pStyle w:val="CommentText"/>
        <w:rPr>
          <w:b/>
        </w:rPr>
      </w:pPr>
    </w:p>
    <w:p w14:paraId="5CF83845" w14:textId="77777777" w:rsidR="00F27E8A" w:rsidRDefault="00F27E8A" w:rsidP="00181220">
      <w:pPr>
        <w:pStyle w:val="CommentText"/>
      </w:pPr>
      <w:r>
        <w:t>Check the baseline ZOI Survey to confirm that it is possible to calculate these indicators.</w:t>
      </w:r>
    </w:p>
  </w:comment>
  <w:comment w:id="352" w:author="USAID/BFS" w:date="2019-10-17T21:20:00Z" w:initials="USAID/BFS">
    <w:p w14:paraId="4EA378B1" w14:textId="77777777" w:rsidR="00F27E8A" w:rsidRDefault="00F27E8A" w:rsidP="004E33EB">
      <w:pPr>
        <w:pStyle w:val="CommentText"/>
      </w:pPr>
      <w:r>
        <w:rPr>
          <w:rStyle w:val="CommentReference"/>
        </w:rPr>
        <w:annotationRef/>
      </w:r>
    </w:p>
    <w:p w14:paraId="7059EC69" w14:textId="77777777" w:rsidR="00F27E8A" w:rsidRDefault="00F27E8A" w:rsidP="004E33EB">
      <w:pPr>
        <w:pStyle w:val="CommentText"/>
        <w:rPr>
          <w:b/>
        </w:rPr>
      </w:pPr>
      <w:r>
        <w:rPr>
          <w:b/>
        </w:rPr>
        <w:t>INSTRUCTIONS:</w:t>
      </w:r>
    </w:p>
    <w:p w14:paraId="44CF7307" w14:textId="77777777" w:rsidR="00F27E8A" w:rsidRDefault="00F27E8A" w:rsidP="004E33EB">
      <w:pPr>
        <w:pStyle w:val="CommentText"/>
      </w:pPr>
    </w:p>
    <w:p w14:paraId="65468796" w14:textId="657CA92F" w:rsidR="00F27E8A" w:rsidRDefault="00F27E8A" w:rsidP="004E33EB">
      <w:pPr>
        <w:pStyle w:val="CommentText"/>
      </w:pPr>
      <w:r>
        <w:t>Remove this footnote if not applicable</w:t>
      </w:r>
    </w:p>
  </w:comment>
  <w:comment w:id="355" w:author="USAID/BFS" w:date="2019-10-23T10:36:00Z" w:initials="USAID/BFS">
    <w:p w14:paraId="7568F440" w14:textId="2BE0442C" w:rsidR="00F27E8A" w:rsidRDefault="00F27E8A">
      <w:pPr>
        <w:pStyle w:val="CommentText"/>
      </w:pPr>
      <w:r>
        <w:rPr>
          <w:rStyle w:val="CommentReference"/>
        </w:rPr>
        <w:annotationRef/>
      </w:r>
    </w:p>
    <w:p w14:paraId="55A4284C" w14:textId="2B43BC44" w:rsidR="00F27E8A" w:rsidRDefault="00F27E8A">
      <w:pPr>
        <w:pStyle w:val="CommentText"/>
        <w:rPr>
          <w:b/>
        </w:rPr>
      </w:pPr>
      <w:r>
        <w:rPr>
          <w:b/>
        </w:rPr>
        <w:t>INSTRUCTIONS:</w:t>
      </w:r>
    </w:p>
    <w:p w14:paraId="609A3B57" w14:textId="376B2DFA" w:rsidR="00F27E8A" w:rsidRDefault="00F27E8A">
      <w:pPr>
        <w:pStyle w:val="CommentText"/>
        <w:rPr>
          <w:b/>
        </w:rPr>
      </w:pPr>
    </w:p>
    <w:p w14:paraId="25CF9116" w14:textId="62775EBF" w:rsidR="00F27E8A" w:rsidRDefault="00F27E8A">
      <w:pPr>
        <w:pStyle w:val="CommentText"/>
      </w:pPr>
      <w:r>
        <w:t>Adjust the narrative in this section based on the information collected at baseline and what can be compared between baseline and endline. Be sure to address the following:</w:t>
      </w:r>
    </w:p>
    <w:p w14:paraId="187AAA65" w14:textId="423B65E1" w:rsidR="00F27E8A" w:rsidRDefault="00F27E8A" w:rsidP="000A6ED9">
      <w:pPr>
        <w:pStyle w:val="CommentText"/>
        <w:numPr>
          <w:ilvl w:val="0"/>
          <w:numId w:val="31"/>
        </w:numPr>
      </w:pPr>
      <w:r>
        <w:t>Did the definition of an improved water source in the ZOI Survey country change between baseline and endline?</w:t>
      </w:r>
    </w:p>
    <w:p w14:paraId="7BC030AB" w14:textId="25491239" w:rsidR="00F27E8A" w:rsidRDefault="00F27E8A" w:rsidP="000A6ED9">
      <w:pPr>
        <w:pStyle w:val="CommentText"/>
        <w:numPr>
          <w:ilvl w:val="0"/>
          <w:numId w:val="31"/>
        </w:numPr>
      </w:pPr>
      <w:r>
        <w:t>Can the improved sanitation facility indicator be reported at both baseline and endline?</w:t>
      </w:r>
    </w:p>
    <w:p w14:paraId="7F4CEA7F" w14:textId="33FC3481" w:rsidR="00F27E8A" w:rsidRPr="000A6ED9" w:rsidRDefault="00F27E8A" w:rsidP="000A6ED9">
      <w:pPr>
        <w:pStyle w:val="CommentText"/>
        <w:numPr>
          <w:ilvl w:val="0"/>
          <w:numId w:val="31"/>
        </w:numPr>
      </w:pPr>
      <w:r>
        <w:t>Was information about drinking water source availability and accessibility collected at baseline?</w:t>
      </w:r>
    </w:p>
  </w:comment>
  <w:comment w:id="357" w:author="USAID/BFS" w:date="2019-10-23T10:55:00Z" w:initials="USAID/BFS">
    <w:p w14:paraId="10CA371B" w14:textId="4941DAF5" w:rsidR="00F27E8A" w:rsidRDefault="00F27E8A">
      <w:pPr>
        <w:pStyle w:val="CommentText"/>
      </w:pPr>
      <w:r>
        <w:rPr>
          <w:rStyle w:val="CommentReference"/>
        </w:rPr>
        <w:annotationRef/>
      </w:r>
    </w:p>
    <w:p w14:paraId="7E79C3E3" w14:textId="4F56E755" w:rsidR="00F27E8A" w:rsidRDefault="00F27E8A">
      <w:pPr>
        <w:pStyle w:val="CommentText"/>
        <w:rPr>
          <w:b/>
        </w:rPr>
      </w:pPr>
      <w:r>
        <w:rPr>
          <w:b/>
        </w:rPr>
        <w:t>INSTRUCTIONS:</w:t>
      </w:r>
    </w:p>
    <w:p w14:paraId="53F58371" w14:textId="47282F32" w:rsidR="00F27E8A" w:rsidRDefault="00F27E8A">
      <w:pPr>
        <w:pStyle w:val="CommentText"/>
        <w:rPr>
          <w:b/>
        </w:rPr>
      </w:pPr>
    </w:p>
    <w:p w14:paraId="6BA776C4" w14:textId="4D93F965" w:rsidR="00F27E8A" w:rsidRPr="000D3613" w:rsidRDefault="00F27E8A">
      <w:pPr>
        <w:pStyle w:val="CommentText"/>
      </w:pPr>
      <w:r>
        <w:t>Update this note if the definition of improved water source in the ZOI country changed between baseline and endline</w:t>
      </w:r>
      <w:r w:rsidRPr="000D3613">
        <w:t xml:space="preserve">, </w:t>
      </w:r>
      <w:r>
        <w:t xml:space="preserve">for example, to include </w:t>
      </w:r>
      <w:r w:rsidRPr="000D3613">
        <w:t xml:space="preserve">bottled water, sachet water, tanker-truck, </w:t>
      </w:r>
      <w:r>
        <w:t xml:space="preserve">or </w:t>
      </w:r>
      <w:r w:rsidRPr="000D3613">
        <w:t>cart with small drum</w:t>
      </w:r>
      <w:r>
        <w:t>.</w:t>
      </w:r>
    </w:p>
  </w:comment>
  <w:comment w:id="360" w:author="USAID/BFS" w:date="2019-10-03T16:19:00Z" w:initials="USAID/BFS">
    <w:p w14:paraId="5E0A4A5F" w14:textId="7296B0F2" w:rsidR="00F27E8A" w:rsidRDefault="00F27E8A">
      <w:pPr>
        <w:pStyle w:val="CommentText"/>
      </w:pPr>
      <w:r>
        <w:rPr>
          <w:rStyle w:val="CommentReference"/>
        </w:rPr>
        <w:annotationRef/>
      </w:r>
    </w:p>
    <w:p w14:paraId="490AD5FA" w14:textId="3D00380F" w:rsidR="00F27E8A" w:rsidRDefault="00F27E8A" w:rsidP="0096107F">
      <w:pPr>
        <w:pStyle w:val="CommentText"/>
        <w:rPr>
          <w:b/>
        </w:rPr>
      </w:pPr>
      <w:r w:rsidRPr="007C6372">
        <w:rPr>
          <w:b/>
        </w:rPr>
        <w:t>INSTRUCTIONS:</w:t>
      </w:r>
    </w:p>
    <w:p w14:paraId="4C737E7A" w14:textId="77777777" w:rsidR="00F27E8A" w:rsidRPr="007C6372" w:rsidRDefault="00F27E8A" w:rsidP="0096107F">
      <w:pPr>
        <w:pStyle w:val="CommentText"/>
        <w:rPr>
          <w:b/>
        </w:rPr>
      </w:pPr>
    </w:p>
    <w:p w14:paraId="1A0F2B6D" w14:textId="4D3B8AAE" w:rsidR="00F27E8A" w:rsidRDefault="00F27E8A" w:rsidP="0096107F">
      <w:pPr>
        <w:pStyle w:val="CommentText"/>
      </w:pPr>
      <w:r>
        <w:t>Modify the tables in Chapter 4 as needed if secondary data were used to produce the poverty and expenditures indicators.</w:t>
      </w:r>
    </w:p>
  </w:comment>
  <w:comment w:id="361" w:author="USAID/BFS" w:date="2019-10-15T11:45:00Z" w:initials="USAID/BFS">
    <w:p w14:paraId="67991B3F" w14:textId="321C09E2" w:rsidR="00F27E8A" w:rsidRDefault="00F27E8A">
      <w:pPr>
        <w:pStyle w:val="CommentText"/>
      </w:pPr>
      <w:r>
        <w:rPr>
          <w:rStyle w:val="CommentReference"/>
        </w:rPr>
        <w:annotationRef/>
      </w:r>
    </w:p>
    <w:p w14:paraId="78B3E2A3" w14:textId="1F40567B" w:rsidR="00F27E8A" w:rsidRDefault="00F27E8A">
      <w:pPr>
        <w:pStyle w:val="CommentText"/>
        <w:rPr>
          <w:b/>
        </w:rPr>
      </w:pPr>
      <w:r>
        <w:rPr>
          <w:b/>
        </w:rPr>
        <w:t>INSTRUCTIONS:</w:t>
      </w:r>
    </w:p>
    <w:p w14:paraId="02427020" w14:textId="117BDEC0" w:rsidR="00F27E8A" w:rsidRDefault="00F27E8A">
      <w:pPr>
        <w:pStyle w:val="CommentText"/>
        <w:rPr>
          <w:b/>
        </w:rPr>
      </w:pPr>
    </w:p>
    <w:p w14:paraId="581D254B" w14:textId="60D7EC1C" w:rsidR="00F27E8A" w:rsidRPr="0034786F" w:rsidRDefault="00F27E8A" w:rsidP="0034786F">
      <w:pPr>
        <w:pStyle w:val="CommentText"/>
        <w:rPr>
          <w:b/>
        </w:rPr>
      </w:pPr>
      <w:r>
        <w:t>P</w:t>
      </w:r>
      <w:r w:rsidRPr="00A05B4C">
        <w:t xml:space="preserve">rovide </w:t>
      </w:r>
      <w:r>
        <w:t xml:space="preserve">a </w:t>
      </w:r>
      <w:r w:rsidRPr="00A05B4C">
        <w:t>brief contextual discussion of poverty, including documented trends in poverty or major economic shocks</w:t>
      </w:r>
      <w:r>
        <w:t xml:space="preserve"> in recent years</w:t>
      </w:r>
      <w:r w:rsidRPr="00A05B4C">
        <w:t>.</w:t>
      </w:r>
    </w:p>
  </w:comment>
  <w:comment w:id="362" w:author="USAID/BFS" w:date="2019-10-03T16:19:00Z" w:initials="USAID/BFS">
    <w:p w14:paraId="4B359B0C" w14:textId="77777777" w:rsidR="00F27E8A" w:rsidRDefault="00F27E8A" w:rsidP="0096107F">
      <w:pPr>
        <w:pStyle w:val="CommentText"/>
        <w:rPr>
          <w:b/>
        </w:rPr>
      </w:pPr>
      <w:r>
        <w:rPr>
          <w:rStyle w:val="CommentReference"/>
        </w:rPr>
        <w:annotationRef/>
      </w:r>
    </w:p>
    <w:p w14:paraId="6E8269F7" w14:textId="1CB0F1B6" w:rsidR="00F27E8A" w:rsidRPr="00A05B4C" w:rsidRDefault="00F27E8A" w:rsidP="0096107F">
      <w:pPr>
        <w:pStyle w:val="CommentText"/>
        <w:rPr>
          <w:b/>
        </w:rPr>
      </w:pPr>
      <w:r w:rsidRPr="00A05B4C">
        <w:rPr>
          <w:b/>
        </w:rPr>
        <w:t xml:space="preserve">INSTRUCTIONS: </w:t>
      </w:r>
    </w:p>
    <w:p w14:paraId="1C281EE5" w14:textId="77777777" w:rsidR="00F27E8A" w:rsidRDefault="00F27E8A" w:rsidP="0096107F">
      <w:pPr>
        <w:pStyle w:val="CommentText"/>
      </w:pPr>
    </w:p>
    <w:p w14:paraId="4A35FBE6" w14:textId="4123B844" w:rsidR="00F27E8A" w:rsidRPr="00A05B4C" w:rsidRDefault="00F27E8A" w:rsidP="0096107F">
      <w:pPr>
        <w:pStyle w:val="CommentText"/>
      </w:pPr>
      <w:r w:rsidRPr="00A05B4C">
        <w:t xml:space="preserve">Because the data sources for the poverty and daily per capita expenditures indicators vary across countries, </w:t>
      </w:r>
      <w:r>
        <w:t>tailor this introduction</w:t>
      </w:r>
      <w:r w:rsidRPr="00A05B4C">
        <w:t xml:space="preserve"> to the methodology of the survey used. </w:t>
      </w:r>
    </w:p>
    <w:p w14:paraId="140D960D" w14:textId="77777777" w:rsidR="00F27E8A" w:rsidRDefault="00F27E8A" w:rsidP="0096107F">
      <w:pPr>
        <w:pStyle w:val="CommentText"/>
      </w:pPr>
    </w:p>
    <w:p w14:paraId="7D3D8677" w14:textId="148077E1" w:rsidR="00F27E8A" w:rsidRPr="00A05B4C" w:rsidRDefault="00F27E8A" w:rsidP="0096107F">
      <w:pPr>
        <w:pStyle w:val="CommentText"/>
      </w:pPr>
      <w:r w:rsidRPr="00A05B4C">
        <w:t>The description</w:t>
      </w:r>
      <w:r>
        <w:t>s</w:t>
      </w:r>
      <w:r w:rsidRPr="00A05B4C">
        <w:t xml:space="preserve"> </w:t>
      </w:r>
      <w:r>
        <w:t xml:space="preserve">in this </w:t>
      </w:r>
      <w:r w:rsidRPr="00A05B4C">
        <w:t xml:space="preserve">chapter should be understandable to the </w:t>
      </w:r>
      <w:r>
        <w:t>layperson. Appendix 2.2</w:t>
      </w:r>
      <w:r w:rsidRPr="00A05B4C">
        <w:t xml:space="preserve"> present</w:t>
      </w:r>
      <w:r>
        <w:t>s</w:t>
      </w:r>
      <w:r w:rsidRPr="00A05B4C">
        <w:t xml:space="preserve"> more specific information related to the data source</w:t>
      </w:r>
      <w:r>
        <w:t>s</w:t>
      </w:r>
      <w:r w:rsidRPr="00A05B4C">
        <w:t>.</w:t>
      </w:r>
    </w:p>
    <w:p w14:paraId="3C5C8EBF" w14:textId="77777777" w:rsidR="00F27E8A" w:rsidRDefault="00F27E8A" w:rsidP="0096107F">
      <w:pPr>
        <w:pStyle w:val="CommentText"/>
      </w:pPr>
    </w:p>
    <w:p w14:paraId="3550E1EE" w14:textId="6FAF03FC" w:rsidR="00F27E8A" w:rsidRDefault="00F27E8A" w:rsidP="0096107F">
      <w:pPr>
        <w:pStyle w:val="CommentText"/>
      </w:pPr>
    </w:p>
  </w:comment>
  <w:comment w:id="367" w:author="USAID/BFS" w:date="2019-10-03T16:19:00Z" w:initials="USAID/BFS">
    <w:p w14:paraId="4FAAE72F" w14:textId="77777777" w:rsidR="00F27E8A" w:rsidRDefault="00F27E8A" w:rsidP="0096107F">
      <w:pPr>
        <w:pStyle w:val="CommentText"/>
        <w:rPr>
          <w:b/>
        </w:rPr>
      </w:pPr>
    </w:p>
    <w:p w14:paraId="2FB98BC7" w14:textId="7FAA9F36" w:rsidR="00F27E8A" w:rsidRPr="004744B2" w:rsidRDefault="00F27E8A" w:rsidP="0096107F">
      <w:pPr>
        <w:pStyle w:val="CommentText"/>
      </w:pPr>
      <w:r>
        <w:rPr>
          <w:rStyle w:val="CommentReference"/>
        </w:rPr>
        <w:annotationRef/>
      </w:r>
      <w:r w:rsidRPr="004744B2">
        <w:rPr>
          <w:b/>
        </w:rPr>
        <w:t>INSTRUCTION</w:t>
      </w:r>
      <w:r>
        <w:rPr>
          <w:b/>
        </w:rPr>
        <w:t>S</w:t>
      </w:r>
      <w:r w:rsidRPr="004744B2">
        <w:rPr>
          <w:b/>
        </w:rPr>
        <w:t xml:space="preserve">: </w:t>
      </w:r>
    </w:p>
    <w:p w14:paraId="50E3EA06" w14:textId="77777777" w:rsidR="00F27E8A" w:rsidRDefault="00F27E8A" w:rsidP="0096107F">
      <w:pPr>
        <w:pStyle w:val="CommentText"/>
      </w:pPr>
    </w:p>
    <w:p w14:paraId="0149F0F8" w14:textId="42E61279" w:rsidR="00F27E8A" w:rsidRDefault="00F27E8A" w:rsidP="0096107F">
      <w:pPr>
        <w:pStyle w:val="CommentText"/>
      </w:pPr>
      <w:r w:rsidRPr="004744B2">
        <w:t xml:space="preserve">Verify that this positive skew is indeed evident </w:t>
      </w:r>
      <w:r>
        <w:t>and if not, modify this statement.</w:t>
      </w:r>
    </w:p>
  </w:comment>
  <w:comment w:id="374" w:author="USAID/BFS" w:date="2019-10-17T21:21:00Z" w:initials="USAID/BFS">
    <w:p w14:paraId="5B8EC25B" w14:textId="77777777" w:rsidR="00F27E8A" w:rsidRDefault="00F27E8A" w:rsidP="004E33EB">
      <w:pPr>
        <w:pStyle w:val="CommentText"/>
      </w:pPr>
      <w:r>
        <w:rPr>
          <w:rStyle w:val="CommentReference"/>
        </w:rPr>
        <w:annotationRef/>
      </w:r>
    </w:p>
    <w:p w14:paraId="0EC2F57A" w14:textId="77777777" w:rsidR="00F27E8A" w:rsidRDefault="00F27E8A" w:rsidP="004E33EB">
      <w:pPr>
        <w:pStyle w:val="CommentText"/>
        <w:rPr>
          <w:b/>
        </w:rPr>
      </w:pPr>
      <w:r>
        <w:rPr>
          <w:b/>
        </w:rPr>
        <w:t>INSTRUCTIONS:</w:t>
      </w:r>
    </w:p>
    <w:p w14:paraId="685009AE" w14:textId="77777777" w:rsidR="00F27E8A" w:rsidRDefault="00F27E8A" w:rsidP="004E33EB">
      <w:pPr>
        <w:pStyle w:val="CommentText"/>
      </w:pPr>
    </w:p>
    <w:p w14:paraId="4BCA53DA" w14:textId="61905989" w:rsidR="00F27E8A" w:rsidRDefault="00F27E8A" w:rsidP="004E33EB">
      <w:pPr>
        <w:pStyle w:val="CommentText"/>
      </w:pPr>
      <w:r>
        <w:t>Remove this footnote if not applicable</w:t>
      </w:r>
    </w:p>
  </w:comment>
  <w:comment w:id="376" w:author="USAID/BFS" w:date="2019-10-17T21:21:00Z" w:initials="USAID/BFS">
    <w:p w14:paraId="0193A8AD" w14:textId="77777777" w:rsidR="00F27E8A" w:rsidRDefault="00F27E8A" w:rsidP="004E33EB">
      <w:pPr>
        <w:pStyle w:val="CommentText"/>
      </w:pPr>
      <w:r>
        <w:rPr>
          <w:rStyle w:val="CommentReference"/>
        </w:rPr>
        <w:annotationRef/>
      </w:r>
    </w:p>
    <w:p w14:paraId="18BA9332" w14:textId="77777777" w:rsidR="00F27E8A" w:rsidRDefault="00F27E8A" w:rsidP="004E33EB">
      <w:pPr>
        <w:pStyle w:val="CommentText"/>
        <w:rPr>
          <w:b/>
        </w:rPr>
      </w:pPr>
      <w:r>
        <w:rPr>
          <w:b/>
        </w:rPr>
        <w:t>INSTRUCTIONS:</w:t>
      </w:r>
    </w:p>
    <w:p w14:paraId="48ADAE4C" w14:textId="77777777" w:rsidR="00F27E8A" w:rsidRDefault="00F27E8A" w:rsidP="004E33EB">
      <w:pPr>
        <w:pStyle w:val="CommentText"/>
      </w:pPr>
    </w:p>
    <w:p w14:paraId="7E1D5662" w14:textId="4A046360" w:rsidR="00F27E8A" w:rsidRDefault="00F27E8A" w:rsidP="004E33EB">
      <w:pPr>
        <w:pStyle w:val="CommentText"/>
      </w:pPr>
      <w:r>
        <w:t>Remove this footnote if not applicable</w:t>
      </w:r>
    </w:p>
  </w:comment>
  <w:comment w:id="389" w:author="USAID/BFS" w:date="2019-10-17T21:21:00Z" w:initials="USAID/BFS">
    <w:p w14:paraId="60BBF8EE" w14:textId="77777777" w:rsidR="00F27E8A" w:rsidRDefault="00F27E8A" w:rsidP="004E33EB">
      <w:pPr>
        <w:pStyle w:val="CommentText"/>
      </w:pPr>
      <w:r>
        <w:rPr>
          <w:rStyle w:val="CommentReference"/>
        </w:rPr>
        <w:annotationRef/>
      </w:r>
    </w:p>
    <w:p w14:paraId="2649B301" w14:textId="77777777" w:rsidR="00F27E8A" w:rsidRDefault="00F27E8A" w:rsidP="004E33EB">
      <w:pPr>
        <w:pStyle w:val="CommentText"/>
        <w:rPr>
          <w:b/>
        </w:rPr>
      </w:pPr>
      <w:r>
        <w:rPr>
          <w:b/>
        </w:rPr>
        <w:t>INSTRUCTIONS:</w:t>
      </w:r>
    </w:p>
    <w:p w14:paraId="74650075" w14:textId="77777777" w:rsidR="00F27E8A" w:rsidRDefault="00F27E8A" w:rsidP="004E33EB">
      <w:pPr>
        <w:pStyle w:val="CommentText"/>
      </w:pPr>
    </w:p>
    <w:p w14:paraId="59F2A5F8" w14:textId="61CF7333" w:rsidR="00F27E8A" w:rsidRDefault="00F27E8A" w:rsidP="004E33EB">
      <w:pPr>
        <w:pStyle w:val="CommentText"/>
      </w:pPr>
      <w:r>
        <w:t>Remove this footnote if not applicable</w:t>
      </w:r>
    </w:p>
  </w:comment>
  <w:comment w:id="392" w:author="USAID/BFS" w:date="2019-10-17T21:21:00Z" w:initials="USAID/BFS">
    <w:p w14:paraId="013A72D6" w14:textId="77777777" w:rsidR="00F27E8A" w:rsidRDefault="00F27E8A" w:rsidP="004E33EB">
      <w:pPr>
        <w:pStyle w:val="CommentText"/>
      </w:pPr>
      <w:r>
        <w:rPr>
          <w:rStyle w:val="CommentReference"/>
        </w:rPr>
        <w:annotationRef/>
      </w:r>
    </w:p>
    <w:p w14:paraId="3A543789" w14:textId="77777777" w:rsidR="00F27E8A" w:rsidRDefault="00F27E8A" w:rsidP="004E33EB">
      <w:pPr>
        <w:pStyle w:val="CommentText"/>
        <w:rPr>
          <w:b/>
        </w:rPr>
      </w:pPr>
      <w:r>
        <w:rPr>
          <w:b/>
        </w:rPr>
        <w:t>INSTRUCTIONS:</w:t>
      </w:r>
    </w:p>
    <w:p w14:paraId="4BE35AA9" w14:textId="77777777" w:rsidR="00F27E8A" w:rsidRDefault="00F27E8A" w:rsidP="004E33EB">
      <w:pPr>
        <w:pStyle w:val="CommentText"/>
      </w:pPr>
    </w:p>
    <w:p w14:paraId="64B5EF58" w14:textId="6C19ED2B" w:rsidR="00F27E8A" w:rsidRDefault="00F27E8A" w:rsidP="004E33EB">
      <w:pPr>
        <w:pStyle w:val="CommentText"/>
      </w:pPr>
      <w:r>
        <w:t>Remove this footnote if not applicable</w:t>
      </w:r>
    </w:p>
  </w:comment>
  <w:comment w:id="394" w:author="USAID/BFS" w:date="2019-10-17T21:22:00Z" w:initials="USAID/BFS">
    <w:p w14:paraId="1575FC41" w14:textId="77777777" w:rsidR="00F27E8A" w:rsidRDefault="00F27E8A" w:rsidP="004E33EB">
      <w:pPr>
        <w:pStyle w:val="CommentText"/>
      </w:pPr>
      <w:r>
        <w:rPr>
          <w:rStyle w:val="CommentReference"/>
        </w:rPr>
        <w:annotationRef/>
      </w:r>
    </w:p>
    <w:p w14:paraId="6A5B0434" w14:textId="77777777" w:rsidR="00F27E8A" w:rsidRDefault="00F27E8A" w:rsidP="004E33EB">
      <w:pPr>
        <w:pStyle w:val="CommentText"/>
        <w:rPr>
          <w:b/>
        </w:rPr>
      </w:pPr>
      <w:r>
        <w:rPr>
          <w:b/>
        </w:rPr>
        <w:t>INSTRUCTIONS:</w:t>
      </w:r>
    </w:p>
    <w:p w14:paraId="40BD40BE" w14:textId="77777777" w:rsidR="00F27E8A" w:rsidRDefault="00F27E8A" w:rsidP="004E33EB">
      <w:pPr>
        <w:pStyle w:val="CommentText"/>
      </w:pPr>
    </w:p>
    <w:p w14:paraId="6C0A50CD" w14:textId="37698A8C" w:rsidR="00F27E8A" w:rsidRDefault="00F27E8A" w:rsidP="004E33EB">
      <w:pPr>
        <w:pStyle w:val="CommentText"/>
      </w:pPr>
      <w:r>
        <w:t>Remove this footnote if not applicable</w:t>
      </w:r>
    </w:p>
  </w:comment>
  <w:comment w:id="403" w:author="USAID/BFS" w:date="2019-10-17T21:22:00Z" w:initials="USAID/BFS">
    <w:p w14:paraId="7136AD85" w14:textId="77777777" w:rsidR="00F27E8A" w:rsidRDefault="00F27E8A" w:rsidP="004E33EB">
      <w:pPr>
        <w:pStyle w:val="CommentText"/>
      </w:pPr>
      <w:r>
        <w:rPr>
          <w:rStyle w:val="CommentReference"/>
        </w:rPr>
        <w:annotationRef/>
      </w:r>
    </w:p>
    <w:p w14:paraId="59ABBE87" w14:textId="77777777" w:rsidR="00F27E8A" w:rsidRDefault="00F27E8A" w:rsidP="004E33EB">
      <w:pPr>
        <w:pStyle w:val="CommentText"/>
        <w:rPr>
          <w:b/>
        </w:rPr>
      </w:pPr>
      <w:r>
        <w:rPr>
          <w:b/>
        </w:rPr>
        <w:t>INSTRUCTIONS:</w:t>
      </w:r>
    </w:p>
    <w:p w14:paraId="2CB91A95" w14:textId="77777777" w:rsidR="00F27E8A" w:rsidRDefault="00F27E8A" w:rsidP="004E33EB">
      <w:pPr>
        <w:pStyle w:val="CommentText"/>
      </w:pPr>
    </w:p>
    <w:p w14:paraId="0E863FE8" w14:textId="543DA24A" w:rsidR="00F27E8A" w:rsidRDefault="00F27E8A" w:rsidP="004E33EB">
      <w:pPr>
        <w:pStyle w:val="CommentText"/>
      </w:pPr>
      <w:r>
        <w:t>Remove this footnote if not applicable</w:t>
      </w:r>
    </w:p>
  </w:comment>
  <w:comment w:id="405" w:author="USAID/BFS" w:date="2019-10-17T21:23:00Z" w:initials="USAID/BFS">
    <w:p w14:paraId="18EA4954" w14:textId="77777777" w:rsidR="00F27E8A" w:rsidRDefault="00F27E8A" w:rsidP="004E33EB">
      <w:pPr>
        <w:pStyle w:val="CommentText"/>
      </w:pPr>
      <w:r>
        <w:rPr>
          <w:rStyle w:val="CommentReference"/>
        </w:rPr>
        <w:annotationRef/>
      </w:r>
    </w:p>
    <w:p w14:paraId="6F0BE11F" w14:textId="77777777" w:rsidR="00F27E8A" w:rsidRDefault="00F27E8A" w:rsidP="004E33EB">
      <w:pPr>
        <w:pStyle w:val="CommentText"/>
        <w:rPr>
          <w:b/>
        </w:rPr>
      </w:pPr>
      <w:r>
        <w:rPr>
          <w:b/>
        </w:rPr>
        <w:t>INSTRUCTIONS:</w:t>
      </w:r>
    </w:p>
    <w:p w14:paraId="35C858A6" w14:textId="77777777" w:rsidR="00F27E8A" w:rsidRDefault="00F27E8A" w:rsidP="004E33EB">
      <w:pPr>
        <w:pStyle w:val="CommentText"/>
      </w:pPr>
    </w:p>
    <w:p w14:paraId="5315480E" w14:textId="61FDB1D8" w:rsidR="00F27E8A" w:rsidRDefault="00F27E8A" w:rsidP="004E33EB">
      <w:pPr>
        <w:pStyle w:val="CommentText"/>
      </w:pPr>
      <w:r>
        <w:t>Remove this footnote if not applicable</w:t>
      </w:r>
    </w:p>
  </w:comment>
  <w:comment w:id="407" w:author="USAID/BFS" w:date="2019-10-17T21:23:00Z" w:initials="USAID/BFS">
    <w:p w14:paraId="5D5F710C" w14:textId="77777777" w:rsidR="00F27E8A" w:rsidRDefault="00F27E8A" w:rsidP="004E33EB">
      <w:pPr>
        <w:pStyle w:val="CommentText"/>
      </w:pPr>
      <w:r>
        <w:rPr>
          <w:rStyle w:val="CommentReference"/>
        </w:rPr>
        <w:annotationRef/>
      </w:r>
    </w:p>
    <w:p w14:paraId="3180C256" w14:textId="77777777" w:rsidR="00F27E8A" w:rsidRDefault="00F27E8A" w:rsidP="004E33EB">
      <w:pPr>
        <w:pStyle w:val="CommentText"/>
        <w:rPr>
          <w:b/>
        </w:rPr>
      </w:pPr>
      <w:r>
        <w:rPr>
          <w:b/>
        </w:rPr>
        <w:t>INSTRUCTIONS:</w:t>
      </w:r>
    </w:p>
    <w:p w14:paraId="33AC2314" w14:textId="77777777" w:rsidR="00F27E8A" w:rsidRDefault="00F27E8A" w:rsidP="004E33EB">
      <w:pPr>
        <w:pStyle w:val="CommentText"/>
      </w:pPr>
    </w:p>
    <w:p w14:paraId="7FE898BE" w14:textId="6DCA74D4" w:rsidR="00F27E8A" w:rsidRDefault="00F27E8A" w:rsidP="004E33EB">
      <w:pPr>
        <w:pStyle w:val="CommentText"/>
      </w:pPr>
      <w:r>
        <w:t>Remove this footnote if not applicable</w:t>
      </w:r>
    </w:p>
  </w:comment>
  <w:comment w:id="416" w:author="USAID/BFS" w:date="2019-10-17T21:23:00Z" w:initials="USAID/BFS">
    <w:p w14:paraId="14D49E9B" w14:textId="77777777" w:rsidR="00F27E8A" w:rsidRDefault="00F27E8A" w:rsidP="004E33EB">
      <w:pPr>
        <w:pStyle w:val="CommentText"/>
      </w:pPr>
      <w:r>
        <w:rPr>
          <w:rStyle w:val="CommentReference"/>
        </w:rPr>
        <w:annotationRef/>
      </w:r>
    </w:p>
    <w:p w14:paraId="3BD54D7E" w14:textId="77777777" w:rsidR="00F27E8A" w:rsidRDefault="00F27E8A" w:rsidP="004E33EB">
      <w:pPr>
        <w:pStyle w:val="CommentText"/>
        <w:rPr>
          <w:b/>
        </w:rPr>
      </w:pPr>
      <w:r>
        <w:rPr>
          <w:b/>
        </w:rPr>
        <w:t>INSTRUCTIONS:</w:t>
      </w:r>
    </w:p>
    <w:p w14:paraId="010AA28F" w14:textId="77777777" w:rsidR="00F27E8A" w:rsidRDefault="00F27E8A" w:rsidP="004E33EB">
      <w:pPr>
        <w:pStyle w:val="CommentText"/>
      </w:pPr>
    </w:p>
    <w:p w14:paraId="64689D0F" w14:textId="100AFBE1" w:rsidR="00F27E8A" w:rsidRDefault="00F27E8A" w:rsidP="004E33EB">
      <w:pPr>
        <w:pStyle w:val="CommentText"/>
      </w:pPr>
      <w:r>
        <w:t>Remove this footnote if not applicable</w:t>
      </w:r>
    </w:p>
  </w:comment>
  <w:comment w:id="418" w:author="USAID/BFS" w:date="2019-10-17T21:24:00Z" w:initials="USAID/BFS">
    <w:p w14:paraId="56122921" w14:textId="77777777" w:rsidR="00F27E8A" w:rsidRDefault="00F27E8A" w:rsidP="004E33EB">
      <w:pPr>
        <w:pStyle w:val="CommentText"/>
      </w:pPr>
      <w:r>
        <w:rPr>
          <w:rStyle w:val="CommentReference"/>
        </w:rPr>
        <w:annotationRef/>
      </w:r>
    </w:p>
    <w:p w14:paraId="11C0CA15" w14:textId="77777777" w:rsidR="00F27E8A" w:rsidRDefault="00F27E8A" w:rsidP="004E33EB">
      <w:pPr>
        <w:pStyle w:val="CommentText"/>
        <w:rPr>
          <w:b/>
        </w:rPr>
      </w:pPr>
      <w:r>
        <w:rPr>
          <w:b/>
        </w:rPr>
        <w:t>INSTRUCTIONS:</w:t>
      </w:r>
    </w:p>
    <w:p w14:paraId="2C15521C" w14:textId="77777777" w:rsidR="00F27E8A" w:rsidRDefault="00F27E8A" w:rsidP="004E33EB">
      <w:pPr>
        <w:pStyle w:val="CommentText"/>
      </w:pPr>
    </w:p>
    <w:p w14:paraId="71F9C387" w14:textId="48FBC4C7" w:rsidR="00F27E8A" w:rsidRDefault="00F27E8A" w:rsidP="004E33EB">
      <w:pPr>
        <w:pStyle w:val="CommentText"/>
      </w:pPr>
      <w:r>
        <w:t>Remove this footnote if not applicable</w:t>
      </w:r>
    </w:p>
  </w:comment>
  <w:comment w:id="422" w:author="USAID/BFS" w:date="2019-10-17T21:24:00Z" w:initials="USAID/BFS">
    <w:p w14:paraId="26C50203" w14:textId="77777777" w:rsidR="00F27E8A" w:rsidRDefault="00F27E8A" w:rsidP="004E33EB">
      <w:pPr>
        <w:pStyle w:val="CommentText"/>
      </w:pPr>
      <w:r>
        <w:rPr>
          <w:rStyle w:val="CommentReference"/>
        </w:rPr>
        <w:annotationRef/>
      </w:r>
    </w:p>
    <w:p w14:paraId="6EEB032E" w14:textId="77777777" w:rsidR="00F27E8A" w:rsidRDefault="00F27E8A" w:rsidP="004E33EB">
      <w:pPr>
        <w:pStyle w:val="CommentText"/>
        <w:rPr>
          <w:b/>
        </w:rPr>
      </w:pPr>
      <w:r>
        <w:rPr>
          <w:b/>
        </w:rPr>
        <w:t>INSTRUCTIONS:</w:t>
      </w:r>
    </w:p>
    <w:p w14:paraId="48E5F099" w14:textId="77777777" w:rsidR="00F27E8A" w:rsidRDefault="00F27E8A" w:rsidP="004E33EB">
      <w:pPr>
        <w:pStyle w:val="CommentText"/>
      </w:pPr>
    </w:p>
    <w:p w14:paraId="7E36712D" w14:textId="384C0535" w:rsidR="00F27E8A" w:rsidRDefault="00F27E8A" w:rsidP="004E33EB">
      <w:pPr>
        <w:pStyle w:val="CommentText"/>
      </w:pPr>
      <w:r>
        <w:t>Remove this footnote if not applicable</w:t>
      </w:r>
    </w:p>
  </w:comment>
  <w:comment w:id="425" w:author="USAID/BFS" w:date="2019-10-16T14:12:00Z" w:initials="USAID/BFS">
    <w:p w14:paraId="59748905" w14:textId="375AF9D1" w:rsidR="00F27E8A" w:rsidRDefault="00F27E8A">
      <w:pPr>
        <w:pStyle w:val="CommentText"/>
      </w:pPr>
      <w:r>
        <w:rPr>
          <w:rStyle w:val="CommentReference"/>
        </w:rPr>
        <w:annotationRef/>
      </w:r>
    </w:p>
    <w:p w14:paraId="62DF9347" w14:textId="77777777" w:rsidR="00F27E8A" w:rsidRDefault="00F27E8A">
      <w:pPr>
        <w:pStyle w:val="CommentText"/>
        <w:rPr>
          <w:b/>
        </w:rPr>
      </w:pPr>
      <w:r>
        <w:rPr>
          <w:b/>
        </w:rPr>
        <w:t>INSTRUCTIONS:</w:t>
      </w:r>
    </w:p>
    <w:p w14:paraId="58097CEB" w14:textId="77777777" w:rsidR="00F27E8A" w:rsidRDefault="00F27E8A">
      <w:pPr>
        <w:pStyle w:val="CommentText"/>
        <w:rPr>
          <w:b/>
        </w:rPr>
      </w:pPr>
    </w:p>
    <w:p w14:paraId="382E8591" w14:textId="1C46ADBB" w:rsidR="00F27E8A" w:rsidRDefault="00F27E8A">
      <w:pPr>
        <w:pStyle w:val="CommentText"/>
      </w:pPr>
      <w:r>
        <w:t>Summarize the data presented in this chapter, along with uses of WEAI data in [COUNTRY] should be summarized in the A-WEAI Data Fact Sheet, found in Appendix 4.2.</w:t>
      </w:r>
    </w:p>
  </w:comment>
  <w:comment w:id="438" w:author="USAID/BFS" w:date="2019-10-15T21:46:00Z" w:initials="USAID/BFS">
    <w:p w14:paraId="09A1CC3B" w14:textId="08FF05C8" w:rsidR="00F27E8A" w:rsidRDefault="00F27E8A">
      <w:pPr>
        <w:pStyle w:val="CommentText"/>
      </w:pPr>
      <w:r>
        <w:rPr>
          <w:rStyle w:val="CommentReference"/>
        </w:rPr>
        <w:annotationRef/>
      </w:r>
    </w:p>
    <w:p w14:paraId="497F7CE9" w14:textId="77777777" w:rsidR="00F27E8A" w:rsidRPr="00521FBA" w:rsidRDefault="00F27E8A">
      <w:pPr>
        <w:pStyle w:val="CommentText"/>
        <w:rPr>
          <w:b/>
        </w:rPr>
      </w:pPr>
      <w:r w:rsidRPr="00521FBA">
        <w:rPr>
          <w:b/>
        </w:rPr>
        <w:t xml:space="preserve">INSTRUCTIONS: </w:t>
      </w:r>
    </w:p>
    <w:p w14:paraId="043F9079" w14:textId="77777777" w:rsidR="00F27E8A" w:rsidRDefault="00F27E8A">
      <w:pPr>
        <w:pStyle w:val="CommentText"/>
      </w:pPr>
    </w:p>
    <w:p w14:paraId="3A8D87D9" w14:textId="3AF92CFC" w:rsidR="00F27E8A" w:rsidRDefault="00F27E8A">
      <w:pPr>
        <w:pStyle w:val="CommentText"/>
      </w:pPr>
      <w:r>
        <w:t>Present the A-WEAI, 5DE, and GPI scores. Are there statistically significant changes in these scores for females and males from baseline to endline? Did the percentage of females and males achieving empowerment in agriculture increase or decrease since baseline? Among the disempowered, what are the changes in the percentage of females and males achieving adequacy in the A-WEAI indicators? Did the percentage of females achieving gender parity increase or decrease over time? What are the changes in the empowerment gap? Please indicate whether changes are statistically significant.</w:t>
      </w:r>
    </w:p>
  </w:comment>
  <w:comment w:id="440" w:author="USAID/BFS" w:date="2019-10-17T21:24:00Z" w:initials="USAID/BFS">
    <w:p w14:paraId="5446EC5F" w14:textId="77777777" w:rsidR="00F27E8A" w:rsidRDefault="00F27E8A" w:rsidP="004E33EB">
      <w:pPr>
        <w:pStyle w:val="CommentText"/>
      </w:pPr>
      <w:r>
        <w:rPr>
          <w:rStyle w:val="CommentReference"/>
        </w:rPr>
        <w:annotationRef/>
      </w:r>
    </w:p>
    <w:p w14:paraId="3FE6D6EC" w14:textId="77777777" w:rsidR="00F27E8A" w:rsidRDefault="00F27E8A" w:rsidP="004E33EB">
      <w:pPr>
        <w:pStyle w:val="CommentText"/>
        <w:rPr>
          <w:b/>
        </w:rPr>
      </w:pPr>
      <w:r>
        <w:rPr>
          <w:b/>
        </w:rPr>
        <w:t>INSTRUCTIONS:</w:t>
      </w:r>
    </w:p>
    <w:p w14:paraId="15CFF07B" w14:textId="77777777" w:rsidR="00F27E8A" w:rsidRDefault="00F27E8A" w:rsidP="004E33EB">
      <w:pPr>
        <w:pStyle w:val="CommentText"/>
      </w:pPr>
    </w:p>
    <w:p w14:paraId="7C46BBBD" w14:textId="654962DE" w:rsidR="00F27E8A" w:rsidRDefault="00F27E8A" w:rsidP="004E33EB">
      <w:pPr>
        <w:pStyle w:val="CommentText"/>
      </w:pPr>
      <w:r>
        <w:t>Remove this footnote if not applicable</w:t>
      </w:r>
    </w:p>
  </w:comment>
  <w:comment w:id="441" w:author="USAID/BFS" w:date="2019-10-15T21:47:00Z" w:initials="USAID/BFS">
    <w:p w14:paraId="0940717E" w14:textId="557107FC" w:rsidR="00F27E8A" w:rsidRDefault="00F27E8A">
      <w:pPr>
        <w:pStyle w:val="CommentText"/>
      </w:pPr>
      <w:r>
        <w:rPr>
          <w:rStyle w:val="CommentReference"/>
        </w:rPr>
        <w:annotationRef/>
      </w:r>
    </w:p>
    <w:p w14:paraId="4026E2E9" w14:textId="77777777" w:rsidR="00F27E8A" w:rsidRPr="00521FBA" w:rsidRDefault="00F27E8A">
      <w:pPr>
        <w:pStyle w:val="CommentText"/>
        <w:rPr>
          <w:b/>
        </w:rPr>
      </w:pPr>
      <w:r w:rsidRPr="00521FBA">
        <w:rPr>
          <w:b/>
        </w:rPr>
        <w:t xml:space="preserve">INSTRUCTIONS: </w:t>
      </w:r>
    </w:p>
    <w:p w14:paraId="3E57FE3E" w14:textId="77777777" w:rsidR="00F27E8A" w:rsidRDefault="00F27E8A">
      <w:pPr>
        <w:pStyle w:val="CommentText"/>
      </w:pPr>
    </w:p>
    <w:p w14:paraId="723EA6B8" w14:textId="3429B02A" w:rsidR="00F27E8A" w:rsidRDefault="00F27E8A">
      <w:pPr>
        <w:pStyle w:val="CommentText"/>
      </w:pPr>
      <w:r>
        <w:t>Did the percentage of females and males achieving empowerment change over time based on their education level and poverty status? For example, are a greater proportion of females and males who are non-poor achieving empowerment, and has that percentage changed over time?  What is the relationship of the percentage of females achieving empowerment and children under six months of age who are exclusively breastfed, and children under two years of age receiving a minimum acceptable diet? Please indicate whether changes are statistically significant.</w:t>
      </w:r>
    </w:p>
  </w:comment>
  <w:comment w:id="443" w:author="USAID/BFS" w:date="2019-10-17T21:25:00Z" w:initials="USAID/BFS">
    <w:p w14:paraId="31CA45C1" w14:textId="77777777" w:rsidR="00F27E8A" w:rsidRDefault="00F27E8A" w:rsidP="004E33EB">
      <w:pPr>
        <w:pStyle w:val="CommentText"/>
      </w:pPr>
      <w:r>
        <w:rPr>
          <w:rStyle w:val="CommentReference"/>
        </w:rPr>
        <w:annotationRef/>
      </w:r>
    </w:p>
    <w:p w14:paraId="37E2DC33" w14:textId="77777777" w:rsidR="00F27E8A" w:rsidRDefault="00F27E8A" w:rsidP="004E33EB">
      <w:pPr>
        <w:pStyle w:val="CommentText"/>
        <w:rPr>
          <w:b/>
        </w:rPr>
      </w:pPr>
      <w:r>
        <w:rPr>
          <w:b/>
        </w:rPr>
        <w:t>INSTRUCTIONS:</w:t>
      </w:r>
    </w:p>
    <w:p w14:paraId="15265743" w14:textId="77777777" w:rsidR="00F27E8A" w:rsidRDefault="00F27E8A" w:rsidP="004E33EB">
      <w:pPr>
        <w:pStyle w:val="CommentText"/>
      </w:pPr>
    </w:p>
    <w:p w14:paraId="3A6E3D94" w14:textId="7AEE6ACC" w:rsidR="00F27E8A" w:rsidRDefault="00F27E8A" w:rsidP="004E33EB">
      <w:pPr>
        <w:pStyle w:val="CommentText"/>
      </w:pPr>
      <w:r>
        <w:t>Remove this footnote if not applicable</w:t>
      </w:r>
    </w:p>
  </w:comment>
  <w:comment w:id="448" w:author="USAID/BFS" w:date="2019-10-15T21:51:00Z" w:initials="USAID/BFS">
    <w:p w14:paraId="536B3130" w14:textId="3D665360" w:rsidR="00F27E8A" w:rsidRDefault="00F27E8A">
      <w:pPr>
        <w:pStyle w:val="CommentText"/>
      </w:pPr>
      <w:r>
        <w:rPr>
          <w:rStyle w:val="CommentReference"/>
        </w:rPr>
        <w:annotationRef/>
      </w:r>
    </w:p>
    <w:p w14:paraId="15E57979" w14:textId="77777777" w:rsidR="00F27E8A" w:rsidRPr="00521FBA" w:rsidRDefault="00F27E8A">
      <w:pPr>
        <w:pStyle w:val="CommentText"/>
        <w:rPr>
          <w:b/>
        </w:rPr>
      </w:pPr>
      <w:r w:rsidRPr="00521FBA">
        <w:rPr>
          <w:b/>
        </w:rPr>
        <w:t xml:space="preserve">INSTRUCTIONS: </w:t>
      </w:r>
    </w:p>
    <w:p w14:paraId="27051F85" w14:textId="77777777" w:rsidR="00F27E8A" w:rsidRDefault="00F27E8A">
      <w:pPr>
        <w:pStyle w:val="CommentText"/>
      </w:pPr>
    </w:p>
    <w:p w14:paraId="199955A2" w14:textId="55EE0365" w:rsidR="00F27E8A" w:rsidRDefault="00F27E8A">
      <w:pPr>
        <w:pStyle w:val="CommentText"/>
      </w:pPr>
      <w:r>
        <w:t>Describe the analytically interesting findings in the table. On average, are a greater percentage of females and males achieving adequacy in the A-WEAI indicators and how have the results changed over time?</w:t>
      </w:r>
    </w:p>
  </w:comment>
  <w:comment w:id="450" w:author="USAID/BFS" w:date="2019-10-17T21:25:00Z" w:initials="USAID/BFS">
    <w:p w14:paraId="4B88236D" w14:textId="77777777" w:rsidR="00F27E8A" w:rsidRDefault="00F27E8A" w:rsidP="004E33EB">
      <w:pPr>
        <w:pStyle w:val="CommentText"/>
      </w:pPr>
      <w:r>
        <w:rPr>
          <w:rStyle w:val="CommentReference"/>
        </w:rPr>
        <w:annotationRef/>
      </w:r>
    </w:p>
    <w:p w14:paraId="40C3EBC2" w14:textId="77777777" w:rsidR="00F27E8A" w:rsidRDefault="00F27E8A" w:rsidP="004E33EB">
      <w:pPr>
        <w:pStyle w:val="CommentText"/>
        <w:rPr>
          <w:b/>
        </w:rPr>
      </w:pPr>
      <w:r>
        <w:rPr>
          <w:b/>
        </w:rPr>
        <w:t>INSTRUCTIONS:</w:t>
      </w:r>
    </w:p>
    <w:p w14:paraId="37383F2E" w14:textId="77777777" w:rsidR="00F27E8A" w:rsidRDefault="00F27E8A" w:rsidP="004E33EB">
      <w:pPr>
        <w:pStyle w:val="CommentText"/>
      </w:pPr>
    </w:p>
    <w:p w14:paraId="68EFE6CA" w14:textId="03DC890D" w:rsidR="00F27E8A" w:rsidRDefault="00F27E8A" w:rsidP="004E33EB">
      <w:pPr>
        <w:pStyle w:val="CommentText"/>
      </w:pPr>
      <w:r>
        <w:t>Remove this footnote if not applicable</w:t>
      </w:r>
    </w:p>
  </w:comment>
  <w:comment w:id="451" w:author="USAID/BFS" w:date="2019-10-15T21:52:00Z" w:initials="USAID/BFS">
    <w:p w14:paraId="641488C3" w14:textId="490AADB5" w:rsidR="00F27E8A" w:rsidRDefault="00F27E8A">
      <w:pPr>
        <w:pStyle w:val="CommentText"/>
      </w:pPr>
      <w:r>
        <w:rPr>
          <w:rStyle w:val="CommentReference"/>
        </w:rPr>
        <w:annotationRef/>
      </w:r>
    </w:p>
    <w:p w14:paraId="13D5CA0E" w14:textId="77777777" w:rsidR="00F27E8A" w:rsidRPr="00521FBA" w:rsidRDefault="00F27E8A">
      <w:pPr>
        <w:pStyle w:val="CommentText"/>
        <w:rPr>
          <w:b/>
        </w:rPr>
      </w:pPr>
      <w:r w:rsidRPr="00521FBA">
        <w:rPr>
          <w:b/>
        </w:rPr>
        <w:t xml:space="preserve">INSTRUCTIONS: </w:t>
      </w:r>
    </w:p>
    <w:p w14:paraId="5C58C749" w14:textId="77777777" w:rsidR="00F27E8A" w:rsidRDefault="00F27E8A">
      <w:pPr>
        <w:pStyle w:val="CommentText"/>
      </w:pPr>
    </w:p>
    <w:p w14:paraId="037BCCBF" w14:textId="5DC4A773" w:rsidR="00F27E8A" w:rsidRDefault="00F27E8A">
      <w:pPr>
        <w:pStyle w:val="CommentText"/>
      </w:pPr>
      <w:r>
        <w:t>What were the top three constraints to empowerment for females and males at baseline, and how have those results changed over time? At endline, what are the top three constraints to empowerment for females and males?</w:t>
      </w:r>
    </w:p>
  </w:comment>
  <w:comment w:id="453" w:author="USAID/BFS" w:date="2019-10-17T21:25:00Z" w:initials="USAID/BFS">
    <w:p w14:paraId="220C84EA" w14:textId="77777777" w:rsidR="00F27E8A" w:rsidRDefault="00F27E8A" w:rsidP="004E33EB">
      <w:pPr>
        <w:pStyle w:val="CommentText"/>
      </w:pPr>
      <w:r>
        <w:rPr>
          <w:rStyle w:val="CommentReference"/>
        </w:rPr>
        <w:annotationRef/>
      </w:r>
    </w:p>
    <w:p w14:paraId="5553D8B4" w14:textId="77777777" w:rsidR="00F27E8A" w:rsidRDefault="00F27E8A" w:rsidP="004E33EB">
      <w:pPr>
        <w:pStyle w:val="CommentText"/>
        <w:rPr>
          <w:b/>
        </w:rPr>
      </w:pPr>
      <w:r>
        <w:rPr>
          <w:b/>
        </w:rPr>
        <w:t>INSTRUCTIONS:</w:t>
      </w:r>
    </w:p>
    <w:p w14:paraId="0CAD471D" w14:textId="77777777" w:rsidR="00F27E8A" w:rsidRDefault="00F27E8A" w:rsidP="004E33EB">
      <w:pPr>
        <w:pStyle w:val="CommentText"/>
      </w:pPr>
    </w:p>
    <w:p w14:paraId="4663B87E" w14:textId="6E8DCF37" w:rsidR="00F27E8A" w:rsidRDefault="00F27E8A" w:rsidP="004E33EB">
      <w:pPr>
        <w:pStyle w:val="CommentText"/>
      </w:pPr>
      <w:r>
        <w:t>Remove this footnote if not applicable</w:t>
      </w:r>
    </w:p>
  </w:comment>
  <w:comment w:id="458" w:author="USAID/BFS" w:date="2019-10-15T21:56:00Z" w:initials="USAID/BFS">
    <w:p w14:paraId="0423404A" w14:textId="6FB53554" w:rsidR="00F27E8A" w:rsidRDefault="00F27E8A">
      <w:pPr>
        <w:pStyle w:val="CommentText"/>
      </w:pPr>
      <w:r>
        <w:rPr>
          <w:rStyle w:val="CommentReference"/>
        </w:rPr>
        <w:annotationRef/>
      </w:r>
    </w:p>
    <w:p w14:paraId="15B84819" w14:textId="6D8AA056" w:rsidR="00F27E8A" w:rsidRDefault="00F27E8A" w:rsidP="00125A0A">
      <w:pPr>
        <w:pStyle w:val="CommentText"/>
      </w:pPr>
      <w:r>
        <w:rPr>
          <w:b/>
          <w:bCs/>
        </w:rPr>
        <w:t>INSTRUCTIONS</w:t>
      </w:r>
      <w:r>
        <w:t>:</w:t>
      </w:r>
    </w:p>
    <w:p w14:paraId="7A35E88B" w14:textId="77777777" w:rsidR="00F27E8A" w:rsidRDefault="00F27E8A" w:rsidP="00125A0A">
      <w:pPr>
        <w:pStyle w:val="CommentText"/>
        <w:rPr>
          <w:rFonts w:ascii="Times New Roman" w:hAnsi="Times New Roman"/>
        </w:rPr>
      </w:pPr>
    </w:p>
    <w:p w14:paraId="15CBCEBB" w14:textId="59B2A067" w:rsidR="00F27E8A" w:rsidRDefault="00F27E8A" w:rsidP="00125A0A">
      <w:pPr>
        <w:pStyle w:val="CommentText"/>
      </w:pPr>
      <w:r>
        <w:t>Insert description of the values presented in the table. Describe the prevalence of the different activities. Are certain activities extremely common/rare? How has this changed over time? Next, describe overall patterns in decision-making. Are there differences among activities? Compare female’s and male’s participation in economic activities and input into decision making. What types of activities and decision-making are more common among females and males? How have decision-making patterns changed over time?  Please note any statistically significant changes.</w:t>
      </w:r>
    </w:p>
  </w:comment>
  <w:comment w:id="460" w:author="USAID/BFS" w:date="2019-10-17T21:25:00Z" w:initials="USAID/BFS">
    <w:p w14:paraId="7ED7B921" w14:textId="77777777" w:rsidR="00F27E8A" w:rsidRDefault="00F27E8A" w:rsidP="004E33EB">
      <w:pPr>
        <w:pStyle w:val="CommentText"/>
      </w:pPr>
      <w:r>
        <w:rPr>
          <w:rStyle w:val="CommentReference"/>
        </w:rPr>
        <w:annotationRef/>
      </w:r>
    </w:p>
    <w:p w14:paraId="34E61FD9" w14:textId="77777777" w:rsidR="00F27E8A" w:rsidRDefault="00F27E8A" w:rsidP="004E33EB">
      <w:pPr>
        <w:pStyle w:val="CommentText"/>
        <w:rPr>
          <w:b/>
        </w:rPr>
      </w:pPr>
      <w:r>
        <w:rPr>
          <w:b/>
        </w:rPr>
        <w:t>INSTRUCTIONS:</w:t>
      </w:r>
    </w:p>
    <w:p w14:paraId="7B60A138" w14:textId="77777777" w:rsidR="00F27E8A" w:rsidRDefault="00F27E8A" w:rsidP="004E33EB">
      <w:pPr>
        <w:pStyle w:val="CommentText"/>
      </w:pPr>
    </w:p>
    <w:p w14:paraId="3ACB8794" w14:textId="4515D5EF" w:rsidR="00F27E8A" w:rsidRDefault="00F27E8A" w:rsidP="004E33EB">
      <w:pPr>
        <w:pStyle w:val="CommentText"/>
      </w:pPr>
      <w:r>
        <w:t>Remove this footnote if not applicable</w:t>
      </w:r>
    </w:p>
  </w:comment>
  <w:comment w:id="462" w:author="USAID/BFS" w:date="2019-10-17T21:25:00Z" w:initials="USAID/BFS">
    <w:p w14:paraId="4AB31EC8" w14:textId="77777777" w:rsidR="00F27E8A" w:rsidRDefault="00F27E8A" w:rsidP="004E33EB">
      <w:pPr>
        <w:pStyle w:val="CommentText"/>
      </w:pPr>
      <w:r>
        <w:rPr>
          <w:rStyle w:val="CommentReference"/>
        </w:rPr>
        <w:annotationRef/>
      </w:r>
    </w:p>
    <w:p w14:paraId="54B0CCF3" w14:textId="77777777" w:rsidR="00F27E8A" w:rsidRDefault="00F27E8A" w:rsidP="004E33EB">
      <w:pPr>
        <w:pStyle w:val="CommentText"/>
        <w:rPr>
          <w:b/>
        </w:rPr>
      </w:pPr>
      <w:r>
        <w:rPr>
          <w:b/>
        </w:rPr>
        <w:t>INSTRUCTIONS:</w:t>
      </w:r>
    </w:p>
    <w:p w14:paraId="1DB36E81" w14:textId="77777777" w:rsidR="00F27E8A" w:rsidRDefault="00F27E8A" w:rsidP="004E33EB">
      <w:pPr>
        <w:pStyle w:val="CommentText"/>
      </w:pPr>
    </w:p>
    <w:p w14:paraId="23233EAA" w14:textId="07A317BE" w:rsidR="00F27E8A" w:rsidRDefault="00F27E8A" w:rsidP="004E33EB">
      <w:pPr>
        <w:pStyle w:val="CommentText"/>
      </w:pPr>
      <w:r>
        <w:t>Remove this footnote if not applicable</w:t>
      </w:r>
    </w:p>
  </w:comment>
  <w:comment w:id="465" w:author="USAID/BFS" w:date="2019-10-15T21:58:00Z" w:initials="USAID/BFS">
    <w:p w14:paraId="21F72C8F" w14:textId="6A6BF3C1" w:rsidR="00F27E8A" w:rsidRDefault="00F27E8A">
      <w:pPr>
        <w:pStyle w:val="CommentText"/>
      </w:pPr>
      <w:r>
        <w:rPr>
          <w:rStyle w:val="CommentReference"/>
        </w:rPr>
        <w:annotationRef/>
      </w:r>
    </w:p>
    <w:p w14:paraId="44DBA303" w14:textId="493485F6" w:rsidR="00F27E8A" w:rsidRDefault="00F27E8A" w:rsidP="00125A0A">
      <w:pPr>
        <w:pStyle w:val="CommentText"/>
      </w:pPr>
      <w:r w:rsidRPr="008D13DE">
        <w:rPr>
          <w:b/>
          <w:bCs/>
        </w:rPr>
        <w:t>INSTRUCTIONS</w:t>
      </w:r>
      <w:r>
        <w:t>:</w:t>
      </w:r>
    </w:p>
    <w:p w14:paraId="7F03FFA9" w14:textId="77777777" w:rsidR="00F27E8A" w:rsidRDefault="00F27E8A" w:rsidP="00125A0A">
      <w:pPr>
        <w:pStyle w:val="CommentText"/>
      </w:pPr>
    </w:p>
    <w:p w14:paraId="4A7311E6" w14:textId="390976E4" w:rsidR="00F27E8A" w:rsidRDefault="00F27E8A" w:rsidP="00125A0A">
      <w:pPr>
        <w:pStyle w:val="CommentText"/>
      </w:pPr>
      <w:r w:rsidRPr="00B76F18">
        <w:t xml:space="preserve">Insert description of the values presented in the table. Note which items are commonly owned and which are not. Report on the type of items that women commonly report owning and the types of items that fewer </w:t>
      </w:r>
      <w:r>
        <w:t xml:space="preserve">females </w:t>
      </w:r>
      <w:r w:rsidRPr="00B76F18">
        <w:t>report owning compared to m</w:t>
      </w:r>
      <w:r>
        <w:t>ales</w:t>
      </w:r>
      <w:r w:rsidRPr="00B76F18">
        <w:t>.</w:t>
      </w:r>
      <w:r>
        <w:t xml:space="preserve"> Has ownership of productive resources changed over time? Be wary of sample sizes for asset ownership, as these may be quite low due to lack of ownership. Please note any statistically significant changes.</w:t>
      </w:r>
    </w:p>
  </w:comment>
  <w:comment w:id="467" w:author="USAID/BFS" w:date="2019-10-17T21:26:00Z" w:initials="USAID/BFS">
    <w:p w14:paraId="3BB9AFA6" w14:textId="77777777" w:rsidR="00F27E8A" w:rsidRDefault="00F27E8A" w:rsidP="004E33EB">
      <w:pPr>
        <w:pStyle w:val="CommentText"/>
      </w:pPr>
      <w:r>
        <w:rPr>
          <w:rStyle w:val="CommentReference"/>
        </w:rPr>
        <w:annotationRef/>
      </w:r>
    </w:p>
    <w:p w14:paraId="5D945576" w14:textId="77777777" w:rsidR="00F27E8A" w:rsidRDefault="00F27E8A" w:rsidP="004E33EB">
      <w:pPr>
        <w:pStyle w:val="CommentText"/>
        <w:rPr>
          <w:b/>
        </w:rPr>
      </w:pPr>
      <w:r>
        <w:rPr>
          <w:b/>
        </w:rPr>
        <w:t>INSTRUCTIONS:</w:t>
      </w:r>
    </w:p>
    <w:p w14:paraId="1E9F67C3" w14:textId="77777777" w:rsidR="00F27E8A" w:rsidRDefault="00F27E8A" w:rsidP="004E33EB">
      <w:pPr>
        <w:pStyle w:val="CommentText"/>
      </w:pPr>
    </w:p>
    <w:p w14:paraId="0179632C" w14:textId="645C59C9" w:rsidR="00F27E8A" w:rsidRDefault="00F27E8A" w:rsidP="004E33EB">
      <w:pPr>
        <w:pStyle w:val="CommentText"/>
      </w:pPr>
      <w:r>
        <w:t>Remove this footnote if not applicable</w:t>
      </w:r>
    </w:p>
  </w:comment>
  <w:comment w:id="468" w:author="USAID/BFS" w:date="2019-10-15T22:03:00Z" w:initials="USAID/BFS">
    <w:p w14:paraId="0DC359AD" w14:textId="1DF547DC" w:rsidR="00F27E8A" w:rsidRDefault="00F27E8A">
      <w:pPr>
        <w:pStyle w:val="CommentText"/>
      </w:pPr>
      <w:r>
        <w:rPr>
          <w:rStyle w:val="CommentReference"/>
        </w:rPr>
        <w:annotationRef/>
      </w:r>
    </w:p>
    <w:p w14:paraId="17D48675" w14:textId="77777777" w:rsidR="00F27E8A" w:rsidRPr="00125A0A" w:rsidRDefault="00F27E8A">
      <w:pPr>
        <w:pStyle w:val="CommentText"/>
        <w:rPr>
          <w:b/>
        </w:rPr>
      </w:pPr>
      <w:r w:rsidRPr="00125A0A">
        <w:rPr>
          <w:b/>
        </w:rPr>
        <w:t>INSTRUCTIONS:</w:t>
      </w:r>
    </w:p>
    <w:p w14:paraId="17F2CDF2" w14:textId="77777777" w:rsidR="00F27E8A" w:rsidRDefault="00F27E8A">
      <w:pPr>
        <w:pStyle w:val="CommentText"/>
      </w:pPr>
    </w:p>
    <w:p w14:paraId="65D28DC6" w14:textId="0FADC1DC" w:rsidR="00F27E8A" w:rsidRDefault="00F27E8A">
      <w:pPr>
        <w:pStyle w:val="CommentText"/>
      </w:pPr>
      <w:r w:rsidRPr="00B76F18">
        <w:t xml:space="preserve">Insert description of the values presented in the table. </w:t>
      </w:r>
      <w:r>
        <w:t xml:space="preserve">Did access to credit and decisions on how to use credit change for females and males over time? </w:t>
      </w:r>
      <w:r w:rsidRPr="00B76F18">
        <w:t>Note</w:t>
      </w:r>
      <w:r>
        <w:t xml:space="preserve"> any statistically significant changes. Be wary of sample sizes for decision-making, as these may be quite low due to lack of access to credit or need for credit and loans.</w:t>
      </w:r>
    </w:p>
  </w:comment>
  <w:comment w:id="471" w:author="USAID/BFS" w:date="2019-10-17T21:26:00Z" w:initials="USAID/BFS">
    <w:p w14:paraId="7FE8E0E7" w14:textId="77777777" w:rsidR="00F27E8A" w:rsidRDefault="00F27E8A" w:rsidP="004E33EB">
      <w:pPr>
        <w:pStyle w:val="CommentText"/>
      </w:pPr>
      <w:r>
        <w:rPr>
          <w:rStyle w:val="CommentReference"/>
        </w:rPr>
        <w:annotationRef/>
      </w:r>
    </w:p>
    <w:p w14:paraId="2408F368" w14:textId="77777777" w:rsidR="00F27E8A" w:rsidRDefault="00F27E8A" w:rsidP="004E33EB">
      <w:pPr>
        <w:pStyle w:val="CommentText"/>
        <w:rPr>
          <w:b/>
        </w:rPr>
      </w:pPr>
      <w:r>
        <w:rPr>
          <w:b/>
        </w:rPr>
        <w:t>INSTRUCTIONS:</w:t>
      </w:r>
    </w:p>
    <w:p w14:paraId="066EAF6E" w14:textId="77777777" w:rsidR="00F27E8A" w:rsidRDefault="00F27E8A" w:rsidP="004E33EB">
      <w:pPr>
        <w:pStyle w:val="CommentText"/>
      </w:pPr>
    </w:p>
    <w:p w14:paraId="10F062BF" w14:textId="5F4CCFD9" w:rsidR="00F27E8A" w:rsidRDefault="00F27E8A" w:rsidP="004E33EB">
      <w:pPr>
        <w:pStyle w:val="CommentText"/>
      </w:pPr>
      <w:r>
        <w:t>Remove this footnote if not applicable</w:t>
      </w:r>
    </w:p>
  </w:comment>
  <w:comment w:id="472" w:author="USAID/BFS" w:date="2019-10-15T22:06:00Z" w:initials="USAID/BFS">
    <w:p w14:paraId="19975704" w14:textId="77BF3587" w:rsidR="00F27E8A" w:rsidRDefault="00F27E8A">
      <w:pPr>
        <w:pStyle w:val="CommentText"/>
      </w:pPr>
      <w:r>
        <w:rPr>
          <w:rStyle w:val="CommentReference"/>
        </w:rPr>
        <w:annotationRef/>
      </w:r>
    </w:p>
    <w:p w14:paraId="67951D67" w14:textId="77777777" w:rsidR="00F27E8A" w:rsidRPr="00330701" w:rsidRDefault="00F27E8A" w:rsidP="00330701">
      <w:pPr>
        <w:pStyle w:val="CommentText"/>
        <w:rPr>
          <w:b/>
        </w:rPr>
      </w:pPr>
      <w:r w:rsidRPr="00330701">
        <w:rPr>
          <w:b/>
        </w:rPr>
        <w:t xml:space="preserve">INSTRUCTIONS: </w:t>
      </w:r>
    </w:p>
    <w:p w14:paraId="78145D96" w14:textId="77777777" w:rsidR="00F27E8A" w:rsidRPr="00330701" w:rsidRDefault="00F27E8A" w:rsidP="00330701">
      <w:pPr>
        <w:pStyle w:val="CommentText"/>
        <w:rPr>
          <w:b/>
        </w:rPr>
      </w:pPr>
    </w:p>
    <w:p w14:paraId="26B984D0" w14:textId="3C6E8C97" w:rsidR="00F27E8A" w:rsidRDefault="00F27E8A" w:rsidP="00330701">
      <w:pPr>
        <w:pStyle w:val="CommentText"/>
      </w:pPr>
      <w:r>
        <w:t>Insert description of the values presented in this table. Describe the sources of credit accessed by females and males,</w:t>
      </w:r>
      <w:r w:rsidRPr="00B76F18">
        <w:t xml:space="preserve"> which </w:t>
      </w:r>
      <w:r>
        <w:t>sources were</w:t>
      </w:r>
      <w:r w:rsidRPr="00B76F18">
        <w:t xml:space="preserve"> not</w:t>
      </w:r>
      <w:r>
        <w:t xml:space="preserve"> accessed, and whether this has changed over time</w:t>
      </w:r>
      <w:r w:rsidRPr="00B76F18">
        <w:t>. Note</w:t>
      </w:r>
      <w:r>
        <w:t xml:space="preserve"> any statistically significant changes. Be wary of sample sizes for decision-making, as these may be quite low due to lack of access to credit or need for credit and loans. </w:t>
      </w:r>
    </w:p>
    <w:p w14:paraId="7D757A72" w14:textId="77777777" w:rsidR="00F27E8A" w:rsidRDefault="00F27E8A">
      <w:pPr>
        <w:pStyle w:val="CommentText"/>
      </w:pPr>
    </w:p>
  </w:comment>
  <w:comment w:id="474" w:author="USAID/BFS" w:date="2019-10-17T21:26:00Z" w:initials="USAID/BFS">
    <w:p w14:paraId="4F746EAD" w14:textId="77777777" w:rsidR="00F27E8A" w:rsidRDefault="00F27E8A" w:rsidP="004E33EB">
      <w:pPr>
        <w:pStyle w:val="CommentText"/>
      </w:pPr>
      <w:r>
        <w:rPr>
          <w:rStyle w:val="CommentReference"/>
        </w:rPr>
        <w:annotationRef/>
      </w:r>
    </w:p>
    <w:p w14:paraId="40C6C215" w14:textId="77777777" w:rsidR="00F27E8A" w:rsidRDefault="00F27E8A" w:rsidP="004E33EB">
      <w:pPr>
        <w:pStyle w:val="CommentText"/>
        <w:rPr>
          <w:b/>
        </w:rPr>
      </w:pPr>
      <w:r>
        <w:rPr>
          <w:b/>
        </w:rPr>
        <w:t>INSTRUCTIONS:</w:t>
      </w:r>
    </w:p>
    <w:p w14:paraId="2410744D" w14:textId="77777777" w:rsidR="00F27E8A" w:rsidRDefault="00F27E8A" w:rsidP="004E33EB">
      <w:pPr>
        <w:pStyle w:val="CommentText"/>
      </w:pPr>
    </w:p>
    <w:p w14:paraId="490CF65F" w14:textId="264A6B31" w:rsidR="00F27E8A" w:rsidRDefault="00F27E8A" w:rsidP="004E33EB">
      <w:pPr>
        <w:pStyle w:val="CommentText"/>
      </w:pPr>
      <w:r>
        <w:t>Remove this footnote if not applicable</w:t>
      </w:r>
    </w:p>
  </w:comment>
  <w:comment w:id="477" w:author="USAID/BFS" w:date="2019-10-15T22:08:00Z" w:initials="USAID/BFS">
    <w:p w14:paraId="2990C082" w14:textId="4F2E74EF" w:rsidR="00F27E8A" w:rsidRDefault="00F27E8A">
      <w:pPr>
        <w:pStyle w:val="CommentText"/>
      </w:pPr>
      <w:r>
        <w:rPr>
          <w:rStyle w:val="CommentReference"/>
        </w:rPr>
        <w:annotationRef/>
      </w:r>
    </w:p>
    <w:p w14:paraId="124491B6" w14:textId="77777777" w:rsidR="00F27E8A" w:rsidRPr="00330701" w:rsidRDefault="00F27E8A">
      <w:pPr>
        <w:pStyle w:val="CommentText"/>
        <w:rPr>
          <w:b/>
        </w:rPr>
      </w:pPr>
      <w:r w:rsidRPr="00330701">
        <w:rPr>
          <w:b/>
        </w:rPr>
        <w:t xml:space="preserve">INSTRUCTIONS: </w:t>
      </w:r>
    </w:p>
    <w:p w14:paraId="263C1BB5" w14:textId="77777777" w:rsidR="00F27E8A" w:rsidRDefault="00F27E8A">
      <w:pPr>
        <w:pStyle w:val="CommentText"/>
      </w:pPr>
    </w:p>
    <w:p w14:paraId="4448D6E8" w14:textId="5E921BA9" w:rsidR="00F27E8A" w:rsidRDefault="00F27E8A">
      <w:pPr>
        <w:pStyle w:val="CommentText"/>
      </w:pPr>
      <w:r w:rsidRPr="00B76F18">
        <w:t xml:space="preserve">Insert description of the values presented in the table. </w:t>
      </w:r>
      <w:r>
        <w:t>Describe overall patterns in decision-making, noting changes over time.  Compare input in decision-making for females and males, and whether that changed over time. Note whether females have more or less input into expenditures compared to income, highlighting any statistically significant changes over time.</w:t>
      </w:r>
    </w:p>
  </w:comment>
  <w:comment w:id="480" w:author="USAID/BFS" w:date="2019-10-17T21:26:00Z" w:initials="USAID/BFS">
    <w:p w14:paraId="380B48AB" w14:textId="77777777" w:rsidR="00F27E8A" w:rsidRDefault="00F27E8A" w:rsidP="004E33EB">
      <w:pPr>
        <w:pStyle w:val="CommentText"/>
      </w:pPr>
      <w:r>
        <w:rPr>
          <w:rStyle w:val="CommentReference"/>
        </w:rPr>
        <w:annotationRef/>
      </w:r>
    </w:p>
    <w:p w14:paraId="23EFACE7" w14:textId="77777777" w:rsidR="00F27E8A" w:rsidRDefault="00F27E8A" w:rsidP="004E33EB">
      <w:pPr>
        <w:pStyle w:val="CommentText"/>
        <w:rPr>
          <w:b/>
        </w:rPr>
      </w:pPr>
      <w:r>
        <w:rPr>
          <w:b/>
        </w:rPr>
        <w:t>INSTRUCTIONS:</w:t>
      </w:r>
    </w:p>
    <w:p w14:paraId="3CC8D928" w14:textId="77777777" w:rsidR="00F27E8A" w:rsidRDefault="00F27E8A" w:rsidP="004E33EB">
      <w:pPr>
        <w:pStyle w:val="CommentText"/>
      </w:pPr>
    </w:p>
    <w:p w14:paraId="6800546B" w14:textId="003FB910" w:rsidR="00F27E8A" w:rsidRDefault="00F27E8A" w:rsidP="004E33EB">
      <w:pPr>
        <w:pStyle w:val="CommentText"/>
      </w:pPr>
      <w:r>
        <w:t>Remove this footnote if not applicable</w:t>
      </w:r>
    </w:p>
  </w:comment>
  <w:comment w:id="484" w:author="USAID/BFS" w:date="2019-10-17T21:26:00Z" w:initials="USAID/BFS">
    <w:p w14:paraId="695E1872" w14:textId="77777777" w:rsidR="00F27E8A" w:rsidRDefault="00F27E8A" w:rsidP="004E33EB">
      <w:pPr>
        <w:pStyle w:val="CommentText"/>
      </w:pPr>
      <w:r>
        <w:rPr>
          <w:rStyle w:val="CommentReference"/>
        </w:rPr>
        <w:annotationRef/>
      </w:r>
    </w:p>
    <w:p w14:paraId="59DCBAA9" w14:textId="77777777" w:rsidR="00F27E8A" w:rsidRDefault="00F27E8A" w:rsidP="004E33EB">
      <w:pPr>
        <w:pStyle w:val="CommentText"/>
        <w:rPr>
          <w:b/>
        </w:rPr>
      </w:pPr>
      <w:r>
        <w:rPr>
          <w:b/>
        </w:rPr>
        <w:t>INSTRUCTIONS:</w:t>
      </w:r>
    </w:p>
    <w:p w14:paraId="03F1B8CB" w14:textId="77777777" w:rsidR="00F27E8A" w:rsidRDefault="00F27E8A" w:rsidP="004E33EB">
      <w:pPr>
        <w:pStyle w:val="CommentText"/>
      </w:pPr>
    </w:p>
    <w:p w14:paraId="051909C5" w14:textId="6B4AFD97" w:rsidR="00F27E8A" w:rsidRDefault="00F27E8A" w:rsidP="004E33EB">
      <w:pPr>
        <w:pStyle w:val="CommentText"/>
      </w:pPr>
      <w:r>
        <w:t>Remove this footnote if not applicable</w:t>
      </w:r>
    </w:p>
  </w:comment>
  <w:comment w:id="488" w:author="USAID/BFS" w:date="2019-10-17T21:27:00Z" w:initials="USAID/BFS">
    <w:p w14:paraId="0C81D4F8" w14:textId="77777777" w:rsidR="00F27E8A" w:rsidRDefault="00F27E8A" w:rsidP="004E33EB">
      <w:pPr>
        <w:pStyle w:val="CommentText"/>
      </w:pPr>
      <w:r>
        <w:rPr>
          <w:rStyle w:val="CommentReference"/>
        </w:rPr>
        <w:annotationRef/>
      </w:r>
    </w:p>
    <w:p w14:paraId="6BD3F772" w14:textId="77777777" w:rsidR="00F27E8A" w:rsidRDefault="00F27E8A" w:rsidP="004E33EB">
      <w:pPr>
        <w:pStyle w:val="CommentText"/>
        <w:rPr>
          <w:b/>
        </w:rPr>
      </w:pPr>
      <w:r>
        <w:rPr>
          <w:b/>
        </w:rPr>
        <w:t>INSTRUCTIONS:</w:t>
      </w:r>
    </w:p>
    <w:p w14:paraId="3DC8C9F3" w14:textId="77777777" w:rsidR="00F27E8A" w:rsidRDefault="00F27E8A" w:rsidP="004E33EB">
      <w:pPr>
        <w:pStyle w:val="CommentText"/>
      </w:pPr>
    </w:p>
    <w:p w14:paraId="1B276B2F" w14:textId="5AF83ABB" w:rsidR="00F27E8A" w:rsidRDefault="00F27E8A" w:rsidP="004E33EB">
      <w:pPr>
        <w:pStyle w:val="CommentText"/>
      </w:pPr>
      <w:r>
        <w:t>Remove this footnote if not applicable</w:t>
      </w:r>
    </w:p>
  </w:comment>
  <w:comment w:id="495" w:author="USAID/BFS" w:date="2019-10-02T21:14:00Z" w:initials="USAID/BFS">
    <w:p w14:paraId="2571C244" w14:textId="6089B58F" w:rsidR="00F27E8A" w:rsidRDefault="00F27E8A">
      <w:pPr>
        <w:pStyle w:val="CommentText"/>
      </w:pPr>
      <w:r>
        <w:rPr>
          <w:rStyle w:val="CommentReference"/>
        </w:rPr>
        <w:annotationRef/>
      </w:r>
    </w:p>
    <w:p w14:paraId="1E072856" w14:textId="127A4266" w:rsidR="00F27E8A" w:rsidRDefault="00F27E8A">
      <w:pPr>
        <w:pStyle w:val="CommentText"/>
        <w:rPr>
          <w:b/>
        </w:rPr>
      </w:pPr>
      <w:r w:rsidRPr="00DB08D3">
        <w:rPr>
          <w:b/>
        </w:rPr>
        <w:t>INSTRUCTIONS:</w:t>
      </w:r>
    </w:p>
    <w:p w14:paraId="7751ED3C" w14:textId="1AA4EE96" w:rsidR="00F27E8A" w:rsidRDefault="00F27E8A">
      <w:pPr>
        <w:pStyle w:val="CommentText"/>
        <w:rPr>
          <w:b/>
        </w:rPr>
      </w:pPr>
    </w:p>
    <w:p w14:paraId="4461AE02" w14:textId="06EA9965" w:rsidR="00F27E8A" w:rsidRPr="00DB08D3" w:rsidRDefault="00F27E8A">
      <w:pPr>
        <w:pStyle w:val="CommentText"/>
      </w:pPr>
      <w:r>
        <w:t>Address the seasonality of the baseline and endline data collection periods.</w:t>
      </w:r>
    </w:p>
  </w:comment>
  <w:comment w:id="502" w:author="USAID/BFS" w:date="2019-10-17T21:29:00Z" w:initials="USAID/BFS">
    <w:p w14:paraId="4053A1F9" w14:textId="77777777" w:rsidR="00F27E8A" w:rsidRDefault="00F27E8A" w:rsidP="00B435DA">
      <w:pPr>
        <w:pStyle w:val="CommentText"/>
      </w:pPr>
      <w:r>
        <w:rPr>
          <w:rStyle w:val="CommentReference"/>
        </w:rPr>
        <w:annotationRef/>
      </w:r>
    </w:p>
    <w:p w14:paraId="6379B41B" w14:textId="77777777" w:rsidR="00F27E8A" w:rsidRDefault="00F27E8A" w:rsidP="00B435DA">
      <w:pPr>
        <w:pStyle w:val="CommentText"/>
        <w:rPr>
          <w:b/>
        </w:rPr>
      </w:pPr>
      <w:r>
        <w:rPr>
          <w:b/>
        </w:rPr>
        <w:t>INSTRUCTIONS:</w:t>
      </w:r>
    </w:p>
    <w:p w14:paraId="4EFF6A2A" w14:textId="77777777" w:rsidR="00F27E8A" w:rsidRDefault="00F27E8A" w:rsidP="00B435DA">
      <w:pPr>
        <w:pStyle w:val="CommentText"/>
      </w:pPr>
    </w:p>
    <w:p w14:paraId="3798BEDA" w14:textId="77777777" w:rsidR="00F27E8A" w:rsidRDefault="00F27E8A" w:rsidP="00B435DA">
      <w:pPr>
        <w:pStyle w:val="CommentText"/>
      </w:pPr>
      <w:r>
        <w:t>Remove this footnote if not applicable</w:t>
      </w:r>
    </w:p>
    <w:p w14:paraId="22E26921" w14:textId="62E7CC69" w:rsidR="00F27E8A" w:rsidRDefault="00F27E8A">
      <w:pPr>
        <w:pStyle w:val="CommentText"/>
      </w:pPr>
    </w:p>
  </w:comment>
  <w:comment w:id="513" w:author="USAID/BFS" w:date="2019-10-17T21:30:00Z" w:initials="USAID/BFS">
    <w:p w14:paraId="57C0702D" w14:textId="77777777" w:rsidR="00F27E8A" w:rsidRDefault="00F27E8A" w:rsidP="00B435DA">
      <w:pPr>
        <w:pStyle w:val="CommentText"/>
      </w:pPr>
      <w:r>
        <w:rPr>
          <w:rStyle w:val="CommentReference"/>
        </w:rPr>
        <w:annotationRef/>
      </w:r>
    </w:p>
    <w:p w14:paraId="0C9C426C" w14:textId="77777777" w:rsidR="00F27E8A" w:rsidRDefault="00F27E8A" w:rsidP="00B435DA">
      <w:pPr>
        <w:pStyle w:val="CommentText"/>
        <w:rPr>
          <w:b/>
        </w:rPr>
      </w:pPr>
      <w:r>
        <w:rPr>
          <w:b/>
        </w:rPr>
        <w:t>INSTRUCTIONS:</w:t>
      </w:r>
    </w:p>
    <w:p w14:paraId="61ACD511" w14:textId="77777777" w:rsidR="00F27E8A" w:rsidRDefault="00F27E8A" w:rsidP="00B435DA">
      <w:pPr>
        <w:pStyle w:val="CommentText"/>
      </w:pPr>
    </w:p>
    <w:p w14:paraId="3E76D0FB" w14:textId="77777777" w:rsidR="00F27E8A" w:rsidRDefault="00F27E8A" w:rsidP="00B435DA">
      <w:pPr>
        <w:pStyle w:val="CommentText"/>
      </w:pPr>
      <w:r>
        <w:t>Remove this footnote if not applicable</w:t>
      </w:r>
    </w:p>
    <w:p w14:paraId="1E407F71" w14:textId="2B65CDEC" w:rsidR="00F27E8A" w:rsidRDefault="00F27E8A">
      <w:pPr>
        <w:pStyle w:val="CommentText"/>
      </w:pPr>
    </w:p>
  </w:comment>
  <w:comment w:id="515" w:author="USAID/BFS" w:date="2019-10-17T21:30:00Z" w:initials="USAID/BFS">
    <w:p w14:paraId="71497052" w14:textId="77777777" w:rsidR="00F27E8A" w:rsidRDefault="00F27E8A" w:rsidP="00B435DA">
      <w:pPr>
        <w:pStyle w:val="CommentText"/>
      </w:pPr>
      <w:r>
        <w:rPr>
          <w:rStyle w:val="CommentReference"/>
        </w:rPr>
        <w:annotationRef/>
      </w:r>
    </w:p>
    <w:p w14:paraId="2966F366" w14:textId="77777777" w:rsidR="00F27E8A" w:rsidRDefault="00F27E8A" w:rsidP="00B435DA">
      <w:pPr>
        <w:pStyle w:val="CommentText"/>
        <w:rPr>
          <w:b/>
        </w:rPr>
      </w:pPr>
      <w:r>
        <w:rPr>
          <w:b/>
        </w:rPr>
        <w:t>INSTRUCTIONS:</w:t>
      </w:r>
    </w:p>
    <w:p w14:paraId="6D946266" w14:textId="77777777" w:rsidR="00F27E8A" w:rsidRDefault="00F27E8A" w:rsidP="00B435DA">
      <w:pPr>
        <w:pStyle w:val="CommentText"/>
      </w:pPr>
    </w:p>
    <w:p w14:paraId="708FD4CB" w14:textId="77777777" w:rsidR="00F27E8A" w:rsidRDefault="00F27E8A" w:rsidP="00B435DA">
      <w:pPr>
        <w:pStyle w:val="CommentText"/>
      </w:pPr>
      <w:r>
        <w:t>Remove this footnote if not applicable</w:t>
      </w:r>
    </w:p>
    <w:p w14:paraId="4930BC2E" w14:textId="6DB01350" w:rsidR="00F27E8A" w:rsidRDefault="00F27E8A">
      <w:pPr>
        <w:pStyle w:val="CommentText"/>
      </w:pPr>
    </w:p>
  </w:comment>
  <w:comment w:id="527" w:author="USAID/BFS" w:date="2019-10-17T21:30:00Z" w:initials="USAID/BFS">
    <w:p w14:paraId="21A4FF34" w14:textId="77777777" w:rsidR="00F27E8A" w:rsidRDefault="00F27E8A" w:rsidP="00B435DA">
      <w:pPr>
        <w:pStyle w:val="CommentText"/>
      </w:pPr>
      <w:r>
        <w:rPr>
          <w:rStyle w:val="CommentReference"/>
        </w:rPr>
        <w:annotationRef/>
      </w:r>
    </w:p>
    <w:p w14:paraId="51DF311A" w14:textId="77777777" w:rsidR="00F27E8A" w:rsidRDefault="00F27E8A" w:rsidP="00B435DA">
      <w:pPr>
        <w:pStyle w:val="CommentText"/>
        <w:rPr>
          <w:b/>
        </w:rPr>
      </w:pPr>
      <w:r>
        <w:rPr>
          <w:b/>
        </w:rPr>
        <w:t>INSTRUCTIONS:</w:t>
      </w:r>
    </w:p>
    <w:p w14:paraId="7A6B89A9" w14:textId="77777777" w:rsidR="00F27E8A" w:rsidRDefault="00F27E8A" w:rsidP="00B435DA">
      <w:pPr>
        <w:pStyle w:val="CommentText"/>
      </w:pPr>
    </w:p>
    <w:p w14:paraId="0A8D02B9" w14:textId="77777777" w:rsidR="00F27E8A" w:rsidRDefault="00F27E8A" w:rsidP="00B435DA">
      <w:pPr>
        <w:pStyle w:val="CommentText"/>
      </w:pPr>
      <w:r>
        <w:t>Remove this footnote if not applicable</w:t>
      </w:r>
    </w:p>
    <w:p w14:paraId="31D7291C" w14:textId="2650E566" w:rsidR="00F27E8A" w:rsidRDefault="00F27E8A">
      <w:pPr>
        <w:pStyle w:val="CommentText"/>
      </w:pPr>
    </w:p>
  </w:comment>
  <w:comment w:id="530" w:author="USAID/BFS" w:date="2019-10-17T21:30:00Z" w:initials="USAID/BFS">
    <w:p w14:paraId="62FF2180" w14:textId="77777777" w:rsidR="00F27E8A" w:rsidRDefault="00F27E8A" w:rsidP="00B435DA">
      <w:pPr>
        <w:pStyle w:val="CommentText"/>
      </w:pPr>
      <w:r>
        <w:rPr>
          <w:rStyle w:val="CommentReference"/>
        </w:rPr>
        <w:annotationRef/>
      </w:r>
    </w:p>
    <w:p w14:paraId="70B52050" w14:textId="77777777" w:rsidR="00F27E8A" w:rsidRDefault="00F27E8A" w:rsidP="00B435DA">
      <w:pPr>
        <w:pStyle w:val="CommentText"/>
        <w:rPr>
          <w:b/>
        </w:rPr>
      </w:pPr>
      <w:r>
        <w:rPr>
          <w:b/>
        </w:rPr>
        <w:t>INSTRUCTIONS:</w:t>
      </w:r>
    </w:p>
    <w:p w14:paraId="6FA57DB8" w14:textId="77777777" w:rsidR="00F27E8A" w:rsidRDefault="00F27E8A" w:rsidP="00B435DA">
      <w:pPr>
        <w:pStyle w:val="CommentText"/>
      </w:pPr>
    </w:p>
    <w:p w14:paraId="3AD4E1F9" w14:textId="77777777" w:rsidR="00F27E8A" w:rsidRDefault="00F27E8A" w:rsidP="00B435DA">
      <w:pPr>
        <w:pStyle w:val="CommentText"/>
      </w:pPr>
      <w:r>
        <w:t>Remove this footnote if not applicable</w:t>
      </w:r>
    </w:p>
    <w:p w14:paraId="6F299A34" w14:textId="2A0DAC29" w:rsidR="00F27E8A" w:rsidRDefault="00F27E8A">
      <w:pPr>
        <w:pStyle w:val="CommentText"/>
      </w:pPr>
    </w:p>
  </w:comment>
  <w:comment w:id="537" w:author="USAID/BFS" w:date="2019-10-17T21:30:00Z" w:initials="USAID/BFS">
    <w:p w14:paraId="39CA9C1B" w14:textId="77777777" w:rsidR="00F27E8A" w:rsidRDefault="00F27E8A" w:rsidP="00B435DA">
      <w:pPr>
        <w:pStyle w:val="CommentText"/>
      </w:pPr>
      <w:r>
        <w:rPr>
          <w:rStyle w:val="CommentReference"/>
        </w:rPr>
        <w:annotationRef/>
      </w:r>
    </w:p>
    <w:p w14:paraId="2CD3813D" w14:textId="77777777" w:rsidR="00F27E8A" w:rsidRDefault="00F27E8A" w:rsidP="00B435DA">
      <w:pPr>
        <w:pStyle w:val="CommentText"/>
        <w:rPr>
          <w:b/>
        </w:rPr>
      </w:pPr>
      <w:r>
        <w:rPr>
          <w:b/>
        </w:rPr>
        <w:t>INSTRUCTIONS:</w:t>
      </w:r>
    </w:p>
    <w:p w14:paraId="4911DB4C" w14:textId="77777777" w:rsidR="00F27E8A" w:rsidRDefault="00F27E8A" w:rsidP="00B435DA">
      <w:pPr>
        <w:pStyle w:val="CommentText"/>
      </w:pPr>
    </w:p>
    <w:p w14:paraId="4D16E027" w14:textId="77777777" w:rsidR="00F27E8A" w:rsidRDefault="00F27E8A" w:rsidP="00B435DA">
      <w:pPr>
        <w:pStyle w:val="CommentText"/>
      </w:pPr>
      <w:r>
        <w:t>Remove this footnote if not applicable</w:t>
      </w:r>
    </w:p>
    <w:p w14:paraId="4AD7E345" w14:textId="5736AF9F" w:rsidR="00F27E8A" w:rsidRDefault="00F27E8A">
      <w:pPr>
        <w:pStyle w:val="CommentText"/>
      </w:pPr>
    </w:p>
  </w:comment>
  <w:comment w:id="673" w:author="USAID/BFS" w:date="2019-10-17T21:31:00Z" w:initials="USAID/BFS">
    <w:p w14:paraId="4D8F983B" w14:textId="77777777" w:rsidR="00F27E8A" w:rsidRDefault="00F27E8A" w:rsidP="00B435DA">
      <w:pPr>
        <w:pStyle w:val="CommentText"/>
      </w:pPr>
      <w:r>
        <w:rPr>
          <w:rStyle w:val="CommentReference"/>
        </w:rPr>
        <w:annotationRef/>
      </w:r>
    </w:p>
    <w:p w14:paraId="18CFF244" w14:textId="77777777" w:rsidR="00F27E8A" w:rsidRDefault="00F27E8A" w:rsidP="00B435DA">
      <w:pPr>
        <w:pStyle w:val="CommentText"/>
        <w:rPr>
          <w:b/>
        </w:rPr>
      </w:pPr>
      <w:r>
        <w:rPr>
          <w:b/>
        </w:rPr>
        <w:t>INSTRUCTIONS:</w:t>
      </w:r>
    </w:p>
    <w:p w14:paraId="7C8DE494" w14:textId="77777777" w:rsidR="00F27E8A" w:rsidRDefault="00F27E8A" w:rsidP="00B435DA">
      <w:pPr>
        <w:pStyle w:val="CommentText"/>
      </w:pPr>
    </w:p>
    <w:p w14:paraId="6A8705B6" w14:textId="77777777" w:rsidR="00F27E8A" w:rsidRDefault="00F27E8A" w:rsidP="00B435DA">
      <w:pPr>
        <w:pStyle w:val="CommentText"/>
      </w:pPr>
      <w:r>
        <w:t>Remove this footnote if not applicable</w:t>
      </w:r>
    </w:p>
    <w:p w14:paraId="2C247F2E" w14:textId="0F2FDC15" w:rsidR="00F27E8A" w:rsidRDefault="00F27E8A">
      <w:pPr>
        <w:pStyle w:val="CommentText"/>
      </w:pPr>
    </w:p>
  </w:comment>
  <w:comment w:id="683" w:author="USAID/BFS" w:date="2019-10-17T21:31:00Z" w:initials="USAID/BFS">
    <w:p w14:paraId="2D471AE5" w14:textId="77777777" w:rsidR="00F27E8A" w:rsidRDefault="00F27E8A" w:rsidP="00B435DA">
      <w:pPr>
        <w:pStyle w:val="CommentText"/>
      </w:pPr>
      <w:r>
        <w:rPr>
          <w:rStyle w:val="CommentReference"/>
        </w:rPr>
        <w:annotationRef/>
      </w:r>
    </w:p>
    <w:p w14:paraId="1BDF9098" w14:textId="77777777" w:rsidR="00F27E8A" w:rsidRDefault="00F27E8A" w:rsidP="00B435DA">
      <w:pPr>
        <w:pStyle w:val="CommentText"/>
        <w:rPr>
          <w:b/>
        </w:rPr>
      </w:pPr>
      <w:r>
        <w:rPr>
          <w:b/>
        </w:rPr>
        <w:t>INSTRUCTIONS:</w:t>
      </w:r>
    </w:p>
    <w:p w14:paraId="6ABAE30B" w14:textId="77777777" w:rsidR="00F27E8A" w:rsidRDefault="00F27E8A" w:rsidP="00B435DA">
      <w:pPr>
        <w:pStyle w:val="CommentText"/>
      </w:pPr>
    </w:p>
    <w:p w14:paraId="1EA5164F" w14:textId="77777777" w:rsidR="00F27E8A" w:rsidRDefault="00F27E8A" w:rsidP="00B435DA">
      <w:pPr>
        <w:pStyle w:val="CommentText"/>
      </w:pPr>
      <w:r>
        <w:t>Remove this footnote if not applicable</w:t>
      </w:r>
    </w:p>
    <w:p w14:paraId="07C4EEFC" w14:textId="2910E36F" w:rsidR="00F27E8A" w:rsidRDefault="00F27E8A">
      <w:pPr>
        <w:pStyle w:val="CommentText"/>
      </w:pPr>
    </w:p>
  </w:comment>
  <w:comment w:id="689" w:author="USAID/BFS" w:date="2019-10-17T21:31:00Z" w:initials="USAID/BFS">
    <w:p w14:paraId="60459C12" w14:textId="77777777" w:rsidR="00F27E8A" w:rsidRDefault="00F27E8A" w:rsidP="00B435DA">
      <w:pPr>
        <w:pStyle w:val="CommentText"/>
      </w:pPr>
      <w:r>
        <w:rPr>
          <w:rStyle w:val="CommentReference"/>
        </w:rPr>
        <w:annotationRef/>
      </w:r>
    </w:p>
    <w:p w14:paraId="69814F61" w14:textId="77777777" w:rsidR="00F27E8A" w:rsidRDefault="00F27E8A" w:rsidP="00B435DA">
      <w:pPr>
        <w:pStyle w:val="CommentText"/>
        <w:rPr>
          <w:b/>
        </w:rPr>
      </w:pPr>
      <w:r>
        <w:rPr>
          <w:b/>
        </w:rPr>
        <w:t>INSTRUCTIONS:</w:t>
      </w:r>
    </w:p>
    <w:p w14:paraId="20CF2B36" w14:textId="77777777" w:rsidR="00F27E8A" w:rsidRDefault="00F27E8A" w:rsidP="00B435DA">
      <w:pPr>
        <w:pStyle w:val="CommentText"/>
      </w:pPr>
    </w:p>
    <w:p w14:paraId="46B96A78" w14:textId="77777777" w:rsidR="00F27E8A" w:rsidRDefault="00F27E8A" w:rsidP="00B435DA">
      <w:pPr>
        <w:pStyle w:val="CommentText"/>
      </w:pPr>
      <w:r>
        <w:t>Remove this footnote if not applicable</w:t>
      </w:r>
    </w:p>
    <w:p w14:paraId="7B525C54" w14:textId="21AD0C77" w:rsidR="00F27E8A" w:rsidRDefault="00F27E8A">
      <w:pPr>
        <w:pStyle w:val="CommentText"/>
      </w:pPr>
    </w:p>
  </w:comment>
  <w:comment w:id="691" w:author="USAID/BFS" w:date="2019-10-17T21:31:00Z" w:initials="USAID/BFS">
    <w:p w14:paraId="05F78C06" w14:textId="77777777" w:rsidR="00F27E8A" w:rsidRDefault="00F27E8A" w:rsidP="00B435DA">
      <w:pPr>
        <w:pStyle w:val="CommentText"/>
      </w:pPr>
      <w:r>
        <w:rPr>
          <w:rStyle w:val="CommentReference"/>
        </w:rPr>
        <w:annotationRef/>
      </w:r>
    </w:p>
    <w:p w14:paraId="04C3664D" w14:textId="77777777" w:rsidR="00F27E8A" w:rsidRDefault="00F27E8A" w:rsidP="00B435DA">
      <w:pPr>
        <w:pStyle w:val="CommentText"/>
        <w:rPr>
          <w:b/>
        </w:rPr>
      </w:pPr>
      <w:r>
        <w:rPr>
          <w:b/>
        </w:rPr>
        <w:t>INSTRUCTIONS:</w:t>
      </w:r>
    </w:p>
    <w:p w14:paraId="57383A37" w14:textId="77777777" w:rsidR="00F27E8A" w:rsidRDefault="00F27E8A" w:rsidP="00B435DA">
      <w:pPr>
        <w:pStyle w:val="CommentText"/>
      </w:pPr>
    </w:p>
    <w:p w14:paraId="231E2A32" w14:textId="77777777" w:rsidR="00F27E8A" w:rsidRDefault="00F27E8A" w:rsidP="00B435DA">
      <w:pPr>
        <w:pStyle w:val="CommentText"/>
      </w:pPr>
      <w:r>
        <w:t>Remove this footnote if not applicable</w:t>
      </w:r>
    </w:p>
    <w:p w14:paraId="788F2BBB" w14:textId="278D9241" w:rsidR="00F27E8A" w:rsidRDefault="00F27E8A">
      <w:pPr>
        <w:pStyle w:val="CommentText"/>
      </w:pPr>
    </w:p>
  </w:comment>
  <w:comment w:id="702" w:author="USAID/BFS" w:date="2019-10-17T21:31:00Z" w:initials="USAID/BFS">
    <w:p w14:paraId="2F397B40" w14:textId="77777777" w:rsidR="00F27E8A" w:rsidRDefault="00F27E8A" w:rsidP="00B435DA">
      <w:pPr>
        <w:pStyle w:val="CommentText"/>
      </w:pPr>
      <w:r>
        <w:rPr>
          <w:rStyle w:val="CommentReference"/>
        </w:rPr>
        <w:annotationRef/>
      </w:r>
    </w:p>
    <w:p w14:paraId="4B3A0291" w14:textId="77777777" w:rsidR="00F27E8A" w:rsidRDefault="00F27E8A" w:rsidP="00B435DA">
      <w:pPr>
        <w:pStyle w:val="CommentText"/>
        <w:rPr>
          <w:b/>
        </w:rPr>
      </w:pPr>
      <w:r>
        <w:rPr>
          <w:b/>
        </w:rPr>
        <w:t>INSTRUCTIONS:</w:t>
      </w:r>
    </w:p>
    <w:p w14:paraId="0B8156FC" w14:textId="77777777" w:rsidR="00F27E8A" w:rsidRDefault="00F27E8A" w:rsidP="00B435DA">
      <w:pPr>
        <w:pStyle w:val="CommentText"/>
      </w:pPr>
    </w:p>
    <w:p w14:paraId="7BF2C102" w14:textId="77777777" w:rsidR="00F27E8A" w:rsidRDefault="00F27E8A" w:rsidP="00B435DA">
      <w:pPr>
        <w:pStyle w:val="CommentText"/>
      </w:pPr>
      <w:r>
        <w:t>Remove this footnote if not applicable</w:t>
      </w:r>
    </w:p>
    <w:p w14:paraId="14D53290" w14:textId="520185A5" w:rsidR="00F27E8A" w:rsidRDefault="00F27E8A">
      <w:pPr>
        <w:pStyle w:val="CommentText"/>
      </w:pPr>
    </w:p>
  </w:comment>
  <w:comment w:id="743" w:author="USAID/BFS" w:date="2019-10-17T21:32:00Z" w:initials="USAID/BFS">
    <w:p w14:paraId="787CFE86" w14:textId="77777777" w:rsidR="00F27E8A" w:rsidRDefault="00F27E8A" w:rsidP="00B435DA">
      <w:pPr>
        <w:pStyle w:val="CommentText"/>
      </w:pPr>
      <w:r>
        <w:rPr>
          <w:rStyle w:val="CommentReference"/>
        </w:rPr>
        <w:annotationRef/>
      </w:r>
    </w:p>
    <w:p w14:paraId="6E3D496C" w14:textId="77777777" w:rsidR="00F27E8A" w:rsidRDefault="00F27E8A" w:rsidP="00B435DA">
      <w:pPr>
        <w:pStyle w:val="CommentText"/>
        <w:rPr>
          <w:b/>
        </w:rPr>
      </w:pPr>
      <w:r>
        <w:rPr>
          <w:b/>
        </w:rPr>
        <w:t>INSTRUCTIONS:</w:t>
      </w:r>
    </w:p>
    <w:p w14:paraId="4036B6FC" w14:textId="77777777" w:rsidR="00F27E8A" w:rsidRDefault="00F27E8A" w:rsidP="00B435DA">
      <w:pPr>
        <w:pStyle w:val="CommentText"/>
      </w:pPr>
    </w:p>
    <w:p w14:paraId="0E16BA0A" w14:textId="77777777" w:rsidR="00F27E8A" w:rsidRDefault="00F27E8A" w:rsidP="00B435DA">
      <w:pPr>
        <w:pStyle w:val="CommentText"/>
      </w:pPr>
      <w:r>
        <w:t>Remove this footnote if not applicable</w:t>
      </w:r>
    </w:p>
    <w:p w14:paraId="0B74DFA5" w14:textId="1DB4633B" w:rsidR="00F27E8A" w:rsidRDefault="00F27E8A">
      <w:pPr>
        <w:pStyle w:val="CommentText"/>
      </w:pPr>
    </w:p>
  </w:comment>
  <w:comment w:id="753" w:author="USAID/BFS" w:date="2019-10-17T21:32:00Z" w:initials="USAID/BFS">
    <w:p w14:paraId="4F3FE8F7" w14:textId="77777777" w:rsidR="00F27E8A" w:rsidRDefault="00F27E8A" w:rsidP="00B435DA">
      <w:pPr>
        <w:pStyle w:val="CommentText"/>
      </w:pPr>
      <w:r>
        <w:rPr>
          <w:rStyle w:val="CommentReference"/>
        </w:rPr>
        <w:annotationRef/>
      </w:r>
    </w:p>
    <w:p w14:paraId="61D91E86" w14:textId="77777777" w:rsidR="00F27E8A" w:rsidRDefault="00F27E8A" w:rsidP="00B435DA">
      <w:pPr>
        <w:pStyle w:val="CommentText"/>
        <w:rPr>
          <w:b/>
        </w:rPr>
      </w:pPr>
      <w:r>
        <w:rPr>
          <w:b/>
        </w:rPr>
        <w:t>INSTRUCTIONS:</w:t>
      </w:r>
    </w:p>
    <w:p w14:paraId="6174EFDE" w14:textId="77777777" w:rsidR="00F27E8A" w:rsidRDefault="00F27E8A" w:rsidP="00B435DA">
      <w:pPr>
        <w:pStyle w:val="CommentText"/>
      </w:pPr>
    </w:p>
    <w:p w14:paraId="5E22F4C8" w14:textId="77777777" w:rsidR="00F27E8A" w:rsidRDefault="00F27E8A" w:rsidP="00B435DA">
      <w:pPr>
        <w:pStyle w:val="CommentText"/>
      </w:pPr>
      <w:r>
        <w:t>Remove this footnote if not applicable</w:t>
      </w:r>
    </w:p>
    <w:p w14:paraId="2FC03B37" w14:textId="7CAC894A" w:rsidR="00F27E8A" w:rsidRDefault="00F27E8A">
      <w:pPr>
        <w:pStyle w:val="CommentText"/>
      </w:pPr>
    </w:p>
  </w:comment>
  <w:comment w:id="755" w:author="USAID/BFS" w:date="2019-10-17T21:32:00Z" w:initials="USAID/BFS">
    <w:p w14:paraId="2FCFC44C" w14:textId="77777777" w:rsidR="00F27E8A" w:rsidRDefault="00F27E8A" w:rsidP="006C77E7">
      <w:pPr>
        <w:pStyle w:val="CommentText"/>
        <w:rPr>
          <w:b/>
        </w:rPr>
      </w:pPr>
    </w:p>
    <w:p w14:paraId="15819FFE" w14:textId="30C92651" w:rsidR="00F27E8A" w:rsidRDefault="00F27E8A" w:rsidP="006C77E7">
      <w:pPr>
        <w:pStyle w:val="CommentText"/>
        <w:rPr>
          <w:b/>
        </w:rPr>
      </w:pPr>
      <w:r>
        <w:rPr>
          <w:rStyle w:val="CommentReference"/>
        </w:rPr>
        <w:annotationRef/>
      </w:r>
      <w:r>
        <w:rPr>
          <w:b/>
        </w:rPr>
        <w:t>INSTRUCTIONS:</w:t>
      </w:r>
    </w:p>
    <w:p w14:paraId="28E39789" w14:textId="77777777" w:rsidR="00F27E8A" w:rsidRDefault="00F27E8A" w:rsidP="006C77E7">
      <w:pPr>
        <w:pStyle w:val="CommentText"/>
      </w:pPr>
    </w:p>
    <w:p w14:paraId="33044AE0" w14:textId="531391B1" w:rsidR="00F27E8A" w:rsidRDefault="00F27E8A">
      <w:pPr>
        <w:pStyle w:val="CommentText"/>
      </w:pPr>
      <w:r>
        <w:t>Remove this footnote if not applicable</w:t>
      </w:r>
    </w:p>
  </w:comment>
  <w:comment w:id="759" w:author="USAID/BFS" w:date="2019-10-17T21:32:00Z" w:initials="USAID/BFS">
    <w:p w14:paraId="2F370A32" w14:textId="77777777" w:rsidR="00F27E8A" w:rsidRDefault="00F27E8A" w:rsidP="00B435DA">
      <w:pPr>
        <w:pStyle w:val="CommentText"/>
      </w:pPr>
      <w:r>
        <w:rPr>
          <w:rStyle w:val="CommentReference"/>
        </w:rPr>
        <w:annotationRef/>
      </w:r>
    </w:p>
    <w:p w14:paraId="6D8EEF10" w14:textId="77777777" w:rsidR="00F27E8A" w:rsidRDefault="00F27E8A" w:rsidP="00B435DA">
      <w:pPr>
        <w:pStyle w:val="CommentText"/>
        <w:rPr>
          <w:b/>
        </w:rPr>
      </w:pPr>
      <w:r>
        <w:rPr>
          <w:b/>
        </w:rPr>
        <w:t>INSTRUCTIONS:</w:t>
      </w:r>
    </w:p>
    <w:p w14:paraId="1F761CEB" w14:textId="77777777" w:rsidR="00F27E8A" w:rsidRDefault="00F27E8A" w:rsidP="00B435DA">
      <w:pPr>
        <w:pStyle w:val="CommentText"/>
      </w:pPr>
    </w:p>
    <w:p w14:paraId="114030A0" w14:textId="77777777" w:rsidR="00F27E8A" w:rsidRDefault="00F27E8A" w:rsidP="00B435DA">
      <w:pPr>
        <w:pStyle w:val="CommentText"/>
      </w:pPr>
      <w:r>
        <w:t>Remove this footnote if not applicable</w:t>
      </w:r>
    </w:p>
    <w:p w14:paraId="7C35945F" w14:textId="2E89E7FD" w:rsidR="00F27E8A" w:rsidRDefault="00F27E8A">
      <w:pPr>
        <w:pStyle w:val="CommentText"/>
      </w:pPr>
    </w:p>
  </w:comment>
  <w:comment w:id="761" w:author="USAID/BFS" w:date="2019-10-17T21:32:00Z" w:initials="USAID/BFS">
    <w:p w14:paraId="3533E16F" w14:textId="77777777" w:rsidR="00F27E8A" w:rsidRDefault="00F27E8A">
      <w:pPr>
        <w:pStyle w:val="CommentText"/>
      </w:pPr>
      <w:r>
        <w:rPr>
          <w:rStyle w:val="CommentReference"/>
        </w:rPr>
        <w:annotationRef/>
      </w:r>
    </w:p>
    <w:p w14:paraId="225C3113" w14:textId="77777777" w:rsidR="00F27E8A" w:rsidRDefault="00F27E8A" w:rsidP="00644FA6">
      <w:pPr>
        <w:pStyle w:val="CommentText"/>
        <w:rPr>
          <w:b/>
        </w:rPr>
      </w:pPr>
      <w:r>
        <w:rPr>
          <w:b/>
        </w:rPr>
        <w:t>INSTRUCTIONS:</w:t>
      </w:r>
    </w:p>
    <w:p w14:paraId="45D35FE6" w14:textId="77777777" w:rsidR="00F27E8A" w:rsidRDefault="00F27E8A" w:rsidP="00644FA6">
      <w:pPr>
        <w:pStyle w:val="CommentText"/>
      </w:pPr>
    </w:p>
    <w:p w14:paraId="6A5B5880" w14:textId="27040423" w:rsidR="00F27E8A" w:rsidRDefault="00F27E8A">
      <w:pPr>
        <w:pStyle w:val="CommentText"/>
      </w:pPr>
      <w:r>
        <w:t>Remove this footnote if not applicable.</w:t>
      </w:r>
    </w:p>
  </w:comment>
  <w:comment w:id="763" w:author="USAID/BFS" w:date="2019-10-17T21:32:00Z" w:initials="USAID/BFS">
    <w:p w14:paraId="5D072253" w14:textId="77777777" w:rsidR="00F27E8A" w:rsidRDefault="00F27E8A" w:rsidP="00B435DA">
      <w:pPr>
        <w:pStyle w:val="CommentText"/>
      </w:pPr>
      <w:r>
        <w:rPr>
          <w:rStyle w:val="CommentReference"/>
        </w:rPr>
        <w:annotationRef/>
      </w:r>
    </w:p>
    <w:p w14:paraId="75BCA915" w14:textId="77777777" w:rsidR="00F27E8A" w:rsidRDefault="00F27E8A" w:rsidP="00B435DA">
      <w:pPr>
        <w:pStyle w:val="CommentText"/>
        <w:rPr>
          <w:b/>
        </w:rPr>
      </w:pPr>
      <w:r>
        <w:rPr>
          <w:b/>
        </w:rPr>
        <w:t>INSTRUCTIONS:</w:t>
      </w:r>
    </w:p>
    <w:p w14:paraId="61AF9026" w14:textId="77777777" w:rsidR="00F27E8A" w:rsidRDefault="00F27E8A" w:rsidP="00B435DA">
      <w:pPr>
        <w:pStyle w:val="CommentText"/>
      </w:pPr>
    </w:p>
    <w:p w14:paraId="2739F605" w14:textId="77777777" w:rsidR="00F27E8A" w:rsidRDefault="00F27E8A" w:rsidP="00B435DA">
      <w:pPr>
        <w:pStyle w:val="CommentText"/>
      </w:pPr>
      <w:r>
        <w:t>Remove this footnote if not applicable</w:t>
      </w:r>
    </w:p>
    <w:p w14:paraId="428650BB" w14:textId="35D3E296" w:rsidR="00F27E8A" w:rsidRDefault="00F27E8A">
      <w:pPr>
        <w:pStyle w:val="CommentText"/>
      </w:pPr>
    </w:p>
  </w:comment>
  <w:comment w:id="765" w:author="USAID/BFS" w:date="2019-10-17T21:32:00Z" w:initials="USAID/BFS">
    <w:p w14:paraId="2D3E09A8" w14:textId="77777777" w:rsidR="00F27E8A" w:rsidRDefault="00F27E8A" w:rsidP="00B435DA">
      <w:pPr>
        <w:pStyle w:val="CommentText"/>
      </w:pPr>
      <w:r>
        <w:rPr>
          <w:rStyle w:val="CommentReference"/>
        </w:rPr>
        <w:annotationRef/>
      </w:r>
    </w:p>
    <w:p w14:paraId="40054367" w14:textId="77777777" w:rsidR="00F27E8A" w:rsidRDefault="00F27E8A" w:rsidP="00B435DA">
      <w:pPr>
        <w:pStyle w:val="CommentText"/>
        <w:rPr>
          <w:b/>
        </w:rPr>
      </w:pPr>
      <w:r>
        <w:rPr>
          <w:b/>
        </w:rPr>
        <w:t>INSTRUCTIONS:</w:t>
      </w:r>
    </w:p>
    <w:p w14:paraId="24F7AA4D" w14:textId="77777777" w:rsidR="00F27E8A" w:rsidRDefault="00F27E8A" w:rsidP="00B435DA">
      <w:pPr>
        <w:pStyle w:val="CommentText"/>
      </w:pPr>
    </w:p>
    <w:p w14:paraId="4C4D0451" w14:textId="77777777" w:rsidR="00F27E8A" w:rsidRDefault="00F27E8A" w:rsidP="00B435DA">
      <w:pPr>
        <w:pStyle w:val="CommentText"/>
      </w:pPr>
      <w:r>
        <w:t>Remove this footnote if not applicable</w:t>
      </w:r>
    </w:p>
    <w:p w14:paraId="06535D45" w14:textId="472DCA40" w:rsidR="00F27E8A" w:rsidRDefault="00F27E8A">
      <w:pPr>
        <w:pStyle w:val="CommentText"/>
      </w:pPr>
    </w:p>
  </w:comment>
  <w:comment w:id="767" w:author="USAID/BFS" w:date="2019-10-17T21:33:00Z" w:initials="USAID/BFS">
    <w:p w14:paraId="4A7BEC2E" w14:textId="77777777" w:rsidR="00F27E8A" w:rsidRDefault="00F27E8A" w:rsidP="00B435DA">
      <w:pPr>
        <w:pStyle w:val="CommentText"/>
      </w:pPr>
      <w:r>
        <w:rPr>
          <w:rStyle w:val="CommentReference"/>
        </w:rPr>
        <w:annotationRef/>
      </w:r>
    </w:p>
    <w:p w14:paraId="0F208CD6" w14:textId="77777777" w:rsidR="00F27E8A" w:rsidRDefault="00F27E8A" w:rsidP="00B435DA">
      <w:pPr>
        <w:pStyle w:val="CommentText"/>
        <w:rPr>
          <w:b/>
        </w:rPr>
      </w:pPr>
      <w:r>
        <w:rPr>
          <w:b/>
        </w:rPr>
        <w:t>INSTRUCTIONS:</w:t>
      </w:r>
    </w:p>
    <w:p w14:paraId="6EC7A556" w14:textId="77777777" w:rsidR="00F27E8A" w:rsidRDefault="00F27E8A" w:rsidP="00B435DA">
      <w:pPr>
        <w:pStyle w:val="CommentText"/>
      </w:pPr>
    </w:p>
    <w:p w14:paraId="7C1ECBE6" w14:textId="77777777" w:rsidR="00F27E8A" w:rsidRDefault="00F27E8A" w:rsidP="00B435DA">
      <w:pPr>
        <w:pStyle w:val="CommentText"/>
      </w:pPr>
      <w:r>
        <w:t>Remove this footnote if not applicable</w:t>
      </w:r>
    </w:p>
    <w:p w14:paraId="75614CA8" w14:textId="30C6CFC1" w:rsidR="00F27E8A" w:rsidRDefault="00F27E8A">
      <w:pPr>
        <w:pStyle w:val="CommentText"/>
      </w:pPr>
    </w:p>
  </w:comment>
  <w:comment w:id="769" w:author="USAID/BFS" w:date="2019-10-17T21:33:00Z" w:initials="USAID/BFS">
    <w:p w14:paraId="73EC1081" w14:textId="77777777" w:rsidR="00F27E8A" w:rsidRDefault="00F27E8A" w:rsidP="00B435DA">
      <w:pPr>
        <w:pStyle w:val="CommentText"/>
      </w:pPr>
      <w:r>
        <w:rPr>
          <w:rStyle w:val="CommentReference"/>
        </w:rPr>
        <w:annotationRef/>
      </w:r>
    </w:p>
    <w:p w14:paraId="424214CE" w14:textId="77777777" w:rsidR="00F27E8A" w:rsidRDefault="00F27E8A" w:rsidP="00B435DA">
      <w:pPr>
        <w:pStyle w:val="CommentText"/>
        <w:rPr>
          <w:b/>
        </w:rPr>
      </w:pPr>
      <w:r>
        <w:rPr>
          <w:b/>
        </w:rPr>
        <w:t>INSTRUCTIONS:</w:t>
      </w:r>
    </w:p>
    <w:p w14:paraId="7C250B0F" w14:textId="77777777" w:rsidR="00F27E8A" w:rsidRDefault="00F27E8A" w:rsidP="00B435DA">
      <w:pPr>
        <w:pStyle w:val="CommentText"/>
      </w:pPr>
    </w:p>
    <w:p w14:paraId="342631B1" w14:textId="77777777" w:rsidR="00F27E8A" w:rsidRDefault="00F27E8A" w:rsidP="00B435DA">
      <w:pPr>
        <w:pStyle w:val="CommentText"/>
      </w:pPr>
      <w:r>
        <w:t>Remove this footnote if not applicable</w:t>
      </w:r>
    </w:p>
    <w:p w14:paraId="20C03673" w14:textId="08F597D2" w:rsidR="00F27E8A" w:rsidRDefault="00F27E8A">
      <w:pPr>
        <w:pStyle w:val="CommentText"/>
      </w:pPr>
    </w:p>
  </w:comment>
  <w:comment w:id="773" w:author="USAID/BFS" w:date="2019-10-17T21:33:00Z" w:initials="USAID/BFS">
    <w:p w14:paraId="44CA2DCA" w14:textId="77777777" w:rsidR="00F27E8A" w:rsidRDefault="00F27E8A" w:rsidP="00B435DA">
      <w:pPr>
        <w:pStyle w:val="CommentText"/>
      </w:pPr>
      <w:r>
        <w:rPr>
          <w:rStyle w:val="CommentReference"/>
        </w:rPr>
        <w:annotationRef/>
      </w:r>
    </w:p>
    <w:p w14:paraId="1B4B8004" w14:textId="77777777" w:rsidR="00F27E8A" w:rsidRDefault="00F27E8A" w:rsidP="00B435DA">
      <w:pPr>
        <w:pStyle w:val="CommentText"/>
        <w:rPr>
          <w:b/>
        </w:rPr>
      </w:pPr>
      <w:r>
        <w:rPr>
          <w:b/>
        </w:rPr>
        <w:t>INSTRUCTIONS:</w:t>
      </w:r>
    </w:p>
    <w:p w14:paraId="3A7AE6EE" w14:textId="77777777" w:rsidR="00F27E8A" w:rsidRDefault="00F27E8A" w:rsidP="00B435DA">
      <w:pPr>
        <w:pStyle w:val="CommentText"/>
      </w:pPr>
    </w:p>
    <w:p w14:paraId="17FA0B42" w14:textId="77777777" w:rsidR="00F27E8A" w:rsidRDefault="00F27E8A" w:rsidP="00B435DA">
      <w:pPr>
        <w:pStyle w:val="CommentText"/>
      </w:pPr>
      <w:r>
        <w:t>Remove this footnote if not applicable</w:t>
      </w:r>
    </w:p>
    <w:p w14:paraId="2DD36A36" w14:textId="229E769B" w:rsidR="00F27E8A" w:rsidRDefault="00F27E8A">
      <w:pPr>
        <w:pStyle w:val="CommentText"/>
      </w:pPr>
    </w:p>
  </w:comment>
  <w:comment w:id="779" w:author="USAID/BFS" w:date="2019-10-17T21:33:00Z" w:initials="USAID/BFS">
    <w:p w14:paraId="63214876" w14:textId="77777777" w:rsidR="00F27E8A" w:rsidRDefault="00F27E8A" w:rsidP="00B435DA">
      <w:pPr>
        <w:pStyle w:val="CommentText"/>
      </w:pPr>
      <w:r>
        <w:rPr>
          <w:rStyle w:val="CommentReference"/>
        </w:rPr>
        <w:annotationRef/>
      </w:r>
    </w:p>
    <w:p w14:paraId="0EE5AFBC" w14:textId="77777777" w:rsidR="00F27E8A" w:rsidRDefault="00F27E8A" w:rsidP="00B435DA">
      <w:pPr>
        <w:pStyle w:val="CommentText"/>
        <w:rPr>
          <w:b/>
        </w:rPr>
      </w:pPr>
      <w:r>
        <w:rPr>
          <w:b/>
        </w:rPr>
        <w:t>INSTRUCTIONS:</w:t>
      </w:r>
    </w:p>
    <w:p w14:paraId="1C93831C" w14:textId="77777777" w:rsidR="00F27E8A" w:rsidRDefault="00F27E8A" w:rsidP="00B435DA">
      <w:pPr>
        <w:pStyle w:val="CommentText"/>
      </w:pPr>
    </w:p>
    <w:p w14:paraId="62198B68" w14:textId="77777777" w:rsidR="00F27E8A" w:rsidRDefault="00F27E8A" w:rsidP="00B435DA">
      <w:pPr>
        <w:pStyle w:val="CommentText"/>
      </w:pPr>
      <w:r>
        <w:t>Remove this footnote if not applicable</w:t>
      </w:r>
    </w:p>
    <w:p w14:paraId="6ECC2ABD" w14:textId="2990988A" w:rsidR="00F27E8A" w:rsidRDefault="00F27E8A">
      <w:pPr>
        <w:pStyle w:val="CommentText"/>
      </w:pPr>
    </w:p>
  </w:comment>
  <w:comment w:id="781" w:author="USAID/BFS" w:date="2019-10-17T21:33:00Z" w:initials="USAID/BFS">
    <w:p w14:paraId="4A62A004" w14:textId="77777777" w:rsidR="00F27E8A" w:rsidRDefault="00F27E8A" w:rsidP="00B435DA">
      <w:pPr>
        <w:pStyle w:val="CommentText"/>
      </w:pPr>
      <w:r>
        <w:rPr>
          <w:rStyle w:val="CommentReference"/>
        </w:rPr>
        <w:annotationRef/>
      </w:r>
    </w:p>
    <w:p w14:paraId="44A1A799" w14:textId="77777777" w:rsidR="00F27E8A" w:rsidRDefault="00F27E8A" w:rsidP="00B435DA">
      <w:pPr>
        <w:pStyle w:val="CommentText"/>
        <w:rPr>
          <w:b/>
        </w:rPr>
      </w:pPr>
      <w:r>
        <w:rPr>
          <w:b/>
        </w:rPr>
        <w:t>INSTRUCTIONS:</w:t>
      </w:r>
    </w:p>
    <w:p w14:paraId="08A772E0" w14:textId="77777777" w:rsidR="00F27E8A" w:rsidRDefault="00F27E8A" w:rsidP="00B435DA">
      <w:pPr>
        <w:pStyle w:val="CommentText"/>
      </w:pPr>
    </w:p>
    <w:p w14:paraId="1AEEAA22" w14:textId="77777777" w:rsidR="00F27E8A" w:rsidRDefault="00F27E8A" w:rsidP="00B435DA">
      <w:pPr>
        <w:pStyle w:val="CommentText"/>
      </w:pPr>
      <w:r>
        <w:t>Remove this footnote if not applicable</w:t>
      </w:r>
    </w:p>
    <w:p w14:paraId="564E99B6" w14:textId="206BB27C" w:rsidR="00F27E8A" w:rsidRDefault="00F27E8A">
      <w:pPr>
        <w:pStyle w:val="CommentText"/>
      </w:pPr>
    </w:p>
  </w:comment>
  <w:comment w:id="783" w:author="USAID/BFS" w:date="2019-10-17T21:33:00Z" w:initials="USAID/BFS">
    <w:p w14:paraId="4501156B" w14:textId="77777777" w:rsidR="00F27E8A" w:rsidRDefault="00F27E8A" w:rsidP="00B435DA">
      <w:pPr>
        <w:pStyle w:val="CommentText"/>
      </w:pPr>
      <w:r>
        <w:rPr>
          <w:rStyle w:val="CommentReference"/>
        </w:rPr>
        <w:annotationRef/>
      </w:r>
    </w:p>
    <w:p w14:paraId="559F84C2" w14:textId="77777777" w:rsidR="00F27E8A" w:rsidRDefault="00F27E8A" w:rsidP="00B435DA">
      <w:pPr>
        <w:pStyle w:val="CommentText"/>
        <w:rPr>
          <w:b/>
        </w:rPr>
      </w:pPr>
      <w:r>
        <w:rPr>
          <w:b/>
        </w:rPr>
        <w:t>INSTRUCTIONS:</w:t>
      </w:r>
    </w:p>
    <w:p w14:paraId="63B4ECFA" w14:textId="77777777" w:rsidR="00F27E8A" w:rsidRDefault="00F27E8A" w:rsidP="00B435DA">
      <w:pPr>
        <w:pStyle w:val="CommentText"/>
      </w:pPr>
    </w:p>
    <w:p w14:paraId="2EF41F3E" w14:textId="77777777" w:rsidR="00F27E8A" w:rsidRDefault="00F27E8A" w:rsidP="00B435DA">
      <w:pPr>
        <w:pStyle w:val="CommentText"/>
      </w:pPr>
      <w:r>
        <w:t>Remove this footnote if not applicable</w:t>
      </w:r>
    </w:p>
    <w:p w14:paraId="65A73040" w14:textId="59F2F70B" w:rsidR="00F27E8A" w:rsidRDefault="00F27E8A">
      <w:pPr>
        <w:pStyle w:val="CommentText"/>
      </w:pPr>
    </w:p>
  </w:comment>
  <w:comment w:id="785" w:author="USAID/BFS" w:date="2019-10-17T21:33:00Z" w:initials="USAID/BFS">
    <w:p w14:paraId="04F75E70" w14:textId="77777777" w:rsidR="00F27E8A" w:rsidRDefault="00F27E8A" w:rsidP="00B435DA">
      <w:pPr>
        <w:pStyle w:val="CommentText"/>
      </w:pPr>
      <w:r>
        <w:rPr>
          <w:rStyle w:val="CommentReference"/>
        </w:rPr>
        <w:annotationRef/>
      </w:r>
    </w:p>
    <w:p w14:paraId="20EEA623" w14:textId="77777777" w:rsidR="00F27E8A" w:rsidRDefault="00F27E8A" w:rsidP="00B435DA">
      <w:pPr>
        <w:pStyle w:val="CommentText"/>
        <w:rPr>
          <w:b/>
        </w:rPr>
      </w:pPr>
      <w:r>
        <w:rPr>
          <w:b/>
        </w:rPr>
        <w:t>INSTRUCTIONS:</w:t>
      </w:r>
    </w:p>
    <w:p w14:paraId="7E685012" w14:textId="77777777" w:rsidR="00F27E8A" w:rsidRDefault="00F27E8A" w:rsidP="00B435DA">
      <w:pPr>
        <w:pStyle w:val="CommentText"/>
      </w:pPr>
    </w:p>
    <w:p w14:paraId="02D4CE0F" w14:textId="77777777" w:rsidR="00F27E8A" w:rsidRDefault="00F27E8A" w:rsidP="00B435DA">
      <w:pPr>
        <w:pStyle w:val="CommentText"/>
      </w:pPr>
      <w:r>
        <w:t>Remove this footnote if not applicable</w:t>
      </w:r>
    </w:p>
    <w:p w14:paraId="25FE48A3" w14:textId="27354DF0" w:rsidR="00F27E8A" w:rsidRDefault="00F27E8A">
      <w:pPr>
        <w:pStyle w:val="CommentText"/>
      </w:pPr>
    </w:p>
  </w:comment>
  <w:comment w:id="787" w:author="USAID/BFS" w:date="2019-10-17T21:34:00Z" w:initials="USAID/BFS">
    <w:p w14:paraId="6577C374" w14:textId="77777777" w:rsidR="00F27E8A" w:rsidRDefault="00F27E8A" w:rsidP="00B435DA">
      <w:pPr>
        <w:pStyle w:val="CommentText"/>
      </w:pPr>
      <w:r>
        <w:rPr>
          <w:rStyle w:val="CommentReference"/>
        </w:rPr>
        <w:annotationRef/>
      </w:r>
    </w:p>
    <w:p w14:paraId="3E921A06" w14:textId="77777777" w:rsidR="00F27E8A" w:rsidRDefault="00F27E8A" w:rsidP="00B435DA">
      <w:pPr>
        <w:pStyle w:val="CommentText"/>
        <w:rPr>
          <w:b/>
        </w:rPr>
      </w:pPr>
      <w:r>
        <w:rPr>
          <w:b/>
        </w:rPr>
        <w:t>INSTRUCTIONS:</w:t>
      </w:r>
    </w:p>
    <w:p w14:paraId="05FD2CB4" w14:textId="77777777" w:rsidR="00F27E8A" w:rsidRDefault="00F27E8A" w:rsidP="00B435DA">
      <w:pPr>
        <w:pStyle w:val="CommentText"/>
      </w:pPr>
    </w:p>
    <w:p w14:paraId="5CA8A4AB" w14:textId="77777777" w:rsidR="00F27E8A" w:rsidRDefault="00F27E8A" w:rsidP="00B435DA">
      <w:pPr>
        <w:pStyle w:val="CommentText"/>
      </w:pPr>
      <w:r>
        <w:t>Remove this footnote if not applicable</w:t>
      </w:r>
    </w:p>
    <w:p w14:paraId="4BBC9FBA" w14:textId="1E487D89" w:rsidR="00F27E8A" w:rsidRDefault="00F27E8A">
      <w:pPr>
        <w:pStyle w:val="CommentText"/>
      </w:pPr>
    </w:p>
  </w:comment>
  <w:comment w:id="791" w:author="USAID/BFS" w:date="2019-10-17T21:34:00Z" w:initials="USAID/BFS">
    <w:p w14:paraId="7915EB22" w14:textId="77777777" w:rsidR="00F27E8A" w:rsidRDefault="00F27E8A" w:rsidP="00B435DA">
      <w:pPr>
        <w:pStyle w:val="CommentText"/>
      </w:pPr>
      <w:r>
        <w:rPr>
          <w:rStyle w:val="CommentReference"/>
        </w:rPr>
        <w:annotationRef/>
      </w:r>
    </w:p>
    <w:p w14:paraId="58EA78AD" w14:textId="77777777" w:rsidR="00F27E8A" w:rsidRDefault="00F27E8A" w:rsidP="00B435DA">
      <w:pPr>
        <w:pStyle w:val="CommentText"/>
        <w:rPr>
          <w:b/>
        </w:rPr>
      </w:pPr>
      <w:r>
        <w:rPr>
          <w:b/>
        </w:rPr>
        <w:t>INSTRUCTIONS:</w:t>
      </w:r>
    </w:p>
    <w:p w14:paraId="36247278" w14:textId="77777777" w:rsidR="00F27E8A" w:rsidRDefault="00F27E8A" w:rsidP="00B435DA">
      <w:pPr>
        <w:pStyle w:val="CommentText"/>
      </w:pPr>
    </w:p>
    <w:p w14:paraId="2F483578" w14:textId="77777777" w:rsidR="00F27E8A" w:rsidRDefault="00F27E8A" w:rsidP="00B435DA">
      <w:pPr>
        <w:pStyle w:val="CommentText"/>
      </w:pPr>
      <w:r>
        <w:t>Remove this footnote if not applicable</w:t>
      </w:r>
    </w:p>
    <w:p w14:paraId="3DBD7F63" w14:textId="29CCD235" w:rsidR="00F27E8A" w:rsidRDefault="00F27E8A">
      <w:pPr>
        <w:pStyle w:val="CommentText"/>
      </w:pPr>
    </w:p>
  </w:comment>
  <w:comment w:id="793" w:author="USAID/BFS" w:date="2019-10-17T21:34:00Z" w:initials="USAID/BFS">
    <w:p w14:paraId="591D00B1" w14:textId="77777777" w:rsidR="00F27E8A" w:rsidRDefault="00F27E8A" w:rsidP="00B435DA">
      <w:pPr>
        <w:pStyle w:val="CommentText"/>
      </w:pPr>
      <w:r>
        <w:rPr>
          <w:rStyle w:val="CommentReference"/>
        </w:rPr>
        <w:annotationRef/>
      </w:r>
    </w:p>
    <w:p w14:paraId="48B06C81" w14:textId="77777777" w:rsidR="00F27E8A" w:rsidRDefault="00F27E8A" w:rsidP="00B435DA">
      <w:pPr>
        <w:pStyle w:val="CommentText"/>
        <w:rPr>
          <w:b/>
        </w:rPr>
      </w:pPr>
      <w:r>
        <w:rPr>
          <w:b/>
        </w:rPr>
        <w:t>INSTRUCTIONS:</w:t>
      </w:r>
    </w:p>
    <w:p w14:paraId="333F616A" w14:textId="77777777" w:rsidR="00F27E8A" w:rsidRDefault="00F27E8A" w:rsidP="00B435DA">
      <w:pPr>
        <w:pStyle w:val="CommentText"/>
      </w:pPr>
    </w:p>
    <w:p w14:paraId="2188DD1A" w14:textId="77777777" w:rsidR="00F27E8A" w:rsidRDefault="00F27E8A" w:rsidP="00B435DA">
      <w:pPr>
        <w:pStyle w:val="CommentText"/>
      </w:pPr>
      <w:r>
        <w:t>Remove this footnote if not applicable</w:t>
      </w:r>
    </w:p>
    <w:p w14:paraId="1A2A222F" w14:textId="5D6E15A0" w:rsidR="00F27E8A" w:rsidRDefault="00F27E8A">
      <w:pPr>
        <w:pStyle w:val="CommentText"/>
      </w:pPr>
    </w:p>
  </w:comment>
  <w:comment w:id="795" w:author="USAID/BFS" w:date="2019-10-17T21:34:00Z" w:initials="USAID/BFS">
    <w:p w14:paraId="37155E07" w14:textId="77777777" w:rsidR="00F27E8A" w:rsidRDefault="00F27E8A" w:rsidP="00B435DA">
      <w:pPr>
        <w:pStyle w:val="CommentText"/>
      </w:pPr>
      <w:r>
        <w:rPr>
          <w:rStyle w:val="CommentReference"/>
        </w:rPr>
        <w:annotationRef/>
      </w:r>
    </w:p>
    <w:p w14:paraId="49C4F634" w14:textId="77777777" w:rsidR="00F27E8A" w:rsidRDefault="00F27E8A" w:rsidP="00B435DA">
      <w:pPr>
        <w:pStyle w:val="CommentText"/>
        <w:rPr>
          <w:b/>
        </w:rPr>
      </w:pPr>
      <w:r>
        <w:rPr>
          <w:b/>
        </w:rPr>
        <w:t>INSTRUCTIONS:</w:t>
      </w:r>
    </w:p>
    <w:p w14:paraId="2426038E" w14:textId="77777777" w:rsidR="00F27E8A" w:rsidRDefault="00F27E8A" w:rsidP="00B435DA">
      <w:pPr>
        <w:pStyle w:val="CommentText"/>
      </w:pPr>
    </w:p>
    <w:p w14:paraId="6163302E" w14:textId="77777777" w:rsidR="00F27E8A" w:rsidRDefault="00F27E8A" w:rsidP="00B435DA">
      <w:pPr>
        <w:pStyle w:val="CommentText"/>
      </w:pPr>
      <w:r>
        <w:t>Remove this footnote if not applicable</w:t>
      </w:r>
    </w:p>
    <w:p w14:paraId="73F2635B" w14:textId="34DAA02E" w:rsidR="00F27E8A" w:rsidRDefault="00F27E8A">
      <w:pPr>
        <w:pStyle w:val="CommentText"/>
      </w:pPr>
    </w:p>
  </w:comment>
  <w:comment w:id="797" w:author="USAID/BFS" w:date="2019-10-17T21:34:00Z" w:initials="USAID/BFS">
    <w:p w14:paraId="38E6C808" w14:textId="77777777" w:rsidR="00F27E8A" w:rsidRDefault="00F27E8A" w:rsidP="00B435DA">
      <w:pPr>
        <w:pStyle w:val="CommentText"/>
      </w:pPr>
      <w:r>
        <w:rPr>
          <w:rStyle w:val="CommentReference"/>
        </w:rPr>
        <w:annotationRef/>
      </w:r>
    </w:p>
    <w:p w14:paraId="0894ABC2" w14:textId="77777777" w:rsidR="00F27E8A" w:rsidRDefault="00F27E8A" w:rsidP="00B435DA">
      <w:pPr>
        <w:pStyle w:val="CommentText"/>
        <w:rPr>
          <w:b/>
        </w:rPr>
      </w:pPr>
      <w:r>
        <w:rPr>
          <w:b/>
        </w:rPr>
        <w:t>INSTRUCTIONS:</w:t>
      </w:r>
    </w:p>
    <w:p w14:paraId="4A8DE494" w14:textId="77777777" w:rsidR="00F27E8A" w:rsidRDefault="00F27E8A" w:rsidP="00B435DA">
      <w:pPr>
        <w:pStyle w:val="CommentText"/>
      </w:pPr>
    </w:p>
    <w:p w14:paraId="4086D6F6" w14:textId="77777777" w:rsidR="00F27E8A" w:rsidRDefault="00F27E8A" w:rsidP="00B435DA">
      <w:pPr>
        <w:pStyle w:val="CommentText"/>
      </w:pPr>
      <w:r>
        <w:t>Remove this footnote if not applicable</w:t>
      </w:r>
    </w:p>
    <w:p w14:paraId="3A5FFF33" w14:textId="0FCE08A5" w:rsidR="00F27E8A" w:rsidRDefault="00F27E8A">
      <w:pPr>
        <w:pStyle w:val="CommentText"/>
      </w:pPr>
    </w:p>
  </w:comment>
  <w:comment w:id="799" w:author="USAID/BFS" w:date="2019-10-17T21:34:00Z" w:initials="USAID/BFS">
    <w:p w14:paraId="40E045AC" w14:textId="77777777" w:rsidR="00F27E8A" w:rsidRDefault="00F27E8A" w:rsidP="00B435DA">
      <w:pPr>
        <w:pStyle w:val="CommentText"/>
      </w:pPr>
      <w:r>
        <w:rPr>
          <w:rStyle w:val="CommentReference"/>
        </w:rPr>
        <w:annotationRef/>
      </w:r>
    </w:p>
    <w:p w14:paraId="76DDAF13" w14:textId="77777777" w:rsidR="00F27E8A" w:rsidRDefault="00F27E8A" w:rsidP="00B435DA">
      <w:pPr>
        <w:pStyle w:val="CommentText"/>
        <w:rPr>
          <w:b/>
        </w:rPr>
      </w:pPr>
      <w:r>
        <w:rPr>
          <w:b/>
        </w:rPr>
        <w:t>INSTRUCTIONS:</w:t>
      </w:r>
    </w:p>
    <w:p w14:paraId="319252B5" w14:textId="77777777" w:rsidR="00F27E8A" w:rsidRDefault="00F27E8A" w:rsidP="00B435DA">
      <w:pPr>
        <w:pStyle w:val="CommentText"/>
      </w:pPr>
    </w:p>
    <w:p w14:paraId="557BA552" w14:textId="77777777" w:rsidR="00F27E8A" w:rsidRDefault="00F27E8A" w:rsidP="00B435DA">
      <w:pPr>
        <w:pStyle w:val="CommentText"/>
      </w:pPr>
      <w:r>
        <w:t>Remove this footnote if not applicable</w:t>
      </w:r>
    </w:p>
    <w:p w14:paraId="033A3ED5" w14:textId="6C8930EA" w:rsidR="00F27E8A" w:rsidRDefault="00F27E8A">
      <w:pPr>
        <w:pStyle w:val="CommentText"/>
      </w:pPr>
    </w:p>
  </w:comment>
  <w:comment w:id="801" w:author="USAID/BFS" w:date="2019-10-17T21:34:00Z" w:initials="USAID/BFS">
    <w:p w14:paraId="363A6ABF" w14:textId="77777777" w:rsidR="00F27E8A" w:rsidRDefault="00F27E8A" w:rsidP="00B435DA">
      <w:pPr>
        <w:pStyle w:val="CommentText"/>
      </w:pPr>
      <w:r>
        <w:rPr>
          <w:rStyle w:val="CommentReference"/>
        </w:rPr>
        <w:annotationRef/>
      </w:r>
    </w:p>
    <w:p w14:paraId="7A1DE38C" w14:textId="77777777" w:rsidR="00F27E8A" w:rsidRDefault="00F27E8A" w:rsidP="00B435DA">
      <w:pPr>
        <w:pStyle w:val="CommentText"/>
        <w:rPr>
          <w:b/>
        </w:rPr>
      </w:pPr>
      <w:r>
        <w:rPr>
          <w:b/>
        </w:rPr>
        <w:t>INSTRUCTIONS:</w:t>
      </w:r>
    </w:p>
    <w:p w14:paraId="67AF5A9B" w14:textId="77777777" w:rsidR="00F27E8A" w:rsidRDefault="00F27E8A" w:rsidP="00B435DA">
      <w:pPr>
        <w:pStyle w:val="CommentText"/>
      </w:pPr>
    </w:p>
    <w:p w14:paraId="4D33EA1D" w14:textId="77777777" w:rsidR="00F27E8A" w:rsidRDefault="00F27E8A" w:rsidP="00B435DA">
      <w:pPr>
        <w:pStyle w:val="CommentText"/>
      </w:pPr>
      <w:r>
        <w:t>Remove this footnote if not applicable</w:t>
      </w:r>
    </w:p>
    <w:p w14:paraId="0C654E7A" w14:textId="25804D4D" w:rsidR="00F27E8A" w:rsidRDefault="00F27E8A">
      <w:pPr>
        <w:pStyle w:val="CommentText"/>
      </w:pPr>
    </w:p>
  </w:comment>
  <w:comment w:id="803" w:author="USAID/BFS" w:date="2019-10-17T21:35:00Z" w:initials="USAID/BFS">
    <w:p w14:paraId="741E0C6B" w14:textId="77777777" w:rsidR="00F27E8A" w:rsidRDefault="00F27E8A" w:rsidP="00B435DA">
      <w:pPr>
        <w:pStyle w:val="CommentText"/>
      </w:pPr>
      <w:r>
        <w:rPr>
          <w:rStyle w:val="CommentReference"/>
        </w:rPr>
        <w:annotationRef/>
      </w:r>
    </w:p>
    <w:p w14:paraId="3FCF666C" w14:textId="77777777" w:rsidR="00F27E8A" w:rsidRDefault="00F27E8A" w:rsidP="00B435DA">
      <w:pPr>
        <w:pStyle w:val="CommentText"/>
        <w:rPr>
          <w:b/>
        </w:rPr>
      </w:pPr>
      <w:r>
        <w:rPr>
          <w:b/>
        </w:rPr>
        <w:t>INSTRUCTIONS:</w:t>
      </w:r>
    </w:p>
    <w:p w14:paraId="12991953" w14:textId="77777777" w:rsidR="00F27E8A" w:rsidRDefault="00F27E8A" w:rsidP="00B435DA">
      <w:pPr>
        <w:pStyle w:val="CommentText"/>
      </w:pPr>
    </w:p>
    <w:p w14:paraId="166D41B3" w14:textId="77777777" w:rsidR="00F27E8A" w:rsidRDefault="00F27E8A" w:rsidP="00B435DA">
      <w:pPr>
        <w:pStyle w:val="CommentText"/>
      </w:pPr>
      <w:r>
        <w:t>Remove this footnote if not applicable</w:t>
      </w:r>
    </w:p>
    <w:p w14:paraId="63ABA4D9" w14:textId="4ADFF90A" w:rsidR="00F27E8A" w:rsidRDefault="00F27E8A">
      <w:pPr>
        <w:pStyle w:val="CommentText"/>
      </w:pPr>
    </w:p>
  </w:comment>
  <w:comment w:id="805" w:author="USAID/BFS" w:date="2019-10-17T21:35:00Z" w:initials="USAID/BFS">
    <w:p w14:paraId="1E6E2233" w14:textId="77777777" w:rsidR="00F27E8A" w:rsidRDefault="00F27E8A" w:rsidP="00B435DA">
      <w:pPr>
        <w:pStyle w:val="CommentText"/>
      </w:pPr>
      <w:r>
        <w:rPr>
          <w:rStyle w:val="CommentReference"/>
        </w:rPr>
        <w:annotationRef/>
      </w:r>
    </w:p>
    <w:p w14:paraId="0222BCCC" w14:textId="77777777" w:rsidR="00F27E8A" w:rsidRDefault="00F27E8A" w:rsidP="00B435DA">
      <w:pPr>
        <w:pStyle w:val="CommentText"/>
        <w:rPr>
          <w:b/>
        </w:rPr>
      </w:pPr>
      <w:r>
        <w:rPr>
          <w:b/>
        </w:rPr>
        <w:t>INSTRUCTIONS:</w:t>
      </w:r>
    </w:p>
    <w:p w14:paraId="09B18F6A" w14:textId="77777777" w:rsidR="00F27E8A" w:rsidRDefault="00F27E8A" w:rsidP="00B435DA">
      <w:pPr>
        <w:pStyle w:val="CommentText"/>
      </w:pPr>
    </w:p>
    <w:p w14:paraId="7BD79CEA" w14:textId="77777777" w:rsidR="00F27E8A" w:rsidRDefault="00F27E8A" w:rsidP="00B435DA">
      <w:pPr>
        <w:pStyle w:val="CommentText"/>
      </w:pPr>
      <w:r>
        <w:t>Remove this footnote if not applicable</w:t>
      </w:r>
    </w:p>
    <w:p w14:paraId="0B62BDD4" w14:textId="66191307" w:rsidR="00F27E8A" w:rsidRDefault="00F27E8A">
      <w:pPr>
        <w:pStyle w:val="CommentText"/>
      </w:pPr>
    </w:p>
  </w:comment>
  <w:comment w:id="807" w:author="USAID/BFS" w:date="2019-10-17T21:35:00Z" w:initials="USAID/BFS">
    <w:p w14:paraId="76BD9403" w14:textId="77777777" w:rsidR="00F27E8A" w:rsidRDefault="00F27E8A" w:rsidP="00B435DA">
      <w:pPr>
        <w:pStyle w:val="CommentText"/>
      </w:pPr>
      <w:r>
        <w:rPr>
          <w:rStyle w:val="CommentReference"/>
        </w:rPr>
        <w:annotationRef/>
      </w:r>
    </w:p>
    <w:p w14:paraId="61E43844" w14:textId="77777777" w:rsidR="00F27E8A" w:rsidRDefault="00F27E8A" w:rsidP="00B435DA">
      <w:pPr>
        <w:pStyle w:val="CommentText"/>
        <w:rPr>
          <w:b/>
        </w:rPr>
      </w:pPr>
      <w:r>
        <w:rPr>
          <w:b/>
        </w:rPr>
        <w:t>INSTRUCTIONS:</w:t>
      </w:r>
    </w:p>
    <w:p w14:paraId="0B4F683E" w14:textId="77777777" w:rsidR="00F27E8A" w:rsidRDefault="00F27E8A" w:rsidP="00B435DA">
      <w:pPr>
        <w:pStyle w:val="CommentText"/>
      </w:pPr>
    </w:p>
    <w:p w14:paraId="005EB658" w14:textId="77777777" w:rsidR="00F27E8A" w:rsidRDefault="00F27E8A" w:rsidP="00B435DA">
      <w:pPr>
        <w:pStyle w:val="CommentText"/>
      </w:pPr>
      <w:r>
        <w:t>Remove this footnote if not applicable</w:t>
      </w:r>
    </w:p>
    <w:p w14:paraId="4B52B82B" w14:textId="3F703658" w:rsidR="00F27E8A" w:rsidRDefault="00F27E8A">
      <w:pPr>
        <w:pStyle w:val="CommentText"/>
      </w:pPr>
    </w:p>
  </w:comment>
  <w:comment w:id="809" w:author="USAID/BFS" w:date="2019-10-17T21:35:00Z" w:initials="USAID/BFS">
    <w:p w14:paraId="67136D55" w14:textId="77777777" w:rsidR="00F27E8A" w:rsidRDefault="00F27E8A" w:rsidP="00B435DA">
      <w:pPr>
        <w:pStyle w:val="CommentText"/>
      </w:pPr>
      <w:r>
        <w:rPr>
          <w:rStyle w:val="CommentReference"/>
        </w:rPr>
        <w:annotationRef/>
      </w:r>
    </w:p>
    <w:p w14:paraId="6F564E10" w14:textId="77777777" w:rsidR="00F27E8A" w:rsidRDefault="00F27E8A" w:rsidP="00B435DA">
      <w:pPr>
        <w:pStyle w:val="CommentText"/>
        <w:rPr>
          <w:b/>
        </w:rPr>
      </w:pPr>
      <w:r>
        <w:rPr>
          <w:b/>
        </w:rPr>
        <w:t>INSTRUCTIONS:</w:t>
      </w:r>
    </w:p>
    <w:p w14:paraId="5CFDA323" w14:textId="77777777" w:rsidR="00F27E8A" w:rsidRDefault="00F27E8A" w:rsidP="00B435DA">
      <w:pPr>
        <w:pStyle w:val="CommentText"/>
      </w:pPr>
    </w:p>
    <w:p w14:paraId="09686224" w14:textId="77777777" w:rsidR="00F27E8A" w:rsidRDefault="00F27E8A" w:rsidP="00B435DA">
      <w:pPr>
        <w:pStyle w:val="CommentText"/>
      </w:pPr>
      <w:r>
        <w:t>Remove this footnote if not applicable</w:t>
      </w:r>
    </w:p>
    <w:p w14:paraId="33E0A0A3" w14:textId="4B7F5080" w:rsidR="00F27E8A" w:rsidRDefault="00F27E8A">
      <w:pPr>
        <w:pStyle w:val="CommentText"/>
      </w:pPr>
    </w:p>
  </w:comment>
  <w:comment w:id="811" w:author="USAID/BFS" w:date="2019-10-17T21:35:00Z" w:initials="USAID/BFS">
    <w:p w14:paraId="2F679131" w14:textId="77777777" w:rsidR="00F27E8A" w:rsidRDefault="00F27E8A" w:rsidP="00B435DA">
      <w:pPr>
        <w:pStyle w:val="CommentText"/>
      </w:pPr>
      <w:r>
        <w:rPr>
          <w:rStyle w:val="CommentReference"/>
        </w:rPr>
        <w:annotationRef/>
      </w:r>
    </w:p>
    <w:p w14:paraId="3339D99F" w14:textId="77777777" w:rsidR="00F27E8A" w:rsidRDefault="00F27E8A" w:rsidP="00B435DA">
      <w:pPr>
        <w:pStyle w:val="CommentText"/>
        <w:rPr>
          <w:b/>
        </w:rPr>
      </w:pPr>
      <w:r>
        <w:rPr>
          <w:b/>
        </w:rPr>
        <w:t>INSTRUCTIONS:</w:t>
      </w:r>
    </w:p>
    <w:p w14:paraId="4D5E73EA" w14:textId="77777777" w:rsidR="00F27E8A" w:rsidRDefault="00F27E8A" w:rsidP="00B435DA">
      <w:pPr>
        <w:pStyle w:val="CommentText"/>
      </w:pPr>
    </w:p>
    <w:p w14:paraId="3B91B8F7" w14:textId="77777777" w:rsidR="00F27E8A" w:rsidRDefault="00F27E8A" w:rsidP="00B435DA">
      <w:pPr>
        <w:pStyle w:val="CommentText"/>
      </w:pPr>
      <w:r>
        <w:t>Remove this footnote if not applicable</w:t>
      </w:r>
    </w:p>
    <w:p w14:paraId="76D43B6E" w14:textId="46F8F2A8" w:rsidR="00F27E8A" w:rsidRDefault="00F27E8A">
      <w:pPr>
        <w:pStyle w:val="CommentText"/>
      </w:pPr>
    </w:p>
  </w:comment>
  <w:comment w:id="813" w:author="USAID/BFS" w:date="2019-10-17T21:35:00Z" w:initials="USAID/BFS">
    <w:p w14:paraId="5EF8EA70" w14:textId="77777777" w:rsidR="00F27E8A" w:rsidRDefault="00F27E8A" w:rsidP="00B435DA">
      <w:pPr>
        <w:pStyle w:val="CommentText"/>
      </w:pPr>
      <w:r>
        <w:rPr>
          <w:rStyle w:val="CommentReference"/>
        </w:rPr>
        <w:annotationRef/>
      </w:r>
    </w:p>
    <w:p w14:paraId="0E46BB62" w14:textId="77777777" w:rsidR="00F27E8A" w:rsidRDefault="00F27E8A" w:rsidP="00B435DA">
      <w:pPr>
        <w:pStyle w:val="CommentText"/>
        <w:rPr>
          <w:b/>
        </w:rPr>
      </w:pPr>
      <w:r>
        <w:rPr>
          <w:b/>
        </w:rPr>
        <w:t>INSTRUCTIONS:</w:t>
      </w:r>
    </w:p>
    <w:p w14:paraId="4A8F5945" w14:textId="77777777" w:rsidR="00F27E8A" w:rsidRDefault="00F27E8A" w:rsidP="00B435DA">
      <w:pPr>
        <w:pStyle w:val="CommentText"/>
      </w:pPr>
    </w:p>
    <w:p w14:paraId="78608E85" w14:textId="77777777" w:rsidR="00F27E8A" w:rsidRDefault="00F27E8A" w:rsidP="00B435DA">
      <w:pPr>
        <w:pStyle w:val="CommentText"/>
      </w:pPr>
      <w:r>
        <w:t>Remove this footnote if not applicable</w:t>
      </w:r>
    </w:p>
    <w:p w14:paraId="4CFEA834" w14:textId="6087A130" w:rsidR="00F27E8A" w:rsidRDefault="00F27E8A">
      <w:pPr>
        <w:pStyle w:val="CommentText"/>
      </w:pPr>
    </w:p>
  </w:comment>
  <w:comment w:id="815" w:author="USAID/BFS" w:date="2019-10-17T21:35:00Z" w:initials="USAID/BFS">
    <w:p w14:paraId="2D791508" w14:textId="77777777" w:rsidR="00F27E8A" w:rsidRDefault="00F27E8A" w:rsidP="00B435DA">
      <w:pPr>
        <w:pStyle w:val="CommentText"/>
      </w:pPr>
      <w:r>
        <w:rPr>
          <w:rStyle w:val="CommentReference"/>
        </w:rPr>
        <w:annotationRef/>
      </w:r>
    </w:p>
    <w:p w14:paraId="1928AEF2" w14:textId="77777777" w:rsidR="00F27E8A" w:rsidRDefault="00F27E8A" w:rsidP="00B435DA">
      <w:pPr>
        <w:pStyle w:val="CommentText"/>
        <w:rPr>
          <w:b/>
        </w:rPr>
      </w:pPr>
      <w:r>
        <w:rPr>
          <w:b/>
        </w:rPr>
        <w:t>INSTRUCTIONS:</w:t>
      </w:r>
    </w:p>
    <w:p w14:paraId="48CC47FD" w14:textId="77777777" w:rsidR="00F27E8A" w:rsidRDefault="00F27E8A" w:rsidP="00B435DA">
      <w:pPr>
        <w:pStyle w:val="CommentText"/>
      </w:pPr>
    </w:p>
    <w:p w14:paraId="5FF29916" w14:textId="77777777" w:rsidR="00F27E8A" w:rsidRDefault="00F27E8A" w:rsidP="00B435DA">
      <w:pPr>
        <w:pStyle w:val="CommentText"/>
      </w:pPr>
      <w:r>
        <w:t>Remove this footnote if not applicable</w:t>
      </w:r>
    </w:p>
    <w:p w14:paraId="2A54B9C6" w14:textId="0F67B933" w:rsidR="00F27E8A" w:rsidRDefault="00F27E8A">
      <w:pPr>
        <w:pStyle w:val="CommentText"/>
      </w:pPr>
    </w:p>
  </w:comment>
  <w:comment w:id="817" w:author="USAID/BFS" w:date="2019-10-17T21:35:00Z" w:initials="USAID/BFS">
    <w:p w14:paraId="7BEBBE0E" w14:textId="77777777" w:rsidR="00F27E8A" w:rsidRDefault="00F27E8A" w:rsidP="00B435DA">
      <w:pPr>
        <w:pStyle w:val="CommentText"/>
      </w:pPr>
      <w:r>
        <w:rPr>
          <w:rStyle w:val="CommentReference"/>
        </w:rPr>
        <w:annotationRef/>
      </w:r>
    </w:p>
    <w:p w14:paraId="1DE70E82" w14:textId="77777777" w:rsidR="00F27E8A" w:rsidRDefault="00F27E8A" w:rsidP="00B435DA">
      <w:pPr>
        <w:pStyle w:val="CommentText"/>
        <w:rPr>
          <w:b/>
        </w:rPr>
      </w:pPr>
      <w:r>
        <w:rPr>
          <w:b/>
        </w:rPr>
        <w:t>INSTRUCTIONS:</w:t>
      </w:r>
    </w:p>
    <w:p w14:paraId="44244899" w14:textId="77777777" w:rsidR="00F27E8A" w:rsidRDefault="00F27E8A" w:rsidP="00B435DA">
      <w:pPr>
        <w:pStyle w:val="CommentText"/>
      </w:pPr>
    </w:p>
    <w:p w14:paraId="3F01F857" w14:textId="77777777" w:rsidR="00F27E8A" w:rsidRDefault="00F27E8A" w:rsidP="00B435DA">
      <w:pPr>
        <w:pStyle w:val="CommentText"/>
      </w:pPr>
      <w:r>
        <w:t>Remove this footnote if not applicable</w:t>
      </w:r>
    </w:p>
    <w:p w14:paraId="7292F670" w14:textId="0B052CBD" w:rsidR="00F27E8A" w:rsidRDefault="00F27E8A">
      <w:pPr>
        <w:pStyle w:val="CommentText"/>
      </w:pPr>
    </w:p>
  </w:comment>
  <w:comment w:id="819" w:author="USAID/BFS" w:date="2019-10-17T21:36:00Z" w:initials="USAID/BFS">
    <w:p w14:paraId="23A693E0" w14:textId="77777777" w:rsidR="00F27E8A" w:rsidRDefault="00F27E8A" w:rsidP="00B435DA">
      <w:pPr>
        <w:pStyle w:val="CommentText"/>
      </w:pPr>
      <w:r>
        <w:rPr>
          <w:rStyle w:val="CommentReference"/>
        </w:rPr>
        <w:annotationRef/>
      </w:r>
    </w:p>
    <w:p w14:paraId="4883B84A" w14:textId="77777777" w:rsidR="00F27E8A" w:rsidRDefault="00F27E8A" w:rsidP="00B435DA">
      <w:pPr>
        <w:pStyle w:val="CommentText"/>
        <w:rPr>
          <w:b/>
        </w:rPr>
      </w:pPr>
      <w:r>
        <w:rPr>
          <w:b/>
        </w:rPr>
        <w:t>INSTRUCTIONS:</w:t>
      </w:r>
    </w:p>
    <w:p w14:paraId="0041C667" w14:textId="77777777" w:rsidR="00F27E8A" w:rsidRDefault="00F27E8A" w:rsidP="00B435DA">
      <w:pPr>
        <w:pStyle w:val="CommentText"/>
      </w:pPr>
    </w:p>
    <w:p w14:paraId="766516E3" w14:textId="77777777" w:rsidR="00F27E8A" w:rsidRDefault="00F27E8A" w:rsidP="00B435DA">
      <w:pPr>
        <w:pStyle w:val="CommentText"/>
      </w:pPr>
      <w:r>
        <w:t>Remove this footnote if not applicable</w:t>
      </w:r>
    </w:p>
    <w:p w14:paraId="5CA5B5F5" w14:textId="5C425AE8" w:rsidR="00F27E8A" w:rsidRDefault="00F27E8A">
      <w:pPr>
        <w:pStyle w:val="CommentText"/>
      </w:pPr>
    </w:p>
  </w:comment>
  <w:comment w:id="821" w:author="USAID/BFS" w:date="2019-10-17T21:36:00Z" w:initials="USAID/BFS">
    <w:p w14:paraId="69572D10" w14:textId="77777777" w:rsidR="00F27E8A" w:rsidRDefault="00F27E8A" w:rsidP="00B435DA">
      <w:pPr>
        <w:pStyle w:val="CommentText"/>
      </w:pPr>
      <w:r>
        <w:rPr>
          <w:rStyle w:val="CommentReference"/>
        </w:rPr>
        <w:annotationRef/>
      </w:r>
    </w:p>
    <w:p w14:paraId="50689E58" w14:textId="77777777" w:rsidR="00F27E8A" w:rsidRDefault="00F27E8A" w:rsidP="00B435DA">
      <w:pPr>
        <w:pStyle w:val="CommentText"/>
        <w:rPr>
          <w:b/>
        </w:rPr>
      </w:pPr>
      <w:r>
        <w:rPr>
          <w:b/>
        </w:rPr>
        <w:t>INSTRUCTIONS:</w:t>
      </w:r>
    </w:p>
    <w:p w14:paraId="588F8683" w14:textId="77777777" w:rsidR="00F27E8A" w:rsidRDefault="00F27E8A" w:rsidP="00B435DA">
      <w:pPr>
        <w:pStyle w:val="CommentText"/>
      </w:pPr>
    </w:p>
    <w:p w14:paraId="152822B0" w14:textId="77777777" w:rsidR="00F27E8A" w:rsidRDefault="00F27E8A" w:rsidP="00B435DA">
      <w:pPr>
        <w:pStyle w:val="CommentText"/>
      </w:pPr>
      <w:r>
        <w:t>Remove this footnote if not applicable</w:t>
      </w:r>
    </w:p>
    <w:p w14:paraId="44E95920" w14:textId="470CF25F" w:rsidR="00F27E8A" w:rsidRDefault="00F27E8A">
      <w:pPr>
        <w:pStyle w:val="CommentText"/>
      </w:pPr>
    </w:p>
  </w:comment>
  <w:comment w:id="823" w:author="USAID/BFS" w:date="2019-10-17T21:36:00Z" w:initials="USAID/BFS">
    <w:p w14:paraId="10DE4A4A" w14:textId="77777777" w:rsidR="00F27E8A" w:rsidRDefault="00F27E8A" w:rsidP="00B435DA">
      <w:pPr>
        <w:pStyle w:val="CommentText"/>
      </w:pPr>
      <w:r>
        <w:rPr>
          <w:rStyle w:val="CommentReference"/>
        </w:rPr>
        <w:annotationRef/>
      </w:r>
    </w:p>
    <w:p w14:paraId="3AD4A2C5" w14:textId="77777777" w:rsidR="00F27E8A" w:rsidRDefault="00F27E8A" w:rsidP="00B435DA">
      <w:pPr>
        <w:pStyle w:val="CommentText"/>
        <w:rPr>
          <w:b/>
        </w:rPr>
      </w:pPr>
      <w:r>
        <w:rPr>
          <w:b/>
        </w:rPr>
        <w:t>INSTRUCTIONS:</w:t>
      </w:r>
    </w:p>
    <w:p w14:paraId="0A7527A7" w14:textId="77777777" w:rsidR="00F27E8A" w:rsidRDefault="00F27E8A" w:rsidP="00B435DA">
      <w:pPr>
        <w:pStyle w:val="CommentText"/>
      </w:pPr>
    </w:p>
    <w:p w14:paraId="4B7EDB1A" w14:textId="77777777" w:rsidR="00F27E8A" w:rsidRDefault="00F27E8A" w:rsidP="00B435DA">
      <w:pPr>
        <w:pStyle w:val="CommentText"/>
      </w:pPr>
      <w:r>
        <w:t>Remove this footnote if not applicable</w:t>
      </w:r>
    </w:p>
    <w:p w14:paraId="28CAF76E" w14:textId="0D82EC8A" w:rsidR="00F27E8A" w:rsidRDefault="00F27E8A">
      <w:pPr>
        <w:pStyle w:val="CommentText"/>
      </w:pPr>
    </w:p>
  </w:comment>
  <w:comment w:id="830" w:author="USAID/BFS" w:date="2019-10-16T12:41:00Z" w:initials="USAID/BFS">
    <w:p w14:paraId="5AC2AEFA" w14:textId="5ABD39F0" w:rsidR="00F27E8A" w:rsidRDefault="00F27E8A">
      <w:pPr>
        <w:pStyle w:val="CommentText"/>
      </w:pPr>
      <w:r>
        <w:rPr>
          <w:rStyle w:val="CommentReference"/>
        </w:rPr>
        <w:annotationRef/>
      </w:r>
    </w:p>
    <w:p w14:paraId="28649B02" w14:textId="427DD091" w:rsidR="00F27E8A" w:rsidRDefault="00F27E8A">
      <w:pPr>
        <w:pStyle w:val="CommentText"/>
        <w:rPr>
          <w:b/>
        </w:rPr>
      </w:pPr>
      <w:r>
        <w:rPr>
          <w:b/>
        </w:rPr>
        <w:t>INSTRUCTIONS:</w:t>
      </w:r>
    </w:p>
    <w:p w14:paraId="6FB7281C" w14:textId="43CB733E" w:rsidR="00F27E8A" w:rsidRDefault="00F27E8A">
      <w:pPr>
        <w:pStyle w:val="CommentText"/>
        <w:rPr>
          <w:b/>
        </w:rPr>
      </w:pPr>
    </w:p>
    <w:p w14:paraId="19DCA077" w14:textId="77777777" w:rsidR="00F27E8A" w:rsidRDefault="00F27E8A" w:rsidP="0041085C">
      <w:pPr>
        <w:pStyle w:val="CommentText"/>
      </w:pPr>
      <w:r>
        <w:t>The methodology followed for the current ZOI Survey may have differed from the template language in this appendix. Adjust appendix as appropriate for the current ZOI Survey.</w:t>
      </w:r>
    </w:p>
    <w:p w14:paraId="4004BBE3" w14:textId="77777777" w:rsidR="00F27E8A" w:rsidRDefault="00F27E8A" w:rsidP="0041085C">
      <w:pPr>
        <w:pStyle w:val="CommentText"/>
      </w:pPr>
    </w:p>
    <w:p w14:paraId="558EEC4B" w14:textId="77777777" w:rsidR="00F27E8A" w:rsidRDefault="00F27E8A" w:rsidP="0041085C">
      <w:pPr>
        <w:pStyle w:val="CommentText"/>
      </w:pPr>
      <w:r>
        <w:t>Refer to the Feed the Future Survey Population-Based Survey Sampling Guide by DM Stukel, April 2018 and the country-adapted Feed the Future ZOI Survey Data Processing Manual for details on the sampling and weighting.</w:t>
      </w:r>
    </w:p>
    <w:p w14:paraId="062B972D" w14:textId="77777777" w:rsidR="00F27E8A" w:rsidRDefault="00F27E8A" w:rsidP="0041085C">
      <w:pPr>
        <w:pStyle w:val="CommentText"/>
      </w:pPr>
    </w:p>
    <w:p w14:paraId="6F10DC60" w14:textId="3490A369" w:rsidR="00F27E8A" w:rsidRPr="0041085C" w:rsidRDefault="00F27E8A" w:rsidP="0041085C">
      <w:pPr>
        <w:pStyle w:val="CommentText"/>
      </w:pPr>
      <w:r>
        <w:t xml:space="preserve">If </w:t>
      </w:r>
      <w:r>
        <w:rPr>
          <w:szCs w:val="22"/>
        </w:rPr>
        <w:t>Phase One ZOI</w:t>
      </w:r>
      <w:r>
        <w:t xml:space="preserve"> and Phase Two ZOI overlapped, explain how it was handled, including final sample size allocation and whether all cases or an ex-post random subsample of cases in the overlap area was used in the endline data analysis.</w:t>
      </w:r>
    </w:p>
  </w:comment>
  <w:comment w:id="833" w:author="USAID/BFS" w:date="2019-10-16T12:50:00Z" w:initials="USAID/BFS">
    <w:p w14:paraId="41E16DE0" w14:textId="4F961441" w:rsidR="00F27E8A" w:rsidRDefault="00F27E8A">
      <w:pPr>
        <w:pStyle w:val="CommentText"/>
      </w:pPr>
      <w:r>
        <w:rPr>
          <w:rStyle w:val="CommentReference"/>
        </w:rPr>
        <w:annotationRef/>
      </w:r>
    </w:p>
    <w:p w14:paraId="10E9B870" w14:textId="77777777" w:rsidR="00F27E8A" w:rsidRDefault="00F27E8A" w:rsidP="00F65DE7">
      <w:pPr>
        <w:pStyle w:val="CommentText"/>
        <w:rPr>
          <w:b/>
        </w:rPr>
      </w:pPr>
      <w:r>
        <w:rPr>
          <w:b/>
        </w:rPr>
        <w:t>INSTRUCTIONS</w:t>
      </w:r>
    </w:p>
    <w:p w14:paraId="715555EC" w14:textId="77777777" w:rsidR="00F27E8A" w:rsidRPr="0028725B" w:rsidRDefault="00F27E8A" w:rsidP="00F65DE7">
      <w:pPr>
        <w:pStyle w:val="CommentText"/>
        <w:rPr>
          <w:b/>
        </w:rPr>
      </w:pPr>
    </w:p>
    <w:p w14:paraId="4B93EAD0" w14:textId="71CE2DE3" w:rsidR="00F27E8A" w:rsidRDefault="00F27E8A" w:rsidP="00F65DE7">
      <w:pPr>
        <w:pStyle w:val="CommentText"/>
      </w:pPr>
      <w:r>
        <w:t>“Cluster”</w:t>
      </w:r>
      <w:r w:rsidRPr="0028725B">
        <w:t xml:space="preserve"> is </w:t>
      </w:r>
      <w:r>
        <w:t xml:space="preserve">a </w:t>
      </w:r>
      <w:r w:rsidRPr="0028725B">
        <w:t xml:space="preserve">more general </w:t>
      </w:r>
      <w:r>
        <w:t xml:space="preserve">term </w:t>
      </w:r>
      <w:r w:rsidRPr="0028725B">
        <w:t>used to refer to the first stage sampling units in a PBS</w:t>
      </w:r>
      <w:r>
        <w:t>. In most cases, census EAs will be the first stage sampling units, so “EA” is used throughout this appendix. There could, however, be instances when this is not be the case (i.e., if a source other than census EAs are used as the sampling frame). If necessary, adjust “EA” to be “cluster” throughout this appendix when customizing for the current ZOI Survey.</w:t>
      </w:r>
    </w:p>
  </w:comment>
  <w:comment w:id="836" w:author="USAID/BFS" w:date="2019-10-17T16:25:00Z" w:initials="USAID/BFS">
    <w:p w14:paraId="06408F82" w14:textId="50FBD72B" w:rsidR="00F27E8A" w:rsidRDefault="00F27E8A">
      <w:pPr>
        <w:pStyle w:val="CommentText"/>
      </w:pPr>
      <w:r>
        <w:rPr>
          <w:rStyle w:val="CommentReference"/>
        </w:rPr>
        <w:annotationRef/>
      </w:r>
    </w:p>
    <w:p w14:paraId="34E7354E" w14:textId="77777777" w:rsidR="00F27E8A" w:rsidRDefault="00F27E8A" w:rsidP="003545B8">
      <w:pPr>
        <w:pStyle w:val="CommentText"/>
        <w:rPr>
          <w:b/>
        </w:rPr>
      </w:pPr>
      <w:r w:rsidRPr="003545B8">
        <w:rPr>
          <w:b/>
        </w:rPr>
        <w:t>INSTRUCTIONS:</w:t>
      </w:r>
    </w:p>
    <w:p w14:paraId="1C9B0457" w14:textId="299ADB99" w:rsidR="00F27E8A" w:rsidRPr="003545B8" w:rsidRDefault="00F27E8A" w:rsidP="003545B8">
      <w:pPr>
        <w:pStyle w:val="CommentText"/>
        <w:rPr>
          <w:b/>
        </w:rPr>
      </w:pPr>
      <w:r w:rsidRPr="003545B8">
        <w:rPr>
          <w:b/>
        </w:rPr>
        <w:t xml:space="preserve"> </w:t>
      </w:r>
    </w:p>
    <w:p w14:paraId="687A7598" w14:textId="02023415" w:rsidR="00F27E8A" w:rsidRDefault="00F27E8A" w:rsidP="003545B8">
      <w:pPr>
        <w:pStyle w:val="CommentText"/>
      </w:pPr>
      <w:r>
        <w:t>Add an additional stage if there was segmentation</w:t>
      </w:r>
    </w:p>
  </w:comment>
  <w:comment w:id="863" w:author="" w:initials="">
    <w:p w14:paraId="263DBE52" w14:textId="77777777" w:rsidR="00F27E8A" w:rsidRDefault="00F27E8A" w:rsidP="00F65DE7">
      <w:pPr>
        <w:pStyle w:val="CommentText"/>
      </w:pPr>
      <w:r>
        <w:rPr>
          <w:rStyle w:val="CommentReference"/>
        </w:rPr>
        <w:annotationRef/>
      </w:r>
    </w:p>
  </w:comment>
  <w:comment w:id="870" w:author="" w:initials="">
    <w:p w14:paraId="29BB27AF" w14:textId="77777777" w:rsidR="00F27E8A" w:rsidRDefault="00F27E8A" w:rsidP="00F65DE7">
      <w:pPr>
        <w:pStyle w:val="CommentText"/>
      </w:pPr>
      <w:r>
        <w:rPr>
          <w:rStyle w:val="CommentReference"/>
        </w:rPr>
        <w:annotationRef/>
      </w:r>
    </w:p>
  </w:comment>
  <w:comment w:id="891" w:author="USAID/BFS" w:date="2019-10-15T16:44:00Z" w:initials="USAID/BFS">
    <w:p w14:paraId="308FEE56" w14:textId="77777777" w:rsidR="00F27E8A" w:rsidRDefault="00F27E8A" w:rsidP="00841F9B">
      <w:pPr>
        <w:pStyle w:val="CommentText"/>
      </w:pPr>
      <w:r>
        <w:rPr>
          <w:rStyle w:val="CommentReference"/>
        </w:rPr>
        <w:annotationRef/>
      </w:r>
    </w:p>
    <w:p w14:paraId="1CB71556" w14:textId="77777777" w:rsidR="00F27E8A" w:rsidRDefault="00F27E8A" w:rsidP="00841F9B">
      <w:pPr>
        <w:pStyle w:val="CommentText"/>
        <w:rPr>
          <w:b/>
        </w:rPr>
      </w:pPr>
      <w:r>
        <w:rPr>
          <w:b/>
        </w:rPr>
        <w:t>INSTRUCTIONS:</w:t>
      </w:r>
    </w:p>
    <w:p w14:paraId="36BA51A5" w14:textId="77777777" w:rsidR="00F27E8A" w:rsidRDefault="00F27E8A" w:rsidP="00841F9B">
      <w:pPr>
        <w:pStyle w:val="CommentText"/>
        <w:rPr>
          <w:b/>
        </w:rPr>
      </w:pPr>
    </w:p>
    <w:p w14:paraId="24DAF2C5" w14:textId="77777777" w:rsidR="00F27E8A" w:rsidRDefault="00F27E8A" w:rsidP="00841F9B">
      <w:pPr>
        <w:pStyle w:val="BodyText1"/>
      </w:pPr>
      <w:r w:rsidRPr="00F53CC2">
        <w:t xml:space="preserve">Describe the data source used for the calculating </w:t>
      </w:r>
      <w:r>
        <w:t xml:space="preserve">the </w:t>
      </w:r>
      <w:r w:rsidRPr="00F53CC2">
        <w:t xml:space="preserve">ZOI Survey poverty indicators. Refer to the </w:t>
      </w:r>
      <w:r>
        <w:t xml:space="preserve">Guide to </w:t>
      </w:r>
      <w:r w:rsidRPr="00F53CC2">
        <w:t xml:space="preserve">Feed the Future Statistics, which includes detailed step-by-step guidance for calculating the poverty indicators. </w:t>
      </w:r>
    </w:p>
    <w:p w14:paraId="7EA04282" w14:textId="77777777" w:rsidR="00F27E8A" w:rsidRPr="00F53CC2" w:rsidRDefault="00F27E8A" w:rsidP="00841F9B">
      <w:pPr>
        <w:pStyle w:val="CommentText"/>
        <w:rPr>
          <w:b/>
        </w:rPr>
      </w:pPr>
    </w:p>
  </w:comment>
  <w:comment w:id="890" w:author="USAID/BFS" w:date="2019-10-18T15:43:00Z" w:initials="USAID/BFS">
    <w:p w14:paraId="65247859" w14:textId="77777777" w:rsidR="00F27E8A" w:rsidRDefault="00F27E8A" w:rsidP="00841F9B">
      <w:pPr>
        <w:pStyle w:val="CommentText"/>
        <w:rPr>
          <w:b/>
        </w:rPr>
      </w:pPr>
    </w:p>
    <w:p w14:paraId="4329E9BD" w14:textId="77777777" w:rsidR="00F27E8A" w:rsidRDefault="00F27E8A" w:rsidP="00841F9B">
      <w:pPr>
        <w:pStyle w:val="CommentText"/>
        <w:rPr>
          <w:b/>
        </w:rPr>
      </w:pPr>
      <w:r>
        <w:rPr>
          <w:rStyle w:val="CommentReference"/>
        </w:rPr>
        <w:annotationRef/>
      </w:r>
      <w:r>
        <w:rPr>
          <w:b/>
        </w:rPr>
        <w:t>INSTRUCTIONS:</w:t>
      </w:r>
    </w:p>
    <w:p w14:paraId="39F8D7B8" w14:textId="77777777" w:rsidR="00F27E8A" w:rsidRDefault="00F27E8A" w:rsidP="00841F9B">
      <w:pPr>
        <w:pStyle w:val="CommentText"/>
        <w:rPr>
          <w:b/>
        </w:rPr>
      </w:pPr>
    </w:p>
    <w:p w14:paraId="1A788271" w14:textId="252A25C3" w:rsidR="00F27E8A" w:rsidRDefault="00F27E8A" w:rsidP="00841F9B">
      <w:pPr>
        <w:pStyle w:val="CommentText"/>
      </w:pPr>
      <w:r>
        <w:t>Describe the data source used for the calculating the ZOI Survey poverty indicators at baseline and endline.</w:t>
      </w:r>
    </w:p>
    <w:p w14:paraId="1C30DF4D" w14:textId="77777777" w:rsidR="00F27E8A" w:rsidRDefault="00F27E8A" w:rsidP="00841F9B">
      <w:pPr>
        <w:pStyle w:val="CommentText"/>
      </w:pPr>
    </w:p>
  </w:comment>
  <w:comment w:id="895" w:author="USAID/BFS" w:date="2019-10-18T15:43:00Z" w:initials="USAID/BFS">
    <w:p w14:paraId="19F353EF" w14:textId="77777777" w:rsidR="00F27E8A" w:rsidRDefault="00F27E8A" w:rsidP="00841F9B">
      <w:pPr>
        <w:pStyle w:val="CommentText"/>
      </w:pPr>
      <w:r>
        <w:rPr>
          <w:rStyle w:val="CommentReference"/>
        </w:rPr>
        <w:annotationRef/>
      </w:r>
    </w:p>
    <w:p w14:paraId="26E7ABD4" w14:textId="77777777" w:rsidR="00F27E8A" w:rsidRDefault="00F27E8A" w:rsidP="00841F9B">
      <w:pPr>
        <w:pStyle w:val="CommentText"/>
        <w:rPr>
          <w:b/>
        </w:rPr>
      </w:pPr>
      <w:r>
        <w:rPr>
          <w:b/>
        </w:rPr>
        <w:t>INSTRUCTIONS:</w:t>
      </w:r>
    </w:p>
    <w:p w14:paraId="20B799BE" w14:textId="77777777" w:rsidR="00F27E8A" w:rsidRDefault="00F27E8A" w:rsidP="00841F9B">
      <w:pPr>
        <w:pStyle w:val="CommentText"/>
        <w:rPr>
          <w:b/>
        </w:rPr>
      </w:pPr>
    </w:p>
    <w:p w14:paraId="3E91CA91" w14:textId="77777777" w:rsidR="00F27E8A" w:rsidRDefault="00F27E8A" w:rsidP="00841F9B">
      <w:pPr>
        <w:pStyle w:val="Bulletedlist"/>
        <w:tabs>
          <w:tab w:val="left" w:pos="720"/>
        </w:tabs>
      </w:pPr>
      <w:r>
        <w:t>Often various types of consumption goods or expenses are excluded; include in the appendix a rationale for the items that are excluded from the indicator calculation. For example, wedding and funeral ceremonies are often excluded because these are large, infrequent expenses that impose considerable measurement error into the consumption aggregates.</w:t>
      </w:r>
    </w:p>
    <w:p w14:paraId="7A14ED85" w14:textId="77777777" w:rsidR="00F27E8A" w:rsidRDefault="00F27E8A" w:rsidP="00841F9B">
      <w:pPr>
        <w:pStyle w:val="Bulletedlist"/>
        <w:numPr>
          <w:ilvl w:val="0"/>
          <w:numId w:val="0"/>
        </w:numPr>
        <w:tabs>
          <w:tab w:val="left" w:pos="720"/>
        </w:tabs>
      </w:pPr>
      <w:r>
        <w:t xml:space="preserve"> </w:t>
      </w:r>
    </w:p>
    <w:p w14:paraId="0FE90726" w14:textId="77777777" w:rsidR="00F27E8A" w:rsidRDefault="00F27E8A" w:rsidP="00841F9B">
      <w:pPr>
        <w:pStyle w:val="Bulletedlist"/>
        <w:tabs>
          <w:tab w:val="left" w:pos="720"/>
        </w:tabs>
      </w:pPr>
      <w:r>
        <w:t xml:space="preserve">Indicate the approach used to account for the depreciation of value of durable goods. </w:t>
      </w:r>
    </w:p>
    <w:p w14:paraId="79C3EBC8" w14:textId="77777777" w:rsidR="00F27E8A" w:rsidRDefault="00F27E8A" w:rsidP="00841F9B">
      <w:pPr>
        <w:pStyle w:val="ListParagraph"/>
      </w:pPr>
    </w:p>
    <w:p w14:paraId="6C395396" w14:textId="77777777" w:rsidR="00F27E8A" w:rsidRDefault="00F27E8A" w:rsidP="00841F9B">
      <w:pPr>
        <w:pStyle w:val="Bulletedlist"/>
        <w:tabs>
          <w:tab w:val="left" w:pos="720"/>
        </w:tabs>
      </w:pPr>
      <w:r>
        <w:t>Indicate the method used for calculating a housing rental value.</w:t>
      </w:r>
    </w:p>
    <w:p w14:paraId="6E488C1D" w14:textId="77777777" w:rsidR="00F27E8A" w:rsidRDefault="00F27E8A" w:rsidP="00841F9B">
      <w:pPr>
        <w:pStyle w:val="CommentText"/>
      </w:pPr>
    </w:p>
  </w:comment>
  <w:comment w:id="897" w:author="USAID/BFS" w:date="2019-10-18T15:43:00Z" w:initials="USAID/BFS">
    <w:p w14:paraId="703420A7" w14:textId="77777777" w:rsidR="00F27E8A" w:rsidRDefault="00F27E8A" w:rsidP="00841F9B">
      <w:pPr>
        <w:pStyle w:val="CommentText"/>
      </w:pPr>
      <w:r>
        <w:rPr>
          <w:rStyle w:val="CommentReference"/>
        </w:rPr>
        <w:annotationRef/>
      </w:r>
    </w:p>
    <w:p w14:paraId="1AD5AB12" w14:textId="77777777" w:rsidR="00F27E8A" w:rsidRDefault="00F27E8A" w:rsidP="00841F9B">
      <w:pPr>
        <w:pStyle w:val="CommentText"/>
        <w:rPr>
          <w:b/>
        </w:rPr>
      </w:pPr>
      <w:r>
        <w:rPr>
          <w:b/>
        </w:rPr>
        <w:t>INSTRUCTIONS:</w:t>
      </w:r>
    </w:p>
    <w:p w14:paraId="12108385" w14:textId="77777777" w:rsidR="00F27E8A" w:rsidRDefault="00F27E8A" w:rsidP="00841F9B">
      <w:pPr>
        <w:pStyle w:val="CommentText"/>
        <w:rPr>
          <w:b/>
        </w:rPr>
      </w:pPr>
    </w:p>
    <w:p w14:paraId="1E923EB7" w14:textId="77777777" w:rsidR="00F27E8A" w:rsidRDefault="00F27E8A" w:rsidP="00841F9B">
      <w:pPr>
        <w:pStyle w:val="Bulletedlist"/>
        <w:tabs>
          <w:tab w:val="left" w:pos="720"/>
        </w:tabs>
      </w:pPr>
      <w:r>
        <w:t>Indicate how missing data were handled.</w:t>
      </w:r>
    </w:p>
    <w:p w14:paraId="6B7CAB33" w14:textId="77777777" w:rsidR="00F27E8A" w:rsidRDefault="00F27E8A" w:rsidP="00841F9B">
      <w:pPr>
        <w:pStyle w:val="Bulletedlist"/>
        <w:numPr>
          <w:ilvl w:val="0"/>
          <w:numId w:val="0"/>
        </w:numPr>
        <w:tabs>
          <w:tab w:val="left" w:pos="720"/>
        </w:tabs>
      </w:pPr>
    </w:p>
    <w:p w14:paraId="28C0B0A0" w14:textId="77777777" w:rsidR="00F27E8A" w:rsidRDefault="00F27E8A" w:rsidP="00841F9B">
      <w:pPr>
        <w:pStyle w:val="Bulletedlist"/>
        <w:tabs>
          <w:tab w:val="left" w:pos="720"/>
        </w:tabs>
      </w:pPr>
      <w:r>
        <w:t>Indicate whether the data were inspected for outliers or other features of data quality. Indicate the approach used to deal with outliers; for example, this would include the cut-off points used to identify outliers and replacing outliers by the median value at the cluster level.</w:t>
      </w:r>
    </w:p>
    <w:p w14:paraId="0344AF96" w14:textId="77777777" w:rsidR="00F27E8A" w:rsidRDefault="00F27E8A" w:rsidP="00841F9B">
      <w:pPr>
        <w:pStyle w:val="Bulletedlist"/>
        <w:tabs>
          <w:tab w:val="left" w:pos="720"/>
        </w:tabs>
      </w:pPr>
      <w:r>
        <w:t>Indicate whether imputations were used.</w:t>
      </w:r>
    </w:p>
    <w:p w14:paraId="7D10CF93" w14:textId="77777777" w:rsidR="00F27E8A" w:rsidRDefault="00F27E8A" w:rsidP="00841F9B">
      <w:pPr>
        <w:pStyle w:val="CommentText"/>
      </w:pPr>
    </w:p>
  </w:comment>
  <w:comment w:id="899" w:author="USAID/BFS" w:date="2019-10-15T16:44:00Z" w:initials="USAID/BFS">
    <w:p w14:paraId="08F8428E" w14:textId="77777777" w:rsidR="00F27E8A" w:rsidRDefault="00F27E8A" w:rsidP="00841F9B">
      <w:pPr>
        <w:pStyle w:val="CommentText"/>
      </w:pPr>
      <w:r>
        <w:rPr>
          <w:rStyle w:val="CommentReference"/>
        </w:rPr>
        <w:annotationRef/>
      </w:r>
    </w:p>
    <w:p w14:paraId="371DE747" w14:textId="77777777" w:rsidR="00F27E8A" w:rsidRDefault="00F27E8A" w:rsidP="00841F9B">
      <w:pPr>
        <w:pStyle w:val="CommentText"/>
        <w:rPr>
          <w:b/>
        </w:rPr>
      </w:pPr>
      <w:r>
        <w:rPr>
          <w:b/>
        </w:rPr>
        <w:t>INSTRUCTIONS:</w:t>
      </w:r>
    </w:p>
    <w:p w14:paraId="113E5049" w14:textId="77777777" w:rsidR="00F27E8A" w:rsidRDefault="00F27E8A" w:rsidP="00841F9B">
      <w:pPr>
        <w:pStyle w:val="CommentText"/>
        <w:rPr>
          <w:b/>
        </w:rPr>
      </w:pPr>
    </w:p>
    <w:p w14:paraId="1E9AAA8F" w14:textId="77777777" w:rsidR="00F27E8A" w:rsidRDefault="00F27E8A" w:rsidP="00841F9B">
      <w:pPr>
        <w:pStyle w:val="Bulletedlist"/>
        <w:numPr>
          <w:ilvl w:val="0"/>
          <w:numId w:val="0"/>
        </w:numPr>
        <w:tabs>
          <w:tab w:val="left" w:pos="720"/>
        </w:tabs>
        <w:rPr>
          <w:highlight w:val="yellow"/>
        </w:rPr>
      </w:pPr>
      <w:r>
        <w:t>Indicate whether and how prices were adjusted to make the data comparable across time or across areas of the country. For example, many national household budget and Living Standards Measurement Study surveys are conducted throughout a calendar year. As market prices and consumption patterns vary across areas of a country and through different seasons of the year, Paasche or Laspeyres Price Indexes are often used to put all price measurements into a single, comparable price.</w:t>
      </w:r>
    </w:p>
    <w:p w14:paraId="2E8DDF9B" w14:textId="77777777" w:rsidR="00F27E8A" w:rsidRDefault="00F27E8A" w:rsidP="00841F9B">
      <w:pPr>
        <w:pStyle w:val="CommentText"/>
      </w:pPr>
    </w:p>
  </w:comment>
  <w:comment w:id="901" w:author="USAID/BFS" w:date="2019-10-15T16:44:00Z" w:initials="USAID/BFS">
    <w:p w14:paraId="13C804DE" w14:textId="77777777" w:rsidR="00F27E8A" w:rsidRDefault="00F27E8A" w:rsidP="00841F9B">
      <w:pPr>
        <w:pStyle w:val="CommentText"/>
      </w:pPr>
      <w:r>
        <w:rPr>
          <w:rStyle w:val="CommentReference"/>
        </w:rPr>
        <w:annotationRef/>
      </w:r>
    </w:p>
    <w:p w14:paraId="7B6F7E07" w14:textId="77777777" w:rsidR="00F27E8A" w:rsidRDefault="00F27E8A" w:rsidP="00841F9B">
      <w:pPr>
        <w:pStyle w:val="CommentText"/>
        <w:rPr>
          <w:b/>
        </w:rPr>
      </w:pPr>
      <w:r>
        <w:rPr>
          <w:b/>
        </w:rPr>
        <w:t>INSTRUCTIONS:</w:t>
      </w:r>
    </w:p>
    <w:p w14:paraId="7F42DA62" w14:textId="77777777" w:rsidR="00F27E8A" w:rsidRDefault="00F27E8A" w:rsidP="00841F9B">
      <w:pPr>
        <w:pStyle w:val="CommentText"/>
        <w:rPr>
          <w:b/>
        </w:rPr>
      </w:pPr>
    </w:p>
    <w:p w14:paraId="42C0EDF1" w14:textId="77777777" w:rsidR="00F27E8A" w:rsidRDefault="00F27E8A" w:rsidP="00841F9B">
      <w:pPr>
        <w:pStyle w:val="BodyText1"/>
      </w:pPr>
      <w:r>
        <w:t>Describe any other adjustments made in the analysis. For example, consumption expenditures may be deflated to compensate for elevated spending during a holiday.</w:t>
      </w:r>
    </w:p>
  </w:comment>
  <w:comment w:id="903" w:author="USAID/BFS" w:date="2019-10-15T16:44:00Z" w:initials="USAID/BFS">
    <w:p w14:paraId="4F707B0D" w14:textId="77777777" w:rsidR="00F27E8A" w:rsidRDefault="00F27E8A" w:rsidP="00060CAB">
      <w:pPr>
        <w:pStyle w:val="CommentText"/>
        <w:rPr>
          <w:b/>
        </w:rPr>
      </w:pPr>
      <w:r>
        <w:rPr>
          <w:rStyle w:val="CommentReference"/>
        </w:rPr>
        <w:annotationRef/>
      </w:r>
    </w:p>
    <w:p w14:paraId="292D7857" w14:textId="77777777" w:rsidR="00F27E8A" w:rsidRDefault="00F27E8A" w:rsidP="00060CAB">
      <w:pPr>
        <w:pStyle w:val="CommentText"/>
        <w:rPr>
          <w:b/>
        </w:rPr>
      </w:pPr>
      <w:r>
        <w:rPr>
          <w:b/>
        </w:rPr>
        <w:t>INSTRUCTIONS:</w:t>
      </w:r>
    </w:p>
    <w:p w14:paraId="506E7A8B" w14:textId="77777777" w:rsidR="00F27E8A" w:rsidRDefault="00F27E8A" w:rsidP="00060CAB">
      <w:pPr>
        <w:pStyle w:val="CommentText"/>
        <w:rPr>
          <w:b/>
        </w:rPr>
      </w:pPr>
    </w:p>
    <w:p w14:paraId="396017A3" w14:textId="77777777" w:rsidR="00F27E8A" w:rsidRDefault="00F27E8A" w:rsidP="00060CAB">
      <w:pPr>
        <w:pStyle w:val="Bulletedlist"/>
        <w:tabs>
          <w:tab w:val="left" w:pos="720"/>
        </w:tabs>
      </w:pPr>
      <w:r>
        <w:t>Document the 2011 purchasing power parity (PPP) factors and consumer price indices used to adjust for inflation.</w:t>
      </w:r>
    </w:p>
    <w:p w14:paraId="3677ACB2" w14:textId="77777777" w:rsidR="00F27E8A" w:rsidRDefault="00F27E8A" w:rsidP="00060CAB">
      <w:pPr>
        <w:pStyle w:val="Bulletedlist"/>
        <w:tabs>
          <w:tab w:val="left" w:pos="720"/>
        </w:tabs>
      </w:pPr>
      <w:r>
        <w:t xml:space="preserve">World Bank consumer price index values are now normalized such that 2010=100. </w:t>
      </w:r>
    </w:p>
    <w:p w14:paraId="2828F265" w14:textId="77777777" w:rsidR="00F27E8A" w:rsidRDefault="00F27E8A" w:rsidP="00060CAB">
      <w:pPr>
        <w:pStyle w:val="CommentText"/>
        <w:rPr>
          <w:b/>
        </w:rPr>
      </w:pPr>
    </w:p>
  </w:comment>
  <w:comment w:id="905" w:author="USAID/BFS" w:date="2019-10-15T16:44:00Z" w:initials="USAID/BFS">
    <w:p w14:paraId="45E7DC57" w14:textId="77777777" w:rsidR="00F27E8A" w:rsidRDefault="00F27E8A" w:rsidP="00060CAB">
      <w:pPr>
        <w:pStyle w:val="Bulletedlist"/>
        <w:numPr>
          <w:ilvl w:val="0"/>
          <w:numId w:val="0"/>
        </w:numPr>
        <w:tabs>
          <w:tab w:val="left" w:pos="720"/>
        </w:tabs>
      </w:pPr>
      <w:r>
        <w:rPr>
          <w:rStyle w:val="CommentReference"/>
        </w:rPr>
        <w:annotationRef/>
      </w:r>
    </w:p>
    <w:p w14:paraId="6AFCD2AA" w14:textId="77777777" w:rsidR="00F27E8A" w:rsidRDefault="00F27E8A" w:rsidP="00060CAB">
      <w:pPr>
        <w:pStyle w:val="Bulletedlist"/>
        <w:numPr>
          <w:ilvl w:val="0"/>
          <w:numId w:val="0"/>
        </w:numPr>
        <w:tabs>
          <w:tab w:val="left" w:pos="720"/>
        </w:tabs>
        <w:rPr>
          <w:b/>
        </w:rPr>
      </w:pPr>
      <w:r>
        <w:rPr>
          <w:b/>
        </w:rPr>
        <w:t>INSTRUCTIONS:</w:t>
      </w:r>
    </w:p>
    <w:p w14:paraId="002AB487" w14:textId="77777777" w:rsidR="00F27E8A" w:rsidRDefault="00F27E8A" w:rsidP="00060CAB">
      <w:pPr>
        <w:pStyle w:val="ListParagraph"/>
      </w:pPr>
    </w:p>
    <w:p w14:paraId="015C60C2" w14:textId="77777777" w:rsidR="00F27E8A" w:rsidRDefault="00F27E8A" w:rsidP="00060CAB">
      <w:pPr>
        <w:pStyle w:val="Bulletedlist"/>
        <w:tabs>
          <w:tab w:val="left" w:pos="720"/>
        </w:tabs>
      </w:pPr>
      <w:r>
        <w:t>United States Agency for International Development Missions and other partners may request alternative poverty thresholds. In addition to the international extreme threshold of $1.90 per capita per day in 2011 PPP, information regarding alternative thresholds may be incorporated into Sections 4.2.2 and 4.2.3.</w:t>
      </w:r>
    </w:p>
    <w:p w14:paraId="4FF8B16B" w14:textId="77777777" w:rsidR="00F27E8A" w:rsidRDefault="00F27E8A" w:rsidP="00060CAB">
      <w:pPr>
        <w:pStyle w:val="Bulletedlist"/>
        <w:tabs>
          <w:tab w:val="left" w:pos="720"/>
        </w:tabs>
        <w:rPr>
          <w:highlight w:val="yellow"/>
        </w:rPr>
      </w:pPr>
      <w:r>
        <w:t>Provide the threshold and the method of estimation for establishing the threshold. If the threshold is established using an alternative data source, such as a prior Living Standards Measurement Study using the cost of basic needs approach, remember that the threshold will need to be inflated to current prices.</w:t>
      </w:r>
    </w:p>
    <w:p w14:paraId="12BB2DE7" w14:textId="77777777" w:rsidR="00F27E8A" w:rsidRDefault="00F27E8A" w:rsidP="00060CAB">
      <w:pPr>
        <w:pStyle w:val="CommentText"/>
      </w:pPr>
    </w:p>
  </w:comment>
  <w:comment w:id="910" w:author="USAID/BFS" w:date="2019-10-29T16:55:00Z" w:initials="KZ">
    <w:p w14:paraId="0A479651" w14:textId="77777777" w:rsidR="00F27E8A" w:rsidRDefault="00F27E8A">
      <w:pPr>
        <w:pStyle w:val="CommentText"/>
      </w:pPr>
      <w:r>
        <w:rPr>
          <w:rStyle w:val="CommentReference"/>
        </w:rPr>
        <w:annotationRef/>
      </w:r>
    </w:p>
    <w:p w14:paraId="211213A7" w14:textId="77777777" w:rsidR="00F27E8A" w:rsidRDefault="00F27E8A">
      <w:pPr>
        <w:pStyle w:val="CommentText"/>
        <w:rPr>
          <w:b/>
          <w:bCs/>
        </w:rPr>
      </w:pPr>
      <w:r>
        <w:rPr>
          <w:b/>
          <w:bCs/>
        </w:rPr>
        <w:t>INSTRUCTIONS:</w:t>
      </w:r>
    </w:p>
    <w:p w14:paraId="0F7244E8" w14:textId="77777777" w:rsidR="00F27E8A" w:rsidRDefault="00F27E8A">
      <w:pPr>
        <w:pStyle w:val="CommentText"/>
        <w:rPr>
          <w:b/>
          <w:bCs/>
        </w:rPr>
      </w:pPr>
    </w:p>
    <w:p w14:paraId="283EB3B2" w14:textId="27D3524C" w:rsidR="00F27E8A" w:rsidRPr="00481527" w:rsidRDefault="00F27E8A">
      <w:pPr>
        <w:pStyle w:val="CommentText"/>
      </w:pPr>
      <w:r>
        <w:t>Adapt the appendix introduction to reflect was actually done for the ZOI Survey.</w:t>
      </w:r>
    </w:p>
  </w:comment>
  <w:comment w:id="925" w:author="USAID/BFS" w:date="2019-10-16T13:55:00Z" w:initials="USAID/BFS">
    <w:p w14:paraId="5AD408F6" w14:textId="7861924F" w:rsidR="00F27E8A" w:rsidRDefault="00F27E8A">
      <w:pPr>
        <w:pStyle w:val="CommentText"/>
      </w:pPr>
      <w:r>
        <w:rPr>
          <w:rStyle w:val="CommentReference"/>
        </w:rPr>
        <w:annotationRef/>
      </w:r>
    </w:p>
    <w:p w14:paraId="0DF20F1A" w14:textId="77777777" w:rsidR="00F27E8A" w:rsidRDefault="00F27E8A" w:rsidP="006A5C2A">
      <w:pPr>
        <w:pStyle w:val="CommentText"/>
      </w:pPr>
      <w:r w:rsidRPr="006A5C2A">
        <w:rPr>
          <w:b/>
        </w:rPr>
        <w:t>INSTRUCTIONS:</w:t>
      </w:r>
      <w:r>
        <w:t xml:space="preserve"> </w:t>
      </w:r>
    </w:p>
    <w:p w14:paraId="2007FD24" w14:textId="77777777" w:rsidR="00F27E8A" w:rsidRDefault="00F27E8A" w:rsidP="006A5C2A">
      <w:pPr>
        <w:pStyle w:val="CommentText"/>
      </w:pPr>
    </w:p>
    <w:p w14:paraId="5236CA33" w14:textId="6F9CF6FF" w:rsidR="00F27E8A" w:rsidRDefault="00F27E8A">
      <w:pPr>
        <w:pStyle w:val="CommentText"/>
      </w:pPr>
      <w:r>
        <w:t xml:space="preserve">Complete this data fact sheet using WEAI or A-WEAI data for your country. Please do not exceed three pages. A sample WEAI Data Fact Sheets can be found here: </w:t>
      </w:r>
      <w:hyperlink r:id="rId1" w:history="1">
        <w:r w:rsidRPr="00363B49">
          <w:rPr>
            <w:rStyle w:val="Hyperlink"/>
          </w:rPr>
          <w:t>https://www.feedthefuture.gov/resource/bangladesh-women-s-empowerment-in-agriculture-index-data-fact-sheet/</w:t>
        </w:r>
      </w:hyperlink>
    </w:p>
  </w:comment>
  <w:comment w:id="926" w:author="USAID/BFS" w:date="2019-10-16T14:08:00Z" w:initials="USAID/BFS">
    <w:p w14:paraId="3FE70586" w14:textId="5FF41D81" w:rsidR="00F27E8A" w:rsidRDefault="00F27E8A">
      <w:pPr>
        <w:pStyle w:val="CommentText"/>
      </w:pPr>
      <w:r>
        <w:rPr>
          <w:rStyle w:val="CommentReference"/>
        </w:rPr>
        <w:annotationRef/>
      </w:r>
    </w:p>
    <w:p w14:paraId="331CC065" w14:textId="3544230F" w:rsidR="00F27E8A" w:rsidRDefault="00F27E8A">
      <w:pPr>
        <w:pStyle w:val="CommentText"/>
        <w:rPr>
          <w:b/>
        </w:rPr>
      </w:pPr>
      <w:r>
        <w:rPr>
          <w:b/>
        </w:rPr>
        <w:t>INSTRUCTIONS:</w:t>
      </w:r>
    </w:p>
    <w:p w14:paraId="1201D157" w14:textId="6066398C" w:rsidR="00F27E8A" w:rsidRDefault="00F27E8A">
      <w:pPr>
        <w:pStyle w:val="CommentText"/>
        <w:rPr>
          <w:b/>
        </w:rPr>
      </w:pPr>
    </w:p>
    <w:p w14:paraId="1F1769CE" w14:textId="5AA5B33B" w:rsidR="00F27E8A" w:rsidRPr="00255BE1" w:rsidRDefault="00F27E8A" w:rsidP="00255BE1">
      <w:pPr>
        <w:pStyle w:val="CommentText"/>
      </w:pPr>
      <w:r>
        <w:t>Replace this figure, which serves as an illustrative example, with one that is customized to show the [COUNTRY] A-WEAI results: 5DE score, GPI score, and A-WEAI score at Phase One baseline and at endline. Also adjust to key to reflect the appropriate baseline and endline year(s).</w:t>
      </w:r>
    </w:p>
  </w:comment>
  <w:comment w:id="929" w:author="USAID/BFS" w:date="2019-10-16T13:56:00Z" w:initials="USAID/BFS">
    <w:p w14:paraId="69376881" w14:textId="77777777" w:rsidR="00F27E8A" w:rsidRDefault="00F27E8A">
      <w:pPr>
        <w:pStyle w:val="CommentText"/>
        <w:rPr>
          <w:rStyle w:val="Heading2Char"/>
          <w:color w:val="000000" w:themeColor="text1"/>
        </w:rPr>
      </w:pPr>
      <w:r>
        <w:rPr>
          <w:rStyle w:val="CommentReference"/>
        </w:rPr>
        <w:annotationRef/>
      </w:r>
    </w:p>
    <w:p w14:paraId="7828D160" w14:textId="62E79476" w:rsidR="00F27E8A" w:rsidRDefault="00F27E8A">
      <w:pPr>
        <w:pStyle w:val="CommentText"/>
        <w:rPr>
          <w:rStyle w:val="Heading2Char"/>
          <w:color w:val="000000" w:themeColor="text1"/>
        </w:rPr>
      </w:pPr>
      <w:r>
        <w:rPr>
          <w:rStyle w:val="Heading2Char"/>
          <w:color w:val="000000" w:themeColor="text1"/>
        </w:rPr>
        <w:t xml:space="preserve">INSTRUCTIONS: </w:t>
      </w:r>
    </w:p>
    <w:p w14:paraId="7F8169F6" w14:textId="77777777" w:rsidR="00F27E8A" w:rsidRDefault="00F27E8A">
      <w:pPr>
        <w:pStyle w:val="CommentText"/>
        <w:rPr>
          <w:rStyle w:val="Heading2Char"/>
          <w:color w:val="000000" w:themeColor="text1"/>
        </w:rPr>
      </w:pPr>
    </w:p>
    <w:p w14:paraId="2C6B686F" w14:textId="2E9F75EA" w:rsidR="00F27E8A" w:rsidRDefault="00F27E8A">
      <w:pPr>
        <w:pStyle w:val="CommentText"/>
      </w:pPr>
      <w:r w:rsidRPr="006A5C2A">
        <w:rPr>
          <w:rStyle w:val="Heading2Char"/>
          <w:b w:val="0"/>
          <w:color w:val="000000" w:themeColor="text1"/>
        </w:rPr>
        <w:t xml:space="preserve">In bullet points, highlight key changes in the A-WEAI score, the 5DE score, and the GPI score. Identify the greatest constraints to empowerment and any changes over time worth noting. Highlight research in [COUNTRY] using the WEAI data, and/or uses of the data to inform policy or programming. </w:t>
      </w:r>
      <w:r>
        <w:rPr>
          <w:rStyle w:val="Heading2Char"/>
          <w:b w:val="0"/>
          <w:color w:val="000000" w:themeColor="text1"/>
        </w:rPr>
        <w:t>L</w:t>
      </w:r>
      <w:r w:rsidRPr="006A5C2A">
        <w:rPr>
          <w:rStyle w:val="Heading2Char"/>
          <w:b w:val="0"/>
          <w:color w:val="000000" w:themeColor="text1"/>
        </w:rPr>
        <w:t>imit this section to only topline findings, with only 4-6 bullet points.</w:t>
      </w:r>
    </w:p>
  </w:comment>
  <w:comment w:id="932" w:author="USAID/BFS" w:date="2019-10-16T13:56:00Z" w:initials="USAID/BFS">
    <w:p w14:paraId="55579BB5" w14:textId="621A941C" w:rsidR="00F27E8A" w:rsidRDefault="00F27E8A">
      <w:pPr>
        <w:pStyle w:val="CommentText"/>
      </w:pPr>
      <w:r>
        <w:rPr>
          <w:rStyle w:val="CommentReference"/>
        </w:rPr>
        <w:annotationRef/>
      </w:r>
    </w:p>
    <w:p w14:paraId="1D6A7162" w14:textId="77777777" w:rsidR="00F27E8A" w:rsidRPr="006A5C2A" w:rsidRDefault="00F27E8A">
      <w:pPr>
        <w:pStyle w:val="CommentText"/>
        <w:rPr>
          <w:b/>
        </w:rPr>
      </w:pPr>
      <w:r w:rsidRPr="006A5C2A">
        <w:rPr>
          <w:b/>
        </w:rPr>
        <w:t xml:space="preserve">INSTRUCTIONS: </w:t>
      </w:r>
    </w:p>
    <w:p w14:paraId="5D3BC4B1" w14:textId="77777777" w:rsidR="00F27E8A" w:rsidRDefault="00F27E8A">
      <w:pPr>
        <w:pStyle w:val="CommentText"/>
      </w:pPr>
    </w:p>
    <w:p w14:paraId="30B0E751" w14:textId="39E0B732" w:rsidR="00F27E8A" w:rsidRDefault="00F27E8A">
      <w:pPr>
        <w:pStyle w:val="CommentText"/>
      </w:pPr>
      <w:r>
        <w:t>Summarize the ZOI Survey samples used for A-WEAI calculations at Phase One baseline and endline. Include data collection months and years for both surveys.</w:t>
      </w:r>
    </w:p>
  </w:comment>
  <w:comment w:id="935" w:author="USAID/BFS" w:date="2019-10-16T13:59:00Z" w:initials="USAID/BFS">
    <w:p w14:paraId="6F22D7D3" w14:textId="4ED92F16" w:rsidR="00F27E8A" w:rsidRDefault="00F27E8A">
      <w:pPr>
        <w:pStyle w:val="CommentText"/>
      </w:pPr>
      <w:r>
        <w:rPr>
          <w:rStyle w:val="CommentReference"/>
        </w:rPr>
        <w:annotationRef/>
      </w:r>
    </w:p>
    <w:p w14:paraId="1E80B848" w14:textId="77777777" w:rsidR="00F27E8A" w:rsidRPr="006A5C2A" w:rsidRDefault="00F27E8A">
      <w:pPr>
        <w:pStyle w:val="CommentText"/>
        <w:rPr>
          <w:b/>
        </w:rPr>
      </w:pPr>
      <w:r w:rsidRPr="006A5C2A">
        <w:rPr>
          <w:b/>
        </w:rPr>
        <w:t xml:space="preserve">INSTRUCTIONS: </w:t>
      </w:r>
    </w:p>
    <w:p w14:paraId="1907D770" w14:textId="77777777" w:rsidR="00F27E8A" w:rsidRDefault="00F27E8A">
      <w:pPr>
        <w:pStyle w:val="CommentText"/>
      </w:pPr>
    </w:p>
    <w:p w14:paraId="7CF03708" w14:textId="56C10DE8" w:rsidR="00F27E8A" w:rsidRDefault="00F27E8A">
      <w:pPr>
        <w:pStyle w:val="CommentText"/>
      </w:pPr>
      <w:r>
        <w:t>Present the overall A-WEAI score the percentage increase or decrease between Phase One baseline and endline.</w:t>
      </w:r>
    </w:p>
  </w:comment>
  <w:comment w:id="938" w:author="USAID/BFS" w:date="2019-10-16T14:00:00Z" w:initials="USAID/BFS">
    <w:p w14:paraId="7EF86A7B" w14:textId="26985B75" w:rsidR="00F27E8A" w:rsidRDefault="00F27E8A">
      <w:pPr>
        <w:pStyle w:val="CommentText"/>
      </w:pPr>
      <w:r>
        <w:rPr>
          <w:rStyle w:val="CommentReference"/>
        </w:rPr>
        <w:annotationRef/>
      </w:r>
    </w:p>
    <w:p w14:paraId="3ED61C73" w14:textId="77777777" w:rsidR="00F27E8A" w:rsidRPr="006A5C2A" w:rsidRDefault="00F27E8A">
      <w:pPr>
        <w:pStyle w:val="CommentText"/>
        <w:rPr>
          <w:b/>
        </w:rPr>
      </w:pPr>
      <w:r w:rsidRPr="006A5C2A">
        <w:rPr>
          <w:b/>
        </w:rPr>
        <w:t xml:space="preserve">INSTRUCTIONS: </w:t>
      </w:r>
    </w:p>
    <w:p w14:paraId="3D4B4E74" w14:textId="77777777" w:rsidR="00F27E8A" w:rsidRDefault="00F27E8A">
      <w:pPr>
        <w:pStyle w:val="CommentText"/>
      </w:pPr>
    </w:p>
    <w:p w14:paraId="3DF9679A" w14:textId="65F7FB2C" w:rsidR="00F27E8A" w:rsidRDefault="00F27E8A">
      <w:pPr>
        <w:pStyle w:val="CommentText"/>
      </w:pPr>
      <w:r>
        <w:t>Present the 5DE score; the percentage of women who are disempowered but have adequate achievements in X number of indicators that compose the 5DE; and the percentage increase or decrease between Phase One baseline and endline.</w:t>
      </w:r>
    </w:p>
  </w:comment>
  <w:comment w:id="943" w:author="USAID/BFS" w:date="2019-10-16T14:01:00Z" w:initials="USAID/BFS">
    <w:p w14:paraId="46B74265" w14:textId="77777777" w:rsidR="00F27E8A" w:rsidRDefault="00F27E8A">
      <w:pPr>
        <w:pStyle w:val="CommentText"/>
      </w:pPr>
      <w:r>
        <w:rPr>
          <w:rStyle w:val="CommentReference"/>
        </w:rPr>
        <w:annotationRef/>
      </w:r>
    </w:p>
    <w:p w14:paraId="4D1B76AC" w14:textId="54E094BF" w:rsidR="00F27E8A" w:rsidRPr="006A5C2A" w:rsidRDefault="00F27E8A">
      <w:pPr>
        <w:pStyle w:val="CommentText"/>
        <w:rPr>
          <w:b/>
        </w:rPr>
      </w:pPr>
      <w:r w:rsidRPr="006A5C2A">
        <w:rPr>
          <w:b/>
        </w:rPr>
        <w:t xml:space="preserve">INSTRUCTIONS: </w:t>
      </w:r>
    </w:p>
    <w:p w14:paraId="61C4032F" w14:textId="77777777" w:rsidR="00F27E8A" w:rsidRDefault="00F27E8A">
      <w:pPr>
        <w:pStyle w:val="CommentText"/>
      </w:pPr>
    </w:p>
    <w:p w14:paraId="704E44DD" w14:textId="2FDB58DB" w:rsidR="00F27E8A" w:rsidRDefault="00F27E8A">
      <w:pPr>
        <w:pStyle w:val="CommentText"/>
      </w:pPr>
      <w:r>
        <w:t>Present the GPI score, including the percentage of women who have gender parity with the primary adult male decisionmaker in their household; the percentage of women who do not have gender parity; and the average empowerment gap between the primary female and male decision-makers in the household.  Describe the change in the percentage of women that have gender parity, and the change in the average empowerment gap faced by women without gender parity. Finally, indicate whether there is an increase or decrease in gender equality in households.</w:t>
      </w:r>
    </w:p>
  </w:comment>
  <w:comment w:id="944" w:author="USAID/BFS" w:date="2019-10-16T14:03:00Z" w:initials="USAID/BFS">
    <w:p w14:paraId="353C4906" w14:textId="7E143DCB" w:rsidR="00F27E8A" w:rsidRDefault="00F27E8A">
      <w:pPr>
        <w:pStyle w:val="CommentText"/>
      </w:pPr>
      <w:r>
        <w:rPr>
          <w:rStyle w:val="CommentReference"/>
        </w:rPr>
        <w:annotationRef/>
      </w:r>
    </w:p>
    <w:p w14:paraId="783CB0D6" w14:textId="77777777" w:rsidR="00F27E8A" w:rsidRDefault="00F27E8A">
      <w:pPr>
        <w:pStyle w:val="CommentText"/>
      </w:pPr>
      <w:r w:rsidRPr="00255BE1">
        <w:rPr>
          <w:b/>
        </w:rPr>
        <w:t>INSTRUCTIONS:</w:t>
      </w:r>
      <w:r>
        <w:t xml:space="preserve"> </w:t>
      </w:r>
    </w:p>
    <w:p w14:paraId="3429FFF5" w14:textId="77777777" w:rsidR="00F27E8A" w:rsidRDefault="00F27E8A">
      <w:pPr>
        <w:pStyle w:val="CommentText"/>
      </w:pPr>
    </w:p>
    <w:p w14:paraId="69939C24" w14:textId="7CE68FDD" w:rsidR="00F27E8A" w:rsidRDefault="00F27E8A">
      <w:pPr>
        <w:pStyle w:val="CommentText"/>
      </w:pPr>
      <w:r>
        <w:t>Compare male and female empowerment: who is more empowered, by how much, and has that changed over time? What are the top contributors to disempowerment? Which indicators exhibit the greatest gap in male and female achievements? Highlight any significant changes in percentage of women achieving adequacy for the indicators.</w:t>
      </w:r>
    </w:p>
  </w:comment>
  <w:comment w:id="947" w:author="USAID/BFS" w:date="2019-10-16T14:02:00Z" w:initials="USAID/BFS">
    <w:p w14:paraId="3A33A098" w14:textId="1102368E" w:rsidR="00F27E8A" w:rsidRDefault="00F27E8A">
      <w:pPr>
        <w:pStyle w:val="CommentText"/>
      </w:pPr>
      <w:r>
        <w:rPr>
          <w:rStyle w:val="CommentReference"/>
        </w:rPr>
        <w:annotationRef/>
      </w:r>
    </w:p>
    <w:p w14:paraId="2C5C9854" w14:textId="77777777" w:rsidR="00F27E8A" w:rsidRPr="00255BE1" w:rsidRDefault="00F27E8A">
      <w:pPr>
        <w:pStyle w:val="CommentText"/>
        <w:rPr>
          <w:b/>
        </w:rPr>
      </w:pPr>
      <w:r w:rsidRPr="00255BE1">
        <w:rPr>
          <w:b/>
        </w:rPr>
        <w:t xml:space="preserve">INSTRUCTIONS: </w:t>
      </w:r>
    </w:p>
    <w:p w14:paraId="226781B2" w14:textId="77777777" w:rsidR="00F27E8A" w:rsidRDefault="00F27E8A">
      <w:pPr>
        <w:pStyle w:val="CommentText"/>
      </w:pPr>
    </w:p>
    <w:p w14:paraId="1CF3AB46" w14:textId="635E98C3" w:rsidR="00F27E8A" w:rsidRDefault="00F27E8A">
      <w:pPr>
        <w:pStyle w:val="CommentText"/>
      </w:pPr>
      <w:r>
        <w:t>How have the A-WEAI results been used? Highlight any projects or government efforts to collect or use WEAI or A-WEAI data to inform policy and/or programming.</w:t>
      </w:r>
    </w:p>
  </w:comment>
  <w:comment w:id="950" w:author="USAID/BFS" w:date="2019-10-16T14:02:00Z" w:initials="USAID/BFS">
    <w:p w14:paraId="58439FC5" w14:textId="77777777" w:rsidR="00F27E8A" w:rsidRDefault="00F27E8A">
      <w:pPr>
        <w:pStyle w:val="CommentText"/>
      </w:pPr>
      <w:r>
        <w:rPr>
          <w:rStyle w:val="CommentReference"/>
        </w:rPr>
        <w:annotationRef/>
      </w:r>
    </w:p>
    <w:p w14:paraId="2272A871" w14:textId="77777777" w:rsidR="00F27E8A" w:rsidRPr="00255BE1" w:rsidRDefault="00F27E8A">
      <w:pPr>
        <w:pStyle w:val="CommentText"/>
        <w:rPr>
          <w:b/>
        </w:rPr>
      </w:pPr>
      <w:r w:rsidRPr="00255BE1">
        <w:rPr>
          <w:b/>
        </w:rPr>
        <w:t xml:space="preserve">INSTRUCTIONS: </w:t>
      </w:r>
    </w:p>
    <w:p w14:paraId="15CBA8A5" w14:textId="77777777" w:rsidR="00F27E8A" w:rsidRDefault="00F27E8A">
      <w:pPr>
        <w:pStyle w:val="CommentText"/>
      </w:pPr>
    </w:p>
    <w:p w14:paraId="64986196" w14:textId="18B3E7A7" w:rsidR="00F27E8A" w:rsidRDefault="00F27E8A">
      <w:pPr>
        <w:pStyle w:val="CommentText"/>
      </w:pPr>
      <w:r>
        <w:t>Present any notable research findings using WEAI or A-WEAI data in [COUNTRY].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C633E" w15:done="0"/>
  <w15:commentEx w15:paraId="562D15EA" w15:done="0"/>
  <w15:commentEx w15:paraId="4DCC7DF7" w15:done="0"/>
  <w15:commentEx w15:paraId="1385B647" w15:done="0"/>
  <w15:commentEx w15:paraId="29326357" w15:done="0"/>
  <w15:commentEx w15:paraId="600B3A56" w15:done="0"/>
  <w15:commentEx w15:paraId="0065D8DF" w15:done="0"/>
  <w15:commentEx w15:paraId="3C1DE0E2" w15:done="0"/>
  <w15:commentEx w15:paraId="21BEEA92" w15:done="0"/>
  <w15:commentEx w15:paraId="78722B07" w15:done="0"/>
  <w15:commentEx w15:paraId="4CB6247D" w15:done="0"/>
  <w15:commentEx w15:paraId="22AB7B8F" w15:done="0"/>
  <w15:commentEx w15:paraId="4835DB87" w15:done="0"/>
  <w15:commentEx w15:paraId="40DE2505" w15:done="0"/>
  <w15:commentEx w15:paraId="74929C3D" w15:done="0"/>
  <w15:commentEx w15:paraId="7E7A17A9" w15:done="0"/>
  <w15:commentEx w15:paraId="092D9C47" w15:done="0"/>
  <w15:commentEx w15:paraId="1098625E" w15:done="0"/>
  <w15:commentEx w15:paraId="17A21261" w15:done="0"/>
  <w15:commentEx w15:paraId="64F0D6E2" w15:done="0"/>
  <w15:commentEx w15:paraId="624DCA13" w15:done="0"/>
  <w15:commentEx w15:paraId="17FBD4A6" w15:done="0"/>
  <w15:commentEx w15:paraId="13B91A3D" w15:done="0"/>
  <w15:commentEx w15:paraId="0DF8EA33" w15:done="0"/>
  <w15:commentEx w15:paraId="116EB82C" w15:done="0"/>
  <w15:commentEx w15:paraId="4C3FD9C8" w15:done="0"/>
  <w15:commentEx w15:paraId="6E65ECE8" w15:done="0"/>
  <w15:commentEx w15:paraId="349E8FCD" w15:done="0"/>
  <w15:commentEx w15:paraId="4F33CBFA" w15:done="0"/>
  <w15:commentEx w15:paraId="0E1DBC96" w15:done="0"/>
  <w15:commentEx w15:paraId="0FE69DE2" w15:done="0"/>
  <w15:commentEx w15:paraId="0D129F5C" w15:done="0"/>
  <w15:commentEx w15:paraId="46744CBD" w15:done="0"/>
  <w15:commentEx w15:paraId="1D561695" w15:done="0"/>
  <w15:commentEx w15:paraId="423F5168" w15:done="0"/>
  <w15:commentEx w15:paraId="5A6F9AA2" w15:done="0"/>
  <w15:commentEx w15:paraId="613CB977" w15:done="0"/>
  <w15:commentEx w15:paraId="4BA6CC8C" w15:done="0"/>
  <w15:commentEx w15:paraId="03DE47E0" w15:done="0"/>
  <w15:commentEx w15:paraId="28A443A2" w15:done="0"/>
  <w15:commentEx w15:paraId="0AC5401C" w15:done="0"/>
  <w15:commentEx w15:paraId="75CDDEC9" w15:done="0"/>
  <w15:commentEx w15:paraId="713CDCAC" w15:done="0"/>
  <w15:commentEx w15:paraId="248295FB" w15:done="0"/>
  <w15:commentEx w15:paraId="7B442C9C" w15:done="0"/>
  <w15:commentEx w15:paraId="120230E1" w15:done="0"/>
  <w15:commentEx w15:paraId="5C1A6802" w15:done="0"/>
  <w15:commentEx w15:paraId="5DB97445" w15:done="0"/>
  <w15:commentEx w15:paraId="41EA602A" w15:done="0"/>
  <w15:commentEx w15:paraId="3C1668FB" w15:done="0"/>
  <w15:commentEx w15:paraId="0F7F850F" w15:done="0"/>
  <w15:commentEx w15:paraId="53DFFA0A" w15:done="0"/>
  <w15:commentEx w15:paraId="6C1C562B" w15:done="0"/>
  <w15:commentEx w15:paraId="2683E2F6" w15:done="0"/>
  <w15:commentEx w15:paraId="2B6C026A" w15:done="0"/>
  <w15:commentEx w15:paraId="0936849C" w15:done="0"/>
  <w15:commentEx w15:paraId="5A72A105" w15:done="0"/>
  <w15:commentEx w15:paraId="73B90816" w15:done="0"/>
  <w15:commentEx w15:paraId="6A15DBD6" w15:done="0"/>
  <w15:commentEx w15:paraId="63E809C5" w15:done="0"/>
  <w15:commentEx w15:paraId="5247E35D" w15:done="0"/>
  <w15:commentEx w15:paraId="3937CE75" w15:done="0"/>
  <w15:commentEx w15:paraId="7C9A6D4C" w15:done="0"/>
  <w15:commentEx w15:paraId="5CF83845" w15:done="0"/>
  <w15:commentEx w15:paraId="65468796" w15:done="0"/>
  <w15:commentEx w15:paraId="7F4CEA7F" w15:done="0"/>
  <w15:commentEx w15:paraId="6BA776C4" w15:done="0"/>
  <w15:commentEx w15:paraId="1A0F2B6D" w15:done="0"/>
  <w15:commentEx w15:paraId="581D254B" w15:done="0"/>
  <w15:commentEx w15:paraId="3550E1EE" w15:done="0"/>
  <w15:commentEx w15:paraId="0149F0F8" w15:done="0"/>
  <w15:commentEx w15:paraId="4BCA53DA" w15:done="0"/>
  <w15:commentEx w15:paraId="7E1D5662" w15:done="0"/>
  <w15:commentEx w15:paraId="59F2A5F8" w15:done="0"/>
  <w15:commentEx w15:paraId="64B5EF58" w15:done="0"/>
  <w15:commentEx w15:paraId="6C0A50CD" w15:done="0"/>
  <w15:commentEx w15:paraId="0E863FE8" w15:done="0"/>
  <w15:commentEx w15:paraId="5315480E" w15:done="0"/>
  <w15:commentEx w15:paraId="7FE898BE" w15:done="0"/>
  <w15:commentEx w15:paraId="64689D0F" w15:done="0"/>
  <w15:commentEx w15:paraId="71F9C387" w15:done="0"/>
  <w15:commentEx w15:paraId="7E36712D" w15:done="0"/>
  <w15:commentEx w15:paraId="382E8591" w15:done="0"/>
  <w15:commentEx w15:paraId="3A8D87D9" w15:done="0"/>
  <w15:commentEx w15:paraId="7C46BBBD" w15:done="0"/>
  <w15:commentEx w15:paraId="723EA6B8" w15:done="0"/>
  <w15:commentEx w15:paraId="3A6E3D94" w15:done="0"/>
  <w15:commentEx w15:paraId="199955A2" w15:done="0"/>
  <w15:commentEx w15:paraId="68EFE6CA" w15:done="0"/>
  <w15:commentEx w15:paraId="037BCCBF" w15:done="0"/>
  <w15:commentEx w15:paraId="4663B87E" w15:done="0"/>
  <w15:commentEx w15:paraId="15CBCEBB" w15:done="0"/>
  <w15:commentEx w15:paraId="3ACB8794" w15:done="0"/>
  <w15:commentEx w15:paraId="23233EAA" w15:done="0"/>
  <w15:commentEx w15:paraId="4A7311E6" w15:done="0"/>
  <w15:commentEx w15:paraId="0179632C" w15:done="0"/>
  <w15:commentEx w15:paraId="65D28DC6" w15:done="0"/>
  <w15:commentEx w15:paraId="10F062BF" w15:done="0"/>
  <w15:commentEx w15:paraId="7D757A72" w15:done="0"/>
  <w15:commentEx w15:paraId="490CF65F" w15:done="0"/>
  <w15:commentEx w15:paraId="4448D6E8" w15:done="0"/>
  <w15:commentEx w15:paraId="6800546B" w15:done="0"/>
  <w15:commentEx w15:paraId="051909C5" w15:done="0"/>
  <w15:commentEx w15:paraId="1B276B2F" w15:done="0"/>
  <w15:commentEx w15:paraId="4461AE02" w15:done="0"/>
  <w15:commentEx w15:paraId="22E26921" w15:done="0"/>
  <w15:commentEx w15:paraId="1E407F71" w15:done="0"/>
  <w15:commentEx w15:paraId="4930BC2E" w15:done="0"/>
  <w15:commentEx w15:paraId="31D7291C" w15:done="0"/>
  <w15:commentEx w15:paraId="6F299A34" w15:done="0"/>
  <w15:commentEx w15:paraId="4AD7E345" w15:done="0"/>
  <w15:commentEx w15:paraId="2C247F2E" w15:done="0"/>
  <w15:commentEx w15:paraId="07C4EEFC" w15:done="0"/>
  <w15:commentEx w15:paraId="7B525C54" w15:done="0"/>
  <w15:commentEx w15:paraId="788F2BBB" w15:done="0"/>
  <w15:commentEx w15:paraId="14D53290" w15:done="0"/>
  <w15:commentEx w15:paraId="0B74DFA5" w15:done="0"/>
  <w15:commentEx w15:paraId="2FC03B37" w15:done="0"/>
  <w15:commentEx w15:paraId="33044AE0" w15:done="0"/>
  <w15:commentEx w15:paraId="7C35945F" w15:done="0"/>
  <w15:commentEx w15:paraId="6A5B5880" w15:done="0"/>
  <w15:commentEx w15:paraId="428650BB" w15:done="0"/>
  <w15:commentEx w15:paraId="06535D45" w15:done="0"/>
  <w15:commentEx w15:paraId="75614CA8" w15:done="0"/>
  <w15:commentEx w15:paraId="20C03673" w15:done="0"/>
  <w15:commentEx w15:paraId="2DD36A36" w15:done="0"/>
  <w15:commentEx w15:paraId="6ECC2ABD" w15:done="0"/>
  <w15:commentEx w15:paraId="564E99B6" w15:done="0"/>
  <w15:commentEx w15:paraId="65A73040" w15:done="0"/>
  <w15:commentEx w15:paraId="25FE48A3" w15:done="0"/>
  <w15:commentEx w15:paraId="4BBC9FBA" w15:done="0"/>
  <w15:commentEx w15:paraId="3DBD7F63" w15:done="0"/>
  <w15:commentEx w15:paraId="1A2A222F" w15:done="0"/>
  <w15:commentEx w15:paraId="73F2635B" w15:done="0"/>
  <w15:commentEx w15:paraId="3A5FFF33" w15:done="0"/>
  <w15:commentEx w15:paraId="033A3ED5" w15:done="0"/>
  <w15:commentEx w15:paraId="0C654E7A" w15:done="0"/>
  <w15:commentEx w15:paraId="63ABA4D9" w15:done="0"/>
  <w15:commentEx w15:paraId="0B62BDD4" w15:done="0"/>
  <w15:commentEx w15:paraId="4B52B82B" w15:done="0"/>
  <w15:commentEx w15:paraId="33E0A0A3" w15:done="0"/>
  <w15:commentEx w15:paraId="76D43B6E" w15:done="0"/>
  <w15:commentEx w15:paraId="4CFEA834" w15:done="0"/>
  <w15:commentEx w15:paraId="2A54B9C6" w15:done="0"/>
  <w15:commentEx w15:paraId="7292F670" w15:done="0"/>
  <w15:commentEx w15:paraId="5CA5B5F5" w15:done="0"/>
  <w15:commentEx w15:paraId="44E95920" w15:done="0"/>
  <w15:commentEx w15:paraId="28CAF76E" w15:done="0"/>
  <w15:commentEx w15:paraId="6F10DC60" w15:done="0"/>
  <w15:commentEx w15:paraId="4B93EAD0" w15:done="0"/>
  <w15:commentEx w15:paraId="687A7598" w15:done="0"/>
  <w15:commentEx w15:paraId="263DBE52" w15:done="0"/>
  <w15:commentEx w15:paraId="29BB27AF" w15:done="0"/>
  <w15:commentEx w15:paraId="7EA04282" w15:done="0"/>
  <w15:commentEx w15:paraId="1C30DF4D" w15:done="0"/>
  <w15:commentEx w15:paraId="6E488C1D" w15:done="0"/>
  <w15:commentEx w15:paraId="7D10CF93" w15:done="0"/>
  <w15:commentEx w15:paraId="2E8DDF9B" w15:done="0"/>
  <w15:commentEx w15:paraId="42C0EDF1" w15:done="0"/>
  <w15:commentEx w15:paraId="2828F265" w15:done="0"/>
  <w15:commentEx w15:paraId="12BB2DE7" w15:done="0"/>
  <w15:commentEx w15:paraId="283EB3B2" w15:done="0"/>
  <w15:commentEx w15:paraId="5236CA33" w15:done="0"/>
  <w15:commentEx w15:paraId="1F1769CE" w15:done="0"/>
  <w15:commentEx w15:paraId="2C6B686F" w15:done="0"/>
  <w15:commentEx w15:paraId="30B0E751" w15:done="0"/>
  <w15:commentEx w15:paraId="7CF03708" w15:done="0"/>
  <w15:commentEx w15:paraId="3DF9679A" w15:done="0"/>
  <w15:commentEx w15:paraId="704E44DD" w15:done="0"/>
  <w15:commentEx w15:paraId="69939C24" w15:done="0"/>
  <w15:commentEx w15:paraId="1CF3AB46" w15:done="0"/>
  <w15:commentEx w15:paraId="64986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C633E" w16cid:durableId="215D3CA8"/>
  <w16cid:commentId w16cid:paraId="562D15EA" w16cid:durableId="215D3CA9"/>
  <w16cid:commentId w16cid:paraId="4DCC7DF7" w16cid:durableId="215D3CAA"/>
  <w16cid:commentId w16cid:paraId="1385B647" w16cid:durableId="215D3CAB"/>
  <w16cid:commentId w16cid:paraId="29326357" w16cid:durableId="215D3CAC"/>
  <w16cid:commentId w16cid:paraId="600B3A56" w16cid:durableId="215D3CAE"/>
  <w16cid:commentId w16cid:paraId="0065D8DF" w16cid:durableId="215D3CB0"/>
  <w16cid:commentId w16cid:paraId="3C1DE0E2" w16cid:durableId="215D3CB3"/>
  <w16cid:commentId w16cid:paraId="21BEEA92" w16cid:durableId="215D3CB4"/>
  <w16cid:commentId w16cid:paraId="78722B07" w16cid:durableId="215D3CB5"/>
  <w16cid:commentId w16cid:paraId="4CB6247D" w16cid:durableId="215D3CBB"/>
  <w16cid:commentId w16cid:paraId="22AB7B8F" w16cid:durableId="215D3CBC"/>
  <w16cid:commentId w16cid:paraId="4835DB87" w16cid:durableId="215D3CCB"/>
  <w16cid:commentId w16cid:paraId="40DE2505" w16cid:durableId="215D3CD3"/>
  <w16cid:commentId w16cid:paraId="74929C3D" w16cid:durableId="215D3CD4"/>
  <w16cid:commentId w16cid:paraId="7E7A17A9" w16cid:durableId="215D3CD5"/>
  <w16cid:commentId w16cid:paraId="092D9C47" w16cid:durableId="215D3CD6"/>
  <w16cid:commentId w16cid:paraId="1098625E" w16cid:durableId="215D3CD7"/>
  <w16cid:commentId w16cid:paraId="17A21261" w16cid:durableId="215D3CD8"/>
  <w16cid:commentId w16cid:paraId="64F0D6E2" w16cid:durableId="215D3CDB"/>
  <w16cid:commentId w16cid:paraId="624DCA13" w16cid:durableId="215D3CDD"/>
  <w16cid:commentId w16cid:paraId="17FBD4A6" w16cid:durableId="215D3CE0"/>
  <w16cid:commentId w16cid:paraId="13B91A3D" w16cid:durableId="215D3CE1"/>
  <w16cid:commentId w16cid:paraId="0DF8EA33" w16cid:durableId="215D3CE4"/>
  <w16cid:commentId w16cid:paraId="116EB82C" w16cid:durableId="2163CCF4"/>
  <w16cid:commentId w16cid:paraId="4C3FD9C8" w16cid:durableId="2162BAC0"/>
  <w16cid:commentId w16cid:paraId="6E65ECE8" w16cid:durableId="2161953D"/>
  <w16cid:commentId w16cid:paraId="349E8FCD" w16cid:durableId="2163CD91"/>
  <w16cid:commentId w16cid:paraId="4F33CBFA" w16cid:durableId="2163CD38"/>
  <w16cid:commentId w16cid:paraId="0E1DBC96" w16cid:durableId="215D3CE7"/>
  <w16cid:commentId w16cid:paraId="0FE69DE2" w16cid:durableId="215D3CEF"/>
  <w16cid:commentId w16cid:paraId="0D129F5C" w16cid:durableId="215D3CF2"/>
  <w16cid:commentId w16cid:paraId="46744CBD" w16cid:durableId="215D3CF3"/>
  <w16cid:commentId w16cid:paraId="1D561695" w16cid:durableId="215D3CF4"/>
  <w16cid:commentId w16cid:paraId="423F5168" w16cid:durableId="215D3CF5"/>
  <w16cid:commentId w16cid:paraId="5A6F9AA2" w16cid:durableId="215D3CF6"/>
  <w16cid:commentId w16cid:paraId="613CB977" w16cid:durableId="215D3CF7"/>
  <w16cid:commentId w16cid:paraId="4BA6CC8C" w16cid:durableId="215D3CF8"/>
  <w16cid:commentId w16cid:paraId="03DE47E0" w16cid:durableId="215D3D00"/>
  <w16cid:commentId w16cid:paraId="28A443A2" w16cid:durableId="215D3D03"/>
  <w16cid:commentId w16cid:paraId="0AC5401C" w16cid:durableId="215D3D06"/>
  <w16cid:commentId w16cid:paraId="75CDDEC9" w16cid:durableId="2162BA4D"/>
  <w16cid:commentId w16cid:paraId="713CDCAC" w16cid:durableId="2161962A"/>
  <w16cid:commentId w16cid:paraId="248295FB" w16cid:durableId="2163CDC3"/>
  <w16cid:commentId w16cid:paraId="7B442C9C" w16cid:durableId="215D3D0E"/>
  <w16cid:commentId w16cid:paraId="120230E1" w16cid:durableId="215D3D11"/>
  <w16cid:commentId w16cid:paraId="5C1A6802" w16cid:durableId="215D3D15"/>
  <w16cid:commentId w16cid:paraId="5DB97445" w16cid:durableId="215D3D16"/>
  <w16cid:commentId w16cid:paraId="41EA602A" w16cid:durableId="215D3D1B"/>
  <w16cid:commentId w16cid:paraId="3C1668FB" w16cid:durableId="215D3D1F"/>
  <w16cid:commentId w16cid:paraId="0F7F850F" w16cid:durableId="215D3D20"/>
  <w16cid:commentId w16cid:paraId="53DFFA0A" w16cid:durableId="215D3D25"/>
  <w16cid:commentId w16cid:paraId="6C1C562B" w16cid:durableId="215D3D36"/>
  <w16cid:commentId w16cid:paraId="2683E2F6" w16cid:durableId="215D3D3B"/>
  <w16cid:commentId w16cid:paraId="2B6C026A" w16cid:durableId="215D3D5E"/>
  <w16cid:commentId w16cid:paraId="0936849C" w16cid:durableId="215D3D63"/>
  <w16cid:commentId w16cid:paraId="5A72A105" w16cid:durableId="215D3D66"/>
  <w16cid:commentId w16cid:paraId="73B90816" w16cid:durableId="215D3D67"/>
  <w16cid:commentId w16cid:paraId="6A15DBD6" w16cid:durableId="215D3D69"/>
  <w16cid:commentId w16cid:paraId="63E809C5" w16cid:durableId="215D3D6A"/>
  <w16cid:commentId w16cid:paraId="5247E35D" w16cid:durableId="215D3D6D"/>
  <w16cid:commentId w16cid:paraId="3937CE75" w16cid:durableId="215D3D6E"/>
  <w16cid:commentId w16cid:paraId="7C9A6D4C" w16cid:durableId="215D3D79"/>
  <w16cid:commentId w16cid:paraId="5CF83845" w16cid:durableId="215D3D88"/>
  <w16cid:commentId w16cid:paraId="65468796" w16cid:durableId="215D3D89"/>
  <w16cid:commentId w16cid:paraId="7F4CEA7F" w16cid:durableId="215D3D8B"/>
  <w16cid:commentId w16cid:paraId="6BA776C4" w16cid:durableId="215D3D93"/>
  <w16cid:commentId w16cid:paraId="1A0F2B6D" w16cid:durableId="215D3D94"/>
  <w16cid:commentId w16cid:paraId="581D254B" w16cid:durableId="215D3D95"/>
  <w16cid:commentId w16cid:paraId="3550E1EE" w16cid:durableId="215D3D96"/>
  <w16cid:commentId w16cid:paraId="0149F0F8" w16cid:durableId="215D3D98"/>
  <w16cid:commentId w16cid:paraId="4BCA53DA" w16cid:durableId="215D3D9F"/>
  <w16cid:commentId w16cid:paraId="7E1D5662" w16cid:durableId="215D3DAA"/>
  <w16cid:commentId w16cid:paraId="59F2A5F8" w16cid:durableId="215D3DB4"/>
  <w16cid:commentId w16cid:paraId="64B5EF58" w16cid:durableId="215D3DB8"/>
  <w16cid:commentId w16cid:paraId="6C0A50CD" w16cid:durableId="215D3DB9"/>
  <w16cid:commentId w16cid:paraId="0E863FE8" w16cid:durableId="215D3DC0"/>
  <w16cid:commentId w16cid:paraId="5315480E" w16cid:durableId="215D3DC6"/>
  <w16cid:commentId w16cid:paraId="7FE898BE" w16cid:durableId="215D3DC7"/>
  <w16cid:commentId w16cid:paraId="64689D0F" w16cid:durableId="215D3DC9"/>
  <w16cid:commentId w16cid:paraId="71F9C387" w16cid:durableId="215D3DCC"/>
  <w16cid:commentId w16cid:paraId="7E36712D" w16cid:durableId="215D3DCD"/>
  <w16cid:commentId w16cid:paraId="382E8591" w16cid:durableId="215D3DCE"/>
  <w16cid:commentId w16cid:paraId="3A8D87D9" w16cid:durableId="215D3DDD"/>
  <w16cid:commentId w16cid:paraId="7C46BBBD" w16cid:durableId="215D3DDE"/>
  <w16cid:commentId w16cid:paraId="723EA6B8" w16cid:durableId="215D3DDF"/>
  <w16cid:commentId w16cid:paraId="3A6E3D94" w16cid:durableId="215D3DE0"/>
  <w16cid:commentId w16cid:paraId="199955A2" w16cid:durableId="215D3DEE"/>
  <w16cid:commentId w16cid:paraId="68EFE6CA" w16cid:durableId="215D3DEF"/>
  <w16cid:commentId w16cid:paraId="037BCCBF" w16cid:durableId="215D3DF0"/>
  <w16cid:commentId w16cid:paraId="4663B87E" w16cid:durableId="215D3DF3"/>
  <w16cid:commentId w16cid:paraId="15CBCEBB" w16cid:durableId="215D3DF4"/>
  <w16cid:commentId w16cid:paraId="3ACB8794" w16cid:durableId="215D3DF7"/>
  <w16cid:commentId w16cid:paraId="23233EAA" w16cid:durableId="215D3DFB"/>
  <w16cid:commentId w16cid:paraId="4A7311E6" w16cid:durableId="215D3DFC"/>
  <w16cid:commentId w16cid:paraId="0179632C" w16cid:durableId="215D3DFD"/>
  <w16cid:commentId w16cid:paraId="65D28DC6" w16cid:durableId="215D3DFE"/>
  <w16cid:commentId w16cid:paraId="10F062BF" w16cid:durableId="215D3DFF"/>
  <w16cid:commentId w16cid:paraId="7D757A72" w16cid:durableId="215D3E00"/>
  <w16cid:commentId w16cid:paraId="490CF65F" w16cid:durableId="215D3E03"/>
  <w16cid:commentId w16cid:paraId="4448D6E8" w16cid:durableId="215D3E04"/>
  <w16cid:commentId w16cid:paraId="6800546B" w16cid:durableId="215D3E05"/>
  <w16cid:commentId w16cid:paraId="051909C5" w16cid:durableId="215D3E07"/>
  <w16cid:commentId w16cid:paraId="1B276B2F" w16cid:durableId="215D3E09"/>
  <w16cid:commentId w16cid:paraId="4461AE02" w16cid:durableId="215D3E14"/>
  <w16cid:commentId w16cid:paraId="22E26921" w16cid:durableId="215D3E17"/>
  <w16cid:commentId w16cid:paraId="1E407F71" w16cid:durableId="215D3E23"/>
  <w16cid:commentId w16cid:paraId="4930BC2E" w16cid:durableId="215D3E2B"/>
  <w16cid:commentId w16cid:paraId="31D7291C" w16cid:durableId="215D3E30"/>
  <w16cid:commentId w16cid:paraId="6F299A34" w16cid:durableId="215D3E33"/>
  <w16cid:commentId w16cid:paraId="4AD7E345" w16cid:durableId="215D3E35"/>
  <w16cid:commentId w16cid:paraId="2C247F2E" w16cid:durableId="215D3E36"/>
  <w16cid:commentId w16cid:paraId="07C4EEFC" w16cid:durableId="215D3E40"/>
  <w16cid:commentId w16cid:paraId="7B525C54" w16cid:durableId="215D3E41"/>
  <w16cid:commentId w16cid:paraId="788F2BBB" w16cid:durableId="215D3E42"/>
  <w16cid:commentId w16cid:paraId="14D53290" w16cid:durableId="215D3E43"/>
  <w16cid:commentId w16cid:paraId="0B74DFA5" w16cid:durableId="215D3E4D"/>
  <w16cid:commentId w16cid:paraId="2FC03B37" w16cid:durableId="215D3E54"/>
  <w16cid:commentId w16cid:paraId="33044AE0" w16cid:durableId="215D3E55"/>
  <w16cid:commentId w16cid:paraId="7C35945F" w16cid:durableId="215D3E56"/>
  <w16cid:commentId w16cid:paraId="6A5B5880" w16cid:durableId="215D3E57"/>
  <w16cid:commentId w16cid:paraId="428650BB" w16cid:durableId="215D3E58"/>
  <w16cid:commentId w16cid:paraId="06535D45" w16cid:durableId="215D3E59"/>
  <w16cid:commentId w16cid:paraId="75614CA8" w16cid:durableId="215D3E5A"/>
  <w16cid:commentId w16cid:paraId="20C03673" w16cid:durableId="215D3E5B"/>
  <w16cid:commentId w16cid:paraId="2DD36A36" w16cid:durableId="215D3E5C"/>
  <w16cid:commentId w16cid:paraId="6ECC2ABD" w16cid:durableId="215D3E5D"/>
  <w16cid:commentId w16cid:paraId="564E99B6" w16cid:durableId="215D3E5E"/>
  <w16cid:commentId w16cid:paraId="65A73040" w16cid:durableId="215D3E5F"/>
  <w16cid:commentId w16cid:paraId="25FE48A3" w16cid:durableId="215D3E60"/>
  <w16cid:commentId w16cid:paraId="4BBC9FBA" w16cid:durableId="215D3E61"/>
  <w16cid:commentId w16cid:paraId="3DBD7F63" w16cid:durableId="215D3E62"/>
  <w16cid:commentId w16cid:paraId="1A2A222F" w16cid:durableId="215D3E63"/>
  <w16cid:commentId w16cid:paraId="73F2635B" w16cid:durableId="215D3E64"/>
  <w16cid:commentId w16cid:paraId="3A5FFF33" w16cid:durableId="215D3E65"/>
  <w16cid:commentId w16cid:paraId="033A3ED5" w16cid:durableId="215D3E66"/>
  <w16cid:commentId w16cid:paraId="0C654E7A" w16cid:durableId="215D3E67"/>
  <w16cid:commentId w16cid:paraId="63ABA4D9" w16cid:durableId="215D3E68"/>
  <w16cid:commentId w16cid:paraId="0B62BDD4" w16cid:durableId="215D3E69"/>
  <w16cid:commentId w16cid:paraId="4B52B82B" w16cid:durableId="215D3E6A"/>
  <w16cid:commentId w16cid:paraId="33E0A0A3" w16cid:durableId="215D3E6B"/>
  <w16cid:commentId w16cid:paraId="76D43B6E" w16cid:durableId="215D3E6C"/>
  <w16cid:commentId w16cid:paraId="4CFEA834" w16cid:durableId="215D3E6D"/>
  <w16cid:commentId w16cid:paraId="2A54B9C6" w16cid:durableId="215D3E6E"/>
  <w16cid:commentId w16cid:paraId="7292F670" w16cid:durableId="215D3E6F"/>
  <w16cid:commentId w16cid:paraId="5CA5B5F5" w16cid:durableId="215D3E70"/>
  <w16cid:commentId w16cid:paraId="44E95920" w16cid:durableId="215D3E71"/>
  <w16cid:commentId w16cid:paraId="28CAF76E" w16cid:durableId="215D3E72"/>
  <w16cid:commentId w16cid:paraId="6F10DC60" w16cid:durableId="215D3E73"/>
  <w16cid:commentId w16cid:paraId="4B93EAD0" w16cid:durableId="215D3E74"/>
  <w16cid:commentId w16cid:paraId="687A7598" w16cid:durableId="215D3E77"/>
  <w16cid:commentId w16cid:paraId="263DBE52" w16cid:durableId="215D3E78"/>
  <w16cid:commentId w16cid:paraId="29BB27AF" w16cid:durableId="215D3E79"/>
  <w16cid:commentId w16cid:paraId="7EA04282" w16cid:durableId="215D3E7C"/>
  <w16cid:commentId w16cid:paraId="1C30DF4D" w16cid:durableId="215D3E7D"/>
  <w16cid:commentId w16cid:paraId="6E488C1D" w16cid:durableId="215D3E7E"/>
  <w16cid:commentId w16cid:paraId="7D10CF93" w16cid:durableId="215D3E7F"/>
  <w16cid:commentId w16cid:paraId="2E8DDF9B" w16cid:durableId="215D3E80"/>
  <w16cid:commentId w16cid:paraId="42C0EDF1" w16cid:durableId="215D3E81"/>
  <w16cid:commentId w16cid:paraId="2828F265" w16cid:durableId="2163D5F2"/>
  <w16cid:commentId w16cid:paraId="12BB2DE7" w16cid:durableId="2163D5F3"/>
  <w16cid:commentId w16cid:paraId="283EB3B2" w16cid:durableId="2162ED80"/>
  <w16cid:commentId w16cid:paraId="5236CA33" w16cid:durableId="215D3E94"/>
  <w16cid:commentId w16cid:paraId="1F1769CE" w16cid:durableId="215D3E95"/>
  <w16cid:commentId w16cid:paraId="2C6B686F" w16cid:durableId="215D3E96"/>
  <w16cid:commentId w16cid:paraId="30B0E751" w16cid:durableId="215D3E97"/>
  <w16cid:commentId w16cid:paraId="7CF03708" w16cid:durableId="215D3E98"/>
  <w16cid:commentId w16cid:paraId="3DF9679A" w16cid:durableId="215D3E99"/>
  <w16cid:commentId w16cid:paraId="704E44DD" w16cid:durableId="215D3E9A"/>
  <w16cid:commentId w16cid:paraId="69939C24" w16cid:durableId="215D3E9B"/>
  <w16cid:commentId w16cid:paraId="1CF3AB46" w16cid:durableId="215D3E9C"/>
  <w16cid:commentId w16cid:paraId="64986196" w16cid:durableId="215D3E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89F9E" w14:textId="77777777" w:rsidR="008218AD" w:rsidRDefault="008218AD" w:rsidP="00EE0A33">
      <w:pPr>
        <w:spacing w:line="240" w:lineRule="auto"/>
      </w:pPr>
      <w:r>
        <w:separator/>
      </w:r>
    </w:p>
  </w:endnote>
  <w:endnote w:type="continuationSeparator" w:id="0">
    <w:p w14:paraId="6B7888F9" w14:textId="77777777" w:rsidR="008218AD" w:rsidRDefault="008218AD" w:rsidP="00EE0A33">
      <w:pPr>
        <w:spacing w:line="240" w:lineRule="auto"/>
      </w:pPr>
      <w:r>
        <w:continuationSeparator/>
      </w:r>
    </w:p>
  </w:endnote>
  <w:endnote w:type="continuationNotice" w:id="1">
    <w:p w14:paraId="493E49D1" w14:textId="77777777" w:rsidR="008218AD" w:rsidRDefault="008218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altName w:val="Calibri"/>
    <w:panose1 w:val="020B0502020104020203"/>
    <w:charset w:val="00"/>
    <w:family w:val="swiss"/>
    <w:pitch w:val="variable"/>
    <w:sig w:usb0="00000007" w:usb1="00000000" w:usb2="00000000" w:usb3="00000000" w:csb0="00000003" w:csb1="00000000"/>
  </w:font>
  <w:font w:name="Garamond">
    <w:panose1 w:val="02020404030301010803"/>
    <w:charset w:val="00"/>
    <w:family w:val="roman"/>
    <w:pitch w:val="variable"/>
    <w:sig w:usb0="00000287" w:usb1="00000000" w:usb2="00000000" w:usb3="00000000" w:csb0="0000009F" w:csb1="00000000"/>
  </w:font>
  <w:font w:name="Cabin">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roman"/>
    <w:notTrueType/>
    <w:pitch w:val="default"/>
  </w:font>
  <w:font w:name="Franklin Gothic Medium">
    <w:panose1 w:val="020B06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ill San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Gill Sans Light">
    <w:altName w:val="Arial"/>
    <w:charset w:val="00"/>
    <w:family w:val="auto"/>
    <w:pitch w:val="variable"/>
    <w:sig w:usb0="00000000" w:usb1="00000000" w:usb2="00000000" w:usb3="00000000" w:csb0="000001F7" w:csb1="00000000"/>
  </w:font>
  <w:font w:name="WP TypographicSymbols">
    <w:altName w:val="Courier New"/>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tempelSchneidler">
    <w:altName w:val="Cambria"/>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ZapfHumnst B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DD03" w14:textId="3B147F74"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vi</w:t>
    </w:r>
    <w:r w:rsidRPr="001A3F40">
      <w:rPr>
        <w:b/>
        <w:noProof/>
        <w:sz w:val="18"/>
        <w:szCs w:val="18"/>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59B07" w14:textId="20CA221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69</w:t>
    </w:r>
    <w:r w:rsidRPr="001A3F40">
      <w:rPr>
        <w:b/>
        <w:noProof/>
        <w:sz w:val="18"/>
        <w:szCs w:val="1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7E42" w14:textId="581EB35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72</w:t>
    </w:r>
    <w:r w:rsidRPr="001A3F40">
      <w:rPr>
        <w:b/>
        <w:noProof/>
        <w:sz w:val="18"/>
        <w:szCs w:val="1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B0CF8" w14:textId="1410C74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76</w:t>
    </w:r>
    <w:r w:rsidRPr="001A3F40">
      <w:rPr>
        <w:b/>
        <w:noProof/>
        <w:sz w:val="18"/>
        <w:szCs w:val="18"/>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DE998" w14:textId="2E2A7ABD"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77</w:t>
    </w:r>
    <w:r w:rsidRPr="001A3F40">
      <w:rPr>
        <w:b/>
        <w:noProof/>
        <w:sz w:val="18"/>
        <w:szCs w:val="18"/>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FB7C7" w14:textId="328AF9E7"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79</w:t>
    </w:r>
    <w:r w:rsidRPr="001A3F40">
      <w:rPr>
        <w:b/>
        <w:noProof/>
        <w:sz w:val="18"/>
        <w:szCs w:val="18"/>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6332E" w14:textId="16C562FF"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84</w:t>
    </w:r>
    <w:r w:rsidRPr="001A3F40">
      <w:rPr>
        <w:b/>
        <w:noProof/>
        <w:sz w:val="18"/>
        <w:szCs w:val="18"/>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0504" w14:textId="45A586EE"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87</w:t>
    </w:r>
    <w:r w:rsidRPr="001A3F40">
      <w:rPr>
        <w:b/>
        <w:noProof/>
        <w:sz w:val="18"/>
        <w:szCs w:val="18"/>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B006B" w14:textId="6469F769"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 xml:space="preserve">Feed the Future </w:t>
    </w:r>
    <w:r w:rsidR="00985AF8">
      <w:rPr>
        <w:b/>
        <w:sz w:val="18"/>
        <w:szCs w:val="18"/>
      </w:rPr>
      <w:t xml:space="preserve">Uganda </w:t>
    </w:r>
    <w:r w:rsidRPr="001A3F40">
      <w:rPr>
        <w:b/>
        <w:sz w:val="18"/>
        <w:szCs w:val="18"/>
      </w:rPr>
      <w:t>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125</w:t>
    </w:r>
    <w:r w:rsidRPr="001A3F40">
      <w:rPr>
        <w:b/>
        <w:noProof/>
        <w:sz w:val="18"/>
        <w:szCs w:val="18"/>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BC3C0" w14:textId="56EF9B03" w:rsidR="00F27E8A" w:rsidRPr="001A3F40" w:rsidRDefault="00F27E8A" w:rsidP="005C1338">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131</w:t>
    </w:r>
    <w:r w:rsidRPr="001A3F40">
      <w:rPr>
        <w:b/>
        <w:noProof/>
        <w:sz w:val="18"/>
        <w:szCs w:val="18"/>
      </w:rP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BF654" w14:textId="34B48CF2"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134</w:t>
    </w:r>
    <w:r w:rsidRPr="001A3F40">
      <w:rPr>
        <w:b/>
        <w:noProof/>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DC9F" w14:textId="36ED3ED0"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w:t>
    </w:r>
    <w:r w:rsidRPr="001A3F40">
      <w:rPr>
        <w:b/>
        <w:noProof/>
        <w:sz w:val="18"/>
        <w:szCs w:val="18"/>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57C5" w14:textId="6481D468" w:rsidR="00F27E8A" w:rsidRPr="001A3F40" w:rsidRDefault="00F27E8A" w:rsidP="000D7AD1">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135</w:t>
    </w:r>
    <w:r w:rsidRPr="001A3F40">
      <w:rPr>
        <w:b/>
        <w:noProof/>
        <w:sz w:val="18"/>
        <w:szCs w:val="18"/>
      </w:rP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6FB33" w14:textId="21AD6FA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138</w:t>
    </w:r>
    <w:r w:rsidRPr="001A3F40">
      <w:rPr>
        <w:b/>
        <w:noProof/>
        <w:sz w:val="18"/>
        <w:szCs w:val="18"/>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D5EBC" w14:textId="6161F501" w:rsidR="00F27E8A" w:rsidRPr="001A3F40" w:rsidRDefault="00F27E8A" w:rsidP="005B0FDE">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142</w:t>
    </w:r>
    <w:r w:rsidRPr="001A3F40">
      <w:rPr>
        <w:b/>
        <w:noProof/>
        <w:sz w:val="18"/>
        <w:szCs w:val="18"/>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7685" w14:textId="7266993A"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143</w:t>
    </w:r>
    <w:r w:rsidRPr="001A3F40">
      <w:rPr>
        <w:b/>
        <w:noProof/>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70B80" w14:textId="0D620EE5"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15</w:t>
    </w:r>
    <w:r w:rsidRPr="001A3F40">
      <w:rPr>
        <w:b/>
        <w:noProof/>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6A11F" w14:textId="1EC269EB"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16</w:t>
    </w:r>
    <w:r w:rsidRPr="001A3F40">
      <w:rPr>
        <w:b/>
        <w:noProof/>
        <w:sz w:val="18"/>
        <w:szCs w:val="1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9440D" w14:textId="21603CA1"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57</w:t>
    </w:r>
    <w:r w:rsidRPr="001A3F40">
      <w:rPr>
        <w:b/>
        <w:noProof/>
        <w:sz w:val="18"/>
        <w:szCs w:val="1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43F28" w14:textId="77D8C932"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58</w:t>
    </w:r>
    <w:r w:rsidRPr="001A3F40">
      <w:rPr>
        <w:b/>
        <w:noProof/>
        <w:sz w:val="18"/>
        <w:szCs w:val="1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EEA97" w14:textId="1796AD96"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64</w:t>
    </w:r>
    <w:r w:rsidRPr="001A3F40">
      <w:rPr>
        <w:b/>
        <w:noProof/>
        <w:sz w:val="18"/>
        <w:szCs w:val="1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D0E8F" w14:textId="087FA94F" w:rsidR="00F27E8A" w:rsidRPr="001A3F40" w:rsidRDefault="00F27E8A" w:rsidP="001A3F40">
    <w:pPr>
      <w:pBdr>
        <w:top w:val="single" w:sz="8" w:space="1" w:color="D37D28"/>
      </w:pBdr>
      <w:tabs>
        <w:tab w:val="right" w:pos="129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66</w:t>
    </w:r>
    <w:r w:rsidRPr="001A3F40">
      <w:rPr>
        <w:b/>
        <w:noProof/>
        <w:sz w:val="18"/>
        <w:szCs w:val="1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181AF" w14:textId="1A9FC157" w:rsidR="00F27E8A" w:rsidRPr="001A3F40" w:rsidRDefault="00F27E8A" w:rsidP="001A3F40">
    <w:pPr>
      <w:pBdr>
        <w:top w:val="single" w:sz="8" w:space="1" w:color="D37D28"/>
      </w:pBdr>
      <w:tabs>
        <w:tab w:val="right" w:pos="9360"/>
      </w:tabs>
      <w:spacing w:line="240" w:lineRule="auto"/>
      <w:rPr>
        <w:b/>
        <w:sz w:val="18"/>
        <w:szCs w:val="18"/>
      </w:rPr>
    </w:pPr>
    <w:r w:rsidRPr="001A3F40">
      <w:rPr>
        <w:b/>
        <w:sz w:val="18"/>
        <w:szCs w:val="18"/>
      </w:rPr>
      <w:t>Feed the Future [</w:t>
    </w:r>
    <w:r w:rsidRPr="001A3F40">
      <w:rPr>
        <w:b/>
        <w:sz w:val="18"/>
        <w:szCs w:val="18"/>
        <w:highlight w:val="yellow"/>
      </w:rPr>
      <w:t>COUNTRY</w:t>
    </w:r>
    <w:r w:rsidRPr="001A3F40">
      <w:rPr>
        <w:b/>
        <w:sz w:val="18"/>
        <w:szCs w:val="18"/>
      </w:rPr>
      <w:t>] Zone of Influence</w:t>
    </w:r>
    <w:r w:rsidRPr="001A3F40">
      <w:rPr>
        <w:b/>
        <w:sz w:val="12"/>
        <w:szCs w:val="18"/>
      </w:rPr>
      <w:t xml:space="preserve"> </w:t>
    </w:r>
    <w:r>
      <w:rPr>
        <w:b/>
        <w:sz w:val="18"/>
      </w:rPr>
      <w:t>Phase One</w:t>
    </w:r>
    <w:r w:rsidRPr="001A3F40">
      <w:rPr>
        <w:b/>
        <w:sz w:val="18"/>
      </w:rPr>
      <w:t xml:space="preserve"> Endline </w:t>
    </w:r>
    <w:r w:rsidRPr="001A3F40">
      <w:rPr>
        <w:b/>
        <w:sz w:val="18"/>
        <w:szCs w:val="18"/>
      </w:rPr>
      <w:t>Assessment</w:t>
    </w:r>
    <w:r w:rsidRPr="001A3F40">
      <w:rPr>
        <w:b/>
        <w:sz w:val="18"/>
        <w:szCs w:val="18"/>
      </w:rPr>
      <w:tab/>
    </w:r>
    <w:r w:rsidRPr="001A3F40">
      <w:rPr>
        <w:b/>
        <w:sz w:val="18"/>
        <w:szCs w:val="18"/>
      </w:rPr>
      <w:fldChar w:fldCharType="begin"/>
    </w:r>
    <w:r w:rsidRPr="001A3F40">
      <w:rPr>
        <w:b/>
        <w:sz w:val="18"/>
        <w:szCs w:val="18"/>
      </w:rPr>
      <w:instrText xml:space="preserve"> PAGE   \* MERGEFORMAT </w:instrText>
    </w:r>
    <w:r w:rsidRPr="001A3F40">
      <w:rPr>
        <w:b/>
        <w:sz w:val="18"/>
        <w:szCs w:val="18"/>
      </w:rPr>
      <w:fldChar w:fldCharType="separate"/>
    </w:r>
    <w:r w:rsidR="00141B07">
      <w:rPr>
        <w:b/>
        <w:noProof/>
        <w:sz w:val="18"/>
        <w:szCs w:val="18"/>
      </w:rPr>
      <w:t>67</w:t>
    </w:r>
    <w:r w:rsidRPr="001A3F40">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E28EF" w14:textId="77777777" w:rsidR="008218AD" w:rsidRDefault="008218AD" w:rsidP="00EE0A33">
      <w:pPr>
        <w:spacing w:line="240" w:lineRule="auto"/>
      </w:pPr>
      <w:r>
        <w:separator/>
      </w:r>
    </w:p>
  </w:footnote>
  <w:footnote w:type="continuationSeparator" w:id="0">
    <w:p w14:paraId="6E01A1F6" w14:textId="77777777" w:rsidR="008218AD" w:rsidRDefault="008218AD" w:rsidP="00EE0A33">
      <w:pPr>
        <w:spacing w:line="240" w:lineRule="auto"/>
      </w:pPr>
      <w:r>
        <w:continuationSeparator/>
      </w:r>
    </w:p>
  </w:footnote>
  <w:footnote w:type="continuationNotice" w:id="1">
    <w:p w14:paraId="157D216D" w14:textId="77777777" w:rsidR="008218AD" w:rsidRDefault="008218AD">
      <w:pPr>
        <w:spacing w:line="240" w:lineRule="auto"/>
      </w:pPr>
    </w:p>
  </w:footnote>
  <w:footnote w:id="2">
    <w:p w14:paraId="59811E3C" w14:textId="68624BAF" w:rsidR="00F27E8A" w:rsidRDefault="00F27E8A" w:rsidP="0051257A">
      <w:pPr>
        <w:pStyle w:val="FootnoteText"/>
      </w:pPr>
      <w:r w:rsidRPr="00EE435A">
        <w:rPr>
          <w:rStyle w:val="FootnoteReference"/>
        </w:rPr>
        <w:footnoteRef/>
      </w:r>
      <w:r>
        <w:t xml:space="preserve"> </w:t>
      </w:r>
      <w:r w:rsidRPr="00EE435A">
        <w:t>Data for measuring the prevalence of anemia among women of reproductive age and the prevalence of anemia among children 6-59 months</w:t>
      </w:r>
      <w:r>
        <w:t xml:space="preserve"> of age</w:t>
      </w:r>
      <w:r w:rsidRPr="00EE435A">
        <w:t xml:space="preserve"> were not collected for the Feed the Future [</w:t>
      </w:r>
      <w:r w:rsidRPr="00EE435A">
        <w:rPr>
          <w:highlight w:val="yellow"/>
        </w:rPr>
        <w:t>C</w:t>
      </w:r>
      <w:r>
        <w:rPr>
          <w:highlight w:val="yellow"/>
        </w:rPr>
        <w:t>ountry</w:t>
      </w:r>
      <w:r w:rsidRPr="00EE435A">
        <w:t>] ZOI Survey [</w:t>
      </w:r>
      <w:r>
        <w:rPr>
          <w:highlight w:val="yellow"/>
        </w:rPr>
        <w:t>endline s</w:t>
      </w:r>
      <w:r w:rsidRPr="00EE435A">
        <w:rPr>
          <w:highlight w:val="yellow"/>
        </w:rPr>
        <w:t>urvey year(</w:t>
      </w:r>
      <w:r w:rsidRPr="00AF2B1A">
        <w:rPr>
          <w:highlight w:val="yellow"/>
        </w:rPr>
        <w:t>s</w:t>
      </w:r>
      <w:r w:rsidRPr="00EE435A">
        <w:rPr>
          <w:highlight w:val="yellow"/>
        </w:rPr>
        <w:t>)</w:t>
      </w:r>
      <w:r w:rsidRPr="00EE435A">
        <w:t xml:space="preserve">] and, therefore, are not included in this assessment. </w:t>
      </w:r>
    </w:p>
  </w:footnote>
  <w:footnote w:id="3">
    <w:p w14:paraId="1282F032" w14:textId="07B01912" w:rsidR="00F27E8A" w:rsidRDefault="00F27E8A" w:rsidP="0051257A">
      <w:pPr>
        <w:pStyle w:val="FootnoteText"/>
      </w:pPr>
      <w:r>
        <w:rPr>
          <w:rStyle w:val="FootnoteReference"/>
        </w:rPr>
        <w:footnoteRef/>
      </w:r>
      <w:r>
        <w:t xml:space="preserve"> The full WEAI was calculated and reported on at baseline; however, an abbreviated version of the WEAI (A</w:t>
      </w:r>
      <w:r>
        <w:noBreakHyphen/>
        <w:t>WEAI) has since been developed, and data for only the A-WEAI were collected in the Feed the Future [</w:t>
      </w:r>
      <w:r w:rsidRPr="00EE435A">
        <w:rPr>
          <w:highlight w:val="yellow"/>
        </w:rPr>
        <w:t>Country</w:t>
      </w:r>
      <w:r>
        <w:t>] ZOI Survey [</w:t>
      </w:r>
      <w:r>
        <w:rPr>
          <w:highlight w:val="yellow"/>
        </w:rPr>
        <w:t xml:space="preserve">endline </w:t>
      </w:r>
      <w:r w:rsidRPr="00EE435A">
        <w:rPr>
          <w:highlight w:val="yellow"/>
        </w:rPr>
        <w:t>survey year(s)</w:t>
      </w:r>
      <w:r>
        <w:t>]. Therefore, [</w:t>
      </w:r>
      <w:r w:rsidRPr="00873B04">
        <w:rPr>
          <w:highlight w:val="yellow"/>
        </w:rPr>
        <w:t>C</w:t>
      </w:r>
      <w:r>
        <w:rPr>
          <w:highlight w:val="yellow"/>
        </w:rPr>
        <w:t>ontractor</w:t>
      </w:r>
      <w:r>
        <w:t>] calculated A-WEAI using baseline data to enable the assessment of change over Phase One of Feed the Future.</w:t>
      </w:r>
    </w:p>
  </w:footnote>
  <w:footnote w:id="4">
    <w:p w14:paraId="47511936" w14:textId="409FA0B0" w:rsidR="00F27E8A" w:rsidRDefault="00F27E8A">
      <w:pPr>
        <w:pStyle w:val="FootnoteText"/>
      </w:pPr>
      <w:r>
        <w:rPr>
          <w:rStyle w:val="FootnoteReference"/>
        </w:rPr>
        <w:footnoteRef/>
      </w:r>
      <w:r>
        <w:t xml:space="preserve"> Table A1.3.1 in Appendix 1 presents household demographic characteristics—the same as presented in Table 3.1.1—by gendered household type at endline.</w:t>
      </w:r>
    </w:p>
  </w:footnote>
  <w:footnote w:id="5">
    <w:p w14:paraId="55B9F501" w14:textId="7310F2E4" w:rsidR="00F27E8A" w:rsidRDefault="00F27E8A">
      <w:pPr>
        <w:pStyle w:val="FootnoteText"/>
      </w:pPr>
      <w:r>
        <w:rPr>
          <w:rStyle w:val="FootnoteReference"/>
        </w:rPr>
        <w:footnoteRef/>
      </w:r>
      <w:r>
        <w:t xml:space="preserve"> Table A1.3.2 in Appendix 1 presents a comparison of primary adult female decisionmakers and primary adult male decisionmakers at endline.</w:t>
      </w:r>
    </w:p>
  </w:footnote>
  <w:footnote w:id="6">
    <w:p w14:paraId="7A2FE21B" w14:textId="66B89159" w:rsidR="00F27E8A" w:rsidRDefault="00F27E8A">
      <w:pPr>
        <w:pStyle w:val="FootnoteText"/>
      </w:pPr>
      <w:r>
        <w:rPr>
          <w:rStyle w:val="FootnoteReference"/>
        </w:rPr>
        <w:footnoteRef/>
      </w:r>
      <w:r>
        <w:t xml:space="preserve"> </w:t>
      </w:r>
      <w:r w:rsidRPr="00D35479">
        <w:rPr>
          <w:rFonts w:cs="Calibri"/>
        </w:rPr>
        <w:t>UNSTATS, n.d.</w:t>
      </w:r>
    </w:p>
  </w:footnote>
  <w:footnote w:id="7">
    <w:p w14:paraId="779EEDE4" w14:textId="6B2B1774" w:rsidR="00F27E8A" w:rsidRDefault="00F27E8A" w:rsidP="000A6ED9">
      <w:pPr>
        <w:pStyle w:val="FootnoteText"/>
      </w:pPr>
      <w:r>
        <w:rPr>
          <w:rStyle w:val="FootnoteReference"/>
        </w:rPr>
        <w:footnoteRef/>
      </w:r>
      <w:r>
        <w:t xml:space="preserve"> UNICEF &amp; WHO, 2018</w:t>
      </w:r>
    </w:p>
  </w:footnote>
  <w:footnote w:id="8">
    <w:p w14:paraId="33F7FC35" w14:textId="28F5A3E8" w:rsidR="00F27E8A" w:rsidRDefault="00F27E8A" w:rsidP="002B5165">
      <w:pPr>
        <w:pStyle w:val="FootnoteText"/>
      </w:pPr>
      <w:r>
        <w:rPr>
          <w:rStyle w:val="FootnoteReference"/>
        </w:rPr>
        <w:footnoteRef/>
      </w:r>
      <w:r>
        <w:t xml:space="preserve"> UNICEF &amp; WHO, 2018</w:t>
      </w:r>
    </w:p>
  </w:footnote>
  <w:footnote w:id="9">
    <w:p w14:paraId="4B935106" w14:textId="4F85E254" w:rsidR="00F27E8A" w:rsidRDefault="00F27E8A" w:rsidP="002B5165">
      <w:pPr>
        <w:pStyle w:val="FootnoteText"/>
      </w:pPr>
      <w:r>
        <w:rPr>
          <w:rStyle w:val="FootnoteReference"/>
        </w:rPr>
        <w:footnoteRef/>
      </w:r>
      <w:r>
        <w:t xml:space="preserve"> WHO &amp; UNICEF, 2018</w:t>
      </w:r>
    </w:p>
  </w:footnote>
  <w:footnote w:id="10">
    <w:p w14:paraId="7EE80C64" w14:textId="5ECF9A2C" w:rsidR="00F27E8A" w:rsidRPr="000043FA" w:rsidRDefault="00F27E8A" w:rsidP="004513E8">
      <w:pPr>
        <w:pStyle w:val="FootnoteText"/>
        <w:rPr>
          <w:rStyle w:val="FootnoteReference"/>
        </w:rPr>
      </w:pPr>
      <w:r w:rsidRPr="00755D6F">
        <w:rPr>
          <w:rStyle w:val="FootnoteReference"/>
        </w:rPr>
        <w:footnoteRef/>
      </w:r>
      <w:r w:rsidRPr="00755D6F">
        <w:t xml:space="preserve"> </w:t>
      </w:r>
      <w:proofErr w:type="spellStart"/>
      <w:r w:rsidRPr="000043FA">
        <w:rPr>
          <w:rStyle w:val="FootnoteReference"/>
          <w:vertAlign w:val="baseline"/>
        </w:rPr>
        <w:t>Grosh</w:t>
      </w:r>
      <w:proofErr w:type="spellEnd"/>
      <w:r w:rsidRPr="000043FA">
        <w:rPr>
          <w:rStyle w:val="FootnoteReference"/>
          <w:vertAlign w:val="baseline"/>
        </w:rPr>
        <w:t xml:space="preserve"> &amp; </w:t>
      </w:r>
      <w:proofErr w:type="spellStart"/>
      <w:r w:rsidRPr="000043FA">
        <w:rPr>
          <w:rStyle w:val="FootnoteReference"/>
          <w:vertAlign w:val="baseline"/>
        </w:rPr>
        <w:t>Glewwe</w:t>
      </w:r>
      <w:proofErr w:type="spellEnd"/>
      <w:r w:rsidRPr="000043FA">
        <w:rPr>
          <w:rStyle w:val="FootnoteReference"/>
          <w:vertAlign w:val="baseline"/>
        </w:rPr>
        <w:t>, 1995</w:t>
      </w:r>
    </w:p>
  </w:footnote>
  <w:footnote w:id="11">
    <w:p w14:paraId="009C99C5" w14:textId="07AD81F4" w:rsidR="00F27E8A" w:rsidRPr="000043FA" w:rsidRDefault="00F27E8A">
      <w:pPr>
        <w:pStyle w:val="FootnoteText"/>
      </w:pPr>
      <w:r w:rsidRPr="00755D6F">
        <w:rPr>
          <w:rStyle w:val="FootnoteReference"/>
        </w:rPr>
        <w:footnoteRef/>
      </w:r>
      <w:r w:rsidRPr="00755D6F">
        <w:t xml:space="preserve"> </w:t>
      </w:r>
      <w:r w:rsidRPr="006C62DC">
        <w:t>Zalisk, K., Dupuis, G., Gauthier, M., Kaur, J., Khan, N., Swindale, A. and Johnson, K.B., 2019.</w:t>
      </w:r>
    </w:p>
  </w:footnote>
  <w:footnote w:id="12">
    <w:p w14:paraId="273066C5" w14:textId="7229EB00" w:rsidR="00F27E8A" w:rsidRPr="00755D6F" w:rsidRDefault="00F27E8A" w:rsidP="004513E8">
      <w:pPr>
        <w:pStyle w:val="FootnoteText"/>
      </w:pPr>
      <w:r w:rsidRPr="00755D6F">
        <w:rPr>
          <w:rStyle w:val="FootnoteReference"/>
        </w:rPr>
        <w:footnoteRef/>
      </w:r>
      <w:r w:rsidRPr="00755D6F">
        <w:t xml:space="preserve"> Deaton, 2008 </w:t>
      </w:r>
    </w:p>
  </w:footnote>
  <w:footnote w:id="13">
    <w:p w14:paraId="724BB137" w14:textId="6068E2B0" w:rsidR="00F27E8A" w:rsidRPr="00755D6F" w:rsidRDefault="00F27E8A" w:rsidP="0034786F">
      <w:pPr>
        <w:pStyle w:val="Normal1"/>
        <w:spacing w:after="0" w:line="240" w:lineRule="auto"/>
        <w:rPr>
          <w:rFonts w:ascii="Gill Sans MT" w:hAnsi="Gill Sans MT"/>
          <w:sz w:val="20"/>
          <w:szCs w:val="20"/>
        </w:rPr>
      </w:pPr>
      <w:r w:rsidRPr="00755D6F">
        <w:rPr>
          <w:rStyle w:val="FootnoteReference"/>
          <w:sz w:val="20"/>
          <w:szCs w:val="20"/>
        </w:rPr>
        <w:footnoteRef/>
      </w:r>
      <w:r w:rsidRPr="00755D6F">
        <w:rPr>
          <w:rFonts w:ascii="Gill Sans MT" w:hAnsi="Gill Sans MT"/>
          <w:sz w:val="20"/>
          <w:szCs w:val="20"/>
        </w:rPr>
        <w:t xml:space="preserve"> </w:t>
      </w:r>
      <w:r w:rsidRPr="00755D6F">
        <w:rPr>
          <w:rFonts w:ascii="Gill Sans MT" w:eastAsia="Arial" w:hAnsi="Gill Sans MT" w:cs="Arial"/>
          <w:sz w:val="20"/>
          <w:szCs w:val="20"/>
        </w:rPr>
        <w:t>Guidelines on constructing the consumption aggregate can be found in</w:t>
      </w:r>
      <w:r>
        <w:rPr>
          <w:rFonts w:ascii="Gill Sans MT" w:eastAsia="Arial" w:hAnsi="Gill Sans MT" w:cs="Arial"/>
          <w:sz w:val="20"/>
          <w:szCs w:val="20"/>
        </w:rPr>
        <w:t xml:space="preserve"> Deaton &amp; Zaidi, 2002.</w:t>
      </w:r>
    </w:p>
  </w:footnote>
  <w:footnote w:id="14">
    <w:p w14:paraId="0CA390BE" w14:textId="499ED61B" w:rsidR="00F27E8A" w:rsidRDefault="00F27E8A">
      <w:pPr>
        <w:pStyle w:val="FootnoteText"/>
      </w:pPr>
      <w:r>
        <w:rPr>
          <w:rStyle w:val="FootnoteReference"/>
        </w:rPr>
        <w:footnoteRef/>
      </w:r>
      <w:r w:rsidRPr="00DF4DE5">
        <w:t xml:space="preserve"> </w:t>
      </w:r>
      <w:r>
        <w:t>World Bank, 2015</w:t>
      </w:r>
    </w:p>
  </w:footnote>
  <w:footnote w:id="15">
    <w:p w14:paraId="06E35296" w14:textId="00213E91" w:rsidR="00F27E8A" w:rsidRDefault="00F27E8A">
      <w:pPr>
        <w:pStyle w:val="FootnoteText"/>
      </w:pPr>
      <w:r>
        <w:rPr>
          <w:rStyle w:val="FootnoteReference"/>
        </w:rPr>
        <w:footnoteRef/>
      </w:r>
      <w:r w:rsidRPr="00DF4DE5">
        <w:t xml:space="preserve"> </w:t>
      </w:r>
      <w:r>
        <w:t xml:space="preserve">Note that consumption expenditure </w:t>
      </w:r>
      <w:r w:rsidRPr="00B006D1">
        <w:t xml:space="preserve">data </w:t>
      </w:r>
      <w:r>
        <w:t>are not collected at the individual level</w:t>
      </w:r>
      <w:r w:rsidRPr="00B006D1">
        <w:t xml:space="preserve"> but</w:t>
      </w:r>
      <w:r>
        <w:t xml:space="preserve"> rather at the level of the household; individuals’ daily per capita consumption expenditures are then </w:t>
      </w:r>
      <w:r w:rsidRPr="00B006D1">
        <w:t>derive</w:t>
      </w:r>
      <w:r>
        <w:t>d</w:t>
      </w:r>
      <w:r w:rsidRPr="00B006D1">
        <w:t xml:space="preserve"> by dividing total household expenditures by the number of household members</w:t>
      </w:r>
      <w:r>
        <w:t>.</w:t>
      </w:r>
    </w:p>
  </w:footnote>
  <w:footnote w:id="16">
    <w:p w14:paraId="184B26AD" w14:textId="6CF2B1DD" w:rsidR="00F27E8A" w:rsidRPr="00B15767" w:rsidRDefault="00F27E8A" w:rsidP="00E05E8D">
      <w:pPr>
        <w:pStyle w:val="FootnoteText"/>
      </w:pPr>
      <w:r>
        <w:rPr>
          <w:rStyle w:val="FootnoteReference"/>
        </w:rPr>
        <w:footnoteRef/>
      </w:r>
      <w:r w:rsidRPr="00DF4DE5">
        <w:t xml:space="preserve"> </w:t>
      </w:r>
      <w:r>
        <w:t>World Bank, 2015</w:t>
      </w:r>
    </w:p>
  </w:footnote>
  <w:footnote w:id="17">
    <w:p w14:paraId="1BCB61EF" w14:textId="6569ACE5" w:rsidR="00F27E8A" w:rsidRDefault="00F27E8A">
      <w:pPr>
        <w:pStyle w:val="FootnoteText"/>
      </w:pPr>
      <w:r>
        <w:rPr>
          <w:rStyle w:val="FootnoteReference"/>
        </w:rPr>
        <w:footnoteRef/>
      </w:r>
      <w:r>
        <w:t xml:space="preserve"> Table 4.2.3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A1.4.1.1 (USD, 2005 PP) and Table A1.4.1.2 (percent of poverty line).</w:t>
      </w:r>
    </w:p>
  </w:footnote>
  <w:footnote w:id="18">
    <w:p w14:paraId="29ACE4AD" w14:textId="71E4EBE8" w:rsidR="00F27E8A" w:rsidRDefault="00F27E8A">
      <w:pPr>
        <w:pStyle w:val="FootnoteText"/>
      </w:pPr>
      <w:r>
        <w:rPr>
          <w:rStyle w:val="FootnoteReference"/>
        </w:rPr>
        <w:footnoteRef/>
      </w:r>
      <w:r>
        <w:t xml:space="preserve"> Table 4.2.6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A1.4.2.1 (USD, 2005 PP) and Table A1.4.2.2 (percent of poverty line).</w:t>
      </w:r>
    </w:p>
  </w:footnote>
  <w:footnote w:id="19">
    <w:p w14:paraId="68315CFA" w14:textId="0BA68B5C" w:rsidR="00F27E8A" w:rsidRDefault="00F27E8A">
      <w:pPr>
        <w:pStyle w:val="FootnoteText"/>
      </w:pPr>
      <w:r>
        <w:rPr>
          <w:rStyle w:val="FootnoteReference"/>
        </w:rPr>
        <w:footnoteRef/>
      </w:r>
      <w:r>
        <w:t xml:space="preserve"> Table 4.2.9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 Table A1.4.3.1 (USD, 2005 PP) and Table A1.4.3.2 (percent of poverty line).</w:t>
      </w:r>
    </w:p>
  </w:footnote>
  <w:footnote w:id="20">
    <w:p w14:paraId="134BDEEF" w14:textId="76CA01A5" w:rsidR="00F27E8A" w:rsidRPr="00603BEB" w:rsidRDefault="00F27E8A">
      <w:pPr>
        <w:pStyle w:val="FootnoteText"/>
      </w:pPr>
      <w:r w:rsidRPr="00603BEB">
        <w:rPr>
          <w:rStyle w:val="FootnoteReference"/>
        </w:rPr>
        <w:footnoteRef/>
      </w:r>
      <w:r w:rsidRPr="00603BEB">
        <w:t xml:space="preserve"> </w:t>
      </w:r>
      <w:proofErr w:type="spellStart"/>
      <w:r w:rsidRPr="00603BEB">
        <w:t>Alkire</w:t>
      </w:r>
      <w:proofErr w:type="spellEnd"/>
      <w:r w:rsidRPr="00603BEB">
        <w:t>, et al., 2013</w:t>
      </w:r>
    </w:p>
  </w:footnote>
  <w:footnote w:id="21">
    <w:p w14:paraId="11A2D3F5" w14:textId="77777777" w:rsidR="00F27E8A" w:rsidRPr="00603BEB" w:rsidRDefault="00F27E8A" w:rsidP="00AB051C">
      <w:pPr>
        <w:pStyle w:val="FootnoteText"/>
      </w:pPr>
      <w:r w:rsidRPr="00603BEB">
        <w:rPr>
          <w:rStyle w:val="FootnoteReference"/>
        </w:rPr>
        <w:footnoteRef/>
      </w:r>
      <w:r w:rsidRPr="00603BEB">
        <w:t xml:space="preserve"> For more information, please refer to the </w:t>
      </w:r>
      <w:hyperlink r:id="rId1" w:history="1">
        <w:r w:rsidRPr="00603BEB">
          <w:rPr>
            <w:rStyle w:val="Hyperlink"/>
          </w:rPr>
          <w:t>Instructional Guide for the Abbreviated Women’s Empowerment in Agriculture Index</w:t>
        </w:r>
        <w:r w:rsidRPr="00603BEB">
          <w:rPr>
            <w:rStyle w:val="Hyperlink"/>
            <w:color w:val="auto"/>
            <w:u w:val="none"/>
          </w:rPr>
          <w:t>.</w:t>
        </w:r>
      </w:hyperlink>
    </w:p>
  </w:footnote>
  <w:footnote w:id="22">
    <w:p w14:paraId="2EAA2BEE" w14:textId="25E0FC96" w:rsidR="00F27E8A" w:rsidRPr="00603BEB" w:rsidRDefault="00F27E8A" w:rsidP="00AB051C">
      <w:pPr>
        <w:pStyle w:val="FootnoteText"/>
      </w:pPr>
      <w:r w:rsidRPr="00603BEB">
        <w:rPr>
          <w:rStyle w:val="FootnoteReference"/>
        </w:rPr>
        <w:footnoteRef/>
      </w:r>
      <w:r w:rsidRPr="00603BEB">
        <w:t xml:space="preserve"> The only respondents to the A-WEAI survey module are primary adult decisionmakers in the household and, therefore, are not representative of the entire adult female and male populations in the ZOI. It is thus essential to remember that the A</w:t>
      </w:r>
      <w:r w:rsidRPr="00603BEB">
        <w:noBreakHyphen/>
        <w:t>WEAI data reflect only the primary adult female and male decisionmakers when interpreting the data. However, to streamline the text of this report, the generic terms “woman,” “female,” “man,” and “male” will be used to used refer to the primary adult female or male decisionmakers from whom the data were collected.</w:t>
      </w:r>
    </w:p>
  </w:footnote>
  <w:footnote w:id="23">
    <w:p w14:paraId="51641FB4" w14:textId="01BFF0C2" w:rsidR="00F27E8A" w:rsidRPr="007D7583" w:rsidRDefault="00F27E8A" w:rsidP="007D7583">
      <w:pPr>
        <w:pStyle w:val="FootnoteText"/>
      </w:pPr>
      <w:r w:rsidRPr="00603BEB">
        <w:rPr>
          <w:rStyle w:val="FootnoteReference"/>
          <w:rFonts w:eastAsia="Arial"/>
        </w:rPr>
        <w:footnoteRef/>
      </w:r>
      <w:r w:rsidRPr="00603BEB">
        <w:rPr>
          <w:vertAlign w:val="superscript"/>
        </w:rPr>
        <w:t xml:space="preserve"> </w:t>
      </w:r>
      <w:r w:rsidRPr="00603BEB">
        <w:t xml:space="preserve">The </w:t>
      </w:r>
      <w:r w:rsidRPr="00603BEB">
        <w:rPr>
          <w:i/>
        </w:rPr>
        <w:t>Feed the Future Guide to Statistics</w:t>
      </w:r>
      <w:r w:rsidRPr="00603BEB">
        <w:t xml:space="preserve"> calculates the 5DE as: 5DE score=1–(</w:t>
      </w:r>
      <w:proofErr w:type="spellStart"/>
      <w:r w:rsidRPr="00603BEB">
        <w:t>HpxAp</w:t>
      </w:r>
      <w:proofErr w:type="spellEnd"/>
      <w:r w:rsidRPr="00603BEB">
        <w:t>), where Hp=the number of</w:t>
      </w:r>
      <w:r w:rsidRPr="007D7583">
        <w:t xml:space="preserve"> disempowered respondents in the ZOI (respondents whose disempowerment score is greater than 0.2) divided by the total population of respondents in the ZOI with complete 5DE indicator data; and Ap=the average inadequacy score of disempowered women (i.e.</w:t>
      </w:r>
      <w:r>
        <w:t>,</w:t>
      </w:r>
      <w:r w:rsidRPr="007D7583">
        <w:t xml:space="preserve"> the average censored inadequacy score).</w:t>
      </w:r>
    </w:p>
  </w:footnote>
  <w:footnote w:id="24">
    <w:p w14:paraId="092118DB" w14:textId="4FDB8AB0" w:rsidR="00F27E8A" w:rsidRPr="00410B48" w:rsidRDefault="00F27E8A" w:rsidP="007D7583">
      <w:pPr>
        <w:pStyle w:val="FootnoteText"/>
      </w:pPr>
      <w:r w:rsidRPr="007D7583">
        <w:rPr>
          <w:rStyle w:val="FootnoteReference"/>
          <w:rFonts w:eastAsia="Arial"/>
        </w:rPr>
        <w:footnoteRef/>
      </w:r>
      <w:r w:rsidRPr="007D7583">
        <w:rPr>
          <w:vertAlign w:val="superscript"/>
        </w:rPr>
        <w:t xml:space="preserve"> </w:t>
      </w:r>
      <w:r w:rsidRPr="007D7583">
        <w:t xml:space="preserve">In the original WEAI, an individual </w:t>
      </w:r>
      <w:proofErr w:type="gramStart"/>
      <w:r w:rsidRPr="007D7583">
        <w:t>has to</w:t>
      </w:r>
      <w:proofErr w:type="gramEnd"/>
      <w:r w:rsidRPr="007D7583">
        <w:t xml:space="preserve"> achieve adequacy in four of the five WEAI domains or in 80 percent of the weighted WEAI indicators. The A-WEAI is composed of fewer indicators, and therefore an individual must achieve adequacy in four of </w:t>
      </w:r>
      <w:r>
        <w:t xml:space="preserve">the </w:t>
      </w:r>
      <w:r w:rsidRPr="007D7583">
        <w:t>five domains to reach the 80 percent threshold for empowerment.</w:t>
      </w:r>
    </w:p>
  </w:footnote>
  <w:footnote w:id="25">
    <w:p w14:paraId="55C34294" w14:textId="2B1BC6D9" w:rsidR="00F27E8A" w:rsidRPr="00B2671D" w:rsidRDefault="00F27E8A" w:rsidP="00AB051C">
      <w:pPr>
        <w:pStyle w:val="FootnoteText"/>
        <w:rPr>
          <w:iCs/>
          <w:sz w:val="18"/>
          <w:szCs w:val="18"/>
        </w:rPr>
      </w:pPr>
      <w:r w:rsidRPr="00507370">
        <w:rPr>
          <w:rStyle w:val="FootnoteReference"/>
          <w:szCs w:val="18"/>
        </w:rPr>
        <w:footnoteRef/>
      </w:r>
      <w:r w:rsidRPr="00507370">
        <w:rPr>
          <w:szCs w:val="18"/>
        </w:rPr>
        <w:t xml:space="preserve"> </w:t>
      </w:r>
      <w:r w:rsidRPr="00B2671D">
        <w:rPr>
          <w:iCs/>
          <w:szCs w:val="18"/>
        </w:rPr>
        <w:t>Zalisk, K., Dupuis, G., Gauthier, M., Kaur, J., Khan, N., Swindale, A. and Johnson, K.B., 2019.</w:t>
      </w:r>
    </w:p>
  </w:footnote>
  <w:footnote w:id="26">
    <w:p w14:paraId="58DDE717" w14:textId="6C3731FA" w:rsidR="00F27E8A" w:rsidRPr="00410B48" w:rsidRDefault="00F27E8A" w:rsidP="007D7583">
      <w:pPr>
        <w:pStyle w:val="FootnoteText"/>
        <w:rPr>
          <w:sz w:val="18"/>
          <w:szCs w:val="18"/>
        </w:rPr>
      </w:pPr>
      <w:r w:rsidRPr="007D7583">
        <w:rPr>
          <w:rStyle w:val="FootnoteReference"/>
          <w:rFonts w:eastAsia="Arial"/>
        </w:rPr>
        <w:footnoteRef/>
      </w:r>
      <w:r w:rsidRPr="007D7583">
        <w:t xml:space="preserve"> The education, and maternal behavior disaggregates were selected because they were positively associated with women’s empowerment scores when the data </w:t>
      </w:r>
      <w:r>
        <w:t>were</w:t>
      </w:r>
      <w:r w:rsidRPr="007D7583">
        <w:t xml:space="preserve"> analyzed at baseline under Feed the Future</w:t>
      </w:r>
      <w:r>
        <w:t xml:space="preserve"> Phase One</w:t>
      </w:r>
      <w:r w:rsidRPr="007D7583">
        <w:t xml:space="preserve">. More details can be found in the </w:t>
      </w:r>
      <w:hyperlink r:id="rId2" w:history="1">
        <w:r w:rsidRPr="007D7583">
          <w:rPr>
            <w:rStyle w:val="Hyperlink"/>
            <w:color w:val="000000"/>
            <w:u w:val="none"/>
          </w:rPr>
          <w:t>WEAI Baseline Report</w:t>
        </w:r>
      </w:hyperlink>
      <w:r w:rsidRPr="007D7583">
        <w:t xml:space="preserve">. No clear relationship for poverty was found at baseline; however, it is important to understand how empowerment status varies for individuals in households living above or below the $1.90 poverty line. Further analysis should be considered </w:t>
      </w:r>
      <w:proofErr w:type="gramStart"/>
      <w:r w:rsidRPr="007D7583">
        <w:t>on the basis of</w:t>
      </w:r>
      <w:proofErr w:type="gramEnd"/>
      <w:r w:rsidRPr="007D7583">
        <w:t xml:space="preserve"> these results. All disaggregates should align with the indicator definitions presented in the </w:t>
      </w:r>
      <w:r w:rsidRPr="00A65542">
        <w:rPr>
          <w:i/>
        </w:rPr>
        <w:t>Feed the Future Indicator Handbook.</w:t>
      </w:r>
    </w:p>
  </w:footnote>
  <w:footnote w:id="27">
    <w:p w14:paraId="1A66035B" w14:textId="2FCC8CEC" w:rsidR="00F27E8A" w:rsidRPr="00943C09" w:rsidRDefault="00F27E8A" w:rsidP="00943C09">
      <w:pPr>
        <w:pStyle w:val="FootnoteText"/>
      </w:pPr>
      <w:r w:rsidRPr="00943C09">
        <w:rPr>
          <w:rStyle w:val="FootnoteReference"/>
          <w:rFonts w:eastAsia="Arial"/>
        </w:rPr>
        <w:footnoteRef/>
      </w:r>
      <w:r w:rsidRPr="00943C09">
        <w:t xml:space="preserve"> The censored headcount ratios present results from respondents who are disempowered and have adequate achievements </w:t>
      </w:r>
      <w:proofErr w:type="gramStart"/>
      <w:r w:rsidRPr="00943C09">
        <w:t>in a given</w:t>
      </w:r>
      <w:proofErr w:type="gramEnd"/>
      <w:r w:rsidRPr="00943C09">
        <w:t xml:space="preserve"> indicator, divided by the total number of respondents. Uncensored headcount ratios present results from all individuals achieving adequacy </w:t>
      </w:r>
      <w:proofErr w:type="gramStart"/>
      <w:r w:rsidRPr="00943C09">
        <w:t>in a given</w:t>
      </w:r>
      <w:proofErr w:type="gramEnd"/>
      <w:r w:rsidRPr="00943C09">
        <w:t xml:space="preserve"> indicator, regardless of empowerment status, divided by the total number of respondents. Indicator results using uncensored headcount ratios can be found in Appendix </w:t>
      </w:r>
      <w:r>
        <w:t>1.2, Table A1.5.1</w:t>
      </w:r>
      <w:r w:rsidRPr="00943C09">
        <w:t>.</w:t>
      </w:r>
    </w:p>
  </w:footnote>
  <w:footnote w:id="28">
    <w:p w14:paraId="5F141880" w14:textId="1E383FE8" w:rsidR="00F27E8A" w:rsidRDefault="00F27E8A">
      <w:pPr>
        <w:pStyle w:val="FootnoteText"/>
      </w:pPr>
      <w:r>
        <w:rPr>
          <w:rStyle w:val="FootnoteReference"/>
        </w:rPr>
        <w:footnoteRef/>
      </w:r>
      <w:r>
        <w:t xml:space="preserve"> Table 5.4.8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are tabulated in Appendix 1.2, Table A1.5.2 (participation in activities) and Table A1.5.3 (mean time devoted to activities).</w:t>
      </w:r>
    </w:p>
  </w:footnote>
  <w:footnote w:id="29">
    <w:p w14:paraId="56D79FE0" w14:textId="569F5E6E" w:rsidR="00F27E8A" w:rsidRDefault="00F27E8A" w:rsidP="00A42F4B">
      <w:pPr>
        <w:pStyle w:val="FootnoteText"/>
      </w:pPr>
      <w:r>
        <w:rPr>
          <w:rStyle w:val="FootnoteReference"/>
        </w:rPr>
        <w:footnoteRef/>
      </w:r>
      <w:r>
        <w:t xml:space="preserve"> Ballard, Coates, Swindale, &amp; Deitchler, 2011 </w:t>
      </w:r>
    </w:p>
  </w:footnote>
  <w:footnote w:id="30">
    <w:p w14:paraId="7D6F6C76" w14:textId="29A054B5" w:rsidR="00F27E8A" w:rsidRPr="00DF4DE5" w:rsidRDefault="00F27E8A" w:rsidP="00A92E32">
      <w:pPr>
        <w:pStyle w:val="FootnoteText"/>
      </w:pPr>
      <w:r w:rsidRPr="00DF4DE5">
        <w:rPr>
          <w:rStyle w:val="FootnoteReference"/>
        </w:rPr>
        <w:footnoteRef/>
      </w:r>
      <w:r>
        <w:t xml:space="preserve"> </w:t>
      </w:r>
      <w:r w:rsidRPr="00A65542">
        <w:t xml:space="preserve">Deitchler, Ballard, Swindale, </w:t>
      </w:r>
      <w:r>
        <w:t>&amp;</w:t>
      </w:r>
      <w:r w:rsidRPr="00A65542">
        <w:t xml:space="preserve"> Coates</w:t>
      </w:r>
      <w:r>
        <w:t>,</w:t>
      </w:r>
      <w:r w:rsidRPr="007671AC" w:rsidDel="007671AC">
        <w:t xml:space="preserve"> </w:t>
      </w:r>
      <w:r w:rsidRPr="007671AC">
        <w:t>2011</w:t>
      </w:r>
    </w:p>
  </w:footnote>
  <w:footnote w:id="31">
    <w:p w14:paraId="36A0F735" w14:textId="081F4F3D" w:rsidR="00F27E8A" w:rsidRPr="00DF4DE5" w:rsidRDefault="00F27E8A" w:rsidP="00A92E32">
      <w:pPr>
        <w:pStyle w:val="FootnoteText"/>
      </w:pPr>
      <w:r w:rsidRPr="00DF4DE5">
        <w:rPr>
          <w:rStyle w:val="FootnoteReference"/>
        </w:rPr>
        <w:footnoteRef/>
      </w:r>
      <w:r>
        <w:t xml:space="preserve"> A more detailed</w:t>
      </w:r>
      <w:r w:rsidRPr="00DF4DE5">
        <w:t xml:space="preserve"> description of the household hunger indicator and its calculation</w:t>
      </w:r>
      <w:r>
        <w:t xml:space="preserve"> is given in</w:t>
      </w:r>
      <w:r w:rsidRPr="00DF4DE5">
        <w:t xml:space="preserve"> the Feed the Future Indicator Handbook, available at</w:t>
      </w:r>
      <w:r>
        <w:t>:</w:t>
      </w:r>
      <w:r w:rsidRPr="00DF4DE5">
        <w:t xml:space="preserve"> </w:t>
      </w:r>
      <w:hyperlink r:id="rId3" w:history="1">
        <w:r w:rsidRPr="00090C96">
          <w:rPr>
            <w:rStyle w:val="Hyperlink"/>
          </w:rPr>
          <w:t>http://feedthefuture.gov/resource/feed-future-handbook-indicator-definitions</w:t>
        </w:r>
      </w:hyperlink>
      <w:r>
        <w:t xml:space="preserve">. </w:t>
      </w:r>
    </w:p>
  </w:footnote>
  <w:footnote w:id="32">
    <w:p w14:paraId="0B7987FC" w14:textId="6716780F" w:rsidR="00F27E8A" w:rsidRDefault="00F27E8A">
      <w:pPr>
        <w:pStyle w:val="FootnoteText"/>
      </w:pPr>
      <w:r>
        <w:rPr>
          <w:rStyle w:val="FootnoteReference"/>
        </w:rPr>
        <w:footnoteRef/>
      </w:r>
      <w:r>
        <w:t xml:space="preserve"> Table 6.1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for each HHS category are tabulated in Appendix 1, Tables A1.6.1.1 through A1.6.1.4.</w:t>
      </w:r>
    </w:p>
  </w:footnote>
  <w:footnote w:id="33">
    <w:p w14:paraId="45A94D2A" w14:textId="7D2D351B" w:rsidR="00F27E8A" w:rsidRDefault="00F27E8A">
      <w:pPr>
        <w:pStyle w:val="FootnoteText"/>
      </w:pPr>
      <w:r>
        <w:rPr>
          <w:rStyle w:val="FootnoteReference"/>
        </w:rPr>
        <w:footnoteRef/>
      </w:r>
      <w:r>
        <w:t xml:space="preserve"> </w:t>
      </w:r>
      <w:r w:rsidRPr="005F476E">
        <w:t>Darnton-Hi</w:t>
      </w:r>
      <w:r>
        <w:t>ll, et al.,</w:t>
      </w:r>
      <w:r w:rsidRPr="005F476E">
        <w:t xml:space="preserve"> 2005</w:t>
      </w:r>
    </w:p>
  </w:footnote>
  <w:footnote w:id="34">
    <w:p w14:paraId="1FB68805" w14:textId="4A5B36C2" w:rsidR="00F27E8A" w:rsidRDefault="00F27E8A">
      <w:pPr>
        <w:pStyle w:val="FootnoteText"/>
      </w:pPr>
      <w:r>
        <w:rPr>
          <w:rStyle w:val="FootnoteReference"/>
        </w:rPr>
        <w:footnoteRef/>
      </w:r>
      <w:r>
        <w:t xml:space="preserve"> </w:t>
      </w:r>
      <w:r w:rsidRPr="00100C67">
        <w:t>WHO</w:t>
      </w:r>
      <w:r>
        <w:t xml:space="preserve">, </w:t>
      </w:r>
      <w:r w:rsidRPr="00100C67">
        <w:t>2018</w:t>
      </w:r>
      <w:r>
        <w:t>a</w:t>
      </w:r>
    </w:p>
  </w:footnote>
  <w:footnote w:id="35">
    <w:p w14:paraId="47136A6D" w14:textId="77777777" w:rsidR="00F27E8A" w:rsidRDefault="00F27E8A" w:rsidP="001B5D96">
      <w:pPr>
        <w:pStyle w:val="FootnoteText"/>
      </w:pPr>
      <w:r>
        <w:rPr>
          <w:rStyle w:val="FootnoteReference"/>
        </w:rPr>
        <w:footnoteRef/>
      </w:r>
      <w:r>
        <w:t xml:space="preserve"> The seven food groups for breastfed children are as follows: (1) g</w:t>
      </w:r>
      <w:r w:rsidRPr="004C7225">
        <w:t>rains, roots</w:t>
      </w:r>
      <w:r>
        <w:t>,</w:t>
      </w:r>
      <w:r w:rsidRPr="004C7225">
        <w:t xml:space="preserve"> and tubers</w:t>
      </w:r>
      <w:r>
        <w:t>; (2) l</w:t>
      </w:r>
      <w:r w:rsidRPr="004C7225">
        <w:t>egumes and nuts</w:t>
      </w:r>
      <w:r>
        <w:t>; (3)</w:t>
      </w:r>
      <w:r w:rsidRPr="004C7225">
        <w:t xml:space="preserve"> </w:t>
      </w:r>
      <w:r>
        <w:t>d</w:t>
      </w:r>
      <w:r w:rsidRPr="004C7225">
        <w:t>airy products (milk, yogurt, cheese)</w:t>
      </w:r>
      <w:r>
        <w:t>; (</w:t>
      </w:r>
      <w:r w:rsidRPr="004C7225">
        <w:t>4</w:t>
      </w:r>
      <w:r>
        <w:t>)</w:t>
      </w:r>
      <w:r w:rsidRPr="004C7225">
        <w:t xml:space="preserve"> </w:t>
      </w:r>
      <w:r>
        <w:t>f</w:t>
      </w:r>
      <w:r w:rsidRPr="004C7225">
        <w:t>lesh foods (meat, fish, poultry</w:t>
      </w:r>
      <w:r>
        <w:t>,</w:t>
      </w:r>
      <w:r w:rsidRPr="004C7225">
        <w:t xml:space="preserve"> and liver</w:t>
      </w:r>
      <w:r>
        <w:t xml:space="preserve"> or </w:t>
      </w:r>
      <w:r w:rsidRPr="004C7225">
        <w:t>organ meats)</w:t>
      </w:r>
      <w:r>
        <w:t>;</w:t>
      </w:r>
      <w:r w:rsidRPr="004C7225">
        <w:t xml:space="preserve"> </w:t>
      </w:r>
      <w:r>
        <w:t>(5)</w:t>
      </w:r>
      <w:r w:rsidRPr="004C7225">
        <w:t xml:space="preserve"> </w:t>
      </w:r>
      <w:r>
        <w:t>e</w:t>
      </w:r>
      <w:r w:rsidRPr="004C7225">
        <w:t>ggs</w:t>
      </w:r>
      <w:r>
        <w:t>; (6) v</w:t>
      </w:r>
      <w:r w:rsidRPr="004C7225">
        <w:t>itamin-A rich fruits and vegetables</w:t>
      </w:r>
      <w:r>
        <w:t>; and</w:t>
      </w:r>
      <w:r w:rsidRPr="004C7225">
        <w:t xml:space="preserve"> </w:t>
      </w:r>
      <w:r>
        <w:t>(</w:t>
      </w:r>
      <w:r w:rsidRPr="004C7225">
        <w:t>7</w:t>
      </w:r>
      <w:r>
        <w:t>)</w:t>
      </w:r>
      <w:r w:rsidRPr="004C7225">
        <w:t xml:space="preserve"> </w:t>
      </w:r>
      <w:r>
        <w:t>o</w:t>
      </w:r>
      <w:r w:rsidRPr="004C7225">
        <w:t>ther fruits and vegetables</w:t>
      </w:r>
      <w:r>
        <w:t>.</w:t>
      </w:r>
    </w:p>
  </w:footnote>
  <w:footnote w:id="36">
    <w:p w14:paraId="4EE6A140" w14:textId="77777777" w:rsidR="00F27E8A" w:rsidRDefault="00F27E8A" w:rsidP="001B5D96">
      <w:pPr>
        <w:pStyle w:val="FootnoteText"/>
      </w:pPr>
      <w:r>
        <w:rPr>
          <w:rStyle w:val="FootnoteReference"/>
        </w:rPr>
        <w:footnoteRef/>
      </w:r>
      <w:r>
        <w:t xml:space="preserve"> The six food groups for non-breastfed children are the same as for breastfed children, except that they exclude dairy products (milk, yogurt, cheese).</w:t>
      </w:r>
    </w:p>
  </w:footnote>
  <w:footnote w:id="37">
    <w:p w14:paraId="00C5034C" w14:textId="28508453" w:rsidR="00F27E8A" w:rsidRDefault="00F27E8A" w:rsidP="001B5D96">
      <w:pPr>
        <w:pStyle w:val="FootnoteText"/>
      </w:pPr>
      <w:r>
        <w:rPr>
          <w:rStyle w:val="FootnoteReference"/>
        </w:rPr>
        <w:footnoteRef/>
      </w:r>
      <w:r>
        <w:t xml:space="preserve"> WHO, 2018b</w:t>
      </w:r>
    </w:p>
  </w:footnote>
  <w:footnote w:id="38">
    <w:p w14:paraId="65FB0091" w14:textId="4115410C" w:rsidR="00F27E8A" w:rsidRDefault="00F27E8A">
      <w:pPr>
        <w:pStyle w:val="FootnoteText"/>
      </w:pPr>
      <w:r>
        <w:rPr>
          <w:rStyle w:val="FootnoteReference"/>
        </w:rPr>
        <w:footnoteRef/>
      </w:r>
      <w:r>
        <w:t xml:space="preserve"> Table 6.3.3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 xml:space="preserve">Confidence intervals for baseline and endline estimates, differences between baseline and endline estimates, and p-values for the differences in </w:t>
      </w:r>
      <w:r w:rsidRPr="00832C7D">
        <w:rPr>
          <w:rFonts w:eastAsia="Times New Roman" w:cs="Times New Roman"/>
        </w:rPr>
        <w:t>minimum meal frequency</w:t>
      </w:r>
      <w:r>
        <w:t>, MDD, and the percentage of children consuming each food group, in total and by breastfeeding status, are tabulated in Appendix 1, Table A1.6.2.</w:t>
      </w:r>
    </w:p>
  </w:footnote>
  <w:footnote w:id="39">
    <w:p w14:paraId="46B536BB" w14:textId="78148A86" w:rsidR="00F27E8A" w:rsidRDefault="00F27E8A">
      <w:pPr>
        <w:pStyle w:val="FootnoteText"/>
      </w:pPr>
      <w:r>
        <w:rPr>
          <w:rStyle w:val="FootnoteReference"/>
        </w:rPr>
        <w:footnoteRef/>
      </w:r>
      <w:r>
        <w:t xml:space="preserve"> Table 7.1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mean BMI and each BMI category are tabulated in Appendix 1, Tables A1.7.1.1 through A1.7.1.5.</w:t>
      </w:r>
    </w:p>
  </w:footnote>
  <w:footnote w:id="40">
    <w:p w14:paraId="5F8E5EC8" w14:textId="12809594" w:rsidR="00F27E8A" w:rsidRDefault="00F27E8A">
      <w:pPr>
        <w:pStyle w:val="FootnoteText"/>
      </w:pPr>
      <w:r>
        <w:rPr>
          <w:rStyle w:val="FootnoteReference"/>
        </w:rPr>
        <w:footnoteRef/>
      </w:r>
      <w:r>
        <w:t xml:space="preserve"> Leroy &amp; </w:t>
      </w:r>
      <w:proofErr w:type="spellStart"/>
      <w:r>
        <w:t>Frongillo</w:t>
      </w:r>
      <w:proofErr w:type="spellEnd"/>
      <w:r>
        <w:t>, 2019</w:t>
      </w:r>
    </w:p>
  </w:footnote>
  <w:footnote w:id="41">
    <w:p w14:paraId="489D105F" w14:textId="69F71891" w:rsidR="00F27E8A" w:rsidRPr="00000872" w:rsidRDefault="00F27E8A" w:rsidP="00373011">
      <w:pPr>
        <w:pStyle w:val="FootnoteText"/>
        <w:rPr>
          <w:rStyle w:val="FootnoteReference"/>
        </w:rPr>
      </w:pPr>
      <w:r w:rsidRPr="00DF4DE5">
        <w:rPr>
          <w:rStyle w:val="FootnoteReference"/>
        </w:rPr>
        <w:footnoteRef/>
      </w:r>
      <w:r>
        <w:rPr>
          <w:rStyle w:val="FootnoteReference"/>
        </w:rPr>
        <w:t xml:space="preserve"> </w:t>
      </w:r>
      <w:r w:rsidRPr="00000872">
        <w:t>WHO</w:t>
      </w:r>
      <w:r w:rsidRPr="0055207B">
        <w:t xml:space="preserve"> &amp; UNICEF, 2006</w:t>
      </w:r>
    </w:p>
  </w:footnote>
  <w:footnote w:id="42">
    <w:p w14:paraId="3813A608" w14:textId="0C2B88B8" w:rsidR="00F27E8A" w:rsidRDefault="00F27E8A">
      <w:pPr>
        <w:pStyle w:val="FootnoteText"/>
      </w:pPr>
      <w:r>
        <w:rPr>
          <w:rStyle w:val="FootnoteReference"/>
        </w:rPr>
        <w:footnoteRef/>
      </w:r>
      <w:r>
        <w:t xml:space="preserve"> Table 7.2.1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differences between baseline and endline estimates, and p-values for the differences in severe stunting, stunting, and mean z-score are tabulated in Appendix 1, Tables A1.7.2.1 through A1.7.2.3.</w:t>
      </w:r>
    </w:p>
  </w:footnote>
  <w:footnote w:id="43">
    <w:p w14:paraId="3273F025" w14:textId="33A194E7" w:rsidR="00F27E8A" w:rsidRDefault="00F27E8A" w:rsidP="00AB768A">
      <w:pPr>
        <w:pStyle w:val="FootnoteText"/>
      </w:pPr>
      <w:r>
        <w:rPr>
          <w:rStyle w:val="FootnoteReference"/>
        </w:rPr>
        <w:footnoteRef/>
      </w:r>
      <w:r>
        <w:t xml:space="preserve"> A </w:t>
      </w:r>
      <w:r w:rsidRPr="0052277F">
        <w:t xml:space="preserve">weight-for-length z-score </w:t>
      </w:r>
      <w:r>
        <w:t xml:space="preserve">is calculated for children 0-23 months of age and any other children who are </w:t>
      </w:r>
      <w:r w:rsidRPr="0052277F">
        <w:t>measured lying down</w:t>
      </w:r>
      <w:r>
        <w:t xml:space="preserve">. A </w:t>
      </w:r>
      <w:r w:rsidRPr="0052277F">
        <w:t xml:space="preserve">weight-for-height z-score </w:t>
      </w:r>
      <w:r>
        <w:t>is calculated for c</w:t>
      </w:r>
      <w:r w:rsidRPr="0052277F">
        <w:t xml:space="preserve">hildren 24-59 months </w:t>
      </w:r>
      <w:r>
        <w:t>of age who are measured standing up</w:t>
      </w:r>
      <w:r w:rsidRPr="0052277F">
        <w:t>.</w:t>
      </w:r>
    </w:p>
  </w:footnote>
  <w:footnote w:id="44">
    <w:p w14:paraId="3BEFE068" w14:textId="4D64B8EE" w:rsidR="00F27E8A" w:rsidRDefault="00F27E8A">
      <w:pPr>
        <w:pStyle w:val="FootnoteText"/>
      </w:pPr>
      <w:r>
        <w:rPr>
          <w:rStyle w:val="FootnoteReference"/>
        </w:rPr>
        <w:footnoteRef/>
      </w:r>
      <w:r>
        <w:t xml:space="preserve"> Table 7.2.2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wasting, wasting, and mean z-score are tabulated in Appendix 1, Tables A1.7.3.1, A1.7.3.2, and A1.7.3.6.</w:t>
      </w:r>
    </w:p>
  </w:footnote>
  <w:footnote w:id="45">
    <w:p w14:paraId="472C62C9" w14:textId="7AA16EAB" w:rsidR="00F27E8A" w:rsidRDefault="00F27E8A">
      <w:pPr>
        <w:pStyle w:val="FootnoteText"/>
      </w:pPr>
      <w:r>
        <w:rPr>
          <w:rStyle w:val="FootnoteReference"/>
        </w:rPr>
        <w:footnoteRef/>
      </w:r>
      <w:r>
        <w:t xml:space="preserve"> Table 7.2.3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healthy weight, overweight, and obese children are tabulated in Appendix 1, Tables A1.7.3.3 through A1.7.3.5.</w:t>
      </w:r>
    </w:p>
  </w:footnote>
  <w:footnote w:id="46">
    <w:p w14:paraId="11DD0F4D" w14:textId="1260D18A" w:rsidR="00F27E8A" w:rsidRDefault="00F27E8A">
      <w:pPr>
        <w:pStyle w:val="FootnoteText"/>
      </w:pPr>
      <w:r>
        <w:rPr>
          <w:rStyle w:val="FootnoteReference"/>
        </w:rPr>
        <w:footnoteRef/>
      </w:r>
      <w:r>
        <w:t xml:space="preserve"> Table 7.2.4 includes the level of s</w:t>
      </w:r>
      <w:r w:rsidRPr="0039192B">
        <w:t xml:space="preserve">ignificance </w:t>
      </w:r>
      <w:r>
        <w:t xml:space="preserve">for tests of difference </w:t>
      </w:r>
      <w:r w:rsidRPr="0039192B">
        <w:t>performed to determine whether a difference exists between th</w:t>
      </w:r>
      <w:r>
        <w:t>e baseline and endline estimates.</w:t>
      </w:r>
      <w:r w:rsidRPr="0039192B">
        <w:t xml:space="preserve"> </w:t>
      </w:r>
      <w:r>
        <w:t>Confidence intervals for baseline and endline estimates, differences between baseline and endline estimates, and p-values for the differences in severe underweight, underweight, and mean z-score are tabulated in Appendix 1, Tables A1.7.4.1 through A1.7.4.3.</w:t>
      </w:r>
    </w:p>
  </w:footnote>
  <w:footnote w:id="47">
    <w:p w14:paraId="624B264C" w14:textId="2BFC3A72" w:rsidR="00F27E8A" w:rsidRPr="00D751B3" w:rsidRDefault="00F27E8A" w:rsidP="00D751B3">
      <w:pPr>
        <w:pStyle w:val="BodyText"/>
        <w:spacing w:after="0"/>
        <w:rPr>
          <w:sz w:val="20"/>
          <w:szCs w:val="20"/>
        </w:rPr>
      </w:pPr>
      <w:r w:rsidRPr="00D751B3">
        <w:rPr>
          <w:rStyle w:val="FootnoteReference"/>
          <w:sz w:val="20"/>
          <w:szCs w:val="20"/>
        </w:rPr>
        <w:footnoteRef/>
      </w:r>
      <w:r w:rsidRPr="00D751B3">
        <w:rPr>
          <w:sz w:val="20"/>
          <w:szCs w:val="20"/>
        </w:rPr>
        <w:t xml:space="preserve"> </w:t>
      </w:r>
      <w:proofErr w:type="spellStart"/>
      <w:r w:rsidRPr="00D751B3">
        <w:rPr>
          <w:sz w:val="20"/>
          <w:szCs w:val="20"/>
        </w:rPr>
        <w:t>Stukel</w:t>
      </w:r>
      <w:proofErr w:type="spellEnd"/>
      <w:r w:rsidRPr="00D751B3">
        <w:rPr>
          <w:sz w:val="20"/>
          <w:szCs w:val="20"/>
        </w:rPr>
        <w:t xml:space="preserve">, D.M. (2018). </w:t>
      </w:r>
      <w:r w:rsidRPr="00D751B3">
        <w:rPr>
          <w:i/>
          <w:sz w:val="20"/>
          <w:szCs w:val="20"/>
        </w:rPr>
        <w:t xml:space="preserve">Feed the Future population-based survey sampling guide. </w:t>
      </w:r>
      <w:r w:rsidRPr="00D751B3">
        <w:rPr>
          <w:sz w:val="20"/>
          <w:szCs w:val="20"/>
        </w:rPr>
        <w:t xml:space="preserve">Washington, DC: Food and Nutrition Technical Assistance Project, FHI 360. </w:t>
      </w:r>
    </w:p>
  </w:footnote>
  <w:footnote w:id="48">
    <w:p w14:paraId="7A26FEE1" w14:textId="3FB49FE9" w:rsidR="00F27E8A" w:rsidRDefault="00F27E8A">
      <w:pPr>
        <w:pStyle w:val="FootnoteText"/>
      </w:pPr>
      <w:r>
        <w:rPr>
          <w:rStyle w:val="FootnoteReference"/>
        </w:rPr>
        <w:footnoteRef/>
      </w:r>
      <w:r>
        <w:t xml:space="preserve"> </w:t>
      </w:r>
      <w:r w:rsidRPr="00F449C6">
        <w:rPr>
          <w:szCs w:val="22"/>
          <w:shd w:val="clear" w:color="auto" w:fill="FFFFFF"/>
        </w:rPr>
        <w:t xml:space="preserve">United States Agency for International Development (USAID). (2018b). </w:t>
      </w:r>
      <w:r w:rsidRPr="00F449C6">
        <w:rPr>
          <w:i/>
          <w:szCs w:val="22"/>
          <w:shd w:val="clear" w:color="auto" w:fill="FFFFFF"/>
        </w:rPr>
        <w:t xml:space="preserve">Feed the Future ZOI Survey methods toolkit. </w:t>
      </w:r>
      <w:r w:rsidRPr="00F449C6">
        <w:rPr>
          <w:szCs w:val="22"/>
          <w:shd w:val="clear" w:color="auto" w:fill="FFFFFF"/>
        </w:rPr>
        <w:t xml:space="preserve">Washington, DC: USAID. Available at: </w:t>
      </w:r>
      <w:hyperlink r:id="rId4" w:history="1">
        <w:r w:rsidRPr="00F449C6">
          <w:rPr>
            <w:rStyle w:val="Hyperlink"/>
            <w:shd w:val="clear" w:color="auto" w:fill="FFFFFF"/>
          </w:rPr>
          <w:t>https://www.agrilinks.org/post/feed-future-zoi-survey-methods</w:t>
        </w:r>
      </w:hyperlink>
      <w:r w:rsidRPr="00F449C6">
        <w:rPr>
          <w:color w:val="333333"/>
          <w:szCs w:val="22"/>
          <w:shd w:val="clear" w:color="auto" w:fill="FFFFFF"/>
        </w:rPr>
        <w:t>.</w:t>
      </w:r>
    </w:p>
  </w:footnote>
  <w:footnote w:id="49">
    <w:p w14:paraId="0D3B2A12" w14:textId="07BF0D9F" w:rsidR="00F27E8A" w:rsidRDefault="00F27E8A" w:rsidP="00F65DE7">
      <w:pPr>
        <w:pStyle w:val="FootnoteText"/>
      </w:pPr>
      <w:r>
        <w:rPr>
          <w:rStyle w:val="FootnoteReference"/>
        </w:rPr>
        <w:footnoteRef/>
      </w:r>
      <w:r>
        <w:t xml:space="preserve"> </w:t>
      </w:r>
      <w:r w:rsidRPr="006C62DC">
        <w:t xml:space="preserve">Zalisk, K., Dupuis, G., Gauthier, M., Kaur, J., Khan, N., Swindale, A. and Johnson, K.B., 2019. </w:t>
      </w:r>
      <w:r w:rsidRPr="006C62DC">
        <w:rPr>
          <w:i/>
          <w:iCs/>
        </w:rPr>
        <w:t>Feed the Future Zone of Influence Surveys: Guide to Feed the Future Statistics</w:t>
      </w:r>
      <w:r w:rsidRPr="006C62DC">
        <w:t>. Washington, DC: Bureau for Food Security, United States Agency for International Development.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54EA3"/>
    <w:multiLevelType w:val="singleLevel"/>
    <w:tmpl w:val="51A21A26"/>
    <w:lvl w:ilvl="0">
      <w:start w:val="1"/>
      <w:numFmt w:val="bullet"/>
      <w:pStyle w:val="bullet1"/>
      <w:lvlText w:val=""/>
      <w:lvlJc w:val="left"/>
      <w:pPr>
        <w:tabs>
          <w:tab w:val="num" w:pos="360"/>
        </w:tabs>
        <w:ind w:left="360" w:hanging="360"/>
      </w:pPr>
      <w:rPr>
        <w:rFonts w:ascii="Symbol" w:hAnsi="Symbol" w:hint="default"/>
      </w:rPr>
    </w:lvl>
  </w:abstractNum>
  <w:abstractNum w:abstractNumId="1" w15:restartNumberingAfterBreak="0">
    <w:nsid w:val="0C7F2699"/>
    <w:multiLevelType w:val="multilevel"/>
    <w:tmpl w:val="C72A0950"/>
    <w:lvl w:ilvl="0">
      <w:start w:val="1"/>
      <w:numFmt w:val="decimal"/>
      <w:lvlText w:val="%1."/>
      <w:lvlJc w:val="left"/>
      <w:pPr>
        <w:ind w:left="720" w:hanging="360"/>
      </w:pPr>
    </w:lvl>
    <w:lvl w:ilvl="1">
      <w:start w:val="2"/>
      <w:numFmt w:val="decimal"/>
      <w:isLgl/>
      <w:lvlText w:val="%1.%2"/>
      <w:lvlJc w:val="left"/>
      <w:pPr>
        <w:ind w:left="1615" w:hanging="708"/>
      </w:pPr>
      <w:rPr>
        <w:rFonts w:eastAsia="Arial" w:cs="Arial" w:hint="default"/>
        <w:sz w:val="22"/>
      </w:rPr>
    </w:lvl>
    <w:lvl w:ilvl="2">
      <w:start w:val="1"/>
      <w:numFmt w:val="decimal"/>
      <w:isLgl/>
      <w:lvlText w:val="%1.%2.%3"/>
      <w:lvlJc w:val="left"/>
      <w:pPr>
        <w:ind w:left="2174" w:hanging="720"/>
      </w:pPr>
      <w:rPr>
        <w:rFonts w:eastAsia="Arial" w:cs="Arial" w:hint="default"/>
        <w:sz w:val="22"/>
      </w:rPr>
    </w:lvl>
    <w:lvl w:ilvl="3">
      <w:start w:val="1"/>
      <w:numFmt w:val="decimal"/>
      <w:isLgl/>
      <w:lvlText w:val="%1.%2.%3.%4"/>
      <w:lvlJc w:val="left"/>
      <w:pPr>
        <w:ind w:left="2721" w:hanging="720"/>
      </w:pPr>
      <w:rPr>
        <w:rFonts w:eastAsia="Arial" w:cs="Arial" w:hint="default"/>
        <w:sz w:val="22"/>
      </w:rPr>
    </w:lvl>
    <w:lvl w:ilvl="4">
      <w:start w:val="1"/>
      <w:numFmt w:val="decimal"/>
      <w:isLgl/>
      <w:lvlText w:val="%1.%2.%3.%4.%5"/>
      <w:lvlJc w:val="left"/>
      <w:pPr>
        <w:ind w:left="3628" w:hanging="1080"/>
      </w:pPr>
      <w:rPr>
        <w:rFonts w:eastAsia="Arial" w:cs="Arial" w:hint="default"/>
        <w:sz w:val="22"/>
      </w:rPr>
    </w:lvl>
    <w:lvl w:ilvl="5">
      <w:start w:val="1"/>
      <w:numFmt w:val="decimal"/>
      <w:isLgl/>
      <w:lvlText w:val="%1.%2.%3.%4.%5.%6"/>
      <w:lvlJc w:val="left"/>
      <w:pPr>
        <w:ind w:left="4175" w:hanging="1080"/>
      </w:pPr>
      <w:rPr>
        <w:rFonts w:eastAsia="Arial" w:cs="Arial" w:hint="default"/>
        <w:sz w:val="22"/>
      </w:rPr>
    </w:lvl>
    <w:lvl w:ilvl="6">
      <w:start w:val="1"/>
      <w:numFmt w:val="decimal"/>
      <w:isLgl/>
      <w:lvlText w:val="%1.%2.%3.%4.%5.%6.%7"/>
      <w:lvlJc w:val="left"/>
      <w:pPr>
        <w:ind w:left="5082" w:hanging="1440"/>
      </w:pPr>
      <w:rPr>
        <w:rFonts w:eastAsia="Arial" w:cs="Arial" w:hint="default"/>
        <w:sz w:val="22"/>
      </w:rPr>
    </w:lvl>
    <w:lvl w:ilvl="7">
      <w:start w:val="1"/>
      <w:numFmt w:val="decimal"/>
      <w:isLgl/>
      <w:lvlText w:val="%1.%2.%3.%4.%5.%6.%7.%8"/>
      <w:lvlJc w:val="left"/>
      <w:pPr>
        <w:ind w:left="5629" w:hanging="1440"/>
      </w:pPr>
      <w:rPr>
        <w:rFonts w:eastAsia="Arial" w:cs="Arial" w:hint="default"/>
        <w:sz w:val="22"/>
      </w:rPr>
    </w:lvl>
    <w:lvl w:ilvl="8">
      <w:start w:val="1"/>
      <w:numFmt w:val="decimal"/>
      <w:isLgl/>
      <w:lvlText w:val="%1.%2.%3.%4.%5.%6.%7.%8.%9"/>
      <w:lvlJc w:val="left"/>
      <w:pPr>
        <w:ind w:left="6536" w:hanging="1800"/>
      </w:pPr>
      <w:rPr>
        <w:rFonts w:eastAsia="Arial" w:cs="Arial" w:hint="default"/>
        <w:sz w:val="22"/>
      </w:rPr>
    </w:lvl>
  </w:abstractNum>
  <w:abstractNum w:abstractNumId="2" w15:restartNumberingAfterBreak="0">
    <w:nsid w:val="0ED002F3"/>
    <w:multiLevelType w:val="hybridMultilevel"/>
    <w:tmpl w:val="B5B0A8A4"/>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347C7C"/>
    <w:multiLevelType w:val="hybridMultilevel"/>
    <w:tmpl w:val="085E424C"/>
    <w:lvl w:ilvl="0" w:tplc="99340494">
      <w:start w:val="20"/>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74863"/>
    <w:multiLevelType w:val="hybridMultilevel"/>
    <w:tmpl w:val="0F8CBB7A"/>
    <w:lvl w:ilvl="0" w:tplc="AFE6A046">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24938"/>
    <w:multiLevelType w:val="hybridMultilevel"/>
    <w:tmpl w:val="4FF4D9C8"/>
    <w:lvl w:ilvl="0" w:tplc="4CAE420C">
      <w:start w:val="1"/>
      <w:numFmt w:val="lowerLetter"/>
      <w:pStyle w:val="N4-4thBullet"/>
      <w:lvlText w:val="%1."/>
      <w:lvlJc w:val="left"/>
      <w:pPr>
        <w:tabs>
          <w:tab w:val="num" w:pos="2880"/>
        </w:tabs>
        <w:ind w:left="2880" w:hanging="576"/>
      </w:pPr>
      <w:rPr>
        <w:rFonts w:ascii="Garamond" w:hAnsi="Garamond" w:hint="default"/>
        <w:b w:val="0"/>
        <w:i w:val="0"/>
        <w:caps w:val="0"/>
        <w:sz w:val="24"/>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4AF239E"/>
    <w:multiLevelType w:val="hybridMultilevel"/>
    <w:tmpl w:val="58089366"/>
    <w:lvl w:ilvl="0" w:tplc="3D485180">
      <w:start w:val="2"/>
      <w:numFmt w:val="decimal"/>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45CB2"/>
    <w:multiLevelType w:val="hybridMultilevel"/>
    <w:tmpl w:val="25B85C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20399"/>
    <w:multiLevelType w:val="hybridMultilevel"/>
    <w:tmpl w:val="DE96D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538E0"/>
    <w:multiLevelType w:val="multilevel"/>
    <w:tmpl w:val="174046F4"/>
    <w:lvl w:ilvl="0">
      <w:start w:val="1"/>
      <w:numFmt w:val="decimal"/>
      <w:lvlText w:val="%1"/>
      <w:lvlJc w:val="left"/>
      <w:pPr>
        <w:ind w:left="540" w:hanging="360"/>
      </w:pPr>
      <w:rPr>
        <w:rFonts w:hint="default"/>
        <w:vertAlign w:val="superscript"/>
      </w:rPr>
    </w:lvl>
    <w:lvl w:ilvl="1">
      <w:start w:val="1"/>
      <w:numFmt w:val="lowerLetter"/>
      <w:lvlText w:val="%2."/>
      <w:lvlJc w:val="left"/>
      <w:pPr>
        <w:ind w:left="1260" w:hanging="360"/>
      </w:pPr>
      <w:rPr>
        <w:rFonts w:hint="default"/>
      </w:rPr>
    </w:lvl>
    <w:lvl w:ilvl="2">
      <w:start w:val="1"/>
      <w:numFmt w:val="lowerRoman"/>
      <w:lvlText w:val="%3."/>
      <w:lvlJc w:val="right"/>
      <w:pPr>
        <w:ind w:left="1980" w:hanging="180"/>
      </w:pPr>
      <w:rPr>
        <w:rFonts w:hint="default"/>
      </w:rPr>
    </w:lvl>
    <w:lvl w:ilvl="3">
      <w:start w:val="1"/>
      <w:numFmt w:val="decimal"/>
      <w:lvlText w:val="%4."/>
      <w:lvlJc w:val="left"/>
      <w:pPr>
        <w:ind w:left="2700" w:hanging="360"/>
      </w:pPr>
      <w:rPr>
        <w:rFonts w:hint="default"/>
      </w:rPr>
    </w:lvl>
    <w:lvl w:ilvl="4">
      <w:start w:val="1"/>
      <w:numFmt w:val="lowerLetter"/>
      <w:lvlText w:val="%5."/>
      <w:lvlJc w:val="left"/>
      <w:pPr>
        <w:ind w:left="3420" w:hanging="360"/>
      </w:pPr>
      <w:rPr>
        <w:rFonts w:hint="default"/>
      </w:rPr>
    </w:lvl>
    <w:lvl w:ilvl="5">
      <w:start w:val="1"/>
      <w:numFmt w:val="lowerRoman"/>
      <w:lvlText w:val="%6."/>
      <w:lvlJc w:val="right"/>
      <w:pPr>
        <w:ind w:left="4140" w:hanging="180"/>
      </w:pPr>
      <w:rPr>
        <w:rFonts w:hint="default"/>
      </w:rPr>
    </w:lvl>
    <w:lvl w:ilvl="6">
      <w:start w:val="1"/>
      <w:numFmt w:val="decimal"/>
      <w:lvlText w:val="%7."/>
      <w:lvlJc w:val="left"/>
      <w:pPr>
        <w:ind w:left="4860" w:hanging="360"/>
      </w:pPr>
      <w:rPr>
        <w:rFonts w:hint="default"/>
      </w:rPr>
    </w:lvl>
    <w:lvl w:ilvl="7">
      <w:start w:val="1"/>
      <w:numFmt w:val="lowerLetter"/>
      <w:lvlText w:val="%8."/>
      <w:lvlJc w:val="left"/>
      <w:pPr>
        <w:ind w:left="5580" w:hanging="360"/>
      </w:pPr>
      <w:rPr>
        <w:rFonts w:hint="default"/>
      </w:rPr>
    </w:lvl>
    <w:lvl w:ilvl="8">
      <w:start w:val="1"/>
      <w:numFmt w:val="lowerRoman"/>
      <w:lvlText w:val="%9."/>
      <w:lvlJc w:val="right"/>
      <w:pPr>
        <w:ind w:left="6300" w:hanging="180"/>
      </w:pPr>
      <w:rPr>
        <w:rFonts w:hint="default"/>
      </w:rPr>
    </w:lvl>
  </w:abstractNum>
  <w:abstractNum w:abstractNumId="10" w15:restartNumberingAfterBreak="0">
    <w:nsid w:val="2B9B2251"/>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366181"/>
    <w:multiLevelType w:val="multilevel"/>
    <w:tmpl w:val="DE2E292E"/>
    <w:lvl w:ilvl="0">
      <w:start w:val="1"/>
      <w:numFmt w:val="decimal"/>
      <w:lvlText w:val="%1."/>
      <w:lvlJc w:val="left"/>
      <w:pPr>
        <w:ind w:left="1080" w:hanging="720"/>
      </w:pPr>
      <w:rPr>
        <w:rFonts w:hint="default"/>
        <w:sz w:val="32"/>
      </w:rPr>
    </w:lvl>
    <w:lvl w:ilvl="1">
      <w:start w:val="1"/>
      <w:numFmt w:val="decimal"/>
      <w:isLgl/>
      <w:lvlText w:val="%1.%2."/>
      <w:lvlJc w:val="left"/>
      <w:pPr>
        <w:ind w:left="1080" w:hanging="720"/>
      </w:pPr>
      <w:rPr>
        <w:rFonts w:ascii="Gill Sans MT" w:hAnsi="Gill Sans MT" w:hint="default"/>
        <w:b/>
        <w:color w:val="4799B5"/>
      </w:rPr>
    </w:lvl>
    <w:lvl w:ilvl="2">
      <w:start w:val="1"/>
      <w:numFmt w:val="decimal"/>
      <w:isLgl/>
      <w:lvlText w:val="%1.%2.%3."/>
      <w:lvlJc w:val="left"/>
      <w:pPr>
        <w:ind w:left="1080" w:hanging="720"/>
      </w:pPr>
      <w:rPr>
        <w:rFonts w:ascii="Gill Sans MT" w:hAnsi="Gill Sans MT" w:hint="default"/>
        <w:color w:val="auto"/>
        <w:sz w:val="24"/>
        <w:szCs w:val="24"/>
      </w:rPr>
    </w:lvl>
    <w:lvl w:ilvl="3">
      <w:start w:val="1"/>
      <w:numFmt w:val="decimal"/>
      <w:isLgl/>
      <w:lvlText w:val="%1.%2.%3.%4."/>
      <w:lvlJc w:val="left"/>
      <w:pPr>
        <w:ind w:left="1440" w:hanging="1080"/>
      </w:pPr>
      <w:rPr>
        <w:rFonts w:hint="default"/>
        <w:color w:val="4F81BD" w:themeColor="accent1"/>
      </w:rPr>
    </w:lvl>
    <w:lvl w:ilvl="4">
      <w:start w:val="1"/>
      <w:numFmt w:val="decimal"/>
      <w:isLgl/>
      <w:lvlText w:val="%1.%2.%3.%4.%5."/>
      <w:lvlJc w:val="left"/>
      <w:pPr>
        <w:ind w:left="1800" w:hanging="1440"/>
      </w:pPr>
      <w:rPr>
        <w:rFonts w:hint="default"/>
        <w:color w:val="4F81BD" w:themeColor="accent1"/>
      </w:rPr>
    </w:lvl>
    <w:lvl w:ilvl="5">
      <w:start w:val="1"/>
      <w:numFmt w:val="decimal"/>
      <w:isLgl/>
      <w:lvlText w:val="%1.%2.%3.%4.%5.%6."/>
      <w:lvlJc w:val="left"/>
      <w:pPr>
        <w:ind w:left="1800" w:hanging="1440"/>
      </w:pPr>
      <w:rPr>
        <w:rFonts w:hint="default"/>
        <w:color w:val="4F81BD" w:themeColor="accent1"/>
      </w:rPr>
    </w:lvl>
    <w:lvl w:ilvl="6">
      <w:start w:val="1"/>
      <w:numFmt w:val="decimal"/>
      <w:isLgl/>
      <w:lvlText w:val="%1.%2.%3.%4.%5.%6.%7."/>
      <w:lvlJc w:val="left"/>
      <w:pPr>
        <w:ind w:left="2160" w:hanging="1800"/>
      </w:pPr>
      <w:rPr>
        <w:rFonts w:hint="default"/>
        <w:color w:val="4F81BD" w:themeColor="accent1"/>
      </w:rPr>
    </w:lvl>
    <w:lvl w:ilvl="7">
      <w:start w:val="1"/>
      <w:numFmt w:val="decimal"/>
      <w:isLgl/>
      <w:lvlText w:val="%1.%2.%3.%4.%5.%6.%7.%8."/>
      <w:lvlJc w:val="left"/>
      <w:pPr>
        <w:ind w:left="2520" w:hanging="2160"/>
      </w:pPr>
      <w:rPr>
        <w:rFonts w:hint="default"/>
        <w:color w:val="4F81BD" w:themeColor="accent1"/>
      </w:rPr>
    </w:lvl>
    <w:lvl w:ilvl="8">
      <w:start w:val="1"/>
      <w:numFmt w:val="decimal"/>
      <w:isLgl/>
      <w:lvlText w:val="%1.%2.%3.%4.%5.%6.%7.%8.%9."/>
      <w:lvlJc w:val="left"/>
      <w:pPr>
        <w:ind w:left="2520" w:hanging="2160"/>
      </w:pPr>
      <w:rPr>
        <w:rFonts w:hint="default"/>
        <w:color w:val="4F81BD" w:themeColor="accent1"/>
      </w:rPr>
    </w:lvl>
  </w:abstractNum>
  <w:abstractNum w:abstractNumId="12" w15:restartNumberingAfterBreak="0">
    <w:nsid w:val="32495D27"/>
    <w:multiLevelType w:val="singleLevel"/>
    <w:tmpl w:val="6FE2D3D2"/>
    <w:lvl w:ilvl="0">
      <w:start w:val="1"/>
      <w:numFmt w:val="bullet"/>
      <w:pStyle w:val="N2-2ndBullet"/>
      <w:lvlText w:val="–"/>
      <w:lvlJc w:val="left"/>
      <w:pPr>
        <w:tabs>
          <w:tab w:val="num" w:pos="1728"/>
        </w:tabs>
        <w:ind w:left="1728" w:hanging="576"/>
      </w:pPr>
      <w:rPr>
        <w:rFonts w:ascii="Garamond" w:hAnsi="Garamond" w:hint="default"/>
        <w:sz w:val="28"/>
        <w:szCs w:val="36"/>
      </w:rPr>
    </w:lvl>
  </w:abstractNum>
  <w:abstractNum w:abstractNumId="13" w15:restartNumberingAfterBreak="0">
    <w:nsid w:val="32BC23C6"/>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50C5011"/>
    <w:multiLevelType w:val="multilevel"/>
    <w:tmpl w:val="75F22B88"/>
    <w:lvl w:ilvl="0">
      <w:start w:val="1"/>
      <w:numFmt w:val="decimal"/>
      <w:lvlText w:val="%1."/>
      <w:lvlJc w:val="left"/>
      <w:pPr>
        <w:ind w:left="360" w:hanging="360"/>
      </w:pPr>
      <w:rPr>
        <w:rFonts w:hint="default"/>
      </w:rPr>
    </w:lvl>
    <w:lvl w:ilvl="1">
      <w:start w:val="3"/>
      <w:numFmt w:val="decimal"/>
      <w:isLgl/>
      <w:lvlText w:val="%1.%2"/>
      <w:lvlJc w:val="left"/>
      <w:pPr>
        <w:ind w:left="1155" w:hanging="1155"/>
      </w:pPr>
      <w:rPr>
        <w:rFonts w:hint="default"/>
      </w:rPr>
    </w:lvl>
    <w:lvl w:ilvl="2">
      <w:start w:val="1"/>
      <w:numFmt w:val="lowerLetter"/>
      <w:isLgl/>
      <w:lvlText w:val="%1.%2.%3"/>
      <w:lvlJc w:val="left"/>
      <w:pPr>
        <w:ind w:left="1155" w:hanging="1155"/>
      </w:pPr>
      <w:rPr>
        <w:rFonts w:hint="default"/>
      </w:rPr>
    </w:lvl>
    <w:lvl w:ilvl="3">
      <w:start w:val="1"/>
      <w:numFmt w:val="decimal"/>
      <w:isLgl/>
      <w:lvlText w:val="%1.%2.%3.%4"/>
      <w:lvlJc w:val="left"/>
      <w:pPr>
        <w:ind w:left="1155" w:hanging="1155"/>
      </w:pPr>
      <w:rPr>
        <w:rFonts w:hint="default"/>
      </w:rPr>
    </w:lvl>
    <w:lvl w:ilvl="4">
      <w:start w:val="1"/>
      <w:numFmt w:val="decimal"/>
      <w:isLgl/>
      <w:lvlText w:val="%1.%2.%3.%4.%5"/>
      <w:lvlJc w:val="left"/>
      <w:pPr>
        <w:ind w:left="1155" w:hanging="1155"/>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39F24664"/>
    <w:multiLevelType w:val="hybridMultilevel"/>
    <w:tmpl w:val="5530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C02B0"/>
    <w:multiLevelType w:val="hybridMultilevel"/>
    <w:tmpl w:val="7FB8549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DF3FA9"/>
    <w:multiLevelType w:val="hybridMultilevel"/>
    <w:tmpl w:val="AB9C1A9A"/>
    <w:lvl w:ilvl="0" w:tplc="443AEAD6">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851C74"/>
    <w:multiLevelType w:val="hybridMultilevel"/>
    <w:tmpl w:val="437A0952"/>
    <w:lvl w:ilvl="0" w:tplc="C980AA98">
      <w:start w:val="1"/>
      <w:numFmt w:val="bullet"/>
      <w:pStyle w:val="N5-5thBullet"/>
      <w:lvlText w:val=""/>
      <w:lvlJc w:val="left"/>
      <w:pPr>
        <w:ind w:left="3600" w:hanging="360"/>
      </w:pPr>
      <w:rPr>
        <w:rFonts w:ascii="Wingdings" w:hAnsi="Wingdings" w:hint="default"/>
        <w:sz w:val="24"/>
        <w:u w:color="1F497D"/>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E272F80"/>
    <w:multiLevelType w:val="hybridMultilevel"/>
    <w:tmpl w:val="AFEC8A46"/>
    <w:lvl w:ilvl="0" w:tplc="FD6CB7E8">
      <w:start w:val="1"/>
      <w:numFmt w:val="decimal"/>
      <w:pStyle w:val="N3-3rdBullet"/>
      <w:lvlText w:val="%1."/>
      <w:lvlJc w:val="left"/>
      <w:pPr>
        <w:tabs>
          <w:tab w:val="num" w:pos="2304"/>
        </w:tabs>
        <w:ind w:left="2304" w:hanging="576"/>
      </w:pPr>
      <w:rPr>
        <w:rFonts w:ascii="Garamond" w:hAnsi="Garamond"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E935FFB"/>
    <w:multiLevelType w:val="hybridMultilevel"/>
    <w:tmpl w:val="FB34C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66D141F"/>
    <w:multiLevelType w:val="hybridMultilevel"/>
    <w:tmpl w:val="1E0C37CE"/>
    <w:lvl w:ilvl="0" w:tplc="40F8CA7E">
      <w:start w:val="1"/>
      <w:numFmt w:val="bullet"/>
      <w:lvlText w:val=""/>
      <w:lvlJc w:val="left"/>
      <w:pPr>
        <w:tabs>
          <w:tab w:val="num" w:pos="576"/>
        </w:tabs>
        <w:ind w:left="576" w:hanging="576"/>
      </w:pPr>
      <w:rPr>
        <w:rFonts w:ascii="Wingdings" w:hAnsi="Wingdings" w:hint="default"/>
        <w:sz w:val="24"/>
        <w:szCs w:val="24"/>
      </w:rPr>
    </w:lvl>
    <w:lvl w:ilvl="1" w:tplc="04090003">
      <w:start w:val="1"/>
      <w:numFmt w:val="bullet"/>
      <w:lvlText w:val="o"/>
      <w:lvlJc w:val="left"/>
      <w:pPr>
        <w:tabs>
          <w:tab w:val="num" w:pos="864"/>
        </w:tabs>
        <w:ind w:left="864" w:hanging="360"/>
      </w:pPr>
      <w:rPr>
        <w:rFonts w:ascii="Courier New" w:hAnsi="Courier New" w:cs="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cs="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cs="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22" w15:restartNumberingAfterBreak="0">
    <w:nsid w:val="4A1E2215"/>
    <w:multiLevelType w:val="hybridMultilevel"/>
    <w:tmpl w:val="4A40E6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DB09B7"/>
    <w:multiLevelType w:val="hybridMultilevel"/>
    <w:tmpl w:val="0AD26540"/>
    <w:lvl w:ilvl="0" w:tplc="F57880A0">
      <w:start w:val="3"/>
      <w:numFmt w:val="bullet"/>
      <w:lvlText w:val="-"/>
      <w:lvlJc w:val="left"/>
      <w:pPr>
        <w:ind w:left="720" w:hanging="360"/>
      </w:pPr>
      <w:rPr>
        <w:rFonts w:ascii="Gill Sans MT" w:eastAsia="Arial" w:hAnsi="Gill Sans M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4E3F8F"/>
    <w:multiLevelType w:val="hybridMultilevel"/>
    <w:tmpl w:val="9CCA95C0"/>
    <w:lvl w:ilvl="0" w:tplc="4ACC0A98">
      <w:start w:val="1"/>
      <w:numFmt w:val="decimal"/>
      <w:lvlText w:val="%1."/>
      <w:lvlJc w:val="left"/>
      <w:pPr>
        <w:ind w:left="720" w:hanging="360"/>
      </w:pPr>
      <w:rPr>
        <w:rFonts w:hint="default"/>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9461CF"/>
    <w:multiLevelType w:val="hybridMultilevel"/>
    <w:tmpl w:val="27FE8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A51B5"/>
    <w:multiLevelType w:val="hybridMultilevel"/>
    <w:tmpl w:val="3B9C5F9A"/>
    <w:lvl w:ilvl="0" w:tplc="0EA2E110">
      <w:start w:val="1"/>
      <w:numFmt w:val="decimal"/>
      <w:lvlText w:val="%1"/>
      <w:lvlJc w:val="left"/>
      <w:pPr>
        <w:ind w:left="450" w:hanging="360"/>
      </w:pPr>
      <w:rPr>
        <w:rFonts w:hint="default"/>
        <w:vertAlign w:val="superscrip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7" w15:restartNumberingAfterBreak="0">
    <w:nsid w:val="73137D40"/>
    <w:multiLevelType w:val="hybridMultilevel"/>
    <w:tmpl w:val="6DD26BC8"/>
    <w:lvl w:ilvl="0" w:tplc="0EA2E110">
      <w:start w:val="1"/>
      <w:numFmt w:val="decimal"/>
      <w:lvlText w:val="%1"/>
      <w:lvlJc w:val="left"/>
      <w:pPr>
        <w:ind w:left="360" w:hanging="360"/>
      </w:pPr>
      <w:rPr>
        <w:rFonts w:hint="default"/>
        <w:vertAlign w:val="superscrip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8B92E44"/>
    <w:multiLevelType w:val="hybridMultilevel"/>
    <w:tmpl w:val="3B9C5F9A"/>
    <w:lvl w:ilvl="0" w:tplc="0EA2E110">
      <w:start w:val="1"/>
      <w:numFmt w:val="decimal"/>
      <w:lvlText w:val="%1"/>
      <w:lvlJc w:val="left"/>
      <w:pPr>
        <w:ind w:left="72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5916964">
    <w:abstractNumId w:val="12"/>
  </w:num>
  <w:num w:numId="2" w16cid:durableId="1133327983">
    <w:abstractNumId w:val="19"/>
  </w:num>
  <w:num w:numId="3" w16cid:durableId="446852311">
    <w:abstractNumId w:val="5"/>
  </w:num>
  <w:num w:numId="4" w16cid:durableId="1817718956">
    <w:abstractNumId w:val="21"/>
  </w:num>
  <w:num w:numId="5" w16cid:durableId="1301881130">
    <w:abstractNumId w:val="14"/>
  </w:num>
  <w:num w:numId="6" w16cid:durableId="1819030960">
    <w:abstractNumId w:val="18"/>
  </w:num>
  <w:num w:numId="7" w16cid:durableId="263805346">
    <w:abstractNumId w:val="15"/>
  </w:num>
  <w:num w:numId="8" w16cid:durableId="161775544">
    <w:abstractNumId w:val="3"/>
  </w:num>
  <w:num w:numId="9" w16cid:durableId="1874072334">
    <w:abstractNumId w:val="16"/>
  </w:num>
  <w:num w:numId="10" w16cid:durableId="235630999">
    <w:abstractNumId w:val="22"/>
  </w:num>
  <w:num w:numId="11" w16cid:durableId="1426461284">
    <w:abstractNumId w:val="7"/>
  </w:num>
  <w:num w:numId="12" w16cid:durableId="1778674560">
    <w:abstractNumId w:val="8"/>
  </w:num>
  <w:num w:numId="13" w16cid:durableId="813646997">
    <w:abstractNumId w:val="10"/>
  </w:num>
  <w:num w:numId="14" w16cid:durableId="377095928">
    <w:abstractNumId w:val="28"/>
  </w:num>
  <w:num w:numId="15" w16cid:durableId="932394505">
    <w:abstractNumId w:val="26"/>
  </w:num>
  <w:num w:numId="16" w16cid:durableId="771701517">
    <w:abstractNumId w:val="27"/>
  </w:num>
  <w:num w:numId="17" w16cid:durableId="1847550705">
    <w:abstractNumId w:val="13"/>
  </w:num>
  <w:num w:numId="18" w16cid:durableId="1233538217">
    <w:abstractNumId w:val="6"/>
  </w:num>
  <w:num w:numId="19" w16cid:durableId="456223450">
    <w:abstractNumId w:val="0"/>
  </w:num>
  <w:num w:numId="20" w16cid:durableId="486097342">
    <w:abstractNumId w:val="4"/>
  </w:num>
  <w:num w:numId="21" w16cid:durableId="1432627552">
    <w:abstractNumId w:val="11"/>
  </w:num>
  <w:num w:numId="22" w16cid:durableId="544145531">
    <w:abstractNumId w:val="2"/>
  </w:num>
  <w:num w:numId="23" w16cid:durableId="795416963">
    <w:abstractNumId w:val="11"/>
  </w:num>
  <w:num w:numId="24" w16cid:durableId="134951851">
    <w:abstractNumId w:val="11"/>
  </w:num>
  <w:num w:numId="25" w16cid:durableId="1430394040">
    <w:abstractNumId w:val="24"/>
  </w:num>
  <w:num w:numId="26" w16cid:durableId="628824456">
    <w:abstractNumId w:val="1"/>
  </w:num>
  <w:num w:numId="27" w16cid:durableId="1051726823">
    <w:abstractNumId w:val="25"/>
  </w:num>
  <w:num w:numId="28" w16cid:durableId="443352101">
    <w:abstractNumId w:val="9"/>
  </w:num>
  <w:num w:numId="29" w16cid:durableId="46496560">
    <w:abstractNumId w:val="23"/>
  </w:num>
  <w:num w:numId="30" w16cid:durableId="229077072">
    <w:abstractNumId w:val="20"/>
  </w:num>
  <w:num w:numId="31" w16cid:durableId="875896926">
    <w:abstractNumId w:val="17"/>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AID/BFS">
    <w15:presenceInfo w15:providerId="None" w15:userId="USAID/BFS"/>
  </w15:person>
  <w15:person w15:author="Zalisk, Kirsten">
    <w15:presenceInfo w15:providerId="AD" w15:userId="S::26167@Icf.com::504b20ee-7989-4069-b746-21b069973a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rawingGridHorizontalSpacing w:val="11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0F95"/>
    <w:rsid w:val="000003A8"/>
    <w:rsid w:val="00000842"/>
    <w:rsid w:val="00000872"/>
    <w:rsid w:val="00001529"/>
    <w:rsid w:val="00001DE7"/>
    <w:rsid w:val="00001F9F"/>
    <w:rsid w:val="00002CBE"/>
    <w:rsid w:val="00002EC1"/>
    <w:rsid w:val="000043FA"/>
    <w:rsid w:val="000103EE"/>
    <w:rsid w:val="0001071B"/>
    <w:rsid w:val="000133B3"/>
    <w:rsid w:val="000146A5"/>
    <w:rsid w:val="000153CC"/>
    <w:rsid w:val="00016E16"/>
    <w:rsid w:val="00016FA1"/>
    <w:rsid w:val="00016FF9"/>
    <w:rsid w:val="000171A3"/>
    <w:rsid w:val="000177F5"/>
    <w:rsid w:val="00021DA9"/>
    <w:rsid w:val="00023D1D"/>
    <w:rsid w:val="00023EF3"/>
    <w:rsid w:val="000248AE"/>
    <w:rsid w:val="00025B22"/>
    <w:rsid w:val="00026812"/>
    <w:rsid w:val="000268C8"/>
    <w:rsid w:val="0002758F"/>
    <w:rsid w:val="00027811"/>
    <w:rsid w:val="00031BE7"/>
    <w:rsid w:val="00031EDF"/>
    <w:rsid w:val="00032105"/>
    <w:rsid w:val="00032228"/>
    <w:rsid w:val="00032BF8"/>
    <w:rsid w:val="000336E5"/>
    <w:rsid w:val="00033DE1"/>
    <w:rsid w:val="00034EE6"/>
    <w:rsid w:val="00034FD4"/>
    <w:rsid w:val="00035061"/>
    <w:rsid w:val="00035650"/>
    <w:rsid w:val="00035E3C"/>
    <w:rsid w:val="00035EBF"/>
    <w:rsid w:val="00036589"/>
    <w:rsid w:val="00037459"/>
    <w:rsid w:val="00037776"/>
    <w:rsid w:val="0003782C"/>
    <w:rsid w:val="0004027D"/>
    <w:rsid w:val="0004059A"/>
    <w:rsid w:val="00040600"/>
    <w:rsid w:val="000407BC"/>
    <w:rsid w:val="00040A15"/>
    <w:rsid w:val="00040CD5"/>
    <w:rsid w:val="000414FB"/>
    <w:rsid w:val="00041553"/>
    <w:rsid w:val="00041B6B"/>
    <w:rsid w:val="00041D04"/>
    <w:rsid w:val="00042132"/>
    <w:rsid w:val="00042DB8"/>
    <w:rsid w:val="000438FF"/>
    <w:rsid w:val="000445EB"/>
    <w:rsid w:val="00044AFF"/>
    <w:rsid w:val="00044CD9"/>
    <w:rsid w:val="00044E31"/>
    <w:rsid w:val="00045200"/>
    <w:rsid w:val="00045B96"/>
    <w:rsid w:val="00045DDA"/>
    <w:rsid w:val="00045FA0"/>
    <w:rsid w:val="00046287"/>
    <w:rsid w:val="000468B5"/>
    <w:rsid w:val="00046C5E"/>
    <w:rsid w:val="0004763E"/>
    <w:rsid w:val="00047836"/>
    <w:rsid w:val="000509C6"/>
    <w:rsid w:val="00050A94"/>
    <w:rsid w:val="00050AB4"/>
    <w:rsid w:val="00051D1F"/>
    <w:rsid w:val="00052544"/>
    <w:rsid w:val="000527ED"/>
    <w:rsid w:val="00052CA5"/>
    <w:rsid w:val="00052D93"/>
    <w:rsid w:val="0005358E"/>
    <w:rsid w:val="0005437C"/>
    <w:rsid w:val="00054F8E"/>
    <w:rsid w:val="00055128"/>
    <w:rsid w:val="0005667F"/>
    <w:rsid w:val="000566DC"/>
    <w:rsid w:val="0005679E"/>
    <w:rsid w:val="000571C4"/>
    <w:rsid w:val="00057439"/>
    <w:rsid w:val="0006037C"/>
    <w:rsid w:val="000605D8"/>
    <w:rsid w:val="00060AFB"/>
    <w:rsid w:val="00060CAB"/>
    <w:rsid w:val="0006122A"/>
    <w:rsid w:val="000622E0"/>
    <w:rsid w:val="00062876"/>
    <w:rsid w:val="00062A4A"/>
    <w:rsid w:val="0006317E"/>
    <w:rsid w:val="0006410C"/>
    <w:rsid w:val="0006533D"/>
    <w:rsid w:val="00065C2B"/>
    <w:rsid w:val="00065EC7"/>
    <w:rsid w:val="00066840"/>
    <w:rsid w:val="00066905"/>
    <w:rsid w:val="00066C45"/>
    <w:rsid w:val="000677B9"/>
    <w:rsid w:val="00067ACC"/>
    <w:rsid w:val="00067D53"/>
    <w:rsid w:val="000702BD"/>
    <w:rsid w:val="00070620"/>
    <w:rsid w:val="0007085D"/>
    <w:rsid w:val="000718B5"/>
    <w:rsid w:val="00071EDB"/>
    <w:rsid w:val="00072DB2"/>
    <w:rsid w:val="00073568"/>
    <w:rsid w:val="00073D3F"/>
    <w:rsid w:val="00074E1A"/>
    <w:rsid w:val="00075A3A"/>
    <w:rsid w:val="00075C36"/>
    <w:rsid w:val="00076136"/>
    <w:rsid w:val="00076643"/>
    <w:rsid w:val="0007678E"/>
    <w:rsid w:val="00076F5C"/>
    <w:rsid w:val="00077AB2"/>
    <w:rsid w:val="00080AEA"/>
    <w:rsid w:val="00080DFE"/>
    <w:rsid w:val="000817CD"/>
    <w:rsid w:val="0008309A"/>
    <w:rsid w:val="0008379D"/>
    <w:rsid w:val="00084B45"/>
    <w:rsid w:val="000850C1"/>
    <w:rsid w:val="000852B7"/>
    <w:rsid w:val="00085392"/>
    <w:rsid w:val="000874BC"/>
    <w:rsid w:val="000901AB"/>
    <w:rsid w:val="000903F0"/>
    <w:rsid w:val="000910E4"/>
    <w:rsid w:val="00091DFA"/>
    <w:rsid w:val="00092251"/>
    <w:rsid w:val="00092939"/>
    <w:rsid w:val="000930DF"/>
    <w:rsid w:val="00093112"/>
    <w:rsid w:val="000936B4"/>
    <w:rsid w:val="000936D3"/>
    <w:rsid w:val="00094004"/>
    <w:rsid w:val="00095006"/>
    <w:rsid w:val="000958DE"/>
    <w:rsid w:val="0009611B"/>
    <w:rsid w:val="0009635A"/>
    <w:rsid w:val="000968C0"/>
    <w:rsid w:val="00096BF2"/>
    <w:rsid w:val="00096C48"/>
    <w:rsid w:val="00097BB9"/>
    <w:rsid w:val="00097D4F"/>
    <w:rsid w:val="00097E17"/>
    <w:rsid w:val="000A03EE"/>
    <w:rsid w:val="000A05CA"/>
    <w:rsid w:val="000A0A63"/>
    <w:rsid w:val="000A0C7B"/>
    <w:rsid w:val="000A1219"/>
    <w:rsid w:val="000A1245"/>
    <w:rsid w:val="000A1341"/>
    <w:rsid w:val="000A1487"/>
    <w:rsid w:val="000A1D67"/>
    <w:rsid w:val="000A288E"/>
    <w:rsid w:val="000A2DFC"/>
    <w:rsid w:val="000A4D5C"/>
    <w:rsid w:val="000A56B9"/>
    <w:rsid w:val="000A6ED9"/>
    <w:rsid w:val="000A771A"/>
    <w:rsid w:val="000A7C36"/>
    <w:rsid w:val="000B000F"/>
    <w:rsid w:val="000B1A0C"/>
    <w:rsid w:val="000B1F22"/>
    <w:rsid w:val="000B2E46"/>
    <w:rsid w:val="000B37BD"/>
    <w:rsid w:val="000B3881"/>
    <w:rsid w:val="000B3FCA"/>
    <w:rsid w:val="000B3FD7"/>
    <w:rsid w:val="000B501A"/>
    <w:rsid w:val="000B5C0D"/>
    <w:rsid w:val="000B6584"/>
    <w:rsid w:val="000B74BA"/>
    <w:rsid w:val="000C0317"/>
    <w:rsid w:val="000C07EA"/>
    <w:rsid w:val="000C126A"/>
    <w:rsid w:val="000C1419"/>
    <w:rsid w:val="000C19F7"/>
    <w:rsid w:val="000C2687"/>
    <w:rsid w:val="000C280C"/>
    <w:rsid w:val="000C2A68"/>
    <w:rsid w:val="000C340F"/>
    <w:rsid w:val="000C34A2"/>
    <w:rsid w:val="000C3DFA"/>
    <w:rsid w:val="000C3FBD"/>
    <w:rsid w:val="000C45EC"/>
    <w:rsid w:val="000C5094"/>
    <w:rsid w:val="000C59A9"/>
    <w:rsid w:val="000C5B19"/>
    <w:rsid w:val="000C6ACC"/>
    <w:rsid w:val="000C71F2"/>
    <w:rsid w:val="000C76BB"/>
    <w:rsid w:val="000C785C"/>
    <w:rsid w:val="000C7C1B"/>
    <w:rsid w:val="000D160B"/>
    <w:rsid w:val="000D1BAF"/>
    <w:rsid w:val="000D265E"/>
    <w:rsid w:val="000D2C65"/>
    <w:rsid w:val="000D3613"/>
    <w:rsid w:val="000D392D"/>
    <w:rsid w:val="000D3C46"/>
    <w:rsid w:val="000D3DA0"/>
    <w:rsid w:val="000D3EC0"/>
    <w:rsid w:val="000D4530"/>
    <w:rsid w:val="000D47E7"/>
    <w:rsid w:val="000D4B5F"/>
    <w:rsid w:val="000D53C8"/>
    <w:rsid w:val="000D5806"/>
    <w:rsid w:val="000D5CF3"/>
    <w:rsid w:val="000D5EFA"/>
    <w:rsid w:val="000D695D"/>
    <w:rsid w:val="000D7AD1"/>
    <w:rsid w:val="000E01A6"/>
    <w:rsid w:val="000E10E3"/>
    <w:rsid w:val="000E12ED"/>
    <w:rsid w:val="000E198C"/>
    <w:rsid w:val="000E19AF"/>
    <w:rsid w:val="000E1C87"/>
    <w:rsid w:val="000E3244"/>
    <w:rsid w:val="000E375E"/>
    <w:rsid w:val="000E4021"/>
    <w:rsid w:val="000E46C0"/>
    <w:rsid w:val="000E46E3"/>
    <w:rsid w:val="000E60CD"/>
    <w:rsid w:val="000E6B20"/>
    <w:rsid w:val="000E718D"/>
    <w:rsid w:val="000E7F87"/>
    <w:rsid w:val="000F1B18"/>
    <w:rsid w:val="000F2630"/>
    <w:rsid w:val="000F2CDF"/>
    <w:rsid w:val="000F30B7"/>
    <w:rsid w:val="000F39B8"/>
    <w:rsid w:val="000F3A95"/>
    <w:rsid w:val="000F3B54"/>
    <w:rsid w:val="000F3DE4"/>
    <w:rsid w:val="000F4693"/>
    <w:rsid w:val="000F6A56"/>
    <w:rsid w:val="000F6AEA"/>
    <w:rsid w:val="000F6F3F"/>
    <w:rsid w:val="000F79A7"/>
    <w:rsid w:val="00100669"/>
    <w:rsid w:val="0010090F"/>
    <w:rsid w:val="00100A3F"/>
    <w:rsid w:val="001010F3"/>
    <w:rsid w:val="00101D24"/>
    <w:rsid w:val="00102846"/>
    <w:rsid w:val="00102F04"/>
    <w:rsid w:val="00103657"/>
    <w:rsid w:val="00103E89"/>
    <w:rsid w:val="00104ABC"/>
    <w:rsid w:val="00104B52"/>
    <w:rsid w:val="001056E6"/>
    <w:rsid w:val="00106A44"/>
    <w:rsid w:val="0010743D"/>
    <w:rsid w:val="00110627"/>
    <w:rsid w:val="001115DD"/>
    <w:rsid w:val="00111A76"/>
    <w:rsid w:val="00111E7A"/>
    <w:rsid w:val="001127B8"/>
    <w:rsid w:val="00112A5F"/>
    <w:rsid w:val="00114691"/>
    <w:rsid w:val="0011570D"/>
    <w:rsid w:val="00120055"/>
    <w:rsid w:val="00121F9A"/>
    <w:rsid w:val="00122705"/>
    <w:rsid w:val="001229BE"/>
    <w:rsid w:val="00123069"/>
    <w:rsid w:val="00123223"/>
    <w:rsid w:val="001235DF"/>
    <w:rsid w:val="00123E3F"/>
    <w:rsid w:val="00124B6A"/>
    <w:rsid w:val="00124C4E"/>
    <w:rsid w:val="00124F67"/>
    <w:rsid w:val="00125A0A"/>
    <w:rsid w:val="00125B93"/>
    <w:rsid w:val="0012628A"/>
    <w:rsid w:val="0012638F"/>
    <w:rsid w:val="001268E0"/>
    <w:rsid w:val="0012758C"/>
    <w:rsid w:val="001302E2"/>
    <w:rsid w:val="0013039D"/>
    <w:rsid w:val="00130A79"/>
    <w:rsid w:val="00130E8E"/>
    <w:rsid w:val="001316D9"/>
    <w:rsid w:val="00131E6E"/>
    <w:rsid w:val="00132322"/>
    <w:rsid w:val="00133560"/>
    <w:rsid w:val="00133A44"/>
    <w:rsid w:val="001348F3"/>
    <w:rsid w:val="001349F7"/>
    <w:rsid w:val="00134E84"/>
    <w:rsid w:val="001355EC"/>
    <w:rsid w:val="001372A9"/>
    <w:rsid w:val="00137E2A"/>
    <w:rsid w:val="00137F9C"/>
    <w:rsid w:val="001404D1"/>
    <w:rsid w:val="00140712"/>
    <w:rsid w:val="001415E3"/>
    <w:rsid w:val="00141B07"/>
    <w:rsid w:val="00141BBD"/>
    <w:rsid w:val="00141D79"/>
    <w:rsid w:val="00141F30"/>
    <w:rsid w:val="0014227E"/>
    <w:rsid w:val="00143231"/>
    <w:rsid w:val="00143B1A"/>
    <w:rsid w:val="00144824"/>
    <w:rsid w:val="00145ECB"/>
    <w:rsid w:val="00146AF8"/>
    <w:rsid w:val="00146B88"/>
    <w:rsid w:val="00147403"/>
    <w:rsid w:val="001475F5"/>
    <w:rsid w:val="0014791A"/>
    <w:rsid w:val="0015017E"/>
    <w:rsid w:val="001523A4"/>
    <w:rsid w:val="001527CC"/>
    <w:rsid w:val="001528D5"/>
    <w:rsid w:val="00153354"/>
    <w:rsid w:val="00153A94"/>
    <w:rsid w:val="00153B10"/>
    <w:rsid w:val="00153B65"/>
    <w:rsid w:val="0015471B"/>
    <w:rsid w:val="001548D2"/>
    <w:rsid w:val="00154CFB"/>
    <w:rsid w:val="00154E7C"/>
    <w:rsid w:val="001564F1"/>
    <w:rsid w:val="0015653B"/>
    <w:rsid w:val="00156A2D"/>
    <w:rsid w:val="00156A9A"/>
    <w:rsid w:val="00157AE6"/>
    <w:rsid w:val="00157ECE"/>
    <w:rsid w:val="00157FD3"/>
    <w:rsid w:val="0016064C"/>
    <w:rsid w:val="00160DC3"/>
    <w:rsid w:val="0016106C"/>
    <w:rsid w:val="0016219E"/>
    <w:rsid w:val="00162317"/>
    <w:rsid w:val="0016336B"/>
    <w:rsid w:val="001641DD"/>
    <w:rsid w:val="0016438C"/>
    <w:rsid w:val="0016543C"/>
    <w:rsid w:val="00166130"/>
    <w:rsid w:val="001666E7"/>
    <w:rsid w:val="0016723B"/>
    <w:rsid w:val="001704AC"/>
    <w:rsid w:val="0017084B"/>
    <w:rsid w:val="00170862"/>
    <w:rsid w:val="00170F34"/>
    <w:rsid w:val="00173878"/>
    <w:rsid w:val="00173FAF"/>
    <w:rsid w:val="00174A14"/>
    <w:rsid w:val="00174CCC"/>
    <w:rsid w:val="00175437"/>
    <w:rsid w:val="00175F1F"/>
    <w:rsid w:val="001764CD"/>
    <w:rsid w:val="001767B9"/>
    <w:rsid w:val="001776DB"/>
    <w:rsid w:val="0017785D"/>
    <w:rsid w:val="00177917"/>
    <w:rsid w:val="00177AA4"/>
    <w:rsid w:val="00177EB4"/>
    <w:rsid w:val="00180C28"/>
    <w:rsid w:val="00181220"/>
    <w:rsid w:val="00181B17"/>
    <w:rsid w:val="00181F0D"/>
    <w:rsid w:val="00182798"/>
    <w:rsid w:val="00182B9C"/>
    <w:rsid w:val="00182D28"/>
    <w:rsid w:val="00183D20"/>
    <w:rsid w:val="0018461A"/>
    <w:rsid w:val="00184E17"/>
    <w:rsid w:val="00184F58"/>
    <w:rsid w:val="00185E37"/>
    <w:rsid w:val="00186B75"/>
    <w:rsid w:val="00186C08"/>
    <w:rsid w:val="00186E2E"/>
    <w:rsid w:val="001870E7"/>
    <w:rsid w:val="0019077F"/>
    <w:rsid w:val="001908E1"/>
    <w:rsid w:val="00191066"/>
    <w:rsid w:val="001918C9"/>
    <w:rsid w:val="0019237E"/>
    <w:rsid w:val="00192BAE"/>
    <w:rsid w:val="00192DCF"/>
    <w:rsid w:val="001931EE"/>
    <w:rsid w:val="0019406C"/>
    <w:rsid w:val="001947C8"/>
    <w:rsid w:val="00194D69"/>
    <w:rsid w:val="00195A16"/>
    <w:rsid w:val="00195C76"/>
    <w:rsid w:val="001960DF"/>
    <w:rsid w:val="0019775A"/>
    <w:rsid w:val="001977CF"/>
    <w:rsid w:val="001A0800"/>
    <w:rsid w:val="001A1F46"/>
    <w:rsid w:val="001A1F74"/>
    <w:rsid w:val="001A2356"/>
    <w:rsid w:val="001A24D5"/>
    <w:rsid w:val="001A2F84"/>
    <w:rsid w:val="001A367F"/>
    <w:rsid w:val="001A3EAB"/>
    <w:rsid w:val="001A3F0A"/>
    <w:rsid w:val="001A3F40"/>
    <w:rsid w:val="001A4928"/>
    <w:rsid w:val="001A5089"/>
    <w:rsid w:val="001A672D"/>
    <w:rsid w:val="001A6A94"/>
    <w:rsid w:val="001A78F9"/>
    <w:rsid w:val="001B010F"/>
    <w:rsid w:val="001B05D6"/>
    <w:rsid w:val="001B180E"/>
    <w:rsid w:val="001B2DD3"/>
    <w:rsid w:val="001B330E"/>
    <w:rsid w:val="001B34E9"/>
    <w:rsid w:val="001B37D5"/>
    <w:rsid w:val="001B3A83"/>
    <w:rsid w:val="001B5AC0"/>
    <w:rsid w:val="001B5D96"/>
    <w:rsid w:val="001B7610"/>
    <w:rsid w:val="001B7CD6"/>
    <w:rsid w:val="001C06BB"/>
    <w:rsid w:val="001C0E79"/>
    <w:rsid w:val="001C1354"/>
    <w:rsid w:val="001C194D"/>
    <w:rsid w:val="001C1E1B"/>
    <w:rsid w:val="001C24B6"/>
    <w:rsid w:val="001C2643"/>
    <w:rsid w:val="001C29D3"/>
    <w:rsid w:val="001C2E62"/>
    <w:rsid w:val="001C4694"/>
    <w:rsid w:val="001C48A5"/>
    <w:rsid w:val="001C4BAF"/>
    <w:rsid w:val="001C4EC9"/>
    <w:rsid w:val="001C5414"/>
    <w:rsid w:val="001C614A"/>
    <w:rsid w:val="001C6815"/>
    <w:rsid w:val="001C6EBA"/>
    <w:rsid w:val="001C76A3"/>
    <w:rsid w:val="001C78FC"/>
    <w:rsid w:val="001C7BBF"/>
    <w:rsid w:val="001D0D86"/>
    <w:rsid w:val="001D1349"/>
    <w:rsid w:val="001D1B65"/>
    <w:rsid w:val="001D1CF4"/>
    <w:rsid w:val="001D2EC3"/>
    <w:rsid w:val="001D3148"/>
    <w:rsid w:val="001D4588"/>
    <w:rsid w:val="001D4ECC"/>
    <w:rsid w:val="001D5516"/>
    <w:rsid w:val="001D5791"/>
    <w:rsid w:val="001D582D"/>
    <w:rsid w:val="001D5F65"/>
    <w:rsid w:val="001E07BF"/>
    <w:rsid w:val="001E14A6"/>
    <w:rsid w:val="001E293D"/>
    <w:rsid w:val="001E2CDB"/>
    <w:rsid w:val="001E3264"/>
    <w:rsid w:val="001E3468"/>
    <w:rsid w:val="001E3D81"/>
    <w:rsid w:val="001E4B3B"/>
    <w:rsid w:val="001E4D5B"/>
    <w:rsid w:val="001E4ED4"/>
    <w:rsid w:val="001E5202"/>
    <w:rsid w:val="001E5773"/>
    <w:rsid w:val="001E6230"/>
    <w:rsid w:val="001E6FD5"/>
    <w:rsid w:val="001F083C"/>
    <w:rsid w:val="001F15D2"/>
    <w:rsid w:val="001F16A0"/>
    <w:rsid w:val="001F2173"/>
    <w:rsid w:val="001F2C98"/>
    <w:rsid w:val="001F4DF8"/>
    <w:rsid w:val="001F5528"/>
    <w:rsid w:val="001F5716"/>
    <w:rsid w:val="001F7231"/>
    <w:rsid w:val="00200CCA"/>
    <w:rsid w:val="00201BF5"/>
    <w:rsid w:val="00203846"/>
    <w:rsid w:val="002055F1"/>
    <w:rsid w:val="00205797"/>
    <w:rsid w:val="0020732E"/>
    <w:rsid w:val="002074D8"/>
    <w:rsid w:val="0020779D"/>
    <w:rsid w:val="00207BBB"/>
    <w:rsid w:val="00210911"/>
    <w:rsid w:val="002114F0"/>
    <w:rsid w:val="00211F84"/>
    <w:rsid w:val="00212170"/>
    <w:rsid w:val="002123BA"/>
    <w:rsid w:val="00213E10"/>
    <w:rsid w:val="00214669"/>
    <w:rsid w:val="0021467E"/>
    <w:rsid w:val="002149AF"/>
    <w:rsid w:val="0021640F"/>
    <w:rsid w:val="002169A7"/>
    <w:rsid w:val="00216C21"/>
    <w:rsid w:val="00216CBD"/>
    <w:rsid w:val="00216FE1"/>
    <w:rsid w:val="0021713C"/>
    <w:rsid w:val="002175E8"/>
    <w:rsid w:val="00217EAF"/>
    <w:rsid w:val="00220385"/>
    <w:rsid w:val="00220416"/>
    <w:rsid w:val="00220C23"/>
    <w:rsid w:val="00220E49"/>
    <w:rsid w:val="0022115E"/>
    <w:rsid w:val="00222892"/>
    <w:rsid w:val="0022306E"/>
    <w:rsid w:val="00223377"/>
    <w:rsid w:val="0022342D"/>
    <w:rsid w:val="00223F84"/>
    <w:rsid w:val="00223FC1"/>
    <w:rsid w:val="00224A08"/>
    <w:rsid w:val="00224ECB"/>
    <w:rsid w:val="00224F17"/>
    <w:rsid w:val="00225C36"/>
    <w:rsid w:val="002262E6"/>
    <w:rsid w:val="00226B4D"/>
    <w:rsid w:val="00227A8E"/>
    <w:rsid w:val="00227B61"/>
    <w:rsid w:val="00230334"/>
    <w:rsid w:val="00230536"/>
    <w:rsid w:val="002309B7"/>
    <w:rsid w:val="002309E7"/>
    <w:rsid w:val="00230B77"/>
    <w:rsid w:val="00230C93"/>
    <w:rsid w:val="00231276"/>
    <w:rsid w:val="002316BD"/>
    <w:rsid w:val="00232197"/>
    <w:rsid w:val="00232A3A"/>
    <w:rsid w:val="00232BE8"/>
    <w:rsid w:val="00233103"/>
    <w:rsid w:val="002348A8"/>
    <w:rsid w:val="0023599A"/>
    <w:rsid w:val="002359D1"/>
    <w:rsid w:val="00236539"/>
    <w:rsid w:val="0023681F"/>
    <w:rsid w:val="00236C50"/>
    <w:rsid w:val="00240B97"/>
    <w:rsid w:val="00240DDC"/>
    <w:rsid w:val="002418D5"/>
    <w:rsid w:val="00241FDD"/>
    <w:rsid w:val="00242448"/>
    <w:rsid w:val="002427BC"/>
    <w:rsid w:val="00242C39"/>
    <w:rsid w:val="002432A8"/>
    <w:rsid w:val="00243BEE"/>
    <w:rsid w:val="0024487E"/>
    <w:rsid w:val="00244BFD"/>
    <w:rsid w:val="00244E25"/>
    <w:rsid w:val="00245593"/>
    <w:rsid w:val="0024579F"/>
    <w:rsid w:val="00245896"/>
    <w:rsid w:val="002462FF"/>
    <w:rsid w:val="0024720C"/>
    <w:rsid w:val="002474B8"/>
    <w:rsid w:val="00247904"/>
    <w:rsid w:val="00247BC2"/>
    <w:rsid w:val="002514B1"/>
    <w:rsid w:val="00251975"/>
    <w:rsid w:val="00251FBE"/>
    <w:rsid w:val="00252058"/>
    <w:rsid w:val="00252373"/>
    <w:rsid w:val="00252CA5"/>
    <w:rsid w:val="00252CFA"/>
    <w:rsid w:val="0025333C"/>
    <w:rsid w:val="00254BD6"/>
    <w:rsid w:val="00255BE1"/>
    <w:rsid w:val="00256CA1"/>
    <w:rsid w:val="00256D45"/>
    <w:rsid w:val="0025737D"/>
    <w:rsid w:val="0025752E"/>
    <w:rsid w:val="0025756A"/>
    <w:rsid w:val="00257B25"/>
    <w:rsid w:val="00260562"/>
    <w:rsid w:val="00261256"/>
    <w:rsid w:val="002621AB"/>
    <w:rsid w:val="002625BF"/>
    <w:rsid w:val="00262A82"/>
    <w:rsid w:val="00263AED"/>
    <w:rsid w:val="00263C4A"/>
    <w:rsid w:val="00264B68"/>
    <w:rsid w:val="00265F22"/>
    <w:rsid w:val="00267318"/>
    <w:rsid w:val="00270176"/>
    <w:rsid w:val="002702C0"/>
    <w:rsid w:val="00272C73"/>
    <w:rsid w:val="00273506"/>
    <w:rsid w:val="002749A3"/>
    <w:rsid w:val="00276D6D"/>
    <w:rsid w:val="002770E5"/>
    <w:rsid w:val="00277AAE"/>
    <w:rsid w:val="0028014F"/>
    <w:rsid w:val="00281A43"/>
    <w:rsid w:val="00281FD6"/>
    <w:rsid w:val="00282099"/>
    <w:rsid w:val="002820CB"/>
    <w:rsid w:val="002821D6"/>
    <w:rsid w:val="00282942"/>
    <w:rsid w:val="00283D2E"/>
    <w:rsid w:val="00283DA3"/>
    <w:rsid w:val="0028638A"/>
    <w:rsid w:val="00286438"/>
    <w:rsid w:val="00286F7B"/>
    <w:rsid w:val="002872C3"/>
    <w:rsid w:val="00287EB5"/>
    <w:rsid w:val="0029056E"/>
    <w:rsid w:val="002908F7"/>
    <w:rsid w:val="00290F31"/>
    <w:rsid w:val="002912C0"/>
    <w:rsid w:val="002921A5"/>
    <w:rsid w:val="00292BBD"/>
    <w:rsid w:val="00293193"/>
    <w:rsid w:val="002932D9"/>
    <w:rsid w:val="002938E7"/>
    <w:rsid w:val="00294516"/>
    <w:rsid w:val="002950DC"/>
    <w:rsid w:val="002954FA"/>
    <w:rsid w:val="00295809"/>
    <w:rsid w:val="00295CD4"/>
    <w:rsid w:val="002969B8"/>
    <w:rsid w:val="00296C01"/>
    <w:rsid w:val="00297E6B"/>
    <w:rsid w:val="002A0C1E"/>
    <w:rsid w:val="002A1490"/>
    <w:rsid w:val="002A2789"/>
    <w:rsid w:val="002A288A"/>
    <w:rsid w:val="002A302E"/>
    <w:rsid w:val="002A36E7"/>
    <w:rsid w:val="002A37F9"/>
    <w:rsid w:val="002A3E7B"/>
    <w:rsid w:val="002A5186"/>
    <w:rsid w:val="002A5714"/>
    <w:rsid w:val="002A5E3F"/>
    <w:rsid w:val="002A691A"/>
    <w:rsid w:val="002A6C4B"/>
    <w:rsid w:val="002A6E87"/>
    <w:rsid w:val="002B19D5"/>
    <w:rsid w:val="002B3EFA"/>
    <w:rsid w:val="002B455F"/>
    <w:rsid w:val="002B4FE9"/>
    <w:rsid w:val="002B5165"/>
    <w:rsid w:val="002B5C77"/>
    <w:rsid w:val="002B6540"/>
    <w:rsid w:val="002C0060"/>
    <w:rsid w:val="002C06B6"/>
    <w:rsid w:val="002C0829"/>
    <w:rsid w:val="002C083F"/>
    <w:rsid w:val="002C1875"/>
    <w:rsid w:val="002C2181"/>
    <w:rsid w:val="002C23C6"/>
    <w:rsid w:val="002C266D"/>
    <w:rsid w:val="002C47B4"/>
    <w:rsid w:val="002C4D70"/>
    <w:rsid w:val="002C56EC"/>
    <w:rsid w:val="002C5C6C"/>
    <w:rsid w:val="002C5D46"/>
    <w:rsid w:val="002C720C"/>
    <w:rsid w:val="002C7672"/>
    <w:rsid w:val="002C7BB0"/>
    <w:rsid w:val="002D1B9A"/>
    <w:rsid w:val="002D2453"/>
    <w:rsid w:val="002D492D"/>
    <w:rsid w:val="002D4C39"/>
    <w:rsid w:val="002D4ED4"/>
    <w:rsid w:val="002D545F"/>
    <w:rsid w:val="002D5AA4"/>
    <w:rsid w:val="002D60F3"/>
    <w:rsid w:val="002D6164"/>
    <w:rsid w:val="002D690A"/>
    <w:rsid w:val="002D7148"/>
    <w:rsid w:val="002D7285"/>
    <w:rsid w:val="002D79EA"/>
    <w:rsid w:val="002E0088"/>
    <w:rsid w:val="002E0A0C"/>
    <w:rsid w:val="002E0AB5"/>
    <w:rsid w:val="002E32E5"/>
    <w:rsid w:val="002E3AAA"/>
    <w:rsid w:val="002E7D1E"/>
    <w:rsid w:val="002E7F38"/>
    <w:rsid w:val="002F074F"/>
    <w:rsid w:val="002F128B"/>
    <w:rsid w:val="002F1610"/>
    <w:rsid w:val="002F27DA"/>
    <w:rsid w:val="002F3748"/>
    <w:rsid w:val="002F44C0"/>
    <w:rsid w:val="002F4E77"/>
    <w:rsid w:val="002F59D3"/>
    <w:rsid w:val="002F5AA9"/>
    <w:rsid w:val="002F5D94"/>
    <w:rsid w:val="002F676F"/>
    <w:rsid w:val="002F70AD"/>
    <w:rsid w:val="002F76CB"/>
    <w:rsid w:val="003019C5"/>
    <w:rsid w:val="003024CF"/>
    <w:rsid w:val="00302932"/>
    <w:rsid w:val="00302E4E"/>
    <w:rsid w:val="0030310A"/>
    <w:rsid w:val="003036CB"/>
    <w:rsid w:val="003046C4"/>
    <w:rsid w:val="003047A6"/>
    <w:rsid w:val="00304AE4"/>
    <w:rsid w:val="00305B87"/>
    <w:rsid w:val="00306945"/>
    <w:rsid w:val="00306C91"/>
    <w:rsid w:val="00310C79"/>
    <w:rsid w:val="00312172"/>
    <w:rsid w:val="0031253E"/>
    <w:rsid w:val="00312E08"/>
    <w:rsid w:val="00312FB3"/>
    <w:rsid w:val="003132BC"/>
    <w:rsid w:val="00313D83"/>
    <w:rsid w:val="00314358"/>
    <w:rsid w:val="00314578"/>
    <w:rsid w:val="00314E1F"/>
    <w:rsid w:val="00314F65"/>
    <w:rsid w:val="00315F8B"/>
    <w:rsid w:val="00316320"/>
    <w:rsid w:val="003163BF"/>
    <w:rsid w:val="00316E24"/>
    <w:rsid w:val="00317643"/>
    <w:rsid w:val="003177F0"/>
    <w:rsid w:val="00317E0D"/>
    <w:rsid w:val="00320162"/>
    <w:rsid w:val="003203FC"/>
    <w:rsid w:val="00320D0E"/>
    <w:rsid w:val="00321196"/>
    <w:rsid w:val="0032241C"/>
    <w:rsid w:val="00322EBF"/>
    <w:rsid w:val="00323712"/>
    <w:rsid w:val="00323749"/>
    <w:rsid w:val="00324C36"/>
    <w:rsid w:val="00324D14"/>
    <w:rsid w:val="00325CFE"/>
    <w:rsid w:val="0032620A"/>
    <w:rsid w:val="00326BF4"/>
    <w:rsid w:val="00327D80"/>
    <w:rsid w:val="00327E01"/>
    <w:rsid w:val="003306B2"/>
    <w:rsid w:val="00330701"/>
    <w:rsid w:val="00330EA2"/>
    <w:rsid w:val="00331A1D"/>
    <w:rsid w:val="0033244D"/>
    <w:rsid w:val="00332B89"/>
    <w:rsid w:val="003332AD"/>
    <w:rsid w:val="003338A1"/>
    <w:rsid w:val="003338DF"/>
    <w:rsid w:val="00333949"/>
    <w:rsid w:val="00333BB7"/>
    <w:rsid w:val="00334789"/>
    <w:rsid w:val="00335B31"/>
    <w:rsid w:val="00335E31"/>
    <w:rsid w:val="003369CD"/>
    <w:rsid w:val="0033709F"/>
    <w:rsid w:val="00337BB9"/>
    <w:rsid w:val="0034005B"/>
    <w:rsid w:val="00340BC7"/>
    <w:rsid w:val="00341120"/>
    <w:rsid w:val="003425AD"/>
    <w:rsid w:val="00344805"/>
    <w:rsid w:val="00344C87"/>
    <w:rsid w:val="00345029"/>
    <w:rsid w:val="00345A38"/>
    <w:rsid w:val="003463AB"/>
    <w:rsid w:val="003476F2"/>
    <w:rsid w:val="003477D2"/>
    <w:rsid w:val="0034786F"/>
    <w:rsid w:val="00347B1D"/>
    <w:rsid w:val="00347FE0"/>
    <w:rsid w:val="00351370"/>
    <w:rsid w:val="00351CE6"/>
    <w:rsid w:val="00351E5A"/>
    <w:rsid w:val="00352119"/>
    <w:rsid w:val="00352C54"/>
    <w:rsid w:val="003532E0"/>
    <w:rsid w:val="003541C5"/>
    <w:rsid w:val="003545B8"/>
    <w:rsid w:val="00354633"/>
    <w:rsid w:val="00354C0E"/>
    <w:rsid w:val="0035598C"/>
    <w:rsid w:val="00355F26"/>
    <w:rsid w:val="00356711"/>
    <w:rsid w:val="00356A99"/>
    <w:rsid w:val="0035773A"/>
    <w:rsid w:val="0036006C"/>
    <w:rsid w:val="00360455"/>
    <w:rsid w:val="003606E2"/>
    <w:rsid w:val="0036124F"/>
    <w:rsid w:val="00362707"/>
    <w:rsid w:val="0036277E"/>
    <w:rsid w:val="00362C6B"/>
    <w:rsid w:val="00363BF2"/>
    <w:rsid w:val="00363CB5"/>
    <w:rsid w:val="00364131"/>
    <w:rsid w:val="00364773"/>
    <w:rsid w:val="00364CB3"/>
    <w:rsid w:val="00367C3F"/>
    <w:rsid w:val="00370322"/>
    <w:rsid w:val="00371699"/>
    <w:rsid w:val="003720B5"/>
    <w:rsid w:val="003728D3"/>
    <w:rsid w:val="00372C71"/>
    <w:rsid w:val="00373011"/>
    <w:rsid w:val="00373034"/>
    <w:rsid w:val="003731E1"/>
    <w:rsid w:val="00373DAC"/>
    <w:rsid w:val="00373E27"/>
    <w:rsid w:val="00374153"/>
    <w:rsid w:val="00380358"/>
    <w:rsid w:val="00380796"/>
    <w:rsid w:val="00380DDB"/>
    <w:rsid w:val="00381404"/>
    <w:rsid w:val="00381810"/>
    <w:rsid w:val="00381FDD"/>
    <w:rsid w:val="00382722"/>
    <w:rsid w:val="00382B38"/>
    <w:rsid w:val="00382D87"/>
    <w:rsid w:val="00382DD9"/>
    <w:rsid w:val="0038300D"/>
    <w:rsid w:val="003835AB"/>
    <w:rsid w:val="00383943"/>
    <w:rsid w:val="00383C15"/>
    <w:rsid w:val="00383E3E"/>
    <w:rsid w:val="0038491C"/>
    <w:rsid w:val="00385805"/>
    <w:rsid w:val="00385A7A"/>
    <w:rsid w:val="00386F40"/>
    <w:rsid w:val="00387314"/>
    <w:rsid w:val="00390596"/>
    <w:rsid w:val="00391339"/>
    <w:rsid w:val="003918B7"/>
    <w:rsid w:val="0039192B"/>
    <w:rsid w:val="00392148"/>
    <w:rsid w:val="0039365B"/>
    <w:rsid w:val="0039482F"/>
    <w:rsid w:val="003953EE"/>
    <w:rsid w:val="0039542F"/>
    <w:rsid w:val="00395469"/>
    <w:rsid w:val="003954C4"/>
    <w:rsid w:val="003956B8"/>
    <w:rsid w:val="00395EAF"/>
    <w:rsid w:val="003963FF"/>
    <w:rsid w:val="00396A13"/>
    <w:rsid w:val="0039726B"/>
    <w:rsid w:val="00397935"/>
    <w:rsid w:val="00397D74"/>
    <w:rsid w:val="003A03C7"/>
    <w:rsid w:val="003A083E"/>
    <w:rsid w:val="003A0A0F"/>
    <w:rsid w:val="003A0C4D"/>
    <w:rsid w:val="003A19EF"/>
    <w:rsid w:val="003A22A6"/>
    <w:rsid w:val="003A26B9"/>
    <w:rsid w:val="003A27F5"/>
    <w:rsid w:val="003A2AE5"/>
    <w:rsid w:val="003A373D"/>
    <w:rsid w:val="003A37E0"/>
    <w:rsid w:val="003A3F5A"/>
    <w:rsid w:val="003A3F9A"/>
    <w:rsid w:val="003A4077"/>
    <w:rsid w:val="003A4979"/>
    <w:rsid w:val="003A49B7"/>
    <w:rsid w:val="003A5B9E"/>
    <w:rsid w:val="003A6D6C"/>
    <w:rsid w:val="003A7636"/>
    <w:rsid w:val="003A786F"/>
    <w:rsid w:val="003A7AE7"/>
    <w:rsid w:val="003A7FF4"/>
    <w:rsid w:val="003B0148"/>
    <w:rsid w:val="003B0CCB"/>
    <w:rsid w:val="003B191E"/>
    <w:rsid w:val="003B1A05"/>
    <w:rsid w:val="003B2080"/>
    <w:rsid w:val="003B22A2"/>
    <w:rsid w:val="003B277E"/>
    <w:rsid w:val="003B27C9"/>
    <w:rsid w:val="003B29B5"/>
    <w:rsid w:val="003B3362"/>
    <w:rsid w:val="003B3BEA"/>
    <w:rsid w:val="003B3BFE"/>
    <w:rsid w:val="003B4A03"/>
    <w:rsid w:val="003B58D6"/>
    <w:rsid w:val="003B5E19"/>
    <w:rsid w:val="003C1B1A"/>
    <w:rsid w:val="003C1EAC"/>
    <w:rsid w:val="003C2142"/>
    <w:rsid w:val="003C4489"/>
    <w:rsid w:val="003C63F8"/>
    <w:rsid w:val="003C752F"/>
    <w:rsid w:val="003C7A9E"/>
    <w:rsid w:val="003D077D"/>
    <w:rsid w:val="003D1C4A"/>
    <w:rsid w:val="003D1D91"/>
    <w:rsid w:val="003D2137"/>
    <w:rsid w:val="003D246D"/>
    <w:rsid w:val="003D3679"/>
    <w:rsid w:val="003D39D2"/>
    <w:rsid w:val="003D41A2"/>
    <w:rsid w:val="003D4541"/>
    <w:rsid w:val="003D4898"/>
    <w:rsid w:val="003D4BFA"/>
    <w:rsid w:val="003D4FF0"/>
    <w:rsid w:val="003D5F1B"/>
    <w:rsid w:val="003D6065"/>
    <w:rsid w:val="003D6AE7"/>
    <w:rsid w:val="003E0BF6"/>
    <w:rsid w:val="003E12C4"/>
    <w:rsid w:val="003E196F"/>
    <w:rsid w:val="003E1DEC"/>
    <w:rsid w:val="003E2513"/>
    <w:rsid w:val="003E2836"/>
    <w:rsid w:val="003E2DC1"/>
    <w:rsid w:val="003E4161"/>
    <w:rsid w:val="003E4484"/>
    <w:rsid w:val="003E44B6"/>
    <w:rsid w:val="003E4707"/>
    <w:rsid w:val="003E4766"/>
    <w:rsid w:val="003E5018"/>
    <w:rsid w:val="003E5224"/>
    <w:rsid w:val="003E5412"/>
    <w:rsid w:val="003E5552"/>
    <w:rsid w:val="003E6E18"/>
    <w:rsid w:val="003E754F"/>
    <w:rsid w:val="003F016D"/>
    <w:rsid w:val="003F0F88"/>
    <w:rsid w:val="003F165F"/>
    <w:rsid w:val="003F1B90"/>
    <w:rsid w:val="003F2267"/>
    <w:rsid w:val="003F2308"/>
    <w:rsid w:val="003F27BC"/>
    <w:rsid w:val="003F3796"/>
    <w:rsid w:val="003F3882"/>
    <w:rsid w:val="003F4639"/>
    <w:rsid w:val="003F4957"/>
    <w:rsid w:val="003F6DFE"/>
    <w:rsid w:val="003F717D"/>
    <w:rsid w:val="004001E9"/>
    <w:rsid w:val="004008DD"/>
    <w:rsid w:val="0040347A"/>
    <w:rsid w:val="00404106"/>
    <w:rsid w:val="004041D3"/>
    <w:rsid w:val="00405165"/>
    <w:rsid w:val="0040535B"/>
    <w:rsid w:val="00405C7B"/>
    <w:rsid w:val="00405F74"/>
    <w:rsid w:val="00406376"/>
    <w:rsid w:val="0040690A"/>
    <w:rsid w:val="00406E4C"/>
    <w:rsid w:val="00407280"/>
    <w:rsid w:val="00407D85"/>
    <w:rsid w:val="0041085C"/>
    <w:rsid w:val="00410F00"/>
    <w:rsid w:val="004111CF"/>
    <w:rsid w:val="00411CB2"/>
    <w:rsid w:val="00411E6A"/>
    <w:rsid w:val="00412926"/>
    <w:rsid w:val="00412A17"/>
    <w:rsid w:val="00413515"/>
    <w:rsid w:val="00413B93"/>
    <w:rsid w:val="00413D06"/>
    <w:rsid w:val="00413F1A"/>
    <w:rsid w:val="0041539A"/>
    <w:rsid w:val="004156D8"/>
    <w:rsid w:val="00416E3F"/>
    <w:rsid w:val="00417565"/>
    <w:rsid w:val="00417762"/>
    <w:rsid w:val="00417DBC"/>
    <w:rsid w:val="00417F06"/>
    <w:rsid w:val="00420E9B"/>
    <w:rsid w:val="0042159D"/>
    <w:rsid w:val="00422C64"/>
    <w:rsid w:val="00423E21"/>
    <w:rsid w:val="00424079"/>
    <w:rsid w:val="0042463B"/>
    <w:rsid w:val="00425409"/>
    <w:rsid w:val="00425BC7"/>
    <w:rsid w:val="00425D9D"/>
    <w:rsid w:val="004260EF"/>
    <w:rsid w:val="00430730"/>
    <w:rsid w:val="00430DA3"/>
    <w:rsid w:val="00430EA2"/>
    <w:rsid w:val="004312A8"/>
    <w:rsid w:val="0043156F"/>
    <w:rsid w:val="00431693"/>
    <w:rsid w:val="00431749"/>
    <w:rsid w:val="00431DEB"/>
    <w:rsid w:val="00434125"/>
    <w:rsid w:val="0043426A"/>
    <w:rsid w:val="00434529"/>
    <w:rsid w:val="00434F32"/>
    <w:rsid w:val="00435540"/>
    <w:rsid w:val="004359F4"/>
    <w:rsid w:val="00435BA0"/>
    <w:rsid w:val="004362B8"/>
    <w:rsid w:val="004378D3"/>
    <w:rsid w:val="00437C02"/>
    <w:rsid w:val="00437E37"/>
    <w:rsid w:val="0044139A"/>
    <w:rsid w:val="004434CC"/>
    <w:rsid w:val="004435C0"/>
    <w:rsid w:val="00443F8E"/>
    <w:rsid w:val="00443FEE"/>
    <w:rsid w:val="0044442A"/>
    <w:rsid w:val="00444819"/>
    <w:rsid w:val="00445339"/>
    <w:rsid w:val="00445427"/>
    <w:rsid w:val="00445773"/>
    <w:rsid w:val="0044605E"/>
    <w:rsid w:val="00446C9A"/>
    <w:rsid w:val="00447F94"/>
    <w:rsid w:val="00450319"/>
    <w:rsid w:val="004503C4"/>
    <w:rsid w:val="004513E8"/>
    <w:rsid w:val="004516FB"/>
    <w:rsid w:val="00451F58"/>
    <w:rsid w:val="00452C07"/>
    <w:rsid w:val="00454462"/>
    <w:rsid w:val="00456660"/>
    <w:rsid w:val="00457273"/>
    <w:rsid w:val="00460371"/>
    <w:rsid w:val="0046177F"/>
    <w:rsid w:val="004623C1"/>
    <w:rsid w:val="004640DD"/>
    <w:rsid w:val="004647B4"/>
    <w:rsid w:val="004649A2"/>
    <w:rsid w:val="00464FF9"/>
    <w:rsid w:val="004651F2"/>
    <w:rsid w:val="00465545"/>
    <w:rsid w:val="00465C7A"/>
    <w:rsid w:val="00465D6A"/>
    <w:rsid w:val="00465E4D"/>
    <w:rsid w:val="00466C57"/>
    <w:rsid w:val="00466DD8"/>
    <w:rsid w:val="00467193"/>
    <w:rsid w:val="0046790B"/>
    <w:rsid w:val="00467A8E"/>
    <w:rsid w:val="00467EFC"/>
    <w:rsid w:val="004705A5"/>
    <w:rsid w:val="00470E50"/>
    <w:rsid w:val="004711A8"/>
    <w:rsid w:val="00472314"/>
    <w:rsid w:val="004726C3"/>
    <w:rsid w:val="00472A93"/>
    <w:rsid w:val="00472E17"/>
    <w:rsid w:val="00472E97"/>
    <w:rsid w:val="004744B2"/>
    <w:rsid w:val="004746F2"/>
    <w:rsid w:val="004749F9"/>
    <w:rsid w:val="00474CB2"/>
    <w:rsid w:val="0047572E"/>
    <w:rsid w:val="0047581D"/>
    <w:rsid w:val="00476A51"/>
    <w:rsid w:val="00476CCE"/>
    <w:rsid w:val="00477C9F"/>
    <w:rsid w:val="00477F68"/>
    <w:rsid w:val="00481509"/>
    <w:rsid w:val="00481527"/>
    <w:rsid w:val="004828AC"/>
    <w:rsid w:val="004832DD"/>
    <w:rsid w:val="004832EF"/>
    <w:rsid w:val="00483BF3"/>
    <w:rsid w:val="00483E1C"/>
    <w:rsid w:val="0048408D"/>
    <w:rsid w:val="00484CFA"/>
    <w:rsid w:val="00484E92"/>
    <w:rsid w:val="00484FF3"/>
    <w:rsid w:val="004858CA"/>
    <w:rsid w:val="00485C7C"/>
    <w:rsid w:val="0048675E"/>
    <w:rsid w:val="00486957"/>
    <w:rsid w:val="00486B96"/>
    <w:rsid w:val="00486D1F"/>
    <w:rsid w:val="004903CB"/>
    <w:rsid w:val="004905EF"/>
    <w:rsid w:val="0049144E"/>
    <w:rsid w:val="00491FD9"/>
    <w:rsid w:val="004925ED"/>
    <w:rsid w:val="00492AC8"/>
    <w:rsid w:val="004930E7"/>
    <w:rsid w:val="004932B7"/>
    <w:rsid w:val="00494CE4"/>
    <w:rsid w:val="00494F34"/>
    <w:rsid w:val="004953E0"/>
    <w:rsid w:val="00495592"/>
    <w:rsid w:val="00495C64"/>
    <w:rsid w:val="00496623"/>
    <w:rsid w:val="00496B9E"/>
    <w:rsid w:val="00497A69"/>
    <w:rsid w:val="004A0148"/>
    <w:rsid w:val="004A052F"/>
    <w:rsid w:val="004A3555"/>
    <w:rsid w:val="004A4473"/>
    <w:rsid w:val="004A479E"/>
    <w:rsid w:val="004A53B5"/>
    <w:rsid w:val="004A6861"/>
    <w:rsid w:val="004A73A7"/>
    <w:rsid w:val="004A7D7A"/>
    <w:rsid w:val="004A7E20"/>
    <w:rsid w:val="004B184F"/>
    <w:rsid w:val="004B2144"/>
    <w:rsid w:val="004B2356"/>
    <w:rsid w:val="004B2ABB"/>
    <w:rsid w:val="004B3A27"/>
    <w:rsid w:val="004B3CFD"/>
    <w:rsid w:val="004B3E3B"/>
    <w:rsid w:val="004B44AE"/>
    <w:rsid w:val="004B47DA"/>
    <w:rsid w:val="004B4A2D"/>
    <w:rsid w:val="004B4A56"/>
    <w:rsid w:val="004B5097"/>
    <w:rsid w:val="004B5265"/>
    <w:rsid w:val="004B593E"/>
    <w:rsid w:val="004B6276"/>
    <w:rsid w:val="004B6484"/>
    <w:rsid w:val="004B6BD9"/>
    <w:rsid w:val="004B77BA"/>
    <w:rsid w:val="004C0487"/>
    <w:rsid w:val="004C0917"/>
    <w:rsid w:val="004C0A52"/>
    <w:rsid w:val="004C0B48"/>
    <w:rsid w:val="004C0CA9"/>
    <w:rsid w:val="004C0E1A"/>
    <w:rsid w:val="004C0F7D"/>
    <w:rsid w:val="004C1826"/>
    <w:rsid w:val="004C3C3E"/>
    <w:rsid w:val="004C40A8"/>
    <w:rsid w:val="004C4656"/>
    <w:rsid w:val="004C47C4"/>
    <w:rsid w:val="004C6635"/>
    <w:rsid w:val="004C6AB8"/>
    <w:rsid w:val="004C6BC0"/>
    <w:rsid w:val="004C6C82"/>
    <w:rsid w:val="004C6E14"/>
    <w:rsid w:val="004C7D54"/>
    <w:rsid w:val="004D005B"/>
    <w:rsid w:val="004D017C"/>
    <w:rsid w:val="004D2478"/>
    <w:rsid w:val="004D273B"/>
    <w:rsid w:val="004D2CE1"/>
    <w:rsid w:val="004D36F9"/>
    <w:rsid w:val="004D4014"/>
    <w:rsid w:val="004D4BB9"/>
    <w:rsid w:val="004D5115"/>
    <w:rsid w:val="004D5EA2"/>
    <w:rsid w:val="004D5F51"/>
    <w:rsid w:val="004D6486"/>
    <w:rsid w:val="004D696E"/>
    <w:rsid w:val="004D6AFD"/>
    <w:rsid w:val="004D7929"/>
    <w:rsid w:val="004D7F01"/>
    <w:rsid w:val="004E0A1A"/>
    <w:rsid w:val="004E0AA3"/>
    <w:rsid w:val="004E1136"/>
    <w:rsid w:val="004E1A38"/>
    <w:rsid w:val="004E23BC"/>
    <w:rsid w:val="004E252A"/>
    <w:rsid w:val="004E2CC9"/>
    <w:rsid w:val="004E3215"/>
    <w:rsid w:val="004E33EB"/>
    <w:rsid w:val="004E35C1"/>
    <w:rsid w:val="004E3EC5"/>
    <w:rsid w:val="004E4D77"/>
    <w:rsid w:val="004E52F1"/>
    <w:rsid w:val="004E570B"/>
    <w:rsid w:val="004E6E8F"/>
    <w:rsid w:val="004F0614"/>
    <w:rsid w:val="004F0E6A"/>
    <w:rsid w:val="004F16C4"/>
    <w:rsid w:val="004F1AAF"/>
    <w:rsid w:val="004F3EDA"/>
    <w:rsid w:val="004F407E"/>
    <w:rsid w:val="004F4391"/>
    <w:rsid w:val="004F515B"/>
    <w:rsid w:val="004F5878"/>
    <w:rsid w:val="004F6253"/>
    <w:rsid w:val="004F64F9"/>
    <w:rsid w:val="004F6ED4"/>
    <w:rsid w:val="004F774C"/>
    <w:rsid w:val="004F7791"/>
    <w:rsid w:val="004F7E87"/>
    <w:rsid w:val="00500577"/>
    <w:rsid w:val="0050186C"/>
    <w:rsid w:val="005037C9"/>
    <w:rsid w:val="00504332"/>
    <w:rsid w:val="005044D6"/>
    <w:rsid w:val="00504865"/>
    <w:rsid w:val="0050548D"/>
    <w:rsid w:val="00505681"/>
    <w:rsid w:val="00505769"/>
    <w:rsid w:val="00506711"/>
    <w:rsid w:val="00506F60"/>
    <w:rsid w:val="0050722C"/>
    <w:rsid w:val="005072DA"/>
    <w:rsid w:val="00507370"/>
    <w:rsid w:val="005076C2"/>
    <w:rsid w:val="00507830"/>
    <w:rsid w:val="00507E14"/>
    <w:rsid w:val="005113AB"/>
    <w:rsid w:val="00511792"/>
    <w:rsid w:val="005118B1"/>
    <w:rsid w:val="00511E44"/>
    <w:rsid w:val="0051257A"/>
    <w:rsid w:val="00512593"/>
    <w:rsid w:val="0051295D"/>
    <w:rsid w:val="00512A01"/>
    <w:rsid w:val="0051316A"/>
    <w:rsid w:val="0051424E"/>
    <w:rsid w:val="005142AC"/>
    <w:rsid w:val="005150A6"/>
    <w:rsid w:val="0051661F"/>
    <w:rsid w:val="00517A26"/>
    <w:rsid w:val="00521306"/>
    <w:rsid w:val="00521FBA"/>
    <w:rsid w:val="005223BE"/>
    <w:rsid w:val="005232BF"/>
    <w:rsid w:val="005235D6"/>
    <w:rsid w:val="00523C0B"/>
    <w:rsid w:val="00524D42"/>
    <w:rsid w:val="00525851"/>
    <w:rsid w:val="00525FF8"/>
    <w:rsid w:val="0052652B"/>
    <w:rsid w:val="0053075A"/>
    <w:rsid w:val="00531200"/>
    <w:rsid w:val="00531B17"/>
    <w:rsid w:val="00531C94"/>
    <w:rsid w:val="00531FB5"/>
    <w:rsid w:val="00532971"/>
    <w:rsid w:val="0053309B"/>
    <w:rsid w:val="00533DE6"/>
    <w:rsid w:val="00534237"/>
    <w:rsid w:val="0053432F"/>
    <w:rsid w:val="00534D77"/>
    <w:rsid w:val="0053588C"/>
    <w:rsid w:val="005358BE"/>
    <w:rsid w:val="005367C1"/>
    <w:rsid w:val="005367E7"/>
    <w:rsid w:val="00537504"/>
    <w:rsid w:val="005401A8"/>
    <w:rsid w:val="0054023F"/>
    <w:rsid w:val="00540328"/>
    <w:rsid w:val="005403BE"/>
    <w:rsid w:val="00540652"/>
    <w:rsid w:val="00540A3C"/>
    <w:rsid w:val="0054388F"/>
    <w:rsid w:val="0054543E"/>
    <w:rsid w:val="00545691"/>
    <w:rsid w:val="00546D42"/>
    <w:rsid w:val="00547657"/>
    <w:rsid w:val="005477E1"/>
    <w:rsid w:val="00550508"/>
    <w:rsid w:val="00550AF5"/>
    <w:rsid w:val="00550C4D"/>
    <w:rsid w:val="00551307"/>
    <w:rsid w:val="00551679"/>
    <w:rsid w:val="0055207B"/>
    <w:rsid w:val="005526AB"/>
    <w:rsid w:val="005526B5"/>
    <w:rsid w:val="00552F38"/>
    <w:rsid w:val="0055446E"/>
    <w:rsid w:val="00554A6E"/>
    <w:rsid w:val="00554E57"/>
    <w:rsid w:val="00554F2B"/>
    <w:rsid w:val="0055509D"/>
    <w:rsid w:val="005551C2"/>
    <w:rsid w:val="005554DA"/>
    <w:rsid w:val="0055644D"/>
    <w:rsid w:val="00556B83"/>
    <w:rsid w:val="00557958"/>
    <w:rsid w:val="00560589"/>
    <w:rsid w:val="00560899"/>
    <w:rsid w:val="00560E2A"/>
    <w:rsid w:val="00561231"/>
    <w:rsid w:val="00561D95"/>
    <w:rsid w:val="005625E5"/>
    <w:rsid w:val="005634DF"/>
    <w:rsid w:val="0056354A"/>
    <w:rsid w:val="005647E9"/>
    <w:rsid w:val="00564F22"/>
    <w:rsid w:val="00564FC6"/>
    <w:rsid w:val="00565328"/>
    <w:rsid w:val="005659F3"/>
    <w:rsid w:val="00565CA2"/>
    <w:rsid w:val="00565D5A"/>
    <w:rsid w:val="00565E0E"/>
    <w:rsid w:val="00566FEF"/>
    <w:rsid w:val="005672B6"/>
    <w:rsid w:val="00567FEA"/>
    <w:rsid w:val="00571513"/>
    <w:rsid w:val="00571956"/>
    <w:rsid w:val="00572C8A"/>
    <w:rsid w:val="00573237"/>
    <w:rsid w:val="00573301"/>
    <w:rsid w:val="00573461"/>
    <w:rsid w:val="0057410F"/>
    <w:rsid w:val="005743FA"/>
    <w:rsid w:val="0057464E"/>
    <w:rsid w:val="00574827"/>
    <w:rsid w:val="0057527C"/>
    <w:rsid w:val="00575D9E"/>
    <w:rsid w:val="0057623D"/>
    <w:rsid w:val="0057684A"/>
    <w:rsid w:val="00576A08"/>
    <w:rsid w:val="00576A1D"/>
    <w:rsid w:val="00576D66"/>
    <w:rsid w:val="005773A3"/>
    <w:rsid w:val="0058042A"/>
    <w:rsid w:val="00581083"/>
    <w:rsid w:val="005810E2"/>
    <w:rsid w:val="0058154D"/>
    <w:rsid w:val="00581DF6"/>
    <w:rsid w:val="00582233"/>
    <w:rsid w:val="00582815"/>
    <w:rsid w:val="00582CEC"/>
    <w:rsid w:val="0058334E"/>
    <w:rsid w:val="0058374D"/>
    <w:rsid w:val="00584755"/>
    <w:rsid w:val="00585619"/>
    <w:rsid w:val="00586512"/>
    <w:rsid w:val="005869AB"/>
    <w:rsid w:val="005871AF"/>
    <w:rsid w:val="00587308"/>
    <w:rsid w:val="0058775B"/>
    <w:rsid w:val="00587C7A"/>
    <w:rsid w:val="00587FD1"/>
    <w:rsid w:val="005905ED"/>
    <w:rsid w:val="00590964"/>
    <w:rsid w:val="00590A7C"/>
    <w:rsid w:val="005920F0"/>
    <w:rsid w:val="00592E12"/>
    <w:rsid w:val="00592E18"/>
    <w:rsid w:val="00592E25"/>
    <w:rsid w:val="00592FA3"/>
    <w:rsid w:val="00593410"/>
    <w:rsid w:val="00593DCA"/>
    <w:rsid w:val="00594699"/>
    <w:rsid w:val="005958AA"/>
    <w:rsid w:val="00595E19"/>
    <w:rsid w:val="0059683B"/>
    <w:rsid w:val="00597951"/>
    <w:rsid w:val="00597B7D"/>
    <w:rsid w:val="005A0131"/>
    <w:rsid w:val="005A06FD"/>
    <w:rsid w:val="005A0C74"/>
    <w:rsid w:val="005A0F9F"/>
    <w:rsid w:val="005A19D3"/>
    <w:rsid w:val="005A22D6"/>
    <w:rsid w:val="005A23FE"/>
    <w:rsid w:val="005A272B"/>
    <w:rsid w:val="005A3C56"/>
    <w:rsid w:val="005A4FDF"/>
    <w:rsid w:val="005A621A"/>
    <w:rsid w:val="005A7F57"/>
    <w:rsid w:val="005A7F68"/>
    <w:rsid w:val="005B0A15"/>
    <w:rsid w:val="005B0F99"/>
    <w:rsid w:val="005B0FDE"/>
    <w:rsid w:val="005B14E4"/>
    <w:rsid w:val="005B26FA"/>
    <w:rsid w:val="005B3639"/>
    <w:rsid w:val="005B367D"/>
    <w:rsid w:val="005B490C"/>
    <w:rsid w:val="005B4D07"/>
    <w:rsid w:val="005B4EED"/>
    <w:rsid w:val="005B548E"/>
    <w:rsid w:val="005B65DF"/>
    <w:rsid w:val="005B6AA5"/>
    <w:rsid w:val="005C1338"/>
    <w:rsid w:val="005C14A1"/>
    <w:rsid w:val="005C1B05"/>
    <w:rsid w:val="005C2603"/>
    <w:rsid w:val="005C28E8"/>
    <w:rsid w:val="005C3F6E"/>
    <w:rsid w:val="005C4385"/>
    <w:rsid w:val="005C5CEF"/>
    <w:rsid w:val="005C6533"/>
    <w:rsid w:val="005C6AF9"/>
    <w:rsid w:val="005C6C09"/>
    <w:rsid w:val="005C7531"/>
    <w:rsid w:val="005D1C9B"/>
    <w:rsid w:val="005D267C"/>
    <w:rsid w:val="005D28DB"/>
    <w:rsid w:val="005D2B92"/>
    <w:rsid w:val="005D4B9E"/>
    <w:rsid w:val="005D5668"/>
    <w:rsid w:val="005D5D91"/>
    <w:rsid w:val="005D6653"/>
    <w:rsid w:val="005D689F"/>
    <w:rsid w:val="005D6A28"/>
    <w:rsid w:val="005D6CF6"/>
    <w:rsid w:val="005D7E63"/>
    <w:rsid w:val="005E1162"/>
    <w:rsid w:val="005E176B"/>
    <w:rsid w:val="005E1B8D"/>
    <w:rsid w:val="005E2108"/>
    <w:rsid w:val="005E2CFE"/>
    <w:rsid w:val="005E2D0F"/>
    <w:rsid w:val="005E2D55"/>
    <w:rsid w:val="005E3ECE"/>
    <w:rsid w:val="005E4FE3"/>
    <w:rsid w:val="005E59A7"/>
    <w:rsid w:val="005E59F2"/>
    <w:rsid w:val="005E612C"/>
    <w:rsid w:val="005E64EC"/>
    <w:rsid w:val="005E650E"/>
    <w:rsid w:val="005E66B4"/>
    <w:rsid w:val="005E695B"/>
    <w:rsid w:val="005E7411"/>
    <w:rsid w:val="005E7E2A"/>
    <w:rsid w:val="005F0069"/>
    <w:rsid w:val="005F028B"/>
    <w:rsid w:val="005F058E"/>
    <w:rsid w:val="005F0C2E"/>
    <w:rsid w:val="005F2053"/>
    <w:rsid w:val="005F2600"/>
    <w:rsid w:val="005F2634"/>
    <w:rsid w:val="005F2D7B"/>
    <w:rsid w:val="005F30C8"/>
    <w:rsid w:val="005F3539"/>
    <w:rsid w:val="005F3A89"/>
    <w:rsid w:val="005F3C5D"/>
    <w:rsid w:val="005F3CBA"/>
    <w:rsid w:val="005F476E"/>
    <w:rsid w:val="005F4BF0"/>
    <w:rsid w:val="005F613E"/>
    <w:rsid w:val="005F66C6"/>
    <w:rsid w:val="005F6803"/>
    <w:rsid w:val="005F76EE"/>
    <w:rsid w:val="005F77C1"/>
    <w:rsid w:val="00600357"/>
    <w:rsid w:val="006013C6"/>
    <w:rsid w:val="00601C19"/>
    <w:rsid w:val="006027FA"/>
    <w:rsid w:val="00602AFC"/>
    <w:rsid w:val="00602FB3"/>
    <w:rsid w:val="00603BEB"/>
    <w:rsid w:val="006045C0"/>
    <w:rsid w:val="006048BD"/>
    <w:rsid w:val="00604F43"/>
    <w:rsid w:val="006051C4"/>
    <w:rsid w:val="006052BF"/>
    <w:rsid w:val="00605E9E"/>
    <w:rsid w:val="00605EB5"/>
    <w:rsid w:val="00606809"/>
    <w:rsid w:val="00606DE3"/>
    <w:rsid w:val="00607039"/>
    <w:rsid w:val="00607846"/>
    <w:rsid w:val="0061009C"/>
    <w:rsid w:val="006105E1"/>
    <w:rsid w:val="0061061E"/>
    <w:rsid w:val="00610BA8"/>
    <w:rsid w:val="00610C33"/>
    <w:rsid w:val="00610D2E"/>
    <w:rsid w:val="00611F15"/>
    <w:rsid w:val="00612208"/>
    <w:rsid w:val="00612A1F"/>
    <w:rsid w:val="00616076"/>
    <w:rsid w:val="0061619A"/>
    <w:rsid w:val="006162DC"/>
    <w:rsid w:val="00621656"/>
    <w:rsid w:val="00623534"/>
    <w:rsid w:val="00623ABE"/>
    <w:rsid w:val="00624E13"/>
    <w:rsid w:val="00625373"/>
    <w:rsid w:val="006269E1"/>
    <w:rsid w:val="00627428"/>
    <w:rsid w:val="00627FA8"/>
    <w:rsid w:val="00630A77"/>
    <w:rsid w:val="006313BA"/>
    <w:rsid w:val="00631C0F"/>
    <w:rsid w:val="00633FDF"/>
    <w:rsid w:val="00634BF5"/>
    <w:rsid w:val="00635327"/>
    <w:rsid w:val="0063572E"/>
    <w:rsid w:val="00636189"/>
    <w:rsid w:val="00636775"/>
    <w:rsid w:val="00636855"/>
    <w:rsid w:val="00636963"/>
    <w:rsid w:val="006402BE"/>
    <w:rsid w:val="00641776"/>
    <w:rsid w:val="00641832"/>
    <w:rsid w:val="006428EA"/>
    <w:rsid w:val="00642AA7"/>
    <w:rsid w:val="00643522"/>
    <w:rsid w:val="006441AF"/>
    <w:rsid w:val="006449F9"/>
    <w:rsid w:val="00644FA6"/>
    <w:rsid w:val="00645BA1"/>
    <w:rsid w:val="00647477"/>
    <w:rsid w:val="006500BD"/>
    <w:rsid w:val="00650D63"/>
    <w:rsid w:val="00652507"/>
    <w:rsid w:val="00652E9A"/>
    <w:rsid w:val="006545AA"/>
    <w:rsid w:val="006545FD"/>
    <w:rsid w:val="00654E40"/>
    <w:rsid w:val="00654EA6"/>
    <w:rsid w:val="006552FF"/>
    <w:rsid w:val="006555B8"/>
    <w:rsid w:val="00655E38"/>
    <w:rsid w:val="00655E6F"/>
    <w:rsid w:val="00656E1B"/>
    <w:rsid w:val="00657230"/>
    <w:rsid w:val="00657627"/>
    <w:rsid w:val="0065771E"/>
    <w:rsid w:val="006578A9"/>
    <w:rsid w:val="00657CCC"/>
    <w:rsid w:val="00660E03"/>
    <w:rsid w:val="00661687"/>
    <w:rsid w:val="00661836"/>
    <w:rsid w:val="006631ED"/>
    <w:rsid w:val="0066355F"/>
    <w:rsid w:val="0066396F"/>
    <w:rsid w:val="00663E2E"/>
    <w:rsid w:val="00664CA0"/>
    <w:rsid w:val="006667B3"/>
    <w:rsid w:val="00667368"/>
    <w:rsid w:val="006673A7"/>
    <w:rsid w:val="00670508"/>
    <w:rsid w:val="00670B3A"/>
    <w:rsid w:val="00671112"/>
    <w:rsid w:val="00671B92"/>
    <w:rsid w:val="00671F87"/>
    <w:rsid w:val="00672994"/>
    <w:rsid w:val="00672A03"/>
    <w:rsid w:val="00673290"/>
    <w:rsid w:val="00677051"/>
    <w:rsid w:val="00677438"/>
    <w:rsid w:val="00680FB8"/>
    <w:rsid w:val="00681D92"/>
    <w:rsid w:val="0068267A"/>
    <w:rsid w:val="00683386"/>
    <w:rsid w:val="00683C8C"/>
    <w:rsid w:val="006845A1"/>
    <w:rsid w:val="00684FFB"/>
    <w:rsid w:val="00685F62"/>
    <w:rsid w:val="0068762A"/>
    <w:rsid w:val="00687FD8"/>
    <w:rsid w:val="00690BE9"/>
    <w:rsid w:val="00691E19"/>
    <w:rsid w:val="00693913"/>
    <w:rsid w:val="00693A05"/>
    <w:rsid w:val="00694ADF"/>
    <w:rsid w:val="00694DEE"/>
    <w:rsid w:val="00696320"/>
    <w:rsid w:val="0069655F"/>
    <w:rsid w:val="006965BF"/>
    <w:rsid w:val="00696D97"/>
    <w:rsid w:val="00696EEA"/>
    <w:rsid w:val="006979D0"/>
    <w:rsid w:val="006A0230"/>
    <w:rsid w:val="006A0799"/>
    <w:rsid w:val="006A0A80"/>
    <w:rsid w:val="006A0C91"/>
    <w:rsid w:val="006A1BF7"/>
    <w:rsid w:val="006A20E1"/>
    <w:rsid w:val="006A285C"/>
    <w:rsid w:val="006A2CD3"/>
    <w:rsid w:val="006A2DA5"/>
    <w:rsid w:val="006A2FB5"/>
    <w:rsid w:val="006A3194"/>
    <w:rsid w:val="006A31C2"/>
    <w:rsid w:val="006A330A"/>
    <w:rsid w:val="006A3763"/>
    <w:rsid w:val="006A38AC"/>
    <w:rsid w:val="006A442D"/>
    <w:rsid w:val="006A4E68"/>
    <w:rsid w:val="006A560A"/>
    <w:rsid w:val="006A5C2A"/>
    <w:rsid w:val="006A5DB3"/>
    <w:rsid w:val="006A6271"/>
    <w:rsid w:val="006A727D"/>
    <w:rsid w:val="006A7B90"/>
    <w:rsid w:val="006A7E59"/>
    <w:rsid w:val="006B0404"/>
    <w:rsid w:val="006B099A"/>
    <w:rsid w:val="006B16C1"/>
    <w:rsid w:val="006B1F8F"/>
    <w:rsid w:val="006B3D9B"/>
    <w:rsid w:val="006B3EE2"/>
    <w:rsid w:val="006B48B0"/>
    <w:rsid w:val="006B48C7"/>
    <w:rsid w:val="006B5858"/>
    <w:rsid w:val="006B5C66"/>
    <w:rsid w:val="006B5D81"/>
    <w:rsid w:val="006B5FBC"/>
    <w:rsid w:val="006B62F5"/>
    <w:rsid w:val="006B64C4"/>
    <w:rsid w:val="006B6F54"/>
    <w:rsid w:val="006B7774"/>
    <w:rsid w:val="006B778C"/>
    <w:rsid w:val="006B7847"/>
    <w:rsid w:val="006C04BC"/>
    <w:rsid w:val="006C0727"/>
    <w:rsid w:val="006C0F1B"/>
    <w:rsid w:val="006C1FE4"/>
    <w:rsid w:val="006C31DA"/>
    <w:rsid w:val="006C35F0"/>
    <w:rsid w:val="006C39F0"/>
    <w:rsid w:val="006C59B3"/>
    <w:rsid w:val="006C635E"/>
    <w:rsid w:val="006C68B3"/>
    <w:rsid w:val="006C77E7"/>
    <w:rsid w:val="006C77FE"/>
    <w:rsid w:val="006D165B"/>
    <w:rsid w:val="006D40D0"/>
    <w:rsid w:val="006D49CF"/>
    <w:rsid w:val="006D4DF9"/>
    <w:rsid w:val="006D5225"/>
    <w:rsid w:val="006D57C7"/>
    <w:rsid w:val="006E0BBA"/>
    <w:rsid w:val="006E0C25"/>
    <w:rsid w:val="006E0D1E"/>
    <w:rsid w:val="006E119A"/>
    <w:rsid w:val="006E13D4"/>
    <w:rsid w:val="006E14C1"/>
    <w:rsid w:val="006E199E"/>
    <w:rsid w:val="006E23A5"/>
    <w:rsid w:val="006E2707"/>
    <w:rsid w:val="006E27BD"/>
    <w:rsid w:val="006E29ED"/>
    <w:rsid w:val="006E3C29"/>
    <w:rsid w:val="006E5189"/>
    <w:rsid w:val="006E56A7"/>
    <w:rsid w:val="006E5891"/>
    <w:rsid w:val="006E62C2"/>
    <w:rsid w:val="006E64E9"/>
    <w:rsid w:val="006E6CC9"/>
    <w:rsid w:val="006E749C"/>
    <w:rsid w:val="006E7CC9"/>
    <w:rsid w:val="006F049F"/>
    <w:rsid w:val="006F0533"/>
    <w:rsid w:val="006F054D"/>
    <w:rsid w:val="006F0FCA"/>
    <w:rsid w:val="006F1187"/>
    <w:rsid w:val="006F1488"/>
    <w:rsid w:val="006F17F8"/>
    <w:rsid w:val="006F2702"/>
    <w:rsid w:val="006F2726"/>
    <w:rsid w:val="006F2762"/>
    <w:rsid w:val="006F593B"/>
    <w:rsid w:val="006F5C5D"/>
    <w:rsid w:val="006F6BE9"/>
    <w:rsid w:val="006F75DE"/>
    <w:rsid w:val="006F7A5F"/>
    <w:rsid w:val="006F7E04"/>
    <w:rsid w:val="00700A0D"/>
    <w:rsid w:val="00700DCE"/>
    <w:rsid w:val="00700FC4"/>
    <w:rsid w:val="0070195D"/>
    <w:rsid w:val="00701B6E"/>
    <w:rsid w:val="0070212F"/>
    <w:rsid w:val="00702172"/>
    <w:rsid w:val="00702363"/>
    <w:rsid w:val="00702CA4"/>
    <w:rsid w:val="00702F20"/>
    <w:rsid w:val="00704855"/>
    <w:rsid w:val="00705D47"/>
    <w:rsid w:val="00705E5F"/>
    <w:rsid w:val="007062F3"/>
    <w:rsid w:val="00706D78"/>
    <w:rsid w:val="007070EE"/>
    <w:rsid w:val="00707B26"/>
    <w:rsid w:val="00707D28"/>
    <w:rsid w:val="00710EB4"/>
    <w:rsid w:val="007112D3"/>
    <w:rsid w:val="0071175B"/>
    <w:rsid w:val="00712282"/>
    <w:rsid w:val="007123BD"/>
    <w:rsid w:val="007129AF"/>
    <w:rsid w:val="00712AD1"/>
    <w:rsid w:val="00712C9C"/>
    <w:rsid w:val="00712E53"/>
    <w:rsid w:val="00713DE0"/>
    <w:rsid w:val="00713EDC"/>
    <w:rsid w:val="0071408F"/>
    <w:rsid w:val="00714D8B"/>
    <w:rsid w:val="00715983"/>
    <w:rsid w:val="007165EA"/>
    <w:rsid w:val="00716AA7"/>
    <w:rsid w:val="00717CA1"/>
    <w:rsid w:val="007208E5"/>
    <w:rsid w:val="007212FD"/>
    <w:rsid w:val="00721574"/>
    <w:rsid w:val="00721758"/>
    <w:rsid w:val="00722AA2"/>
    <w:rsid w:val="00722CEE"/>
    <w:rsid w:val="007230E3"/>
    <w:rsid w:val="007236FC"/>
    <w:rsid w:val="007240E2"/>
    <w:rsid w:val="00724483"/>
    <w:rsid w:val="0072479D"/>
    <w:rsid w:val="00724EDB"/>
    <w:rsid w:val="0072556C"/>
    <w:rsid w:val="007258FF"/>
    <w:rsid w:val="00726662"/>
    <w:rsid w:val="00726BE5"/>
    <w:rsid w:val="00727468"/>
    <w:rsid w:val="0072752E"/>
    <w:rsid w:val="0072793B"/>
    <w:rsid w:val="00727B59"/>
    <w:rsid w:val="007307B3"/>
    <w:rsid w:val="00731569"/>
    <w:rsid w:val="00731AC8"/>
    <w:rsid w:val="00731DD0"/>
    <w:rsid w:val="007324A1"/>
    <w:rsid w:val="007324D2"/>
    <w:rsid w:val="00732894"/>
    <w:rsid w:val="00732AFB"/>
    <w:rsid w:val="00733EAA"/>
    <w:rsid w:val="007346E6"/>
    <w:rsid w:val="00735570"/>
    <w:rsid w:val="00736A3E"/>
    <w:rsid w:val="00737734"/>
    <w:rsid w:val="0073799A"/>
    <w:rsid w:val="007379F0"/>
    <w:rsid w:val="00740CF5"/>
    <w:rsid w:val="00741B7E"/>
    <w:rsid w:val="00741C53"/>
    <w:rsid w:val="00741D38"/>
    <w:rsid w:val="007426E4"/>
    <w:rsid w:val="007427B4"/>
    <w:rsid w:val="00742CCA"/>
    <w:rsid w:val="00742FC0"/>
    <w:rsid w:val="00744923"/>
    <w:rsid w:val="00744ACA"/>
    <w:rsid w:val="007450C7"/>
    <w:rsid w:val="00745CA7"/>
    <w:rsid w:val="0074600A"/>
    <w:rsid w:val="007463AA"/>
    <w:rsid w:val="0074688E"/>
    <w:rsid w:val="00746EB8"/>
    <w:rsid w:val="0074743B"/>
    <w:rsid w:val="007508DA"/>
    <w:rsid w:val="007513F3"/>
    <w:rsid w:val="00751AB8"/>
    <w:rsid w:val="007520CC"/>
    <w:rsid w:val="00752ED5"/>
    <w:rsid w:val="00753C9E"/>
    <w:rsid w:val="00753FF2"/>
    <w:rsid w:val="00754261"/>
    <w:rsid w:val="00754723"/>
    <w:rsid w:val="007547BC"/>
    <w:rsid w:val="00754F47"/>
    <w:rsid w:val="007553E2"/>
    <w:rsid w:val="00755D6F"/>
    <w:rsid w:val="007561AB"/>
    <w:rsid w:val="00756DBE"/>
    <w:rsid w:val="00757754"/>
    <w:rsid w:val="00757FC9"/>
    <w:rsid w:val="0076001F"/>
    <w:rsid w:val="00760926"/>
    <w:rsid w:val="00760E3C"/>
    <w:rsid w:val="00761391"/>
    <w:rsid w:val="007613BF"/>
    <w:rsid w:val="00761784"/>
    <w:rsid w:val="00761D6B"/>
    <w:rsid w:val="00762B0A"/>
    <w:rsid w:val="00763537"/>
    <w:rsid w:val="007636C5"/>
    <w:rsid w:val="00763702"/>
    <w:rsid w:val="00763A77"/>
    <w:rsid w:val="007640C5"/>
    <w:rsid w:val="00764780"/>
    <w:rsid w:val="0076479E"/>
    <w:rsid w:val="00764B7C"/>
    <w:rsid w:val="00765117"/>
    <w:rsid w:val="00765E01"/>
    <w:rsid w:val="00766138"/>
    <w:rsid w:val="007669C5"/>
    <w:rsid w:val="00766B27"/>
    <w:rsid w:val="007671AC"/>
    <w:rsid w:val="00770572"/>
    <w:rsid w:val="0077175E"/>
    <w:rsid w:val="00771B47"/>
    <w:rsid w:val="0077251B"/>
    <w:rsid w:val="007733F7"/>
    <w:rsid w:val="00773E71"/>
    <w:rsid w:val="00774588"/>
    <w:rsid w:val="007746C0"/>
    <w:rsid w:val="007759E9"/>
    <w:rsid w:val="00775F17"/>
    <w:rsid w:val="00776883"/>
    <w:rsid w:val="00776B02"/>
    <w:rsid w:val="007775C2"/>
    <w:rsid w:val="00777FFB"/>
    <w:rsid w:val="00781F8D"/>
    <w:rsid w:val="0078227E"/>
    <w:rsid w:val="007823FB"/>
    <w:rsid w:val="00783290"/>
    <w:rsid w:val="0078418D"/>
    <w:rsid w:val="007850FC"/>
    <w:rsid w:val="00785B07"/>
    <w:rsid w:val="00785C55"/>
    <w:rsid w:val="00785D76"/>
    <w:rsid w:val="007863E0"/>
    <w:rsid w:val="007864F8"/>
    <w:rsid w:val="00786FE0"/>
    <w:rsid w:val="0078712D"/>
    <w:rsid w:val="00787166"/>
    <w:rsid w:val="0079009E"/>
    <w:rsid w:val="007900DE"/>
    <w:rsid w:val="007903BA"/>
    <w:rsid w:val="00790431"/>
    <w:rsid w:val="00790B7B"/>
    <w:rsid w:val="00790ED9"/>
    <w:rsid w:val="00791012"/>
    <w:rsid w:val="007911FA"/>
    <w:rsid w:val="0079169F"/>
    <w:rsid w:val="00791AF8"/>
    <w:rsid w:val="00791B7A"/>
    <w:rsid w:val="00791F19"/>
    <w:rsid w:val="00791FD7"/>
    <w:rsid w:val="00792C6A"/>
    <w:rsid w:val="007930DE"/>
    <w:rsid w:val="00793186"/>
    <w:rsid w:val="007935A6"/>
    <w:rsid w:val="00793858"/>
    <w:rsid w:val="0079392E"/>
    <w:rsid w:val="00794326"/>
    <w:rsid w:val="00794449"/>
    <w:rsid w:val="00794574"/>
    <w:rsid w:val="007947B0"/>
    <w:rsid w:val="00795CFC"/>
    <w:rsid w:val="007961DD"/>
    <w:rsid w:val="007968FF"/>
    <w:rsid w:val="00796E30"/>
    <w:rsid w:val="00797C15"/>
    <w:rsid w:val="007A00D9"/>
    <w:rsid w:val="007A02D2"/>
    <w:rsid w:val="007A037C"/>
    <w:rsid w:val="007A0A05"/>
    <w:rsid w:val="007A1FD8"/>
    <w:rsid w:val="007A2CBE"/>
    <w:rsid w:val="007A2E23"/>
    <w:rsid w:val="007A3292"/>
    <w:rsid w:val="007A3581"/>
    <w:rsid w:val="007A41F3"/>
    <w:rsid w:val="007A61AE"/>
    <w:rsid w:val="007A6469"/>
    <w:rsid w:val="007A6858"/>
    <w:rsid w:val="007A6EBA"/>
    <w:rsid w:val="007B130A"/>
    <w:rsid w:val="007B181E"/>
    <w:rsid w:val="007B1A84"/>
    <w:rsid w:val="007B42B8"/>
    <w:rsid w:val="007B42EC"/>
    <w:rsid w:val="007B4D6A"/>
    <w:rsid w:val="007B51B1"/>
    <w:rsid w:val="007B535A"/>
    <w:rsid w:val="007B577C"/>
    <w:rsid w:val="007B782B"/>
    <w:rsid w:val="007B792A"/>
    <w:rsid w:val="007B7E6A"/>
    <w:rsid w:val="007C02BD"/>
    <w:rsid w:val="007C03CD"/>
    <w:rsid w:val="007C04D5"/>
    <w:rsid w:val="007C133A"/>
    <w:rsid w:val="007C1399"/>
    <w:rsid w:val="007C1C7D"/>
    <w:rsid w:val="007C2AAF"/>
    <w:rsid w:val="007C3012"/>
    <w:rsid w:val="007C47D0"/>
    <w:rsid w:val="007C4AC2"/>
    <w:rsid w:val="007C4BEC"/>
    <w:rsid w:val="007C5859"/>
    <w:rsid w:val="007C6372"/>
    <w:rsid w:val="007C6556"/>
    <w:rsid w:val="007C67FC"/>
    <w:rsid w:val="007C6838"/>
    <w:rsid w:val="007D06DE"/>
    <w:rsid w:val="007D073E"/>
    <w:rsid w:val="007D1325"/>
    <w:rsid w:val="007D166E"/>
    <w:rsid w:val="007D29CD"/>
    <w:rsid w:val="007D3CA7"/>
    <w:rsid w:val="007D4AEC"/>
    <w:rsid w:val="007D4C07"/>
    <w:rsid w:val="007D7347"/>
    <w:rsid w:val="007D7379"/>
    <w:rsid w:val="007D7583"/>
    <w:rsid w:val="007D7E19"/>
    <w:rsid w:val="007E0881"/>
    <w:rsid w:val="007E09A9"/>
    <w:rsid w:val="007E0B55"/>
    <w:rsid w:val="007E0D4D"/>
    <w:rsid w:val="007E146B"/>
    <w:rsid w:val="007E1E7C"/>
    <w:rsid w:val="007E21BD"/>
    <w:rsid w:val="007E52ED"/>
    <w:rsid w:val="007E5F22"/>
    <w:rsid w:val="007E657A"/>
    <w:rsid w:val="007E6C7B"/>
    <w:rsid w:val="007E6E0A"/>
    <w:rsid w:val="007E7595"/>
    <w:rsid w:val="007E7D34"/>
    <w:rsid w:val="007F0197"/>
    <w:rsid w:val="007F1333"/>
    <w:rsid w:val="007F1A40"/>
    <w:rsid w:val="007F25EC"/>
    <w:rsid w:val="007F3951"/>
    <w:rsid w:val="007F5643"/>
    <w:rsid w:val="007F576D"/>
    <w:rsid w:val="007F5805"/>
    <w:rsid w:val="007F5FA9"/>
    <w:rsid w:val="007F6112"/>
    <w:rsid w:val="007F7271"/>
    <w:rsid w:val="0080013D"/>
    <w:rsid w:val="008009E3"/>
    <w:rsid w:val="00800AB4"/>
    <w:rsid w:val="00801103"/>
    <w:rsid w:val="008022ED"/>
    <w:rsid w:val="008034EB"/>
    <w:rsid w:val="00803823"/>
    <w:rsid w:val="00803B82"/>
    <w:rsid w:val="0080455B"/>
    <w:rsid w:val="0080484E"/>
    <w:rsid w:val="00804FE2"/>
    <w:rsid w:val="00805241"/>
    <w:rsid w:val="0080552D"/>
    <w:rsid w:val="008067AD"/>
    <w:rsid w:val="00806A53"/>
    <w:rsid w:val="00807190"/>
    <w:rsid w:val="008074F7"/>
    <w:rsid w:val="008077B8"/>
    <w:rsid w:val="00807D92"/>
    <w:rsid w:val="008110FF"/>
    <w:rsid w:val="00811B2D"/>
    <w:rsid w:val="00812A5A"/>
    <w:rsid w:val="00812DE7"/>
    <w:rsid w:val="0081325F"/>
    <w:rsid w:val="0081473D"/>
    <w:rsid w:val="00814B8F"/>
    <w:rsid w:val="00817549"/>
    <w:rsid w:val="008218AD"/>
    <w:rsid w:val="0082283D"/>
    <w:rsid w:val="00822956"/>
    <w:rsid w:val="00822A3F"/>
    <w:rsid w:val="00822D8A"/>
    <w:rsid w:val="008244FB"/>
    <w:rsid w:val="00826335"/>
    <w:rsid w:val="0082647B"/>
    <w:rsid w:val="00826CE4"/>
    <w:rsid w:val="0083015C"/>
    <w:rsid w:val="00830A1C"/>
    <w:rsid w:val="00831BB6"/>
    <w:rsid w:val="008323E9"/>
    <w:rsid w:val="00832915"/>
    <w:rsid w:val="00832AFA"/>
    <w:rsid w:val="00832C7D"/>
    <w:rsid w:val="00832C96"/>
    <w:rsid w:val="00832D19"/>
    <w:rsid w:val="00833184"/>
    <w:rsid w:val="00834288"/>
    <w:rsid w:val="008349FF"/>
    <w:rsid w:val="008350F4"/>
    <w:rsid w:val="008351E2"/>
    <w:rsid w:val="008358AD"/>
    <w:rsid w:val="008365D0"/>
    <w:rsid w:val="00836DA3"/>
    <w:rsid w:val="0083767D"/>
    <w:rsid w:val="0084011E"/>
    <w:rsid w:val="00841C14"/>
    <w:rsid w:val="00841F9B"/>
    <w:rsid w:val="008422CA"/>
    <w:rsid w:val="00842D33"/>
    <w:rsid w:val="008434A4"/>
    <w:rsid w:val="0084584C"/>
    <w:rsid w:val="008460D4"/>
    <w:rsid w:val="00846897"/>
    <w:rsid w:val="00847CFA"/>
    <w:rsid w:val="00847DCD"/>
    <w:rsid w:val="00850439"/>
    <w:rsid w:val="00850633"/>
    <w:rsid w:val="008508CE"/>
    <w:rsid w:val="008521CF"/>
    <w:rsid w:val="0085227A"/>
    <w:rsid w:val="00852FB7"/>
    <w:rsid w:val="00853ECB"/>
    <w:rsid w:val="008553E0"/>
    <w:rsid w:val="00855DEB"/>
    <w:rsid w:val="00857168"/>
    <w:rsid w:val="00857402"/>
    <w:rsid w:val="00860261"/>
    <w:rsid w:val="008605CD"/>
    <w:rsid w:val="00861254"/>
    <w:rsid w:val="00861801"/>
    <w:rsid w:val="00861881"/>
    <w:rsid w:val="00861A24"/>
    <w:rsid w:val="008620E8"/>
    <w:rsid w:val="0086291C"/>
    <w:rsid w:val="00862B05"/>
    <w:rsid w:val="00863249"/>
    <w:rsid w:val="008643BA"/>
    <w:rsid w:val="00864729"/>
    <w:rsid w:val="00864A66"/>
    <w:rsid w:val="008651A2"/>
    <w:rsid w:val="008657C8"/>
    <w:rsid w:val="00865B11"/>
    <w:rsid w:val="00865EEE"/>
    <w:rsid w:val="00866A1A"/>
    <w:rsid w:val="008679DB"/>
    <w:rsid w:val="00870214"/>
    <w:rsid w:val="00870795"/>
    <w:rsid w:val="008711FA"/>
    <w:rsid w:val="00871C26"/>
    <w:rsid w:val="00871CCF"/>
    <w:rsid w:val="00871F5B"/>
    <w:rsid w:val="00873B04"/>
    <w:rsid w:val="00874E97"/>
    <w:rsid w:val="008758C5"/>
    <w:rsid w:val="00875D12"/>
    <w:rsid w:val="008762FA"/>
    <w:rsid w:val="00876B31"/>
    <w:rsid w:val="00876BBF"/>
    <w:rsid w:val="00876F0B"/>
    <w:rsid w:val="00880045"/>
    <w:rsid w:val="008804CA"/>
    <w:rsid w:val="00880659"/>
    <w:rsid w:val="008807BE"/>
    <w:rsid w:val="00880E9B"/>
    <w:rsid w:val="00881D0A"/>
    <w:rsid w:val="00882269"/>
    <w:rsid w:val="008824BD"/>
    <w:rsid w:val="008825B9"/>
    <w:rsid w:val="008829F2"/>
    <w:rsid w:val="00882C4B"/>
    <w:rsid w:val="00882F39"/>
    <w:rsid w:val="00883156"/>
    <w:rsid w:val="008831F0"/>
    <w:rsid w:val="0088377F"/>
    <w:rsid w:val="008850D4"/>
    <w:rsid w:val="0088553E"/>
    <w:rsid w:val="008856E3"/>
    <w:rsid w:val="00885716"/>
    <w:rsid w:val="00886D36"/>
    <w:rsid w:val="00886EEA"/>
    <w:rsid w:val="00887AC3"/>
    <w:rsid w:val="00891936"/>
    <w:rsid w:val="00891B67"/>
    <w:rsid w:val="0089267A"/>
    <w:rsid w:val="00892DBF"/>
    <w:rsid w:val="0089501E"/>
    <w:rsid w:val="008956ED"/>
    <w:rsid w:val="008959A4"/>
    <w:rsid w:val="008964C3"/>
    <w:rsid w:val="00896722"/>
    <w:rsid w:val="008969A3"/>
    <w:rsid w:val="00896C6D"/>
    <w:rsid w:val="00897765"/>
    <w:rsid w:val="00897F14"/>
    <w:rsid w:val="008A0587"/>
    <w:rsid w:val="008A0C4C"/>
    <w:rsid w:val="008A1B16"/>
    <w:rsid w:val="008A1B63"/>
    <w:rsid w:val="008A1DC6"/>
    <w:rsid w:val="008A323F"/>
    <w:rsid w:val="008A37EC"/>
    <w:rsid w:val="008A44F4"/>
    <w:rsid w:val="008A4BF7"/>
    <w:rsid w:val="008A568F"/>
    <w:rsid w:val="008A62E0"/>
    <w:rsid w:val="008A71DB"/>
    <w:rsid w:val="008A734D"/>
    <w:rsid w:val="008A763B"/>
    <w:rsid w:val="008A78A4"/>
    <w:rsid w:val="008B08EA"/>
    <w:rsid w:val="008B09F3"/>
    <w:rsid w:val="008B11B5"/>
    <w:rsid w:val="008B1E29"/>
    <w:rsid w:val="008B21CB"/>
    <w:rsid w:val="008B2989"/>
    <w:rsid w:val="008B2CFD"/>
    <w:rsid w:val="008B2F7A"/>
    <w:rsid w:val="008B3F86"/>
    <w:rsid w:val="008B6084"/>
    <w:rsid w:val="008B6338"/>
    <w:rsid w:val="008B6614"/>
    <w:rsid w:val="008B6850"/>
    <w:rsid w:val="008B6868"/>
    <w:rsid w:val="008B70E4"/>
    <w:rsid w:val="008B7539"/>
    <w:rsid w:val="008B79D3"/>
    <w:rsid w:val="008C0000"/>
    <w:rsid w:val="008C1757"/>
    <w:rsid w:val="008C17D3"/>
    <w:rsid w:val="008C1F7B"/>
    <w:rsid w:val="008C3634"/>
    <w:rsid w:val="008C4168"/>
    <w:rsid w:val="008C4803"/>
    <w:rsid w:val="008C4D36"/>
    <w:rsid w:val="008C6222"/>
    <w:rsid w:val="008C666E"/>
    <w:rsid w:val="008C6B02"/>
    <w:rsid w:val="008C7293"/>
    <w:rsid w:val="008D0151"/>
    <w:rsid w:val="008D08FF"/>
    <w:rsid w:val="008D1137"/>
    <w:rsid w:val="008D1FDB"/>
    <w:rsid w:val="008D2156"/>
    <w:rsid w:val="008D25FF"/>
    <w:rsid w:val="008D3983"/>
    <w:rsid w:val="008D3B21"/>
    <w:rsid w:val="008D42B5"/>
    <w:rsid w:val="008D43C3"/>
    <w:rsid w:val="008D4815"/>
    <w:rsid w:val="008D4FDE"/>
    <w:rsid w:val="008D5244"/>
    <w:rsid w:val="008D5B17"/>
    <w:rsid w:val="008D618F"/>
    <w:rsid w:val="008D6D00"/>
    <w:rsid w:val="008E036F"/>
    <w:rsid w:val="008E053E"/>
    <w:rsid w:val="008E0C62"/>
    <w:rsid w:val="008E1282"/>
    <w:rsid w:val="008E25E2"/>
    <w:rsid w:val="008E321E"/>
    <w:rsid w:val="008E3ACA"/>
    <w:rsid w:val="008E42AB"/>
    <w:rsid w:val="008E45D6"/>
    <w:rsid w:val="008E4826"/>
    <w:rsid w:val="008E60CD"/>
    <w:rsid w:val="008E6D4C"/>
    <w:rsid w:val="008E6E4F"/>
    <w:rsid w:val="008E7029"/>
    <w:rsid w:val="008F1181"/>
    <w:rsid w:val="008F118C"/>
    <w:rsid w:val="008F1A29"/>
    <w:rsid w:val="008F1D59"/>
    <w:rsid w:val="008F1E2B"/>
    <w:rsid w:val="008F2465"/>
    <w:rsid w:val="008F251A"/>
    <w:rsid w:val="008F293E"/>
    <w:rsid w:val="008F2CA8"/>
    <w:rsid w:val="008F2E20"/>
    <w:rsid w:val="008F3397"/>
    <w:rsid w:val="008F39A1"/>
    <w:rsid w:val="008F4638"/>
    <w:rsid w:val="008F4762"/>
    <w:rsid w:val="008F513F"/>
    <w:rsid w:val="008F54F0"/>
    <w:rsid w:val="008F55DC"/>
    <w:rsid w:val="008F63B8"/>
    <w:rsid w:val="0090065F"/>
    <w:rsid w:val="0090077F"/>
    <w:rsid w:val="00901FFA"/>
    <w:rsid w:val="00902474"/>
    <w:rsid w:val="00902B54"/>
    <w:rsid w:val="0090390B"/>
    <w:rsid w:val="009042DD"/>
    <w:rsid w:val="0090548A"/>
    <w:rsid w:val="00906554"/>
    <w:rsid w:val="009066CE"/>
    <w:rsid w:val="009068A4"/>
    <w:rsid w:val="009071CA"/>
    <w:rsid w:val="0090721C"/>
    <w:rsid w:val="00907448"/>
    <w:rsid w:val="009076DC"/>
    <w:rsid w:val="00907E4F"/>
    <w:rsid w:val="009121D3"/>
    <w:rsid w:val="009122C2"/>
    <w:rsid w:val="009138F1"/>
    <w:rsid w:val="00913EBA"/>
    <w:rsid w:val="00915CC8"/>
    <w:rsid w:val="00915DD3"/>
    <w:rsid w:val="00920964"/>
    <w:rsid w:val="0092106E"/>
    <w:rsid w:val="009211AE"/>
    <w:rsid w:val="009212CE"/>
    <w:rsid w:val="00922069"/>
    <w:rsid w:val="00922611"/>
    <w:rsid w:val="009230F0"/>
    <w:rsid w:val="00923513"/>
    <w:rsid w:val="009237A1"/>
    <w:rsid w:val="00923815"/>
    <w:rsid w:val="00923D09"/>
    <w:rsid w:val="0092438A"/>
    <w:rsid w:val="009251C1"/>
    <w:rsid w:val="00927011"/>
    <w:rsid w:val="0092747E"/>
    <w:rsid w:val="00927DCB"/>
    <w:rsid w:val="00930A0E"/>
    <w:rsid w:val="00930D87"/>
    <w:rsid w:val="009315A8"/>
    <w:rsid w:val="0093279C"/>
    <w:rsid w:val="00932E69"/>
    <w:rsid w:val="00933256"/>
    <w:rsid w:val="009332EE"/>
    <w:rsid w:val="009336E6"/>
    <w:rsid w:val="00934E52"/>
    <w:rsid w:val="00934FE4"/>
    <w:rsid w:val="00936F68"/>
    <w:rsid w:val="0093737F"/>
    <w:rsid w:val="00937ECB"/>
    <w:rsid w:val="009408D7"/>
    <w:rsid w:val="00940BCB"/>
    <w:rsid w:val="009413F8"/>
    <w:rsid w:val="0094164F"/>
    <w:rsid w:val="00941A7A"/>
    <w:rsid w:val="00941AB9"/>
    <w:rsid w:val="0094277C"/>
    <w:rsid w:val="00942E03"/>
    <w:rsid w:val="00942EB0"/>
    <w:rsid w:val="0094346B"/>
    <w:rsid w:val="00943680"/>
    <w:rsid w:val="00943C09"/>
    <w:rsid w:val="00944855"/>
    <w:rsid w:val="00944B8D"/>
    <w:rsid w:val="009462D1"/>
    <w:rsid w:val="00946A0E"/>
    <w:rsid w:val="0094724B"/>
    <w:rsid w:val="00947EA9"/>
    <w:rsid w:val="00950641"/>
    <w:rsid w:val="00950BBB"/>
    <w:rsid w:val="00950C6E"/>
    <w:rsid w:val="009511C2"/>
    <w:rsid w:val="00952DA0"/>
    <w:rsid w:val="009535C8"/>
    <w:rsid w:val="00953E4B"/>
    <w:rsid w:val="00953EC3"/>
    <w:rsid w:val="00955492"/>
    <w:rsid w:val="00955BC0"/>
    <w:rsid w:val="009560A7"/>
    <w:rsid w:val="009562EF"/>
    <w:rsid w:val="009569AA"/>
    <w:rsid w:val="00957476"/>
    <w:rsid w:val="009576E8"/>
    <w:rsid w:val="009607CD"/>
    <w:rsid w:val="0096107F"/>
    <w:rsid w:val="00961BD8"/>
    <w:rsid w:val="0096225D"/>
    <w:rsid w:val="0096481A"/>
    <w:rsid w:val="009649FE"/>
    <w:rsid w:val="0096527B"/>
    <w:rsid w:val="00966109"/>
    <w:rsid w:val="00966231"/>
    <w:rsid w:val="009675FE"/>
    <w:rsid w:val="00967921"/>
    <w:rsid w:val="00967E7D"/>
    <w:rsid w:val="009705A9"/>
    <w:rsid w:val="00970873"/>
    <w:rsid w:val="0097187A"/>
    <w:rsid w:val="00972CF2"/>
    <w:rsid w:val="0097345D"/>
    <w:rsid w:val="00973622"/>
    <w:rsid w:val="00973A51"/>
    <w:rsid w:val="00973FE1"/>
    <w:rsid w:val="0097442D"/>
    <w:rsid w:val="00975068"/>
    <w:rsid w:val="009751C0"/>
    <w:rsid w:val="00975596"/>
    <w:rsid w:val="00975FEB"/>
    <w:rsid w:val="00976EDB"/>
    <w:rsid w:val="0097747D"/>
    <w:rsid w:val="00977EB8"/>
    <w:rsid w:val="00980620"/>
    <w:rsid w:val="0098090E"/>
    <w:rsid w:val="00980E71"/>
    <w:rsid w:val="00980EEA"/>
    <w:rsid w:val="00982441"/>
    <w:rsid w:val="009831A7"/>
    <w:rsid w:val="009832AF"/>
    <w:rsid w:val="009834F8"/>
    <w:rsid w:val="00983CA3"/>
    <w:rsid w:val="009842AE"/>
    <w:rsid w:val="009844DA"/>
    <w:rsid w:val="00984E46"/>
    <w:rsid w:val="00985AF8"/>
    <w:rsid w:val="00986328"/>
    <w:rsid w:val="009866FD"/>
    <w:rsid w:val="009868B1"/>
    <w:rsid w:val="009875C4"/>
    <w:rsid w:val="00987B66"/>
    <w:rsid w:val="0099022C"/>
    <w:rsid w:val="009908B8"/>
    <w:rsid w:val="00990CF6"/>
    <w:rsid w:val="00990D8E"/>
    <w:rsid w:val="00991FDB"/>
    <w:rsid w:val="00993376"/>
    <w:rsid w:val="009936CB"/>
    <w:rsid w:val="00993FDB"/>
    <w:rsid w:val="00994F61"/>
    <w:rsid w:val="00995B92"/>
    <w:rsid w:val="00995D21"/>
    <w:rsid w:val="00995F8F"/>
    <w:rsid w:val="00996291"/>
    <w:rsid w:val="00997051"/>
    <w:rsid w:val="0099719E"/>
    <w:rsid w:val="009A0132"/>
    <w:rsid w:val="009A2150"/>
    <w:rsid w:val="009A3228"/>
    <w:rsid w:val="009A3CCB"/>
    <w:rsid w:val="009A3EFA"/>
    <w:rsid w:val="009A4072"/>
    <w:rsid w:val="009A43C4"/>
    <w:rsid w:val="009A6920"/>
    <w:rsid w:val="009A6DF0"/>
    <w:rsid w:val="009A7622"/>
    <w:rsid w:val="009B0B27"/>
    <w:rsid w:val="009B10E9"/>
    <w:rsid w:val="009B115A"/>
    <w:rsid w:val="009B15B3"/>
    <w:rsid w:val="009B164E"/>
    <w:rsid w:val="009B2180"/>
    <w:rsid w:val="009B2531"/>
    <w:rsid w:val="009B2BCA"/>
    <w:rsid w:val="009B2D08"/>
    <w:rsid w:val="009B40E1"/>
    <w:rsid w:val="009B4688"/>
    <w:rsid w:val="009B61A2"/>
    <w:rsid w:val="009B6679"/>
    <w:rsid w:val="009B6773"/>
    <w:rsid w:val="009B6918"/>
    <w:rsid w:val="009B6EFF"/>
    <w:rsid w:val="009B7D77"/>
    <w:rsid w:val="009C0343"/>
    <w:rsid w:val="009C0481"/>
    <w:rsid w:val="009C25D4"/>
    <w:rsid w:val="009C2687"/>
    <w:rsid w:val="009C27BF"/>
    <w:rsid w:val="009C2B33"/>
    <w:rsid w:val="009C2BAE"/>
    <w:rsid w:val="009C2E72"/>
    <w:rsid w:val="009C380A"/>
    <w:rsid w:val="009C3DC4"/>
    <w:rsid w:val="009C5345"/>
    <w:rsid w:val="009C55C7"/>
    <w:rsid w:val="009C68F2"/>
    <w:rsid w:val="009C6E1B"/>
    <w:rsid w:val="009C6F69"/>
    <w:rsid w:val="009C7ED2"/>
    <w:rsid w:val="009D0A06"/>
    <w:rsid w:val="009D128C"/>
    <w:rsid w:val="009D2AE1"/>
    <w:rsid w:val="009D3189"/>
    <w:rsid w:val="009D321D"/>
    <w:rsid w:val="009D3A14"/>
    <w:rsid w:val="009D404A"/>
    <w:rsid w:val="009D5619"/>
    <w:rsid w:val="009D5D73"/>
    <w:rsid w:val="009D7028"/>
    <w:rsid w:val="009D7321"/>
    <w:rsid w:val="009D73C3"/>
    <w:rsid w:val="009D7764"/>
    <w:rsid w:val="009D7E87"/>
    <w:rsid w:val="009E06A5"/>
    <w:rsid w:val="009E0854"/>
    <w:rsid w:val="009E0DD4"/>
    <w:rsid w:val="009E1120"/>
    <w:rsid w:val="009E12E9"/>
    <w:rsid w:val="009E14F9"/>
    <w:rsid w:val="009E20D2"/>
    <w:rsid w:val="009E230D"/>
    <w:rsid w:val="009E2432"/>
    <w:rsid w:val="009E27C3"/>
    <w:rsid w:val="009E2845"/>
    <w:rsid w:val="009E2EBE"/>
    <w:rsid w:val="009E3E2A"/>
    <w:rsid w:val="009E3E5A"/>
    <w:rsid w:val="009E4646"/>
    <w:rsid w:val="009E4660"/>
    <w:rsid w:val="009E50F0"/>
    <w:rsid w:val="009E51BC"/>
    <w:rsid w:val="009E5D1B"/>
    <w:rsid w:val="009E625C"/>
    <w:rsid w:val="009E6D95"/>
    <w:rsid w:val="009E7175"/>
    <w:rsid w:val="009E72C9"/>
    <w:rsid w:val="009F08C0"/>
    <w:rsid w:val="009F0BA6"/>
    <w:rsid w:val="009F0FC1"/>
    <w:rsid w:val="009F21CE"/>
    <w:rsid w:val="009F2B41"/>
    <w:rsid w:val="009F3B6F"/>
    <w:rsid w:val="009F3F78"/>
    <w:rsid w:val="009F415B"/>
    <w:rsid w:val="009F4655"/>
    <w:rsid w:val="009F4DED"/>
    <w:rsid w:val="009F5C2A"/>
    <w:rsid w:val="009F6469"/>
    <w:rsid w:val="009F67AC"/>
    <w:rsid w:val="009F6828"/>
    <w:rsid w:val="009F7CD1"/>
    <w:rsid w:val="00A00A0D"/>
    <w:rsid w:val="00A017A5"/>
    <w:rsid w:val="00A01CE7"/>
    <w:rsid w:val="00A02832"/>
    <w:rsid w:val="00A02F28"/>
    <w:rsid w:val="00A04ACF"/>
    <w:rsid w:val="00A04F41"/>
    <w:rsid w:val="00A05B4C"/>
    <w:rsid w:val="00A05EC4"/>
    <w:rsid w:val="00A05FF4"/>
    <w:rsid w:val="00A0621A"/>
    <w:rsid w:val="00A0639E"/>
    <w:rsid w:val="00A06598"/>
    <w:rsid w:val="00A10407"/>
    <w:rsid w:val="00A11DD1"/>
    <w:rsid w:val="00A1268F"/>
    <w:rsid w:val="00A13348"/>
    <w:rsid w:val="00A133DE"/>
    <w:rsid w:val="00A1413E"/>
    <w:rsid w:val="00A14A7B"/>
    <w:rsid w:val="00A15B41"/>
    <w:rsid w:val="00A16A08"/>
    <w:rsid w:val="00A16FF8"/>
    <w:rsid w:val="00A172F5"/>
    <w:rsid w:val="00A174B6"/>
    <w:rsid w:val="00A179FF"/>
    <w:rsid w:val="00A2001B"/>
    <w:rsid w:val="00A21DBC"/>
    <w:rsid w:val="00A22099"/>
    <w:rsid w:val="00A2258D"/>
    <w:rsid w:val="00A227F4"/>
    <w:rsid w:val="00A22DAD"/>
    <w:rsid w:val="00A2310B"/>
    <w:rsid w:val="00A235BB"/>
    <w:rsid w:val="00A2378F"/>
    <w:rsid w:val="00A23ADC"/>
    <w:rsid w:val="00A23B55"/>
    <w:rsid w:val="00A23C85"/>
    <w:rsid w:val="00A24395"/>
    <w:rsid w:val="00A24CBF"/>
    <w:rsid w:val="00A24EF4"/>
    <w:rsid w:val="00A259B1"/>
    <w:rsid w:val="00A26591"/>
    <w:rsid w:val="00A272FA"/>
    <w:rsid w:val="00A2751D"/>
    <w:rsid w:val="00A31427"/>
    <w:rsid w:val="00A31C4C"/>
    <w:rsid w:val="00A31CA0"/>
    <w:rsid w:val="00A32710"/>
    <w:rsid w:val="00A33980"/>
    <w:rsid w:val="00A33F74"/>
    <w:rsid w:val="00A34AFB"/>
    <w:rsid w:val="00A34B06"/>
    <w:rsid w:val="00A35520"/>
    <w:rsid w:val="00A36C93"/>
    <w:rsid w:val="00A373D8"/>
    <w:rsid w:val="00A37416"/>
    <w:rsid w:val="00A376EB"/>
    <w:rsid w:val="00A40D1F"/>
    <w:rsid w:val="00A42F4B"/>
    <w:rsid w:val="00A43392"/>
    <w:rsid w:val="00A43F12"/>
    <w:rsid w:val="00A4416F"/>
    <w:rsid w:val="00A4437B"/>
    <w:rsid w:val="00A445A5"/>
    <w:rsid w:val="00A44933"/>
    <w:rsid w:val="00A45E09"/>
    <w:rsid w:val="00A472BE"/>
    <w:rsid w:val="00A473F7"/>
    <w:rsid w:val="00A50760"/>
    <w:rsid w:val="00A50B13"/>
    <w:rsid w:val="00A51202"/>
    <w:rsid w:val="00A52351"/>
    <w:rsid w:val="00A543F6"/>
    <w:rsid w:val="00A546CE"/>
    <w:rsid w:val="00A55271"/>
    <w:rsid w:val="00A55A28"/>
    <w:rsid w:val="00A5656A"/>
    <w:rsid w:val="00A56C20"/>
    <w:rsid w:val="00A572D6"/>
    <w:rsid w:val="00A57727"/>
    <w:rsid w:val="00A6001B"/>
    <w:rsid w:val="00A60221"/>
    <w:rsid w:val="00A60419"/>
    <w:rsid w:val="00A60628"/>
    <w:rsid w:val="00A611BB"/>
    <w:rsid w:val="00A61788"/>
    <w:rsid w:val="00A61FAE"/>
    <w:rsid w:val="00A61FC2"/>
    <w:rsid w:val="00A62290"/>
    <w:rsid w:val="00A6390F"/>
    <w:rsid w:val="00A644F8"/>
    <w:rsid w:val="00A64565"/>
    <w:rsid w:val="00A64C21"/>
    <w:rsid w:val="00A64C94"/>
    <w:rsid w:val="00A65542"/>
    <w:rsid w:val="00A658E7"/>
    <w:rsid w:val="00A66912"/>
    <w:rsid w:val="00A71880"/>
    <w:rsid w:val="00A71A06"/>
    <w:rsid w:val="00A71CB5"/>
    <w:rsid w:val="00A71CBA"/>
    <w:rsid w:val="00A723CA"/>
    <w:rsid w:val="00A726C8"/>
    <w:rsid w:val="00A727BA"/>
    <w:rsid w:val="00A7283F"/>
    <w:rsid w:val="00A72C16"/>
    <w:rsid w:val="00A746B0"/>
    <w:rsid w:val="00A74BE8"/>
    <w:rsid w:val="00A7545B"/>
    <w:rsid w:val="00A75B18"/>
    <w:rsid w:val="00A75C05"/>
    <w:rsid w:val="00A76362"/>
    <w:rsid w:val="00A76394"/>
    <w:rsid w:val="00A765EC"/>
    <w:rsid w:val="00A76C33"/>
    <w:rsid w:val="00A7721E"/>
    <w:rsid w:val="00A81975"/>
    <w:rsid w:val="00A81B82"/>
    <w:rsid w:val="00A81FA7"/>
    <w:rsid w:val="00A821E9"/>
    <w:rsid w:val="00A82240"/>
    <w:rsid w:val="00A82722"/>
    <w:rsid w:val="00A82E5F"/>
    <w:rsid w:val="00A849BF"/>
    <w:rsid w:val="00A85049"/>
    <w:rsid w:val="00A86C7E"/>
    <w:rsid w:val="00A90BA3"/>
    <w:rsid w:val="00A9112A"/>
    <w:rsid w:val="00A91DFB"/>
    <w:rsid w:val="00A91F4E"/>
    <w:rsid w:val="00A92353"/>
    <w:rsid w:val="00A924DF"/>
    <w:rsid w:val="00A92ADA"/>
    <w:rsid w:val="00A92E32"/>
    <w:rsid w:val="00A92EA0"/>
    <w:rsid w:val="00A933F1"/>
    <w:rsid w:val="00A964BB"/>
    <w:rsid w:val="00A96CF8"/>
    <w:rsid w:val="00A97191"/>
    <w:rsid w:val="00A97438"/>
    <w:rsid w:val="00A97871"/>
    <w:rsid w:val="00A97A01"/>
    <w:rsid w:val="00AA11E2"/>
    <w:rsid w:val="00AA15BD"/>
    <w:rsid w:val="00AA2393"/>
    <w:rsid w:val="00AA4F4E"/>
    <w:rsid w:val="00AA5368"/>
    <w:rsid w:val="00AA54CF"/>
    <w:rsid w:val="00AA5E70"/>
    <w:rsid w:val="00AA6013"/>
    <w:rsid w:val="00AA6CAE"/>
    <w:rsid w:val="00AA773C"/>
    <w:rsid w:val="00AB051C"/>
    <w:rsid w:val="00AB0965"/>
    <w:rsid w:val="00AB1911"/>
    <w:rsid w:val="00AB4EFA"/>
    <w:rsid w:val="00AB50C1"/>
    <w:rsid w:val="00AB5A9C"/>
    <w:rsid w:val="00AB768A"/>
    <w:rsid w:val="00AB7AB8"/>
    <w:rsid w:val="00AC0EC8"/>
    <w:rsid w:val="00AC13DB"/>
    <w:rsid w:val="00AC15FD"/>
    <w:rsid w:val="00AC22FD"/>
    <w:rsid w:val="00AC24BA"/>
    <w:rsid w:val="00AC2735"/>
    <w:rsid w:val="00AC2C6D"/>
    <w:rsid w:val="00AC2D76"/>
    <w:rsid w:val="00AC2FE4"/>
    <w:rsid w:val="00AC3060"/>
    <w:rsid w:val="00AC33CA"/>
    <w:rsid w:val="00AC344F"/>
    <w:rsid w:val="00AC34B6"/>
    <w:rsid w:val="00AC3699"/>
    <w:rsid w:val="00AC384C"/>
    <w:rsid w:val="00AC462F"/>
    <w:rsid w:val="00AC4C8D"/>
    <w:rsid w:val="00AC4E65"/>
    <w:rsid w:val="00AC5060"/>
    <w:rsid w:val="00AC5186"/>
    <w:rsid w:val="00AC5F56"/>
    <w:rsid w:val="00AC61F9"/>
    <w:rsid w:val="00AC62D2"/>
    <w:rsid w:val="00AC6A0E"/>
    <w:rsid w:val="00AC6C0D"/>
    <w:rsid w:val="00AC717E"/>
    <w:rsid w:val="00AC77E1"/>
    <w:rsid w:val="00AC7894"/>
    <w:rsid w:val="00AC7C86"/>
    <w:rsid w:val="00AC7DA3"/>
    <w:rsid w:val="00AC7E78"/>
    <w:rsid w:val="00AD01A2"/>
    <w:rsid w:val="00AD2152"/>
    <w:rsid w:val="00AD2C37"/>
    <w:rsid w:val="00AD304B"/>
    <w:rsid w:val="00AD3CBC"/>
    <w:rsid w:val="00AD40D1"/>
    <w:rsid w:val="00AD4D7D"/>
    <w:rsid w:val="00AD4FDE"/>
    <w:rsid w:val="00AD555C"/>
    <w:rsid w:val="00AD5D09"/>
    <w:rsid w:val="00AD6329"/>
    <w:rsid w:val="00AD6362"/>
    <w:rsid w:val="00AD6720"/>
    <w:rsid w:val="00AD67CD"/>
    <w:rsid w:val="00AD6BC1"/>
    <w:rsid w:val="00AD7052"/>
    <w:rsid w:val="00AD7505"/>
    <w:rsid w:val="00AD7607"/>
    <w:rsid w:val="00AD77C6"/>
    <w:rsid w:val="00AE00B3"/>
    <w:rsid w:val="00AE064F"/>
    <w:rsid w:val="00AE0FD5"/>
    <w:rsid w:val="00AE264B"/>
    <w:rsid w:val="00AE27DF"/>
    <w:rsid w:val="00AE2CDC"/>
    <w:rsid w:val="00AE3CD4"/>
    <w:rsid w:val="00AE3F62"/>
    <w:rsid w:val="00AE54A9"/>
    <w:rsid w:val="00AE54EE"/>
    <w:rsid w:val="00AE5620"/>
    <w:rsid w:val="00AE588C"/>
    <w:rsid w:val="00AE5A10"/>
    <w:rsid w:val="00AE5BF7"/>
    <w:rsid w:val="00AE648F"/>
    <w:rsid w:val="00AE6788"/>
    <w:rsid w:val="00AF0003"/>
    <w:rsid w:val="00AF024D"/>
    <w:rsid w:val="00AF045A"/>
    <w:rsid w:val="00AF080B"/>
    <w:rsid w:val="00AF091E"/>
    <w:rsid w:val="00AF1C70"/>
    <w:rsid w:val="00AF2720"/>
    <w:rsid w:val="00AF2ABC"/>
    <w:rsid w:val="00AF2B1A"/>
    <w:rsid w:val="00AF3EC5"/>
    <w:rsid w:val="00AF4984"/>
    <w:rsid w:val="00AF4F1F"/>
    <w:rsid w:val="00AF5259"/>
    <w:rsid w:val="00AF6531"/>
    <w:rsid w:val="00AF656B"/>
    <w:rsid w:val="00AF696E"/>
    <w:rsid w:val="00AF6C58"/>
    <w:rsid w:val="00AF6CA3"/>
    <w:rsid w:val="00AF7D00"/>
    <w:rsid w:val="00B006D1"/>
    <w:rsid w:val="00B00A5C"/>
    <w:rsid w:val="00B02641"/>
    <w:rsid w:val="00B02841"/>
    <w:rsid w:val="00B038A2"/>
    <w:rsid w:val="00B043A6"/>
    <w:rsid w:val="00B047A1"/>
    <w:rsid w:val="00B04A13"/>
    <w:rsid w:val="00B04BFB"/>
    <w:rsid w:val="00B05CB6"/>
    <w:rsid w:val="00B05D6E"/>
    <w:rsid w:val="00B05EB1"/>
    <w:rsid w:val="00B06712"/>
    <w:rsid w:val="00B06DCB"/>
    <w:rsid w:val="00B07CC3"/>
    <w:rsid w:val="00B1011A"/>
    <w:rsid w:val="00B10630"/>
    <w:rsid w:val="00B106B2"/>
    <w:rsid w:val="00B1072D"/>
    <w:rsid w:val="00B10DFB"/>
    <w:rsid w:val="00B10F39"/>
    <w:rsid w:val="00B1113B"/>
    <w:rsid w:val="00B133C0"/>
    <w:rsid w:val="00B14F92"/>
    <w:rsid w:val="00B1525C"/>
    <w:rsid w:val="00B1530C"/>
    <w:rsid w:val="00B15767"/>
    <w:rsid w:val="00B15A16"/>
    <w:rsid w:val="00B15E7B"/>
    <w:rsid w:val="00B16127"/>
    <w:rsid w:val="00B16A21"/>
    <w:rsid w:val="00B16B89"/>
    <w:rsid w:val="00B178B8"/>
    <w:rsid w:val="00B201E5"/>
    <w:rsid w:val="00B20798"/>
    <w:rsid w:val="00B20BA0"/>
    <w:rsid w:val="00B20E96"/>
    <w:rsid w:val="00B20E9D"/>
    <w:rsid w:val="00B21F4D"/>
    <w:rsid w:val="00B235BF"/>
    <w:rsid w:val="00B23F0E"/>
    <w:rsid w:val="00B24C20"/>
    <w:rsid w:val="00B24F1A"/>
    <w:rsid w:val="00B265B2"/>
    <w:rsid w:val="00B2671D"/>
    <w:rsid w:val="00B26F71"/>
    <w:rsid w:val="00B26FA0"/>
    <w:rsid w:val="00B304C9"/>
    <w:rsid w:val="00B30C7A"/>
    <w:rsid w:val="00B31759"/>
    <w:rsid w:val="00B31C68"/>
    <w:rsid w:val="00B31EC0"/>
    <w:rsid w:val="00B32221"/>
    <w:rsid w:val="00B32902"/>
    <w:rsid w:val="00B33D12"/>
    <w:rsid w:val="00B33E6B"/>
    <w:rsid w:val="00B3476D"/>
    <w:rsid w:val="00B35D0A"/>
    <w:rsid w:val="00B37291"/>
    <w:rsid w:val="00B37A00"/>
    <w:rsid w:val="00B4031C"/>
    <w:rsid w:val="00B413DC"/>
    <w:rsid w:val="00B417A8"/>
    <w:rsid w:val="00B425E5"/>
    <w:rsid w:val="00B42F58"/>
    <w:rsid w:val="00B43148"/>
    <w:rsid w:val="00B435DA"/>
    <w:rsid w:val="00B444D1"/>
    <w:rsid w:val="00B44524"/>
    <w:rsid w:val="00B44C5D"/>
    <w:rsid w:val="00B44F63"/>
    <w:rsid w:val="00B45283"/>
    <w:rsid w:val="00B45E8C"/>
    <w:rsid w:val="00B4604E"/>
    <w:rsid w:val="00B469A1"/>
    <w:rsid w:val="00B46C3B"/>
    <w:rsid w:val="00B472A3"/>
    <w:rsid w:val="00B4760A"/>
    <w:rsid w:val="00B47758"/>
    <w:rsid w:val="00B47782"/>
    <w:rsid w:val="00B47AB5"/>
    <w:rsid w:val="00B507C6"/>
    <w:rsid w:val="00B50A3C"/>
    <w:rsid w:val="00B50FA6"/>
    <w:rsid w:val="00B510C1"/>
    <w:rsid w:val="00B519A6"/>
    <w:rsid w:val="00B51A45"/>
    <w:rsid w:val="00B51DE9"/>
    <w:rsid w:val="00B52AA0"/>
    <w:rsid w:val="00B53827"/>
    <w:rsid w:val="00B53D8A"/>
    <w:rsid w:val="00B5481C"/>
    <w:rsid w:val="00B54FFC"/>
    <w:rsid w:val="00B556E9"/>
    <w:rsid w:val="00B55AA4"/>
    <w:rsid w:val="00B55F4A"/>
    <w:rsid w:val="00B55FB0"/>
    <w:rsid w:val="00B560F2"/>
    <w:rsid w:val="00B5695C"/>
    <w:rsid w:val="00B56A20"/>
    <w:rsid w:val="00B56DAC"/>
    <w:rsid w:val="00B605D1"/>
    <w:rsid w:val="00B6182A"/>
    <w:rsid w:val="00B61F3E"/>
    <w:rsid w:val="00B61FBE"/>
    <w:rsid w:val="00B62878"/>
    <w:rsid w:val="00B62CB3"/>
    <w:rsid w:val="00B62F78"/>
    <w:rsid w:val="00B63E44"/>
    <w:rsid w:val="00B64210"/>
    <w:rsid w:val="00B645B1"/>
    <w:rsid w:val="00B64A56"/>
    <w:rsid w:val="00B658C3"/>
    <w:rsid w:val="00B661D8"/>
    <w:rsid w:val="00B66316"/>
    <w:rsid w:val="00B66610"/>
    <w:rsid w:val="00B6692B"/>
    <w:rsid w:val="00B66C89"/>
    <w:rsid w:val="00B6709A"/>
    <w:rsid w:val="00B70B86"/>
    <w:rsid w:val="00B72399"/>
    <w:rsid w:val="00B72496"/>
    <w:rsid w:val="00B74492"/>
    <w:rsid w:val="00B744BC"/>
    <w:rsid w:val="00B74A29"/>
    <w:rsid w:val="00B74BDD"/>
    <w:rsid w:val="00B74E21"/>
    <w:rsid w:val="00B74F8E"/>
    <w:rsid w:val="00B7510D"/>
    <w:rsid w:val="00B751A7"/>
    <w:rsid w:val="00B751B9"/>
    <w:rsid w:val="00B75C88"/>
    <w:rsid w:val="00B75D17"/>
    <w:rsid w:val="00B77FFA"/>
    <w:rsid w:val="00B81EE8"/>
    <w:rsid w:val="00B821C1"/>
    <w:rsid w:val="00B82449"/>
    <w:rsid w:val="00B83716"/>
    <w:rsid w:val="00B83EE7"/>
    <w:rsid w:val="00B83FC8"/>
    <w:rsid w:val="00B84525"/>
    <w:rsid w:val="00B84C87"/>
    <w:rsid w:val="00B86627"/>
    <w:rsid w:val="00B868A9"/>
    <w:rsid w:val="00B86C54"/>
    <w:rsid w:val="00B86FF9"/>
    <w:rsid w:val="00B87479"/>
    <w:rsid w:val="00B914B8"/>
    <w:rsid w:val="00B91621"/>
    <w:rsid w:val="00B917E2"/>
    <w:rsid w:val="00B92B79"/>
    <w:rsid w:val="00B930C2"/>
    <w:rsid w:val="00B935C4"/>
    <w:rsid w:val="00B93B71"/>
    <w:rsid w:val="00B944A9"/>
    <w:rsid w:val="00B9471A"/>
    <w:rsid w:val="00B95618"/>
    <w:rsid w:val="00B95C0C"/>
    <w:rsid w:val="00B95C7A"/>
    <w:rsid w:val="00B9618B"/>
    <w:rsid w:val="00B962A2"/>
    <w:rsid w:val="00B96B43"/>
    <w:rsid w:val="00B973CA"/>
    <w:rsid w:val="00BA02BF"/>
    <w:rsid w:val="00BA0CE4"/>
    <w:rsid w:val="00BA1011"/>
    <w:rsid w:val="00BA138E"/>
    <w:rsid w:val="00BA1887"/>
    <w:rsid w:val="00BA1AA9"/>
    <w:rsid w:val="00BA2148"/>
    <w:rsid w:val="00BA22AB"/>
    <w:rsid w:val="00BA2590"/>
    <w:rsid w:val="00BA29E0"/>
    <w:rsid w:val="00BA2D39"/>
    <w:rsid w:val="00BA377D"/>
    <w:rsid w:val="00BA3AE3"/>
    <w:rsid w:val="00BA4037"/>
    <w:rsid w:val="00BA443D"/>
    <w:rsid w:val="00BA5049"/>
    <w:rsid w:val="00BA54FE"/>
    <w:rsid w:val="00BA580B"/>
    <w:rsid w:val="00BA5CAB"/>
    <w:rsid w:val="00BA6490"/>
    <w:rsid w:val="00BA6926"/>
    <w:rsid w:val="00BA6974"/>
    <w:rsid w:val="00BA6FB3"/>
    <w:rsid w:val="00BA75EF"/>
    <w:rsid w:val="00BA775C"/>
    <w:rsid w:val="00BA7EB7"/>
    <w:rsid w:val="00BB0F25"/>
    <w:rsid w:val="00BB1017"/>
    <w:rsid w:val="00BB1098"/>
    <w:rsid w:val="00BB13AE"/>
    <w:rsid w:val="00BB1652"/>
    <w:rsid w:val="00BB1728"/>
    <w:rsid w:val="00BB1E28"/>
    <w:rsid w:val="00BB2550"/>
    <w:rsid w:val="00BB38FF"/>
    <w:rsid w:val="00BB3D25"/>
    <w:rsid w:val="00BB3E8C"/>
    <w:rsid w:val="00BB4096"/>
    <w:rsid w:val="00BB4907"/>
    <w:rsid w:val="00BB496F"/>
    <w:rsid w:val="00BB4DC6"/>
    <w:rsid w:val="00BB5670"/>
    <w:rsid w:val="00BB59B9"/>
    <w:rsid w:val="00BB5D9D"/>
    <w:rsid w:val="00BB629A"/>
    <w:rsid w:val="00BB6634"/>
    <w:rsid w:val="00BB6986"/>
    <w:rsid w:val="00BB6F9E"/>
    <w:rsid w:val="00BB7B05"/>
    <w:rsid w:val="00BC01B1"/>
    <w:rsid w:val="00BC09EB"/>
    <w:rsid w:val="00BC0F95"/>
    <w:rsid w:val="00BC16E6"/>
    <w:rsid w:val="00BC32AE"/>
    <w:rsid w:val="00BC37EB"/>
    <w:rsid w:val="00BC4126"/>
    <w:rsid w:val="00BC474C"/>
    <w:rsid w:val="00BC48CE"/>
    <w:rsid w:val="00BC5053"/>
    <w:rsid w:val="00BC5F7B"/>
    <w:rsid w:val="00BC61C6"/>
    <w:rsid w:val="00BC6286"/>
    <w:rsid w:val="00BC67F0"/>
    <w:rsid w:val="00BC6E12"/>
    <w:rsid w:val="00BC736C"/>
    <w:rsid w:val="00BD010C"/>
    <w:rsid w:val="00BD1892"/>
    <w:rsid w:val="00BD198B"/>
    <w:rsid w:val="00BD230E"/>
    <w:rsid w:val="00BD23B0"/>
    <w:rsid w:val="00BD29F3"/>
    <w:rsid w:val="00BD3197"/>
    <w:rsid w:val="00BD3D32"/>
    <w:rsid w:val="00BD4D63"/>
    <w:rsid w:val="00BD536B"/>
    <w:rsid w:val="00BD59EF"/>
    <w:rsid w:val="00BD642A"/>
    <w:rsid w:val="00BD6B2C"/>
    <w:rsid w:val="00BD6CBA"/>
    <w:rsid w:val="00BD6EB6"/>
    <w:rsid w:val="00BE0A66"/>
    <w:rsid w:val="00BE1813"/>
    <w:rsid w:val="00BE1F9A"/>
    <w:rsid w:val="00BE28B9"/>
    <w:rsid w:val="00BE466C"/>
    <w:rsid w:val="00BE55C9"/>
    <w:rsid w:val="00BE5C3C"/>
    <w:rsid w:val="00BE6151"/>
    <w:rsid w:val="00BF02F3"/>
    <w:rsid w:val="00BF079C"/>
    <w:rsid w:val="00BF08F2"/>
    <w:rsid w:val="00BF131C"/>
    <w:rsid w:val="00BF14D1"/>
    <w:rsid w:val="00BF1612"/>
    <w:rsid w:val="00BF222C"/>
    <w:rsid w:val="00BF321B"/>
    <w:rsid w:val="00BF3304"/>
    <w:rsid w:val="00BF3DF8"/>
    <w:rsid w:val="00BF4514"/>
    <w:rsid w:val="00BF487F"/>
    <w:rsid w:val="00BF5729"/>
    <w:rsid w:val="00BF6302"/>
    <w:rsid w:val="00BF73EC"/>
    <w:rsid w:val="00BF784F"/>
    <w:rsid w:val="00C00E46"/>
    <w:rsid w:val="00C02327"/>
    <w:rsid w:val="00C03024"/>
    <w:rsid w:val="00C0443D"/>
    <w:rsid w:val="00C05933"/>
    <w:rsid w:val="00C06007"/>
    <w:rsid w:val="00C06715"/>
    <w:rsid w:val="00C06CEA"/>
    <w:rsid w:val="00C07489"/>
    <w:rsid w:val="00C075D1"/>
    <w:rsid w:val="00C10AE0"/>
    <w:rsid w:val="00C115D4"/>
    <w:rsid w:val="00C1184E"/>
    <w:rsid w:val="00C11A9B"/>
    <w:rsid w:val="00C11FF0"/>
    <w:rsid w:val="00C120A6"/>
    <w:rsid w:val="00C1212A"/>
    <w:rsid w:val="00C12829"/>
    <w:rsid w:val="00C13B8D"/>
    <w:rsid w:val="00C1447E"/>
    <w:rsid w:val="00C15B4E"/>
    <w:rsid w:val="00C166BE"/>
    <w:rsid w:val="00C16BCF"/>
    <w:rsid w:val="00C16C2E"/>
    <w:rsid w:val="00C17872"/>
    <w:rsid w:val="00C17A08"/>
    <w:rsid w:val="00C17E98"/>
    <w:rsid w:val="00C2078A"/>
    <w:rsid w:val="00C21099"/>
    <w:rsid w:val="00C216F7"/>
    <w:rsid w:val="00C21802"/>
    <w:rsid w:val="00C21FCA"/>
    <w:rsid w:val="00C22021"/>
    <w:rsid w:val="00C23345"/>
    <w:rsid w:val="00C23C9A"/>
    <w:rsid w:val="00C23DF2"/>
    <w:rsid w:val="00C24059"/>
    <w:rsid w:val="00C25AF6"/>
    <w:rsid w:val="00C26748"/>
    <w:rsid w:val="00C3008D"/>
    <w:rsid w:val="00C30D6C"/>
    <w:rsid w:val="00C30DBE"/>
    <w:rsid w:val="00C32083"/>
    <w:rsid w:val="00C328C5"/>
    <w:rsid w:val="00C329AA"/>
    <w:rsid w:val="00C329E8"/>
    <w:rsid w:val="00C331D0"/>
    <w:rsid w:val="00C334F1"/>
    <w:rsid w:val="00C33CD7"/>
    <w:rsid w:val="00C34AED"/>
    <w:rsid w:val="00C34DD4"/>
    <w:rsid w:val="00C35BFF"/>
    <w:rsid w:val="00C36551"/>
    <w:rsid w:val="00C36787"/>
    <w:rsid w:val="00C368C0"/>
    <w:rsid w:val="00C36CC5"/>
    <w:rsid w:val="00C37833"/>
    <w:rsid w:val="00C418DA"/>
    <w:rsid w:val="00C41D75"/>
    <w:rsid w:val="00C42859"/>
    <w:rsid w:val="00C42A0B"/>
    <w:rsid w:val="00C43573"/>
    <w:rsid w:val="00C4375D"/>
    <w:rsid w:val="00C43881"/>
    <w:rsid w:val="00C43E44"/>
    <w:rsid w:val="00C458C3"/>
    <w:rsid w:val="00C46DF9"/>
    <w:rsid w:val="00C47629"/>
    <w:rsid w:val="00C47773"/>
    <w:rsid w:val="00C47EBB"/>
    <w:rsid w:val="00C508C3"/>
    <w:rsid w:val="00C50B3D"/>
    <w:rsid w:val="00C5211A"/>
    <w:rsid w:val="00C52329"/>
    <w:rsid w:val="00C53CE1"/>
    <w:rsid w:val="00C5519F"/>
    <w:rsid w:val="00C55540"/>
    <w:rsid w:val="00C5681F"/>
    <w:rsid w:val="00C60779"/>
    <w:rsid w:val="00C60B09"/>
    <w:rsid w:val="00C60EF3"/>
    <w:rsid w:val="00C61523"/>
    <w:rsid w:val="00C61573"/>
    <w:rsid w:val="00C61748"/>
    <w:rsid w:val="00C619A8"/>
    <w:rsid w:val="00C61B3C"/>
    <w:rsid w:val="00C61E38"/>
    <w:rsid w:val="00C625C1"/>
    <w:rsid w:val="00C62AC7"/>
    <w:rsid w:val="00C641A1"/>
    <w:rsid w:val="00C64A9A"/>
    <w:rsid w:val="00C6667A"/>
    <w:rsid w:val="00C67D2B"/>
    <w:rsid w:val="00C701F3"/>
    <w:rsid w:val="00C70645"/>
    <w:rsid w:val="00C70A51"/>
    <w:rsid w:val="00C70BD1"/>
    <w:rsid w:val="00C71F63"/>
    <w:rsid w:val="00C72D53"/>
    <w:rsid w:val="00C72D7F"/>
    <w:rsid w:val="00C73437"/>
    <w:rsid w:val="00C736A6"/>
    <w:rsid w:val="00C73E42"/>
    <w:rsid w:val="00C73F86"/>
    <w:rsid w:val="00C74BF9"/>
    <w:rsid w:val="00C75798"/>
    <w:rsid w:val="00C75A54"/>
    <w:rsid w:val="00C75D8B"/>
    <w:rsid w:val="00C76370"/>
    <w:rsid w:val="00C7685E"/>
    <w:rsid w:val="00C7686F"/>
    <w:rsid w:val="00C8162B"/>
    <w:rsid w:val="00C81D84"/>
    <w:rsid w:val="00C82C68"/>
    <w:rsid w:val="00C837A3"/>
    <w:rsid w:val="00C8450F"/>
    <w:rsid w:val="00C84767"/>
    <w:rsid w:val="00C855D4"/>
    <w:rsid w:val="00C85682"/>
    <w:rsid w:val="00C85B3F"/>
    <w:rsid w:val="00C85D79"/>
    <w:rsid w:val="00C901D4"/>
    <w:rsid w:val="00C920DC"/>
    <w:rsid w:val="00C924A1"/>
    <w:rsid w:val="00C937F7"/>
    <w:rsid w:val="00C93BBA"/>
    <w:rsid w:val="00C94D86"/>
    <w:rsid w:val="00C963F8"/>
    <w:rsid w:val="00C973E3"/>
    <w:rsid w:val="00C97AFC"/>
    <w:rsid w:val="00CA0941"/>
    <w:rsid w:val="00CA134F"/>
    <w:rsid w:val="00CA15EA"/>
    <w:rsid w:val="00CA1677"/>
    <w:rsid w:val="00CA405A"/>
    <w:rsid w:val="00CA4905"/>
    <w:rsid w:val="00CA4A47"/>
    <w:rsid w:val="00CA50A3"/>
    <w:rsid w:val="00CA53C3"/>
    <w:rsid w:val="00CA6619"/>
    <w:rsid w:val="00CA68F1"/>
    <w:rsid w:val="00CA68FA"/>
    <w:rsid w:val="00CA7085"/>
    <w:rsid w:val="00CA7828"/>
    <w:rsid w:val="00CA7A57"/>
    <w:rsid w:val="00CB1124"/>
    <w:rsid w:val="00CB1791"/>
    <w:rsid w:val="00CB1E22"/>
    <w:rsid w:val="00CB1EBD"/>
    <w:rsid w:val="00CB20ED"/>
    <w:rsid w:val="00CB34AF"/>
    <w:rsid w:val="00CB3A6A"/>
    <w:rsid w:val="00CB4D92"/>
    <w:rsid w:val="00CB5E00"/>
    <w:rsid w:val="00CB686C"/>
    <w:rsid w:val="00CB6BE5"/>
    <w:rsid w:val="00CB6E14"/>
    <w:rsid w:val="00CB7D6E"/>
    <w:rsid w:val="00CB7DEB"/>
    <w:rsid w:val="00CB7F4F"/>
    <w:rsid w:val="00CC0AEC"/>
    <w:rsid w:val="00CC0CE9"/>
    <w:rsid w:val="00CC2604"/>
    <w:rsid w:val="00CC2A46"/>
    <w:rsid w:val="00CC3214"/>
    <w:rsid w:val="00CC3467"/>
    <w:rsid w:val="00CC3D19"/>
    <w:rsid w:val="00CC4EBD"/>
    <w:rsid w:val="00CC6A78"/>
    <w:rsid w:val="00CC7C12"/>
    <w:rsid w:val="00CD0A00"/>
    <w:rsid w:val="00CD0F83"/>
    <w:rsid w:val="00CD0FE6"/>
    <w:rsid w:val="00CD1FAF"/>
    <w:rsid w:val="00CD21D9"/>
    <w:rsid w:val="00CD232E"/>
    <w:rsid w:val="00CD2527"/>
    <w:rsid w:val="00CD2B63"/>
    <w:rsid w:val="00CD317B"/>
    <w:rsid w:val="00CD31B8"/>
    <w:rsid w:val="00CD357E"/>
    <w:rsid w:val="00CD36B4"/>
    <w:rsid w:val="00CD438A"/>
    <w:rsid w:val="00CD4D2D"/>
    <w:rsid w:val="00CD52F5"/>
    <w:rsid w:val="00CD5766"/>
    <w:rsid w:val="00CD59DC"/>
    <w:rsid w:val="00CD6C46"/>
    <w:rsid w:val="00CE0754"/>
    <w:rsid w:val="00CE0E66"/>
    <w:rsid w:val="00CE0FD2"/>
    <w:rsid w:val="00CE1B96"/>
    <w:rsid w:val="00CE2314"/>
    <w:rsid w:val="00CE2F84"/>
    <w:rsid w:val="00CE3AAE"/>
    <w:rsid w:val="00CE3F26"/>
    <w:rsid w:val="00CE4E1B"/>
    <w:rsid w:val="00CE5004"/>
    <w:rsid w:val="00CE5225"/>
    <w:rsid w:val="00CE62A3"/>
    <w:rsid w:val="00CE6429"/>
    <w:rsid w:val="00CE6A20"/>
    <w:rsid w:val="00CE6DC3"/>
    <w:rsid w:val="00CE7F36"/>
    <w:rsid w:val="00CF0774"/>
    <w:rsid w:val="00CF0CDA"/>
    <w:rsid w:val="00CF11FA"/>
    <w:rsid w:val="00CF13DC"/>
    <w:rsid w:val="00CF1E0F"/>
    <w:rsid w:val="00CF1FBE"/>
    <w:rsid w:val="00CF21AF"/>
    <w:rsid w:val="00CF2C21"/>
    <w:rsid w:val="00CF2ED3"/>
    <w:rsid w:val="00CF3BED"/>
    <w:rsid w:val="00CF3E1A"/>
    <w:rsid w:val="00CF4065"/>
    <w:rsid w:val="00CF40BB"/>
    <w:rsid w:val="00CF49E1"/>
    <w:rsid w:val="00CF4B14"/>
    <w:rsid w:val="00CF53FA"/>
    <w:rsid w:val="00CF60AB"/>
    <w:rsid w:val="00CF6D89"/>
    <w:rsid w:val="00CF6F2B"/>
    <w:rsid w:val="00CF70B8"/>
    <w:rsid w:val="00CF77D8"/>
    <w:rsid w:val="00CF7B1D"/>
    <w:rsid w:val="00D00A5A"/>
    <w:rsid w:val="00D010A2"/>
    <w:rsid w:val="00D0159B"/>
    <w:rsid w:val="00D01713"/>
    <w:rsid w:val="00D01843"/>
    <w:rsid w:val="00D01B9C"/>
    <w:rsid w:val="00D01BFC"/>
    <w:rsid w:val="00D01CF0"/>
    <w:rsid w:val="00D01D94"/>
    <w:rsid w:val="00D02B37"/>
    <w:rsid w:val="00D03D11"/>
    <w:rsid w:val="00D04E70"/>
    <w:rsid w:val="00D05A98"/>
    <w:rsid w:val="00D06148"/>
    <w:rsid w:val="00D06EB0"/>
    <w:rsid w:val="00D07C95"/>
    <w:rsid w:val="00D07E80"/>
    <w:rsid w:val="00D07F99"/>
    <w:rsid w:val="00D11D38"/>
    <w:rsid w:val="00D11DF5"/>
    <w:rsid w:val="00D12714"/>
    <w:rsid w:val="00D127F3"/>
    <w:rsid w:val="00D12DE2"/>
    <w:rsid w:val="00D134F8"/>
    <w:rsid w:val="00D1376B"/>
    <w:rsid w:val="00D14641"/>
    <w:rsid w:val="00D14DFD"/>
    <w:rsid w:val="00D159D2"/>
    <w:rsid w:val="00D160C7"/>
    <w:rsid w:val="00D16F10"/>
    <w:rsid w:val="00D16FEB"/>
    <w:rsid w:val="00D179DA"/>
    <w:rsid w:val="00D17FE1"/>
    <w:rsid w:val="00D20CDF"/>
    <w:rsid w:val="00D216BD"/>
    <w:rsid w:val="00D21972"/>
    <w:rsid w:val="00D223C3"/>
    <w:rsid w:val="00D22587"/>
    <w:rsid w:val="00D225B8"/>
    <w:rsid w:val="00D2290E"/>
    <w:rsid w:val="00D22DAA"/>
    <w:rsid w:val="00D22FB0"/>
    <w:rsid w:val="00D23F9D"/>
    <w:rsid w:val="00D23FF0"/>
    <w:rsid w:val="00D2467F"/>
    <w:rsid w:val="00D252CB"/>
    <w:rsid w:val="00D253B5"/>
    <w:rsid w:val="00D2561B"/>
    <w:rsid w:val="00D260A7"/>
    <w:rsid w:val="00D261E9"/>
    <w:rsid w:val="00D2765D"/>
    <w:rsid w:val="00D27C74"/>
    <w:rsid w:val="00D27CA8"/>
    <w:rsid w:val="00D3145E"/>
    <w:rsid w:val="00D31B6E"/>
    <w:rsid w:val="00D32CDF"/>
    <w:rsid w:val="00D3357B"/>
    <w:rsid w:val="00D33CCD"/>
    <w:rsid w:val="00D34595"/>
    <w:rsid w:val="00D36C8B"/>
    <w:rsid w:val="00D36FFA"/>
    <w:rsid w:val="00D372EB"/>
    <w:rsid w:val="00D373FA"/>
    <w:rsid w:val="00D37E0A"/>
    <w:rsid w:val="00D41C05"/>
    <w:rsid w:val="00D42710"/>
    <w:rsid w:val="00D42AC9"/>
    <w:rsid w:val="00D441B6"/>
    <w:rsid w:val="00D44B25"/>
    <w:rsid w:val="00D44E8E"/>
    <w:rsid w:val="00D4566B"/>
    <w:rsid w:val="00D456C5"/>
    <w:rsid w:val="00D47360"/>
    <w:rsid w:val="00D47917"/>
    <w:rsid w:val="00D47A94"/>
    <w:rsid w:val="00D507EC"/>
    <w:rsid w:val="00D50906"/>
    <w:rsid w:val="00D51100"/>
    <w:rsid w:val="00D518D1"/>
    <w:rsid w:val="00D52155"/>
    <w:rsid w:val="00D535F7"/>
    <w:rsid w:val="00D53D14"/>
    <w:rsid w:val="00D542DF"/>
    <w:rsid w:val="00D5516E"/>
    <w:rsid w:val="00D555C8"/>
    <w:rsid w:val="00D5761F"/>
    <w:rsid w:val="00D57A23"/>
    <w:rsid w:val="00D57D15"/>
    <w:rsid w:val="00D60053"/>
    <w:rsid w:val="00D60170"/>
    <w:rsid w:val="00D601F4"/>
    <w:rsid w:val="00D609E0"/>
    <w:rsid w:val="00D60EFB"/>
    <w:rsid w:val="00D6163B"/>
    <w:rsid w:val="00D617F0"/>
    <w:rsid w:val="00D621C0"/>
    <w:rsid w:val="00D62D1F"/>
    <w:rsid w:val="00D63811"/>
    <w:rsid w:val="00D646D1"/>
    <w:rsid w:val="00D65C55"/>
    <w:rsid w:val="00D65EC2"/>
    <w:rsid w:val="00D664DB"/>
    <w:rsid w:val="00D6698D"/>
    <w:rsid w:val="00D66C2C"/>
    <w:rsid w:val="00D66E5E"/>
    <w:rsid w:val="00D670A1"/>
    <w:rsid w:val="00D67304"/>
    <w:rsid w:val="00D6740E"/>
    <w:rsid w:val="00D675E9"/>
    <w:rsid w:val="00D67C86"/>
    <w:rsid w:val="00D70371"/>
    <w:rsid w:val="00D7122E"/>
    <w:rsid w:val="00D71E47"/>
    <w:rsid w:val="00D726EA"/>
    <w:rsid w:val="00D74015"/>
    <w:rsid w:val="00D751B3"/>
    <w:rsid w:val="00D7784D"/>
    <w:rsid w:val="00D778CD"/>
    <w:rsid w:val="00D80B8B"/>
    <w:rsid w:val="00D81288"/>
    <w:rsid w:val="00D81381"/>
    <w:rsid w:val="00D81D30"/>
    <w:rsid w:val="00D82CB2"/>
    <w:rsid w:val="00D8373F"/>
    <w:rsid w:val="00D843B3"/>
    <w:rsid w:val="00D84D07"/>
    <w:rsid w:val="00D84D67"/>
    <w:rsid w:val="00D858F7"/>
    <w:rsid w:val="00D8650F"/>
    <w:rsid w:val="00D86831"/>
    <w:rsid w:val="00D8695D"/>
    <w:rsid w:val="00D86B6E"/>
    <w:rsid w:val="00D86F23"/>
    <w:rsid w:val="00D871CF"/>
    <w:rsid w:val="00D9087B"/>
    <w:rsid w:val="00D90AEA"/>
    <w:rsid w:val="00D90C62"/>
    <w:rsid w:val="00D916B0"/>
    <w:rsid w:val="00D91B76"/>
    <w:rsid w:val="00D91FA2"/>
    <w:rsid w:val="00D922B1"/>
    <w:rsid w:val="00D92B7E"/>
    <w:rsid w:val="00D93493"/>
    <w:rsid w:val="00D94A04"/>
    <w:rsid w:val="00D94FE4"/>
    <w:rsid w:val="00D95934"/>
    <w:rsid w:val="00D959F4"/>
    <w:rsid w:val="00D95EC7"/>
    <w:rsid w:val="00D962C6"/>
    <w:rsid w:val="00D96673"/>
    <w:rsid w:val="00D96EBC"/>
    <w:rsid w:val="00D97064"/>
    <w:rsid w:val="00DA0313"/>
    <w:rsid w:val="00DA0A17"/>
    <w:rsid w:val="00DA14AF"/>
    <w:rsid w:val="00DA1B19"/>
    <w:rsid w:val="00DA1B2B"/>
    <w:rsid w:val="00DA1C82"/>
    <w:rsid w:val="00DA1DD3"/>
    <w:rsid w:val="00DA20B4"/>
    <w:rsid w:val="00DA23E9"/>
    <w:rsid w:val="00DA2704"/>
    <w:rsid w:val="00DA2818"/>
    <w:rsid w:val="00DA3390"/>
    <w:rsid w:val="00DA4463"/>
    <w:rsid w:val="00DA4FDE"/>
    <w:rsid w:val="00DA57DC"/>
    <w:rsid w:val="00DA5F36"/>
    <w:rsid w:val="00DA6A75"/>
    <w:rsid w:val="00DA6C3B"/>
    <w:rsid w:val="00DA7D50"/>
    <w:rsid w:val="00DB018A"/>
    <w:rsid w:val="00DB03B2"/>
    <w:rsid w:val="00DB0522"/>
    <w:rsid w:val="00DB08D3"/>
    <w:rsid w:val="00DB092F"/>
    <w:rsid w:val="00DB1522"/>
    <w:rsid w:val="00DB1D9A"/>
    <w:rsid w:val="00DB20E1"/>
    <w:rsid w:val="00DB2595"/>
    <w:rsid w:val="00DB3322"/>
    <w:rsid w:val="00DB3FD8"/>
    <w:rsid w:val="00DB41CD"/>
    <w:rsid w:val="00DB50B9"/>
    <w:rsid w:val="00DB5586"/>
    <w:rsid w:val="00DB6F4F"/>
    <w:rsid w:val="00DB71EE"/>
    <w:rsid w:val="00DB7304"/>
    <w:rsid w:val="00DC0C2B"/>
    <w:rsid w:val="00DC0CB3"/>
    <w:rsid w:val="00DC0FDA"/>
    <w:rsid w:val="00DC149B"/>
    <w:rsid w:val="00DC14BD"/>
    <w:rsid w:val="00DC34FB"/>
    <w:rsid w:val="00DC3A1B"/>
    <w:rsid w:val="00DC3E36"/>
    <w:rsid w:val="00DC51B4"/>
    <w:rsid w:val="00DC5532"/>
    <w:rsid w:val="00DC6875"/>
    <w:rsid w:val="00DC7273"/>
    <w:rsid w:val="00DC73A5"/>
    <w:rsid w:val="00DD0487"/>
    <w:rsid w:val="00DD1130"/>
    <w:rsid w:val="00DD16D6"/>
    <w:rsid w:val="00DD29E1"/>
    <w:rsid w:val="00DD349B"/>
    <w:rsid w:val="00DD3AAF"/>
    <w:rsid w:val="00DD4E95"/>
    <w:rsid w:val="00DD4EEA"/>
    <w:rsid w:val="00DD5875"/>
    <w:rsid w:val="00DD5912"/>
    <w:rsid w:val="00DD5C7B"/>
    <w:rsid w:val="00DD6EC4"/>
    <w:rsid w:val="00DD7558"/>
    <w:rsid w:val="00DD763D"/>
    <w:rsid w:val="00DD76E2"/>
    <w:rsid w:val="00DD782F"/>
    <w:rsid w:val="00DE049E"/>
    <w:rsid w:val="00DE1055"/>
    <w:rsid w:val="00DE2390"/>
    <w:rsid w:val="00DE33D2"/>
    <w:rsid w:val="00DE4157"/>
    <w:rsid w:val="00DE4503"/>
    <w:rsid w:val="00DE56A0"/>
    <w:rsid w:val="00DE5724"/>
    <w:rsid w:val="00DE5A57"/>
    <w:rsid w:val="00DE5F41"/>
    <w:rsid w:val="00DE5F8E"/>
    <w:rsid w:val="00DE6AFF"/>
    <w:rsid w:val="00DE7656"/>
    <w:rsid w:val="00DF0DC4"/>
    <w:rsid w:val="00DF11DF"/>
    <w:rsid w:val="00DF2EAF"/>
    <w:rsid w:val="00DF3176"/>
    <w:rsid w:val="00DF339A"/>
    <w:rsid w:val="00DF367E"/>
    <w:rsid w:val="00DF3F5D"/>
    <w:rsid w:val="00DF4106"/>
    <w:rsid w:val="00DF48B6"/>
    <w:rsid w:val="00DF5070"/>
    <w:rsid w:val="00DF5D44"/>
    <w:rsid w:val="00DF5F7F"/>
    <w:rsid w:val="00DF6CD6"/>
    <w:rsid w:val="00DF7665"/>
    <w:rsid w:val="00DF78FC"/>
    <w:rsid w:val="00E00455"/>
    <w:rsid w:val="00E007BA"/>
    <w:rsid w:val="00E0263F"/>
    <w:rsid w:val="00E02652"/>
    <w:rsid w:val="00E03098"/>
    <w:rsid w:val="00E033DD"/>
    <w:rsid w:val="00E03C0E"/>
    <w:rsid w:val="00E0455E"/>
    <w:rsid w:val="00E052AF"/>
    <w:rsid w:val="00E05C87"/>
    <w:rsid w:val="00E05E8D"/>
    <w:rsid w:val="00E06261"/>
    <w:rsid w:val="00E06848"/>
    <w:rsid w:val="00E06DC1"/>
    <w:rsid w:val="00E06E63"/>
    <w:rsid w:val="00E0781C"/>
    <w:rsid w:val="00E07BB4"/>
    <w:rsid w:val="00E107D6"/>
    <w:rsid w:val="00E1126C"/>
    <w:rsid w:val="00E11652"/>
    <w:rsid w:val="00E11AC8"/>
    <w:rsid w:val="00E128D5"/>
    <w:rsid w:val="00E13514"/>
    <w:rsid w:val="00E14CD8"/>
    <w:rsid w:val="00E1723D"/>
    <w:rsid w:val="00E17A1A"/>
    <w:rsid w:val="00E17AAC"/>
    <w:rsid w:val="00E17BCF"/>
    <w:rsid w:val="00E205F4"/>
    <w:rsid w:val="00E20B0F"/>
    <w:rsid w:val="00E21A16"/>
    <w:rsid w:val="00E22F51"/>
    <w:rsid w:val="00E25319"/>
    <w:rsid w:val="00E254AF"/>
    <w:rsid w:val="00E2577C"/>
    <w:rsid w:val="00E25B85"/>
    <w:rsid w:val="00E2660E"/>
    <w:rsid w:val="00E269D8"/>
    <w:rsid w:val="00E26CFB"/>
    <w:rsid w:val="00E2715E"/>
    <w:rsid w:val="00E276E2"/>
    <w:rsid w:val="00E30F38"/>
    <w:rsid w:val="00E311BA"/>
    <w:rsid w:val="00E31307"/>
    <w:rsid w:val="00E314EF"/>
    <w:rsid w:val="00E324DD"/>
    <w:rsid w:val="00E33F46"/>
    <w:rsid w:val="00E35680"/>
    <w:rsid w:val="00E35728"/>
    <w:rsid w:val="00E35AF9"/>
    <w:rsid w:val="00E35B5F"/>
    <w:rsid w:val="00E35D41"/>
    <w:rsid w:val="00E35D7E"/>
    <w:rsid w:val="00E363DD"/>
    <w:rsid w:val="00E36CBF"/>
    <w:rsid w:val="00E37554"/>
    <w:rsid w:val="00E37887"/>
    <w:rsid w:val="00E37FC0"/>
    <w:rsid w:val="00E40CB8"/>
    <w:rsid w:val="00E41EDA"/>
    <w:rsid w:val="00E421C2"/>
    <w:rsid w:val="00E43441"/>
    <w:rsid w:val="00E43E9E"/>
    <w:rsid w:val="00E441BB"/>
    <w:rsid w:val="00E44CB3"/>
    <w:rsid w:val="00E45CC9"/>
    <w:rsid w:val="00E45CED"/>
    <w:rsid w:val="00E45F75"/>
    <w:rsid w:val="00E46598"/>
    <w:rsid w:val="00E47168"/>
    <w:rsid w:val="00E47270"/>
    <w:rsid w:val="00E50B80"/>
    <w:rsid w:val="00E50E49"/>
    <w:rsid w:val="00E510B2"/>
    <w:rsid w:val="00E51138"/>
    <w:rsid w:val="00E51C91"/>
    <w:rsid w:val="00E52938"/>
    <w:rsid w:val="00E53B11"/>
    <w:rsid w:val="00E548CD"/>
    <w:rsid w:val="00E548EE"/>
    <w:rsid w:val="00E54B06"/>
    <w:rsid w:val="00E55339"/>
    <w:rsid w:val="00E5573E"/>
    <w:rsid w:val="00E55B95"/>
    <w:rsid w:val="00E5622E"/>
    <w:rsid w:val="00E56CCE"/>
    <w:rsid w:val="00E5708F"/>
    <w:rsid w:val="00E601BE"/>
    <w:rsid w:val="00E60722"/>
    <w:rsid w:val="00E60C6B"/>
    <w:rsid w:val="00E61B0F"/>
    <w:rsid w:val="00E61EEA"/>
    <w:rsid w:val="00E621A7"/>
    <w:rsid w:val="00E629C3"/>
    <w:rsid w:val="00E62C69"/>
    <w:rsid w:val="00E63016"/>
    <w:rsid w:val="00E637D8"/>
    <w:rsid w:val="00E63F41"/>
    <w:rsid w:val="00E646E1"/>
    <w:rsid w:val="00E64A40"/>
    <w:rsid w:val="00E64FBC"/>
    <w:rsid w:val="00E6510D"/>
    <w:rsid w:val="00E656BA"/>
    <w:rsid w:val="00E65BA6"/>
    <w:rsid w:val="00E65EBE"/>
    <w:rsid w:val="00E6735E"/>
    <w:rsid w:val="00E705FD"/>
    <w:rsid w:val="00E7135B"/>
    <w:rsid w:val="00E71BDD"/>
    <w:rsid w:val="00E72D1B"/>
    <w:rsid w:val="00E73023"/>
    <w:rsid w:val="00E74FFA"/>
    <w:rsid w:val="00E750FA"/>
    <w:rsid w:val="00E7594B"/>
    <w:rsid w:val="00E776C8"/>
    <w:rsid w:val="00E80877"/>
    <w:rsid w:val="00E80B6B"/>
    <w:rsid w:val="00E80D1E"/>
    <w:rsid w:val="00E81288"/>
    <w:rsid w:val="00E82BFE"/>
    <w:rsid w:val="00E82C75"/>
    <w:rsid w:val="00E83AF3"/>
    <w:rsid w:val="00E83B50"/>
    <w:rsid w:val="00E847A2"/>
    <w:rsid w:val="00E850DB"/>
    <w:rsid w:val="00E85778"/>
    <w:rsid w:val="00E872F6"/>
    <w:rsid w:val="00E87918"/>
    <w:rsid w:val="00E87DAC"/>
    <w:rsid w:val="00E90131"/>
    <w:rsid w:val="00E90272"/>
    <w:rsid w:val="00E918BB"/>
    <w:rsid w:val="00E92A72"/>
    <w:rsid w:val="00E92F70"/>
    <w:rsid w:val="00E93EB6"/>
    <w:rsid w:val="00E94C2A"/>
    <w:rsid w:val="00E9564F"/>
    <w:rsid w:val="00E96E01"/>
    <w:rsid w:val="00E9755D"/>
    <w:rsid w:val="00E97BE1"/>
    <w:rsid w:val="00EA06CC"/>
    <w:rsid w:val="00EA072E"/>
    <w:rsid w:val="00EA0CDD"/>
    <w:rsid w:val="00EA0F71"/>
    <w:rsid w:val="00EA175A"/>
    <w:rsid w:val="00EA19F6"/>
    <w:rsid w:val="00EA1D00"/>
    <w:rsid w:val="00EA1D68"/>
    <w:rsid w:val="00EA1DF4"/>
    <w:rsid w:val="00EA2081"/>
    <w:rsid w:val="00EA20AA"/>
    <w:rsid w:val="00EA483E"/>
    <w:rsid w:val="00EA4D77"/>
    <w:rsid w:val="00EA5550"/>
    <w:rsid w:val="00EA5C11"/>
    <w:rsid w:val="00EA5E8F"/>
    <w:rsid w:val="00EA5FC7"/>
    <w:rsid w:val="00EA600E"/>
    <w:rsid w:val="00EA750B"/>
    <w:rsid w:val="00EA7B4D"/>
    <w:rsid w:val="00EB03F0"/>
    <w:rsid w:val="00EB0578"/>
    <w:rsid w:val="00EB223E"/>
    <w:rsid w:val="00EB3817"/>
    <w:rsid w:val="00EB441B"/>
    <w:rsid w:val="00EB4AD0"/>
    <w:rsid w:val="00EB4C6A"/>
    <w:rsid w:val="00EB4D31"/>
    <w:rsid w:val="00EB6194"/>
    <w:rsid w:val="00EB6948"/>
    <w:rsid w:val="00EB6E89"/>
    <w:rsid w:val="00EB7BB2"/>
    <w:rsid w:val="00EC0248"/>
    <w:rsid w:val="00EC0857"/>
    <w:rsid w:val="00EC0D7A"/>
    <w:rsid w:val="00EC0F70"/>
    <w:rsid w:val="00EC17BB"/>
    <w:rsid w:val="00EC1CC1"/>
    <w:rsid w:val="00EC257F"/>
    <w:rsid w:val="00EC3284"/>
    <w:rsid w:val="00EC3477"/>
    <w:rsid w:val="00EC3D53"/>
    <w:rsid w:val="00EC4709"/>
    <w:rsid w:val="00EC4BCE"/>
    <w:rsid w:val="00EC5E3D"/>
    <w:rsid w:val="00EC5F1B"/>
    <w:rsid w:val="00EC69E0"/>
    <w:rsid w:val="00EC7B6C"/>
    <w:rsid w:val="00EC7F11"/>
    <w:rsid w:val="00ED054C"/>
    <w:rsid w:val="00ED088A"/>
    <w:rsid w:val="00ED0AF7"/>
    <w:rsid w:val="00ED158E"/>
    <w:rsid w:val="00ED3003"/>
    <w:rsid w:val="00ED34C6"/>
    <w:rsid w:val="00ED4FBD"/>
    <w:rsid w:val="00ED5348"/>
    <w:rsid w:val="00ED5E19"/>
    <w:rsid w:val="00ED5E3A"/>
    <w:rsid w:val="00ED5FFB"/>
    <w:rsid w:val="00ED61C5"/>
    <w:rsid w:val="00ED6306"/>
    <w:rsid w:val="00ED739C"/>
    <w:rsid w:val="00ED7D97"/>
    <w:rsid w:val="00ED7DD8"/>
    <w:rsid w:val="00EE0115"/>
    <w:rsid w:val="00EE0A33"/>
    <w:rsid w:val="00EE0DF9"/>
    <w:rsid w:val="00EE15F7"/>
    <w:rsid w:val="00EE194D"/>
    <w:rsid w:val="00EE19D1"/>
    <w:rsid w:val="00EE3C27"/>
    <w:rsid w:val="00EE435A"/>
    <w:rsid w:val="00EE474D"/>
    <w:rsid w:val="00EE4BA1"/>
    <w:rsid w:val="00EE4E1A"/>
    <w:rsid w:val="00EE59BE"/>
    <w:rsid w:val="00EE5B42"/>
    <w:rsid w:val="00EE5CE4"/>
    <w:rsid w:val="00EE7B75"/>
    <w:rsid w:val="00EF0D4B"/>
    <w:rsid w:val="00EF0E40"/>
    <w:rsid w:val="00EF1551"/>
    <w:rsid w:val="00EF18E5"/>
    <w:rsid w:val="00EF1926"/>
    <w:rsid w:val="00EF24CF"/>
    <w:rsid w:val="00EF2EE9"/>
    <w:rsid w:val="00EF40CB"/>
    <w:rsid w:val="00EF4303"/>
    <w:rsid w:val="00EF4884"/>
    <w:rsid w:val="00EF524C"/>
    <w:rsid w:val="00EF56D1"/>
    <w:rsid w:val="00EF5AC8"/>
    <w:rsid w:val="00EF5BB3"/>
    <w:rsid w:val="00EF68AD"/>
    <w:rsid w:val="00EF794F"/>
    <w:rsid w:val="00F00D48"/>
    <w:rsid w:val="00F01C1F"/>
    <w:rsid w:val="00F01E24"/>
    <w:rsid w:val="00F02897"/>
    <w:rsid w:val="00F04516"/>
    <w:rsid w:val="00F04915"/>
    <w:rsid w:val="00F04994"/>
    <w:rsid w:val="00F04DFA"/>
    <w:rsid w:val="00F04F7B"/>
    <w:rsid w:val="00F05319"/>
    <w:rsid w:val="00F05D3D"/>
    <w:rsid w:val="00F071D8"/>
    <w:rsid w:val="00F078C4"/>
    <w:rsid w:val="00F07AE8"/>
    <w:rsid w:val="00F07EA6"/>
    <w:rsid w:val="00F102C0"/>
    <w:rsid w:val="00F10C78"/>
    <w:rsid w:val="00F11661"/>
    <w:rsid w:val="00F121B4"/>
    <w:rsid w:val="00F12FBE"/>
    <w:rsid w:val="00F13AE1"/>
    <w:rsid w:val="00F13B7A"/>
    <w:rsid w:val="00F13D2C"/>
    <w:rsid w:val="00F15F6C"/>
    <w:rsid w:val="00F16FAB"/>
    <w:rsid w:val="00F1756E"/>
    <w:rsid w:val="00F17859"/>
    <w:rsid w:val="00F17E29"/>
    <w:rsid w:val="00F201B3"/>
    <w:rsid w:val="00F21AD3"/>
    <w:rsid w:val="00F21AE1"/>
    <w:rsid w:val="00F228D8"/>
    <w:rsid w:val="00F238C3"/>
    <w:rsid w:val="00F240EB"/>
    <w:rsid w:val="00F24E16"/>
    <w:rsid w:val="00F25309"/>
    <w:rsid w:val="00F2554B"/>
    <w:rsid w:val="00F25FF2"/>
    <w:rsid w:val="00F26622"/>
    <w:rsid w:val="00F2798D"/>
    <w:rsid w:val="00F27A52"/>
    <w:rsid w:val="00F27E8A"/>
    <w:rsid w:val="00F27F4F"/>
    <w:rsid w:val="00F301B3"/>
    <w:rsid w:val="00F30C40"/>
    <w:rsid w:val="00F30D3B"/>
    <w:rsid w:val="00F31D75"/>
    <w:rsid w:val="00F32AA9"/>
    <w:rsid w:val="00F32BB7"/>
    <w:rsid w:val="00F331C4"/>
    <w:rsid w:val="00F33232"/>
    <w:rsid w:val="00F34344"/>
    <w:rsid w:val="00F34765"/>
    <w:rsid w:val="00F34926"/>
    <w:rsid w:val="00F34B56"/>
    <w:rsid w:val="00F36040"/>
    <w:rsid w:val="00F3646C"/>
    <w:rsid w:val="00F36732"/>
    <w:rsid w:val="00F36C92"/>
    <w:rsid w:val="00F37054"/>
    <w:rsid w:val="00F379B4"/>
    <w:rsid w:val="00F4134D"/>
    <w:rsid w:val="00F41773"/>
    <w:rsid w:val="00F41ABE"/>
    <w:rsid w:val="00F41C20"/>
    <w:rsid w:val="00F41EB3"/>
    <w:rsid w:val="00F425FC"/>
    <w:rsid w:val="00F43557"/>
    <w:rsid w:val="00F43760"/>
    <w:rsid w:val="00F43A2D"/>
    <w:rsid w:val="00F43EAF"/>
    <w:rsid w:val="00F44FDE"/>
    <w:rsid w:val="00F45116"/>
    <w:rsid w:val="00F459B2"/>
    <w:rsid w:val="00F45BDB"/>
    <w:rsid w:val="00F45D9E"/>
    <w:rsid w:val="00F46870"/>
    <w:rsid w:val="00F46928"/>
    <w:rsid w:val="00F47969"/>
    <w:rsid w:val="00F47972"/>
    <w:rsid w:val="00F50EC7"/>
    <w:rsid w:val="00F51340"/>
    <w:rsid w:val="00F5174F"/>
    <w:rsid w:val="00F51CDA"/>
    <w:rsid w:val="00F52B81"/>
    <w:rsid w:val="00F530B7"/>
    <w:rsid w:val="00F531BC"/>
    <w:rsid w:val="00F5339F"/>
    <w:rsid w:val="00F538DD"/>
    <w:rsid w:val="00F53BE9"/>
    <w:rsid w:val="00F55167"/>
    <w:rsid w:val="00F556B4"/>
    <w:rsid w:val="00F556D3"/>
    <w:rsid w:val="00F56A21"/>
    <w:rsid w:val="00F56DDC"/>
    <w:rsid w:val="00F573C4"/>
    <w:rsid w:val="00F5780C"/>
    <w:rsid w:val="00F579C0"/>
    <w:rsid w:val="00F57C75"/>
    <w:rsid w:val="00F60258"/>
    <w:rsid w:val="00F60389"/>
    <w:rsid w:val="00F6094A"/>
    <w:rsid w:val="00F60B51"/>
    <w:rsid w:val="00F60C58"/>
    <w:rsid w:val="00F628E9"/>
    <w:rsid w:val="00F62C68"/>
    <w:rsid w:val="00F630D3"/>
    <w:rsid w:val="00F63F16"/>
    <w:rsid w:val="00F64011"/>
    <w:rsid w:val="00F64677"/>
    <w:rsid w:val="00F64D1C"/>
    <w:rsid w:val="00F6512D"/>
    <w:rsid w:val="00F657CC"/>
    <w:rsid w:val="00F658A5"/>
    <w:rsid w:val="00F65AA8"/>
    <w:rsid w:val="00F65BA2"/>
    <w:rsid w:val="00F65DE7"/>
    <w:rsid w:val="00F65FA2"/>
    <w:rsid w:val="00F66480"/>
    <w:rsid w:val="00F66E64"/>
    <w:rsid w:val="00F677D9"/>
    <w:rsid w:val="00F67F4D"/>
    <w:rsid w:val="00F70F93"/>
    <w:rsid w:val="00F71508"/>
    <w:rsid w:val="00F7165B"/>
    <w:rsid w:val="00F71AB9"/>
    <w:rsid w:val="00F71E91"/>
    <w:rsid w:val="00F71EE4"/>
    <w:rsid w:val="00F71FE7"/>
    <w:rsid w:val="00F7258A"/>
    <w:rsid w:val="00F72C31"/>
    <w:rsid w:val="00F731D5"/>
    <w:rsid w:val="00F74481"/>
    <w:rsid w:val="00F7467C"/>
    <w:rsid w:val="00F74BF8"/>
    <w:rsid w:val="00F75E31"/>
    <w:rsid w:val="00F76D2C"/>
    <w:rsid w:val="00F7759D"/>
    <w:rsid w:val="00F80482"/>
    <w:rsid w:val="00F80784"/>
    <w:rsid w:val="00F807A9"/>
    <w:rsid w:val="00F80D1F"/>
    <w:rsid w:val="00F8122C"/>
    <w:rsid w:val="00F81474"/>
    <w:rsid w:val="00F83535"/>
    <w:rsid w:val="00F83789"/>
    <w:rsid w:val="00F842DC"/>
    <w:rsid w:val="00F85A02"/>
    <w:rsid w:val="00F85BDD"/>
    <w:rsid w:val="00F85D50"/>
    <w:rsid w:val="00F87363"/>
    <w:rsid w:val="00F877F7"/>
    <w:rsid w:val="00F901E5"/>
    <w:rsid w:val="00F92BAD"/>
    <w:rsid w:val="00F92C04"/>
    <w:rsid w:val="00F92F7F"/>
    <w:rsid w:val="00F933E0"/>
    <w:rsid w:val="00F94B1E"/>
    <w:rsid w:val="00F957C1"/>
    <w:rsid w:val="00FA0AB5"/>
    <w:rsid w:val="00FA0F69"/>
    <w:rsid w:val="00FA27B0"/>
    <w:rsid w:val="00FA2D28"/>
    <w:rsid w:val="00FA2EDD"/>
    <w:rsid w:val="00FA364E"/>
    <w:rsid w:val="00FA3C9A"/>
    <w:rsid w:val="00FA4DA9"/>
    <w:rsid w:val="00FA5439"/>
    <w:rsid w:val="00FA6445"/>
    <w:rsid w:val="00FA6536"/>
    <w:rsid w:val="00FA7B23"/>
    <w:rsid w:val="00FB0912"/>
    <w:rsid w:val="00FB09F4"/>
    <w:rsid w:val="00FB0BA8"/>
    <w:rsid w:val="00FB1911"/>
    <w:rsid w:val="00FB1D81"/>
    <w:rsid w:val="00FB2BB5"/>
    <w:rsid w:val="00FB38FF"/>
    <w:rsid w:val="00FB414E"/>
    <w:rsid w:val="00FB4949"/>
    <w:rsid w:val="00FB4AC1"/>
    <w:rsid w:val="00FB5260"/>
    <w:rsid w:val="00FB5E6C"/>
    <w:rsid w:val="00FB61A2"/>
    <w:rsid w:val="00FB73D2"/>
    <w:rsid w:val="00FB786A"/>
    <w:rsid w:val="00FC0DD2"/>
    <w:rsid w:val="00FC1103"/>
    <w:rsid w:val="00FC335F"/>
    <w:rsid w:val="00FC38CE"/>
    <w:rsid w:val="00FC3E4A"/>
    <w:rsid w:val="00FC445F"/>
    <w:rsid w:val="00FC4FBF"/>
    <w:rsid w:val="00FC503C"/>
    <w:rsid w:val="00FC5532"/>
    <w:rsid w:val="00FC65C5"/>
    <w:rsid w:val="00FC66A4"/>
    <w:rsid w:val="00FC6B0B"/>
    <w:rsid w:val="00FC793C"/>
    <w:rsid w:val="00FC7CE2"/>
    <w:rsid w:val="00FD1A0D"/>
    <w:rsid w:val="00FD1AEF"/>
    <w:rsid w:val="00FD1D2A"/>
    <w:rsid w:val="00FD3303"/>
    <w:rsid w:val="00FD3D13"/>
    <w:rsid w:val="00FD4F5D"/>
    <w:rsid w:val="00FD5917"/>
    <w:rsid w:val="00FD7257"/>
    <w:rsid w:val="00FD7794"/>
    <w:rsid w:val="00FD78FC"/>
    <w:rsid w:val="00FD7B92"/>
    <w:rsid w:val="00FE030D"/>
    <w:rsid w:val="00FE05B0"/>
    <w:rsid w:val="00FE0617"/>
    <w:rsid w:val="00FE090B"/>
    <w:rsid w:val="00FE1420"/>
    <w:rsid w:val="00FE14BE"/>
    <w:rsid w:val="00FE169F"/>
    <w:rsid w:val="00FE1CB1"/>
    <w:rsid w:val="00FE23DE"/>
    <w:rsid w:val="00FE2B1F"/>
    <w:rsid w:val="00FE3146"/>
    <w:rsid w:val="00FE34AF"/>
    <w:rsid w:val="00FE4458"/>
    <w:rsid w:val="00FE4D9A"/>
    <w:rsid w:val="00FE5E95"/>
    <w:rsid w:val="00FE67D7"/>
    <w:rsid w:val="00FE6BB9"/>
    <w:rsid w:val="00FE7463"/>
    <w:rsid w:val="00FE7AAF"/>
    <w:rsid w:val="00FE7AD0"/>
    <w:rsid w:val="00FF091E"/>
    <w:rsid w:val="00FF40FB"/>
    <w:rsid w:val="00FF49EE"/>
    <w:rsid w:val="00FF4B80"/>
    <w:rsid w:val="00FF542A"/>
    <w:rsid w:val="00FF5FF6"/>
    <w:rsid w:val="00FF6246"/>
    <w:rsid w:val="00FF6BF0"/>
    <w:rsid w:val="5DD5434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AE3194"/>
  <w15:docId w15:val="{34F187AB-2BB7-4E56-A52C-749EF9F4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257A"/>
    <w:pPr>
      <w:widowControl w:val="0"/>
      <w:spacing w:line="276" w:lineRule="auto"/>
    </w:pPr>
    <w:rPr>
      <w:rFonts w:ascii="Gill Sans MT" w:eastAsia="Arial" w:hAnsi="Gill Sans MT" w:cs="Arial"/>
      <w:color w:val="000000"/>
      <w:sz w:val="24"/>
      <w:szCs w:val="24"/>
    </w:rPr>
  </w:style>
  <w:style w:type="paragraph" w:styleId="Heading1">
    <w:name w:val="heading 1"/>
    <w:basedOn w:val="Normal"/>
    <w:next w:val="Normal"/>
    <w:link w:val="Heading1Char"/>
    <w:uiPriority w:val="9"/>
    <w:qFormat/>
    <w:rsid w:val="005634DF"/>
    <w:pPr>
      <w:spacing w:before="240" w:after="240" w:line="259" w:lineRule="auto"/>
      <w:outlineLvl w:val="0"/>
    </w:pPr>
    <w:rPr>
      <w:rFonts w:eastAsia="Cabin"/>
      <w:b/>
      <w:caps/>
      <w:color w:val="94A545"/>
      <w:sz w:val="28"/>
      <w:szCs w:val="36"/>
    </w:rPr>
  </w:style>
  <w:style w:type="paragraph" w:styleId="Heading2">
    <w:name w:val="heading 2"/>
    <w:basedOn w:val="Normal"/>
    <w:next w:val="Normal"/>
    <w:link w:val="Heading2Char"/>
    <w:uiPriority w:val="9"/>
    <w:qFormat/>
    <w:rsid w:val="005634DF"/>
    <w:pPr>
      <w:keepNext/>
      <w:widowControl/>
      <w:spacing w:before="120" w:after="120"/>
      <w:ind w:left="720"/>
      <w:outlineLvl w:val="1"/>
    </w:pPr>
    <w:rPr>
      <w:rFonts w:eastAsia="Cabin" w:cs="Cabin"/>
      <w:b/>
      <w:color w:val="387990"/>
    </w:rPr>
  </w:style>
  <w:style w:type="paragraph" w:styleId="Heading3">
    <w:name w:val="heading 3"/>
    <w:basedOn w:val="Normal"/>
    <w:next w:val="Normal"/>
    <w:link w:val="Heading3Char"/>
    <w:uiPriority w:val="9"/>
    <w:qFormat/>
    <w:rsid w:val="00C115D4"/>
    <w:pPr>
      <w:keepNext/>
      <w:widowControl/>
      <w:spacing w:before="240" w:after="120"/>
      <w:ind w:left="1886" w:hanging="432"/>
      <w:outlineLvl w:val="2"/>
    </w:pPr>
    <w:rPr>
      <w:rFonts w:eastAsia="Cabin" w:cs="Cabin"/>
      <w:b/>
    </w:rPr>
  </w:style>
  <w:style w:type="paragraph" w:styleId="Heading4">
    <w:name w:val="heading 4"/>
    <w:basedOn w:val="Normal"/>
    <w:next w:val="Normal"/>
    <w:link w:val="Heading4Char"/>
    <w:uiPriority w:val="9"/>
    <w:qFormat/>
    <w:rsid w:val="005634DF"/>
    <w:pPr>
      <w:keepNext/>
      <w:keepLines/>
      <w:spacing w:before="240" w:after="40"/>
      <w:contextualSpacing/>
      <w:outlineLvl w:val="3"/>
    </w:pPr>
    <w:rPr>
      <w:b/>
    </w:rPr>
  </w:style>
  <w:style w:type="paragraph" w:styleId="Heading5">
    <w:name w:val="heading 5"/>
    <w:basedOn w:val="Normal"/>
    <w:next w:val="Normal"/>
    <w:link w:val="Heading5Char"/>
    <w:uiPriority w:val="9"/>
    <w:qFormat/>
    <w:rsid w:val="005634DF"/>
    <w:pPr>
      <w:keepNext/>
      <w:keepLines/>
      <w:spacing w:before="220" w:after="40"/>
      <w:contextualSpacing/>
      <w:outlineLvl w:val="4"/>
    </w:pPr>
    <w:rPr>
      <w:b/>
    </w:rPr>
  </w:style>
  <w:style w:type="paragraph" w:styleId="Heading6">
    <w:name w:val="heading 6"/>
    <w:basedOn w:val="Normal"/>
    <w:next w:val="Normal"/>
    <w:link w:val="Heading6Char"/>
    <w:rsid w:val="005634DF"/>
    <w:pPr>
      <w:keepNext/>
      <w:keepLines/>
      <w:spacing w:before="200" w:after="40"/>
      <w:contextualSpacing/>
      <w:outlineLvl w:val="5"/>
    </w:pPr>
    <w:rPr>
      <w:b/>
      <w:sz w:val="20"/>
    </w:rPr>
  </w:style>
  <w:style w:type="paragraph" w:styleId="Heading7">
    <w:name w:val="heading 7"/>
    <w:basedOn w:val="Normal"/>
    <w:next w:val="Normal"/>
    <w:link w:val="Heading7Char"/>
    <w:qFormat/>
    <w:rsid w:val="00356A99"/>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CtrBoldHd">
    <w:name w:val="C1-Ctr BoldHd"/>
    <w:rsid w:val="00356A99"/>
    <w:pPr>
      <w:keepNext/>
      <w:spacing w:after="720" w:line="240" w:lineRule="atLeast"/>
      <w:jc w:val="center"/>
    </w:pPr>
    <w:rPr>
      <w:rFonts w:ascii="Gill Sans MT" w:hAnsi="Gill Sans MT"/>
      <w:b/>
      <w:color w:val="324162"/>
      <w:sz w:val="24"/>
    </w:rPr>
  </w:style>
  <w:style w:type="paragraph" w:customStyle="1" w:styleId="C2-CtrSglSp">
    <w:name w:val="C2-Ctr Sgl Sp"/>
    <w:basedOn w:val="Normal"/>
    <w:rsid w:val="00356A99"/>
    <w:pPr>
      <w:keepLines/>
      <w:jc w:val="center"/>
    </w:pPr>
  </w:style>
  <w:style w:type="paragraph" w:customStyle="1" w:styleId="C3-CtrSp12">
    <w:name w:val="C3-Ctr Sp&amp;1/2"/>
    <w:basedOn w:val="Normal"/>
    <w:rsid w:val="00356A99"/>
    <w:pPr>
      <w:keepLines/>
      <w:spacing w:line="360" w:lineRule="atLeast"/>
      <w:jc w:val="center"/>
    </w:pPr>
  </w:style>
  <w:style w:type="paragraph" w:customStyle="1" w:styleId="E1-Equation">
    <w:name w:val="E1-Equation"/>
    <w:basedOn w:val="Normal"/>
    <w:rsid w:val="00356A99"/>
    <w:pPr>
      <w:tabs>
        <w:tab w:val="center" w:pos="4680"/>
        <w:tab w:val="right" w:pos="9360"/>
      </w:tabs>
      <w:spacing w:after="200"/>
    </w:pPr>
  </w:style>
  <w:style w:type="paragraph" w:customStyle="1" w:styleId="E2-Equation">
    <w:name w:val="E2-Equation"/>
    <w:basedOn w:val="Normal"/>
    <w:rsid w:val="00356A99"/>
    <w:pPr>
      <w:tabs>
        <w:tab w:val="right" w:pos="1152"/>
        <w:tab w:val="center" w:pos="1440"/>
        <w:tab w:val="left" w:pos="1728"/>
      </w:tabs>
      <w:spacing w:after="200"/>
      <w:ind w:left="1728" w:hanging="1728"/>
    </w:pPr>
  </w:style>
  <w:style w:type="paragraph" w:styleId="Footer">
    <w:name w:val="footer"/>
    <w:basedOn w:val="Normal"/>
    <w:link w:val="FooterChar"/>
    <w:uiPriority w:val="99"/>
    <w:rsid w:val="00356A99"/>
  </w:style>
  <w:style w:type="paragraph" w:styleId="FootnoteText">
    <w:name w:val="footnote text"/>
    <w:aliases w:val="DSE note,single space,footnote text,Text,Note de bas de page Car,ALTS FOOTNOTE,fn,FOOTNOTES,Fodnotetekst Tegn,Fodnotetekst Tegn Char,footnote text Char Char Char,Fodnotetekst Tegn Char1,single space Char1,Te,f,ft,Char,PF,Geneva 9,F1"/>
    <w:basedOn w:val="Normal"/>
    <w:link w:val="FootnoteTextChar"/>
    <w:uiPriority w:val="99"/>
    <w:unhideWhenUsed/>
    <w:rsid w:val="005634DF"/>
    <w:pPr>
      <w:spacing w:line="240" w:lineRule="auto"/>
    </w:pPr>
    <w:rPr>
      <w:sz w:val="20"/>
      <w:szCs w:val="20"/>
    </w:rPr>
  </w:style>
  <w:style w:type="paragraph" w:styleId="Header">
    <w:name w:val="header"/>
    <w:basedOn w:val="Normal"/>
    <w:link w:val="HeaderChar"/>
    <w:uiPriority w:val="99"/>
    <w:unhideWhenUsed/>
    <w:rsid w:val="005634DF"/>
    <w:pPr>
      <w:tabs>
        <w:tab w:val="center" w:pos="4680"/>
        <w:tab w:val="right" w:pos="9360"/>
      </w:tabs>
      <w:spacing w:line="240" w:lineRule="auto"/>
    </w:pPr>
  </w:style>
  <w:style w:type="paragraph" w:customStyle="1" w:styleId="L1-FlLSp12">
    <w:name w:val="L1-FlL Sp&amp;1/2"/>
    <w:basedOn w:val="Normal"/>
    <w:rsid w:val="006A727D"/>
    <w:pPr>
      <w:widowControl/>
      <w:tabs>
        <w:tab w:val="left" w:pos="1152"/>
      </w:tabs>
      <w:spacing w:after="200"/>
    </w:pPr>
    <w:rPr>
      <w:rFonts w:eastAsia="Times New Roman" w:cs="Times New Roman"/>
      <w:color w:val="auto"/>
      <w:sz w:val="22"/>
      <w:szCs w:val="20"/>
    </w:rPr>
  </w:style>
  <w:style w:type="paragraph" w:customStyle="1" w:styleId="N0-FlLftBullet">
    <w:name w:val="N0-Fl Lft Bullet"/>
    <w:basedOn w:val="Normal"/>
    <w:rsid w:val="00356A99"/>
    <w:pPr>
      <w:tabs>
        <w:tab w:val="left" w:pos="576"/>
      </w:tabs>
      <w:spacing w:after="240"/>
      <w:ind w:left="576" w:hanging="576"/>
    </w:pPr>
  </w:style>
  <w:style w:type="paragraph" w:customStyle="1" w:styleId="N1-1stBullet">
    <w:name w:val="N1-1st Bullet"/>
    <w:basedOn w:val="Normal"/>
    <w:rsid w:val="005634DF"/>
    <w:pPr>
      <w:widowControl/>
      <w:numPr>
        <w:numId w:val="22"/>
      </w:numPr>
      <w:spacing w:after="240" w:line="240" w:lineRule="atLeast"/>
    </w:pPr>
    <w:rPr>
      <w:rFonts w:asciiTheme="minorHAnsi" w:eastAsia="Times New Roman" w:hAnsiTheme="minorHAnsi" w:cs="Times New Roman"/>
      <w:color w:val="auto"/>
      <w:szCs w:val="20"/>
    </w:rPr>
  </w:style>
  <w:style w:type="paragraph" w:customStyle="1" w:styleId="N2-2ndBullet">
    <w:name w:val="N2-2nd Bullet"/>
    <w:basedOn w:val="Normal"/>
    <w:rsid w:val="00356A99"/>
    <w:pPr>
      <w:numPr>
        <w:numId w:val="1"/>
      </w:numPr>
      <w:spacing w:after="240"/>
    </w:pPr>
  </w:style>
  <w:style w:type="paragraph" w:customStyle="1" w:styleId="N3-3rdBullet">
    <w:name w:val="N3-3rd Bullet"/>
    <w:basedOn w:val="Normal"/>
    <w:rsid w:val="00356A99"/>
    <w:pPr>
      <w:numPr>
        <w:numId w:val="2"/>
      </w:numPr>
      <w:spacing w:after="240"/>
    </w:pPr>
  </w:style>
  <w:style w:type="paragraph" w:customStyle="1" w:styleId="N4-4thBullet">
    <w:name w:val="N4-4th Bullet"/>
    <w:basedOn w:val="Normal"/>
    <w:rsid w:val="00356A99"/>
    <w:pPr>
      <w:numPr>
        <w:numId w:val="3"/>
      </w:numPr>
      <w:spacing w:after="240"/>
    </w:pPr>
  </w:style>
  <w:style w:type="paragraph" w:customStyle="1" w:styleId="N5-5thBullet">
    <w:name w:val="N5-5th Bullet"/>
    <w:basedOn w:val="Normal"/>
    <w:rsid w:val="00356A99"/>
    <w:pPr>
      <w:numPr>
        <w:numId w:val="6"/>
      </w:numPr>
      <w:tabs>
        <w:tab w:val="left" w:pos="3600"/>
      </w:tabs>
      <w:spacing w:after="240"/>
    </w:pPr>
  </w:style>
  <w:style w:type="paragraph" w:customStyle="1" w:styleId="N6-DateInd">
    <w:name w:val="N6-Date Ind."/>
    <w:basedOn w:val="Normal"/>
    <w:rsid w:val="00356A99"/>
    <w:pPr>
      <w:tabs>
        <w:tab w:val="left" w:pos="4910"/>
      </w:tabs>
      <w:ind w:left="4910"/>
    </w:pPr>
  </w:style>
  <w:style w:type="paragraph" w:customStyle="1" w:styleId="N7-3Block">
    <w:name w:val="N7-3&quot; Block"/>
    <w:basedOn w:val="Normal"/>
    <w:rsid w:val="00356A99"/>
    <w:pPr>
      <w:tabs>
        <w:tab w:val="left" w:pos="1152"/>
      </w:tabs>
      <w:ind w:left="1152" w:right="1152"/>
    </w:pPr>
  </w:style>
  <w:style w:type="paragraph" w:customStyle="1" w:styleId="N8-QxQBlock">
    <w:name w:val="N8-QxQ Block"/>
    <w:basedOn w:val="Normal"/>
    <w:rsid w:val="00356A99"/>
    <w:pPr>
      <w:tabs>
        <w:tab w:val="left" w:pos="1152"/>
      </w:tabs>
      <w:spacing w:after="360" w:line="360" w:lineRule="atLeast"/>
      <w:ind w:left="1152" w:hanging="1152"/>
    </w:pPr>
  </w:style>
  <w:style w:type="paragraph" w:customStyle="1" w:styleId="P1-StandPara">
    <w:name w:val="P1-Stand Para"/>
    <w:basedOn w:val="Normal"/>
    <w:rsid w:val="00356A99"/>
    <w:pPr>
      <w:ind w:firstLine="1152"/>
    </w:pPr>
  </w:style>
  <w:style w:type="paragraph" w:customStyle="1" w:styleId="Q1-BestFinQ">
    <w:name w:val="Q1-Best/Fin Q"/>
    <w:basedOn w:val="Heading1"/>
    <w:rsid w:val="00356A99"/>
    <w:pPr>
      <w:spacing w:line="240" w:lineRule="atLeast"/>
    </w:pPr>
    <w:rPr>
      <w:rFonts w:cs="Times New Roman Bold"/>
      <w:color w:val="auto"/>
      <w:sz w:val="24"/>
    </w:rPr>
  </w:style>
  <w:style w:type="paragraph" w:customStyle="1" w:styleId="SH-SglSpHead">
    <w:name w:val="SH-Sgl Sp Head"/>
    <w:basedOn w:val="Heading1"/>
    <w:rsid w:val="00356A99"/>
    <w:pPr>
      <w:tabs>
        <w:tab w:val="left" w:pos="576"/>
      </w:tabs>
      <w:spacing w:before="0" w:after="120" w:line="240" w:lineRule="atLeast"/>
      <w:ind w:left="576" w:hanging="576"/>
      <w:jc w:val="center"/>
    </w:pPr>
    <w:rPr>
      <w:rFonts w:cs="Times New Roman Bold"/>
    </w:rPr>
  </w:style>
  <w:style w:type="paragraph" w:customStyle="1" w:styleId="SL-FlLftSgl">
    <w:name w:val="SL-Fl Lft Sgl"/>
    <w:basedOn w:val="Normal"/>
    <w:rsid w:val="00356A99"/>
    <w:pPr>
      <w:spacing w:after="120" w:line="240" w:lineRule="auto"/>
    </w:pPr>
  </w:style>
  <w:style w:type="paragraph" w:customStyle="1" w:styleId="SP-SglSpPara">
    <w:name w:val="SP-Sgl Sp Para"/>
    <w:basedOn w:val="Normal"/>
    <w:rsid w:val="00356A99"/>
    <w:pPr>
      <w:tabs>
        <w:tab w:val="left" w:pos="576"/>
      </w:tabs>
      <w:ind w:firstLine="576"/>
    </w:pPr>
  </w:style>
  <w:style w:type="paragraph" w:customStyle="1" w:styleId="T0-ChapPgHd">
    <w:name w:val="T0-Chap/Pg Hd"/>
    <w:basedOn w:val="Normal"/>
    <w:rsid w:val="00356A99"/>
    <w:pPr>
      <w:tabs>
        <w:tab w:val="left" w:pos="8640"/>
      </w:tabs>
    </w:pPr>
    <w:rPr>
      <w:u w:val="single"/>
    </w:rPr>
  </w:style>
  <w:style w:type="paragraph" w:styleId="TOC1">
    <w:name w:val="toc 1"/>
    <w:basedOn w:val="Normal"/>
    <w:next w:val="Normal"/>
    <w:autoRedefine/>
    <w:uiPriority w:val="39"/>
    <w:unhideWhenUsed/>
    <w:rsid w:val="00512A01"/>
    <w:pPr>
      <w:widowControl/>
      <w:tabs>
        <w:tab w:val="left" w:pos="450"/>
        <w:tab w:val="right" w:leader="dot" w:pos="9350"/>
      </w:tabs>
      <w:ind w:left="806" w:hanging="806"/>
    </w:pPr>
    <w:rPr>
      <w:noProof/>
      <w:sz w:val="22"/>
      <w:szCs w:val="22"/>
    </w:rPr>
  </w:style>
  <w:style w:type="paragraph" w:styleId="TOC2">
    <w:name w:val="toc 2"/>
    <w:basedOn w:val="Normal"/>
    <w:next w:val="Normal"/>
    <w:autoRedefine/>
    <w:uiPriority w:val="39"/>
    <w:unhideWhenUsed/>
    <w:rsid w:val="00972CF2"/>
    <w:pPr>
      <w:tabs>
        <w:tab w:val="left" w:pos="1080"/>
        <w:tab w:val="right" w:leader="dot" w:pos="9350"/>
      </w:tabs>
      <w:ind w:left="1080" w:hanging="634"/>
    </w:pPr>
    <w:rPr>
      <w:rFonts w:cs="Times New Roman"/>
      <w:noProof/>
      <w:sz w:val="22"/>
      <w:szCs w:val="22"/>
    </w:rPr>
  </w:style>
  <w:style w:type="paragraph" w:styleId="TOC3">
    <w:name w:val="toc 3"/>
    <w:basedOn w:val="Normal"/>
    <w:next w:val="Normal"/>
    <w:autoRedefine/>
    <w:uiPriority w:val="39"/>
    <w:unhideWhenUsed/>
    <w:rsid w:val="00972CF2"/>
    <w:pPr>
      <w:tabs>
        <w:tab w:val="left" w:pos="1710"/>
        <w:tab w:val="right" w:leader="dot" w:pos="9350"/>
      </w:tabs>
      <w:ind w:left="1080"/>
    </w:pPr>
    <w:rPr>
      <w:noProof/>
      <w:sz w:val="22"/>
      <w:szCs w:val="22"/>
    </w:rPr>
  </w:style>
  <w:style w:type="paragraph" w:styleId="TOC4">
    <w:name w:val="toc 4"/>
    <w:basedOn w:val="Normal"/>
    <w:uiPriority w:val="39"/>
    <w:rsid w:val="00972CF2"/>
    <w:pPr>
      <w:tabs>
        <w:tab w:val="right" w:leader="dot" w:pos="9360"/>
      </w:tabs>
      <w:ind w:left="1710"/>
    </w:pPr>
    <w:rPr>
      <w:noProof/>
      <w:sz w:val="22"/>
    </w:rPr>
  </w:style>
  <w:style w:type="paragraph" w:styleId="TOC5">
    <w:name w:val="toc 5"/>
    <w:basedOn w:val="Normal"/>
    <w:uiPriority w:val="39"/>
    <w:rsid w:val="00356A99"/>
    <w:pPr>
      <w:tabs>
        <w:tab w:val="left" w:pos="1440"/>
        <w:tab w:val="right" w:leader="dot" w:pos="8208"/>
        <w:tab w:val="left" w:pos="8640"/>
      </w:tabs>
      <w:ind w:left="1440" w:right="1800" w:hanging="1152"/>
    </w:pPr>
  </w:style>
  <w:style w:type="paragraph" w:customStyle="1" w:styleId="TT-TableTitle">
    <w:name w:val="TT-Table Title"/>
    <w:basedOn w:val="Heading1"/>
    <w:link w:val="TT-TableTitleChar"/>
    <w:rsid w:val="006A727D"/>
    <w:pPr>
      <w:keepNext/>
      <w:widowControl/>
      <w:tabs>
        <w:tab w:val="left" w:pos="1440"/>
      </w:tabs>
      <w:spacing w:before="0" w:after="120" w:line="240" w:lineRule="atLeast"/>
    </w:pPr>
    <w:rPr>
      <w:i/>
      <w:caps w:val="0"/>
      <w:color w:val="auto"/>
      <w:sz w:val="22"/>
    </w:rPr>
  </w:style>
  <w:style w:type="paragraph" w:customStyle="1" w:styleId="CT-ContractInformation">
    <w:name w:val="CT-Contract Information"/>
    <w:basedOn w:val="Normal"/>
    <w:rsid w:val="00356A99"/>
    <w:pPr>
      <w:tabs>
        <w:tab w:val="left" w:pos="2232"/>
      </w:tabs>
      <w:spacing w:line="240" w:lineRule="exact"/>
    </w:pPr>
    <w:rPr>
      <w:vanish/>
    </w:rPr>
  </w:style>
  <w:style w:type="paragraph" w:customStyle="1" w:styleId="R1-ResPara">
    <w:name w:val="R1-Res. Para"/>
    <w:basedOn w:val="Normal"/>
    <w:rsid w:val="00356A99"/>
    <w:pPr>
      <w:ind w:left="288"/>
    </w:pPr>
  </w:style>
  <w:style w:type="paragraph" w:customStyle="1" w:styleId="R2-ResBullet">
    <w:name w:val="R2-Res Bullet"/>
    <w:basedOn w:val="Normal"/>
    <w:rsid w:val="00356A99"/>
    <w:pPr>
      <w:tabs>
        <w:tab w:val="left" w:pos="720"/>
      </w:tabs>
      <w:ind w:left="720" w:hanging="432"/>
    </w:pPr>
  </w:style>
  <w:style w:type="paragraph" w:customStyle="1" w:styleId="RF-Reference">
    <w:name w:val="RF-Reference"/>
    <w:basedOn w:val="Normal"/>
    <w:rsid w:val="00356A99"/>
    <w:pPr>
      <w:spacing w:line="240" w:lineRule="exact"/>
      <w:ind w:left="216" w:hanging="216"/>
    </w:pPr>
  </w:style>
  <w:style w:type="paragraph" w:customStyle="1" w:styleId="RH-SglSpHead">
    <w:name w:val="RH-Sgl Sp Head"/>
    <w:basedOn w:val="Heading1"/>
    <w:next w:val="RL-FlLftSgl"/>
    <w:rsid w:val="00356A99"/>
    <w:pPr>
      <w:pBdr>
        <w:bottom w:val="single" w:sz="24" w:space="1" w:color="AFBED9"/>
      </w:pBdr>
      <w:spacing w:after="480" w:line="360" w:lineRule="exact"/>
    </w:pPr>
    <w:rPr>
      <w:sz w:val="34"/>
      <w:u w:color="324162"/>
    </w:rPr>
  </w:style>
  <w:style w:type="paragraph" w:customStyle="1" w:styleId="RL-FlLftSgl">
    <w:name w:val="RL-Fl Lft Sgl"/>
    <w:basedOn w:val="Heading1"/>
    <w:rsid w:val="00356A99"/>
    <w:pPr>
      <w:spacing w:after="0" w:line="240" w:lineRule="atLeast"/>
    </w:pPr>
    <w:rPr>
      <w:sz w:val="22"/>
    </w:rPr>
  </w:style>
  <w:style w:type="paragraph" w:customStyle="1" w:styleId="SU-FlLftUndln">
    <w:name w:val="SU-Fl Lft Undln"/>
    <w:basedOn w:val="Normal"/>
    <w:rsid w:val="00356A99"/>
    <w:pPr>
      <w:keepNext/>
      <w:spacing w:line="240" w:lineRule="exact"/>
    </w:pPr>
    <w:rPr>
      <w:u w:val="single"/>
    </w:rPr>
  </w:style>
  <w:style w:type="paragraph" w:customStyle="1" w:styleId="Header-1">
    <w:name w:val="Header-1"/>
    <w:basedOn w:val="Heading1"/>
    <w:rsid w:val="00356A99"/>
    <w:pPr>
      <w:spacing w:after="0" w:line="240" w:lineRule="atLeast"/>
      <w:jc w:val="right"/>
    </w:pPr>
    <w:rPr>
      <w:sz w:val="20"/>
    </w:rPr>
  </w:style>
  <w:style w:type="paragraph" w:customStyle="1" w:styleId="Heading0">
    <w:name w:val="Heading 0"/>
    <w:aliases w:val="H0-Chap Head"/>
    <w:basedOn w:val="Heading1"/>
    <w:rsid w:val="00356A99"/>
    <w:pPr>
      <w:spacing w:after="0"/>
      <w:jc w:val="right"/>
    </w:pPr>
    <w:rPr>
      <w:color w:val="F79646"/>
      <w:sz w:val="40"/>
    </w:rPr>
  </w:style>
  <w:style w:type="character" w:styleId="PageNumber">
    <w:name w:val="page number"/>
    <w:basedOn w:val="DefaultParagraphFont"/>
    <w:rsid w:val="00356A99"/>
  </w:style>
  <w:style w:type="paragraph" w:customStyle="1" w:styleId="R0-FLLftSglBoldItalic">
    <w:name w:val="R0-FL Lft Sgl Bold Italic"/>
    <w:basedOn w:val="Heading1"/>
    <w:rsid w:val="00356A99"/>
    <w:pPr>
      <w:spacing w:after="0" w:line="240" w:lineRule="atLeast"/>
    </w:pPr>
    <w:rPr>
      <w:rFonts w:cs="Times New Roman Bold"/>
      <w:b w:val="0"/>
      <w:i/>
      <w:color w:val="auto"/>
      <w:sz w:val="22"/>
    </w:rPr>
  </w:style>
  <w:style w:type="table" w:customStyle="1" w:styleId="TableWestatStandardFormat">
    <w:name w:val="Table Westat Standard Format"/>
    <w:basedOn w:val="TableNormal"/>
    <w:rsid w:val="00356A99"/>
    <w:rPr>
      <w:rFonts w:ascii="Franklin Gothic Medium" w:hAnsi="Franklin Gothic Medium"/>
    </w:rPr>
    <w:tblPr>
      <w:tblBorders>
        <w:top w:val="single" w:sz="4" w:space="0" w:color="auto"/>
        <w:bottom w:val="single" w:sz="4" w:space="0" w:color="auto"/>
      </w:tblBorders>
    </w:tblPr>
    <w:tblStylePr w:type="firstRow">
      <w:pPr>
        <w:jc w:val="center"/>
      </w:pPr>
      <w:tblPr/>
      <w:tcPr>
        <w:tcBorders>
          <w:top w:val="single" w:sz="4" w:space="0" w:color="auto"/>
          <w:left w:val="nil"/>
          <w:bottom w:val="single" w:sz="4" w:space="0" w:color="auto"/>
          <w:right w:val="nil"/>
          <w:insideH w:val="nil"/>
          <w:insideV w:val="nil"/>
          <w:tl2br w:val="nil"/>
          <w:tr2bl w:val="nil"/>
        </w:tcBorders>
        <w:shd w:val="clear" w:color="auto" w:fill="AFBED7"/>
        <w:vAlign w:val="bottom"/>
      </w:tcPr>
    </w:tblStylePr>
  </w:style>
  <w:style w:type="paragraph" w:customStyle="1" w:styleId="TC-TableofContentsHeading">
    <w:name w:val="TC-Table of Contents Heading"/>
    <w:basedOn w:val="Heading1"/>
    <w:next w:val="T0-ChapPgHd"/>
    <w:rsid w:val="00356A99"/>
    <w:pPr>
      <w:spacing w:before="0" w:after="120"/>
    </w:pPr>
  </w:style>
  <w:style w:type="paragraph" w:customStyle="1" w:styleId="TF-TblFN">
    <w:name w:val="TF-Tbl FN"/>
    <w:rsid w:val="00356A99"/>
    <w:pPr>
      <w:tabs>
        <w:tab w:val="left" w:pos="360"/>
      </w:tabs>
      <w:spacing w:before="120"/>
      <w:ind w:left="187" w:hanging="187"/>
    </w:pPr>
    <w:rPr>
      <w:rFonts w:ascii="Gill Sans MT" w:hAnsi="Gill Sans MT"/>
      <w:sz w:val="16"/>
    </w:rPr>
  </w:style>
  <w:style w:type="paragraph" w:customStyle="1" w:styleId="TH-TableHeading">
    <w:name w:val="TH-Table Heading"/>
    <w:basedOn w:val="Heading1"/>
    <w:rsid w:val="00E74FFA"/>
    <w:pPr>
      <w:spacing w:before="0" w:after="0" w:line="276" w:lineRule="auto"/>
      <w:jc w:val="center"/>
    </w:pPr>
    <w:rPr>
      <w:caps w:val="0"/>
      <w:color w:val="FFFFFF"/>
      <w:sz w:val="20"/>
    </w:rPr>
  </w:style>
  <w:style w:type="paragraph" w:styleId="TOC6">
    <w:name w:val="toc 6"/>
    <w:uiPriority w:val="39"/>
    <w:rsid w:val="00356A99"/>
    <w:pPr>
      <w:tabs>
        <w:tab w:val="right" w:leader="dot" w:pos="8208"/>
        <w:tab w:val="left" w:pos="8640"/>
      </w:tabs>
      <w:ind w:left="288" w:right="1800"/>
    </w:pPr>
    <w:rPr>
      <w:rFonts w:ascii="Gill Sans MT" w:hAnsi="Gill Sans MT"/>
      <w:sz w:val="24"/>
      <w:szCs w:val="22"/>
    </w:rPr>
  </w:style>
  <w:style w:type="paragraph" w:styleId="TOC7">
    <w:name w:val="toc 7"/>
    <w:uiPriority w:val="39"/>
    <w:rsid w:val="00356A99"/>
    <w:pPr>
      <w:tabs>
        <w:tab w:val="right" w:leader="dot" w:pos="8208"/>
        <w:tab w:val="left" w:pos="8640"/>
      </w:tabs>
      <w:ind w:left="1440" w:right="1800"/>
    </w:pPr>
    <w:rPr>
      <w:rFonts w:ascii="Gill Sans MT" w:hAnsi="Gill Sans MT"/>
      <w:sz w:val="24"/>
      <w:szCs w:val="22"/>
    </w:rPr>
  </w:style>
  <w:style w:type="paragraph" w:styleId="TOC8">
    <w:name w:val="toc 8"/>
    <w:uiPriority w:val="39"/>
    <w:rsid w:val="00356A99"/>
    <w:pPr>
      <w:tabs>
        <w:tab w:val="right" w:leader="dot" w:pos="8208"/>
        <w:tab w:val="left" w:pos="8640"/>
      </w:tabs>
      <w:ind w:left="2160" w:right="1800"/>
    </w:pPr>
    <w:rPr>
      <w:rFonts w:ascii="Gill Sans MT" w:hAnsi="Gill Sans MT"/>
      <w:sz w:val="24"/>
      <w:szCs w:val="22"/>
    </w:rPr>
  </w:style>
  <w:style w:type="paragraph" w:styleId="TOC9">
    <w:name w:val="toc 9"/>
    <w:uiPriority w:val="39"/>
    <w:rsid w:val="00356A99"/>
    <w:pPr>
      <w:tabs>
        <w:tab w:val="right" w:leader="dot" w:pos="8208"/>
        <w:tab w:val="left" w:pos="8640"/>
      </w:tabs>
      <w:ind w:left="3024" w:right="1800"/>
    </w:pPr>
    <w:rPr>
      <w:rFonts w:ascii="Gill Sans MT" w:hAnsi="Gill Sans MT"/>
      <w:sz w:val="24"/>
      <w:szCs w:val="22"/>
    </w:rPr>
  </w:style>
  <w:style w:type="paragraph" w:customStyle="1" w:styleId="TX-TableText">
    <w:name w:val="TX-Table Text"/>
    <w:basedOn w:val="Normal"/>
    <w:rsid w:val="00356A99"/>
    <w:rPr>
      <w:sz w:val="20"/>
    </w:rPr>
  </w:style>
  <w:style w:type="paragraph" w:customStyle="1" w:styleId="StyleTC-TableofContentsHeadingLeft0BottomNoborder">
    <w:name w:val="Style TC-Table of Contents Heading + Left:  0&quot; Bottom: (No border)"/>
    <w:basedOn w:val="TC-TableofContentsHeading"/>
    <w:rsid w:val="00356A99"/>
    <w:rPr>
      <w:bCs/>
    </w:rPr>
  </w:style>
  <w:style w:type="character" w:styleId="FootnoteReference">
    <w:name w:val="footnote reference"/>
    <w:aliases w:val="BVI fnr1 Char,BVI fnr Car Car1 Char,BVI fnr Car1 Char,BVI fnr Car Car Car Car1 Char,BVI fnr Car Car Car Car Char Char, BVI fnr,BVI fnr, BVI fnr Car Car,BVI fnr Car, BVI fnr Car Car Car Car,ftref,Знак сноски 1,BVI fnr Car Car,16 Point"/>
    <w:basedOn w:val="DefaultParagraphFont"/>
    <w:link w:val="BVIfnr1"/>
    <w:uiPriority w:val="99"/>
    <w:unhideWhenUsed/>
    <w:qFormat/>
    <w:rsid w:val="002E0A0C"/>
    <w:rPr>
      <w:rFonts w:ascii="Gill Sans MT" w:eastAsia="Calibri" w:hAnsi="Gill Sans MT"/>
      <w:vertAlign w:val="superscript"/>
    </w:rPr>
  </w:style>
  <w:style w:type="paragraph" w:styleId="ListParagraph">
    <w:name w:val="List Paragraph"/>
    <w:basedOn w:val="Normal"/>
    <w:link w:val="ListParagraphChar"/>
    <w:uiPriority w:val="34"/>
    <w:qFormat/>
    <w:rsid w:val="005634DF"/>
    <w:pPr>
      <w:ind w:left="720"/>
    </w:pPr>
  </w:style>
  <w:style w:type="character" w:customStyle="1" w:styleId="FooterChar">
    <w:name w:val="Footer Char"/>
    <w:link w:val="Footer"/>
    <w:uiPriority w:val="99"/>
    <w:rsid w:val="00356A99"/>
    <w:rPr>
      <w:rFonts w:ascii="Garamond" w:hAnsi="Garamond"/>
      <w:sz w:val="22"/>
    </w:rPr>
  </w:style>
  <w:style w:type="character" w:styleId="Hyperlink">
    <w:name w:val="Hyperlink"/>
    <w:basedOn w:val="DefaultParagraphFont"/>
    <w:uiPriority w:val="99"/>
    <w:unhideWhenUsed/>
    <w:rsid w:val="005634DF"/>
    <w:rPr>
      <w:color w:val="0000FF" w:themeColor="hyperlink"/>
      <w:u w:val="single"/>
    </w:rPr>
  </w:style>
  <w:style w:type="table" w:styleId="TableGrid">
    <w:name w:val="Table Grid"/>
    <w:basedOn w:val="TableNormal"/>
    <w:uiPriority w:val="59"/>
    <w:rsid w:val="005634DF"/>
    <w:rPr>
      <w:rFonts w:asciiTheme="minorHAnsi" w:eastAsiaTheme="minorEastAsia"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TFTable">
    <w:name w:val="FTF_Table"/>
    <w:basedOn w:val="TableNormal"/>
    <w:uiPriority w:val="99"/>
    <w:rsid w:val="00356A99"/>
    <w:rPr>
      <w:rFonts w:ascii="Gill Sans MT" w:hAnsi="Gill Sans MT"/>
    </w:rPr>
    <w:tblPr>
      <w:tblBorders>
        <w:top w:val="single" w:sz="4" w:space="0" w:color="auto"/>
        <w:bottom w:val="single" w:sz="4" w:space="0" w:color="auto"/>
      </w:tblBorders>
    </w:tblPr>
    <w:tblStylePr w:type="firstRow">
      <w:pPr>
        <w:jc w:val="center"/>
      </w:pPr>
      <w:rPr>
        <w:rFonts w:ascii="Cabin" w:hAnsi="Cabin"/>
        <w:b w:val="0"/>
        <w:color w:val="FFFFFF"/>
        <w:sz w:val="20"/>
      </w:rPr>
      <w:tblPr/>
      <w:tcPr>
        <w:tcBorders>
          <w:bottom w:val="single" w:sz="4" w:space="0" w:color="auto"/>
        </w:tcBorders>
        <w:shd w:val="clear" w:color="auto" w:fill="4799B5"/>
        <w:vAlign w:val="center"/>
      </w:tcPr>
    </w:tblStylePr>
  </w:style>
  <w:style w:type="character" w:styleId="FollowedHyperlink">
    <w:name w:val="FollowedHyperlink"/>
    <w:basedOn w:val="DefaultParagraphFont"/>
    <w:uiPriority w:val="99"/>
    <w:semiHidden/>
    <w:unhideWhenUsed/>
    <w:rsid w:val="005634DF"/>
    <w:rPr>
      <w:color w:val="954F72"/>
      <w:u w:val="single"/>
    </w:rPr>
  </w:style>
  <w:style w:type="character" w:styleId="CommentReference">
    <w:name w:val="annotation reference"/>
    <w:basedOn w:val="DefaultParagraphFont"/>
    <w:uiPriority w:val="99"/>
    <w:unhideWhenUsed/>
    <w:rsid w:val="005634DF"/>
    <w:rPr>
      <w:sz w:val="16"/>
      <w:szCs w:val="16"/>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5634DF"/>
    <w:pPr>
      <w:spacing w:line="240" w:lineRule="auto"/>
    </w:pPr>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5634DF"/>
    <w:rPr>
      <w:rFonts w:ascii="Gill Sans MT" w:eastAsia="Arial" w:hAnsi="Gill Sans MT" w:cs="Arial"/>
      <w:color w:val="000000"/>
    </w:rPr>
  </w:style>
  <w:style w:type="paragraph" w:styleId="BalloonText">
    <w:name w:val="Balloon Text"/>
    <w:basedOn w:val="Normal"/>
    <w:link w:val="BalloonTextChar"/>
    <w:uiPriority w:val="99"/>
    <w:semiHidden/>
    <w:unhideWhenUsed/>
    <w:rsid w:val="005634D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34DF"/>
    <w:rPr>
      <w:rFonts w:ascii="Segoe UI" w:eastAsia="Arial" w:hAnsi="Segoe UI" w:cs="Segoe UI"/>
      <w:color w:val="000000"/>
      <w:sz w:val="18"/>
      <w:szCs w:val="18"/>
    </w:rPr>
  </w:style>
  <w:style w:type="character" w:customStyle="1" w:styleId="FootnoteTextChar">
    <w:name w:val="Footnote Text Char"/>
    <w:aliases w:val="DSE note Char,single space Char,footnote text Char,Text Char,Note de bas de page Car Char,ALTS FOOTNOTE Char,fn Char,FOOTNOTES Char,Fodnotetekst Tegn Char2,Fodnotetekst Tegn Char Char,footnote text Char Char Char Char,Te Char,f Char"/>
    <w:basedOn w:val="DefaultParagraphFont"/>
    <w:link w:val="FootnoteText"/>
    <w:uiPriority w:val="99"/>
    <w:rsid w:val="005634DF"/>
    <w:rPr>
      <w:rFonts w:ascii="Gill Sans MT" w:eastAsia="Arial" w:hAnsi="Gill Sans MT" w:cs="Arial"/>
      <w:color w:val="000000"/>
    </w:rPr>
  </w:style>
  <w:style w:type="character" w:customStyle="1" w:styleId="Heading2Char">
    <w:name w:val="Heading 2 Char"/>
    <w:basedOn w:val="DefaultParagraphFont"/>
    <w:link w:val="Heading2"/>
    <w:uiPriority w:val="9"/>
    <w:rsid w:val="005634DF"/>
    <w:rPr>
      <w:rFonts w:ascii="Gill Sans MT" w:eastAsia="Cabin" w:hAnsi="Gill Sans MT" w:cs="Cabin"/>
      <w:b/>
      <w:color w:val="387990"/>
      <w:sz w:val="24"/>
      <w:szCs w:val="24"/>
    </w:rPr>
  </w:style>
  <w:style w:type="paragraph" w:styleId="CommentSubject">
    <w:name w:val="annotation subject"/>
    <w:basedOn w:val="CommentText"/>
    <w:next w:val="CommentText"/>
    <w:link w:val="CommentSubjectChar"/>
    <w:uiPriority w:val="99"/>
    <w:semiHidden/>
    <w:unhideWhenUsed/>
    <w:rsid w:val="005634DF"/>
    <w:rPr>
      <w:b/>
      <w:bCs/>
    </w:rPr>
  </w:style>
  <w:style w:type="character" w:customStyle="1" w:styleId="CommentSubjectChar">
    <w:name w:val="Comment Subject Char"/>
    <w:basedOn w:val="CommentTextChar"/>
    <w:link w:val="CommentSubject"/>
    <w:uiPriority w:val="99"/>
    <w:semiHidden/>
    <w:rsid w:val="005634DF"/>
    <w:rPr>
      <w:rFonts w:ascii="Gill Sans MT" w:eastAsia="Arial" w:hAnsi="Gill Sans MT" w:cs="Arial"/>
      <w:b/>
      <w:bCs/>
      <w:color w:val="000000"/>
    </w:rPr>
  </w:style>
  <w:style w:type="paragraph" w:styleId="TOCHeading">
    <w:name w:val="TOC Heading"/>
    <w:basedOn w:val="Heading1"/>
    <w:next w:val="Normal"/>
    <w:uiPriority w:val="39"/>
    <w:unhideWhenUsed/>
    <w:qFormat/>
    <w:rsid w:val="005634DF"/>
    <w:pPr>
      <w:keepNext/>
      <w:keepLines/>
      <w:widowControl/>
      <w:ind w:left="720" w:hanging="360"/>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uiPriority w:val="99"/>
    <w:unhideWhenUsed/>
    <w:qFormat/>
    <w:rsid w:val="005634DF"/>
    <w:pPr>
      <w:keepNext/>
      <w:widowControl/>
      <w:spacing w:after="120" w:line="259" w:lineRule="auto"/>
      <w:jc w:val="center"/>
    </w:pPr>
    <w:rPr>
      <w:rFonts w:eastAsia="Times New Roman"/>
      <w:b/>
      <w:bCs/>
      <w:color w:val="auto"/>
      <w:sz w:val="22"/>
      <w:szCs w:val="22"/>
    </w:rPr>
  </w:style>
  <w:style w:type="paragraph" w:styleId="Bibliography">
    <w:name w:val="Bibliography"/>
    <w:basedOn w:val="Normal"/>
    <w:next w:val="Normal"/>
    <w:uiPriority w:val="37"/>
    <w:unhideWhenUsed/>
    <w:rsid w:val="00BC0F95"/>
    <w:pPr>
      <w:spacing w:line="480" w:lineRule="auto"/>
      <w:ind w:left="720" w:hanging="720"/>
    </w:pPr>
  </w:style>
  <w:style w:type="paragraph" w:styleId="Revision">
    <w:name w:val="Revision"/>
    <w:hidden/>
    <w:uiPriority w:val="99"/>
    <w:semiHidden/>
    <w:rsid w:val="00BC0F95"/>
    <w:rPr>
      <w:rFonts w:ascii="Garamond" w:hAnsi="Garamond"/>
      <w:sz w:val="24"/>
    </w:rPr>
  </w:style>
  <w:style w:type="character" w:customStyle="1" w:styleId="Heading1Char">
    <w:name w:val="Heading 1 Char"/>
    <w:basedOn w:val="DefaultParagraphFont"/>
    <w:link w:val="Heading1"/>
    <w:uiPriority w:val="9"/>
    <w:rsid w:val="005634DF"/>
    <w:rPr>
      <w:rFonts w:ascii="Gill Sans MT" w:eastAsia="Cabin" w:hAnsi="Gill Sans MT" w:cs="Arial"/>
      <w:b/>
      <w:caps/>
      <w:color w:val="94A545"/>
      <w:sz w:val="28"/>
      <w:szCs w:val="36"/>
    </w:rPr>
  </w:style>
  <w:style w:type="paragraph" w:styleId="TableofFigures">
    <w:name w:val="table of figures"/>
    <w:aliases w:val="List of Tables"/>
    <w:basedOn w:val="Normal"/>
    <w:next w:val="Normal"/>
    <w:uiPriority w:val="99"/>
    <w:unhideWhenUsed/>
    <w:rsid w:val="001D4ECC"/>
    <w:pPr>
      <w:spacing w:after="120" w:line="240" w:lineRule="auto"/>
      <w:ind w:left="1440" w:right="720" w:hanging="1440"/>
    </w:pPr>
    <w:rPr>
      <w:sz w:val="22"/>
    </w:rPr>
  </w:style>
  <w:style w:type="paragraph" w:styleId="NormalWeb">
    <w:name w:val="Normal (Web)"/>
    <w:basedOn w:val="Normal"/>
    <w:uiPriority w:val="99"/>
    <w:unhideWhenUsed/>
    <w:rsid w:val="005634DF"/>
    <w:pPr>
      <w:widowControl/>
      <w:spacing w:before="100" w:beforeAutospacing="1" w:after="100" w:afterAutospacing="1" w:line="240" w:lineRule="auto"/>
    </w:pPr>
    <w:rPr>
      <w:rFonts w:ascii="Times New Roman" w:eastAsia="Times New Roman" w:hAnsi="Times New Roman" w:cs="Times New Roman"/>
      <w:color w:val="auto"/>
    </w:rPr>
  </w:style>
  <w:style w:type="paragraph" w:styleId="NoSpacing">
    <w:name w:val="No Spacing"/>
    <w:link w:val="NoSpacingChar"/>
    <w:uiPriority w:val="1"/>
    <w:qFormat/>
    <w:rsid w:val="005634DF"/>
    <w:rPr>
      <w:rFonts w:asciiTheme="minorHAnsi" w:eastAsiaTheme="minorEastAsia" w:hAnsiTheme="minorHAnsi" w:cstheme="minorBidi"/>
      <w:sz w:val="22"/>
      <w:szCs w:val="22"/>
    </w:rPr>
  </w:style>
  <w:style w:type="paragraph" w:customStyle="1" w:styleId="Default">
    <w:name w:val="Default"/>
    <w:uiPriority w:val="99"/>
    <w:rsid w:val="005634DF"/>
    <w:pPr>
      <w:autoSpaceDE w:val="0"/>
      <w:autoSpaceDN w:val="0"/>
      <w:adjustRightInd w:val="0"/>
    </w:pPr>
    <w:rPr>
      <w:rFonts w:ascii="Gill Sans" w:hAnsi="Gill Sans" w:cs="Gill Sans"/>
      <w:color w:val="000000"/>
      <w:sz w:val="24"/>
      <w:szCs w:val="24"/>
    </w:rPr>
  </w:style>
  <w:style w:type="character" w:customStyle="1" w:styleId="ListParagraphChar">
    <w:name w:val="List Paragraph Char"/>
    <w:basedOn w:val="DefaultParagraphFont"/>
    <w:link w:val="ListParagraph"/>
    <w:uiPriority w:val="34"/>
    <w:rsid w:val="005634DF"/>
    <w:rPr>
      <w:rFonts w:ascii="Gill Sans MT" w:eastAsia="Arial" w:hAnsi="Gill Sans MT" w:cs="Arial"/>
      <w:color w:val="000000"/>
      <w:sz w:val="24"/>
      <w:szCs w:val="24"/>
    </w:rPr>
  </w:style>
  <w:style w:type="paragraph" w:styleId="EndnoteText">
    <w:name w:val="endnote text"/>
    <w:basedOn w:val="Normal"/>
    <w:link w:val="EndnoteTextChar"/>
    <w:uiPriority w:val="99"/>
    <w:semiHidden/>
    <w:unhideWhenUsed/>
    <w:rsid w:val="004E3EC5"/>
    <w:pPr>
      <w:spacing w:line="240" w:lineRule="auto"/>
    </w:pPr>
    <w:rPr>
      <w:sz w:val="20"/>
    </w:rPr>
  </w:style>
  <w:style w:type="character" w:customStyle="1" w:styleId="EndnoteTextChar">
    <w:name w:val="Endnote Text Char"/>
    <w:basedOn w:val="DefaultParagraphFont"/>
    <w:link w:val="EndnoteText"/>
    <w:uiPriority w:val="99"/>
    <w:semiHidden/>
    <w:rsid w:val="004E3EC5"/>
    <w:rPr>
      <w:rFonts w:ascii="Garamond" w:hAnsi="Garamond"/>
    </w:rPr>
  </w:style>
  <w:style w:type="character" w:styleId="EndnoteReference">
    <w:name w:val="endnote reference"/>
    <w:basedOn w:val="DefaultParagraphFont"/>
    <w:uiPriority w:val="99"/>
    <w:semiHidden/>
    <w:unhideWhenUsed/>
    <w:rsid w:val="004E3EC5"/>
    <w:rPr>
      <w:vertAlign w:val="superscript"/>
    </w:rPr>
  </w:style>
  <w:style w:type="paragraph" w:customStyle="1" w:styleId="CM38">
    <w:name w:val="CM38"/>
    <w:basedOn w:val="Normal"/>
    <w:next w:val="Normal"/>
    <w:uiPriority w:val="99"/>
    <w:rsid w:val="000A2DFC"/>
    <w:pPr>
      <w:autoSpaceDE w:val="0"/>
      <w:autoSpaceDN w:val="0"/>
      <w:adjustRightInd w:val="0"/>
      <w:spacing w:line="240" w:lineRule="auto"/>
    </w:pPr>
    <w:rPr>
      <w:rFonts w:eastAsiaTheme="minorHAnsi" w:cstheme="minorBidi"/>
    </w:rPr>
  </w:style>
  <w:style w:type="paragraph" w:customStyle="1" w:styleId="Normal1">
    <w:name w:val="Normal1"/>
    <w:rsid w:val="005634DF"/>
    <w:pPr>
      <w:pBdr>
        <w:top w:val="nil"/>
        <w:left w:val="nil"/>
        <w:bottom w:val="nil"/>
        <w:right w:val="nil"/>
        <w:between w:val="nil"/>
      </w:pBdr>
      <w:spacing w:after="200" w:line="276" w:lineRule="auto"/>
    </w:pPr>
    <w:rPr>
      <w:rFonts w:ascii="Calibri" w:eastAsia="Calibri" w:hAnsi="Calibri" w:cs="Calibri"/>
      <w:color w:val="000000"/>
      <w:sz w:val="22"/>
      <w:szCs w:val="22"/>
    </w:rPr>
  </w:style>
  <w:style w:type="paragraph" w:customStyle="1" w:styleId="BodyText1">
    <w:name w:val="Body Text1"/>
    <w:basedOn w:val="Normal"/>
    <w:qFormat/>
    <w:rsid w:val="005634DF"/>
    <w:pPr>
      <w:widowControl/>
      <w:spacing w:after="200"/>
    </w:pPr>
    <w:rPr>
      <w:rFonts w:eastAsia="Calibri" w:cs="Times New Roman"/>
      <w:color w:val="auto"/>
    </w:rPr>
  </w:style>
  <w:style w:type="table" w:customStyle="1" w:styleId="PlainTable21">
    <w:name w:val="Plain Table 21"/>
    <w:basedOn w:val="TableNormal"/>
    <w:uiPriority w:val="99"/>
    <w:rsid w:val="005634DF"/>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qFormat/>
    <w:rsid w:val="005634DF"/>
    <w:rPr>
      <w:i/>
      <w:iCs/>
    </w:rPr>
  </w:style>
  <w:style w:type="paragraph" w:customStyle="1" w:styleId="FT-FigureTitle">
    <w:name w:val="FT - Figure Title"/>
    <w:basedOn w:val="TT-TableTitle"/>
    <w:qFormat/>
    <w:rsid w:val="00E74FFA"/>
    <w:pPr>
      <w:spacing w:line="276" w:lineRule="auto"/>
    </w:pPr>
  </w:style>
  <w:style w:type="paragraph" w:customStyle="1" w:styleId="1H">
    <w:name w:val="1H"/>
    <w:basedOn w:val="Normal"/>
    <w:uiPriority w:val="99"/>
    <w:rsid w:val="005634DF"/>
    <w:pPr>
      <w:snapToGrid w:val="0"/>
      <w:spacing w:line="240" w:lineRule="auto"/>
    </w:pPr>
    <w:rPr>
      <w:rFonts w:ascii="Times New Roman" w:eastAsia="Times New Roman" w:hAnsi="Times New Roman"/>
      <w:b/>
      <w:smallCaps/>
      <w:color w:val="auto"/>
      <w:szCs w:val="20"/>
    </w:rPr>
  </w:style>
  <w:style w:type="character" w:customStyle="1" w:styleId="2H">
    <w:name w:val="2H"/>
    <w:rsid w:val="005634DF"/>
  </w:style>
  <w:style w:type="paragraph" w:customStyle="1" w:styleId="AParagraph">
    <w:name w:val="A_Paragraph"/>
    <w:qFormat/>
    <w:rsid w:val="005634DF"/>
    <w:pPr>
      <w:spacing w:after="200" w:line="250" w:lineRule="atLeast"/>
      <w:ind w:firstLine="720"/>
      <w:jc w:val="both"/>
    </w:pPr>
    <w:rPr>
      <w:rFonts w:ascii="Verdana" w:eastAsiaTheme="minorHAnsi" w:hAnsi="Verdana" w:cstheme="minorBidi"/>
      <w:sz w:val="18"/>
      <w:szCs w:val="18"/>
    </w:rPr>
  </w:style>
  <w:style w:type="paragraph" w:customStyle="1" w:styleId="AIndentParagraph">
    <w:name w:val="A_IndentParagraph"/>
    <w:basedOn w:val="AParagraph"/>
    <w:qFormat/>
    <w:rsid w:val="005634DF"/>
    <w:pPr>
      <w:ind w:left="720" w:firstLine="0"/>
    </w:pPr>
  </w:style>
  <w:style w:type="character" w:customStyle="1" w:styleId="apple-converted-space">
    <w:name w:val="apple-converted-space"/>
    <w:basedOn w:val="DefaultParagraphFont"/>
    <w:rsid w:val="005634DF"/>
  </w:style>
  <w:style w:type="paragraph" w:customStyle="1" w:styleId="BodyText">
    <w:name w:val="Body  Text"/>
    <w:basedOn w:val="Normal"/>
    <w:link w:val="BodyTextChar"/>
    <w:qFormat/>
    <w:rsid w:val="005634DF"/>
    <w:pPr>
      <w:widowControl/>
      <w:spacing w:after="200"/>
    </w:pPr>
    <w:rPr>
      <w:sz w:val="22"/>
    </w:rPr>
  </w:style>
  <w:style w:type="character" w:customStyle="1" w:styleId="BodyTextChar">
    <w:name w:val="Body  Text Char"/>
    <w:basedOn w:val="DefaultParagraphFont"/>
    <w:link w:val="BodyText"/>
    <w:rsid w:val="005634DF"/>
    <w:rPr>
      <w:rFonts w:ascii="Gill Sans MT" w:eastAsia="Arial" w:hAnsi="Gill Sans MT" w:cs="Arial"/>
      <w:color w:val="000000"/>
      <w:sz w:val="22"/>
      <w:szCs w:val="24"/>
    </w:rPr>
  </w:style>
  <w:style w:type="paragraph" w:customStyle="1" w:styleId="Body1">
    <w:name w:val="Body 1"/>
    <w:basedOn w:val="Normal"/>
    <w:link w:val="Body1Char"/>
    <w:qFormat/>
    <w:rsid w:val="005634DF"/>
    <w:pPr>
      <w:widowControl/>
      <w:autoSpaceDE w:val="0"/>
      <w:autoSpaceDN w:val="0"/>
      <w:adjustRightInd w:val="0"/>
      <w:spacing w:after="120" w:line="240" w:lineRule="auto"/>
    </w:pPr>
    <w:rPr>
      <w:rFonts w:eastAsia="Times New Roman" w:cs="Gill Sans Light"/>
    </w:rPr>
  </w:style>
  <w:style w:type="character" w:customStyle="1" w:styleId="Body1Char">
    <w:name w:val="Body 1 Char"/>
    <w:basedOn w:val="DefaultParagraphFont"/>
    <w:link w:val="Body1"/>
    <w:rsid w:val="005634DF"/>
    <w:rPr>
      <w:rFonts w:ascii="Gill Sans MT" w:hAnsi="Gill Sans MT" w:cs="Gill Sans Light"/>
      <w:color w:val="000000"/>
      <w:sz w:val="24"/>
      <w:szCs w:val="24"/>
    </w:rPr>
  </w:style>
  <w:style w:type="paragraph" w:styleId="BodyText2">
    <w:name w:val="Body Text 2"/>
    <w:basedOn w:val="Normal"/>
    <w:link w:val="BodyText2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color w:val="auto"/>
      <w:szCs w:val="20"/>
    </w:rPr>
  </w:style>
  <w:style w:type="character" w:customStyle="1" w:styleId="BodyText2Char">
    <w:name w:val="Body Text 2 Char"/>
    <w:basedOn w:val="DefaultParagraphFont"/>
    <w:link w:val="BodyText2"/>
    <w:uiPriority w:val="99"/>
    <w:rsid w:val="005634DF"/>
    <w:rPr>
      <w:rFonts w:cs="Arial"/>
      <w:smallCaps/>
      <w:sz w:val="24"/>
    </w:rPr>
  </w:style>
  <w:style w:type="paragraph" w:styleId="BodyText3">
    <w:name w:val="Body Text 3"/>
    <w:basedOn w:val="Normal"/>
    <w:link w:val="BodyText3Char"/>
    <w:uiPriority w:val="99"/>
    <w:rsid w:val="005634DF"/>
    <w:pPr>
      <w:widowControl/>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color w:val="auto"/>
      <w:szCs w:val="20"/>
    </w:rPr>
  </w:style>
  <w:style w:type="character" w:customStyle="1" w:styleId="BodyText3Char">
    <w:name w:val="Body Text 3 Char"/>
    <w:basedOn w:val="DefaultParagraphFont"/>
    <w:link w:val="BodyText3"/>
    <w:uiPriority w:val="99"/>
    <w:rsid w:val="005634DF"/>
    <w:rPr>
      <w:rFonts w:cs="Arial"/>
      <w:i/>
      <w:sz w:val="24"/>
    </w:rPr>
  </w:style>
  <w:style w:type="paragraph" w:styleId="BodyTextIndent">
    <w:name w:val="Body Text Indent"/>
    <w:basedOn w:val="Normal"/>
    <w:link w:val="BodyTextIndentChar"/>
    <w:uiPriority w:val="99"/>
    <w:semiHidden/>
    <w:unhideWhenUsed/>
    <w:rsid w:val="005634DF"/>
    <w:pPr>
      <w:widowControl/>
      <w:tabs>
        <w:tab w:val="left" w:pos="-1440"/>
        <w:tab w:val="left" w:pos="-720"/>
      </w:tabs>
      <w:spacing w:line="264" w:lineRule="auto"/>
      <w:ind w:left="720" w:hanging="720"/>
    </w:pPr>
    <w:rPr>
      <w:rFonts w:ascii="Times New Roman" w:eastAsia="Times New Roman" w:hAnsi="Times New Roman"/>
      <w:i/>
      <w:color w:val="auto"/>
      <w:szCs w:val="20"/>
    </w:rPr>
  </w:style>
  <w:style w:type="character" w:customStyle="1" w:styleId="BodyTextIndentChar">
    <w:name w:val="Body Text Indent Char"/>
    <w:basedOn w:val="DefaultParagraphFont"/>
    <w:link w:val="BodyTextIndent"/>
    <w:uiPriority w:val="99"/>
    <w:semiHidden/>
    <w:rsid w:val="005634DF"/>
    <w:rPr>
      <w:rFonts w:cs="Arial"/>
      <w:i/>
      <w:sz w:val="24"/>
    </w:rPr>
  </w:style>
  <w:style w:type="paragraph" w:styleId="BodyTextIndent2">
    <w:name w:val="Body Text Indent 2"/>
    <w:basedOn w:val="Normal"/>
    <w:link w:val="BodyTextIndent2Char"/>
    <w:uiPriority w:val="99"/>
    <w:semiHidden/>
    <w:unhideWhenUsed/>
    <w:rsid w:val="005634DF"/>
    <w:pPr>
      <w:widowControl/>
      <w:spacing w:line="264" w:lineRule="auto"/>
      <w:ind w:left="720"/>
    </w:pPr>
    <w:rPr>
      <w:rFonts w:ascii="Times New Roman" w:eastAsia="Times New Roman" w:hAnsi="Times New Roman"/>
      <w:i/>
      <w:color w:val="auto"/>
      <w:szCs w:val="20"/>
    </w:rPr>
  </w:style>
  <w:style w:type="character" w:customStyle="1" w:styleId="BodyTextIndent2Char">
    <w:name w:val="Body Text Indent 2 Char"/>
    <w:basedOn w:val="DefaultParagraphFont"/>
    <w:link w:val="BodyTextIndent2"/>
    <w:uiPriority w:val="99"/>
    <w:semiHidden/>
    <w:rsid w:val="005634DF"/>
    <w:rPr>
      <w:rFonts w:cs="Arial"/>
      <w:i/>
      <w:sz w:val="24"/>
    </w:rPr>
  </w:style>
  <w:style w:type="paragraph" w:styleId="BodyTextIndent3">
    <w:name w:val="Body Text Indent 3"/>
    <w:basedOn w:val="Normal"/>
    <w:link w:val="BodyTextIndent3Char"/>
    <w:uiPriority w:val="99"/>
    <w:semiHidden/>
    <w:unhideWhenUsed/>
    <w:rsid w:val="005634DF"/>
    <w:pPr>
      <w:widowControl/>
      <w:spacing w:line="264" w:lineRule="auto"/>
      <w:ind w:left="720" w:hanging="720"/>
    </w:pPr>
    <w:rPr>
      <w:rFonts w:ascii="Times New Roman" w:eastAsia="Times New Roman" w:hAnsi="Times New Roman"/>
      <w:b/>
      <w:color w:val="auto"/>
      <w:szCs w:val="20"/>
    </w:rPr>
  </w:style>
  <w:style w:type="character" w:customStyle="1" w:styleId="BodyTextIndent3Char">
    <w:name w:val="Body Text Indent 3 Char"/>
    <w:basedOn w:val="DefaultParagraphFont"/>
    <w:link w:val="BodyTextIndent3"/>
    <w:uiPriority w:val="99"/>
    <w:semiHidden/>
    <w:rsid w:val="005634DF"/>
    <w:rPr>
      <w:rFonts w:cs="Arial"/>
      <w:b/>
      <w:sz w:val="24"/>
    </w:rPr>
  </w:style>
  <w:style w:type="character" w:styleId="BookTitle">
    <w:name w:val="Book Title"/>
    <w:basedOn w:val="DefaultParagraphFont"/>
    <w:uiPriority w:val="33"/>
    <w:qFormat/>
    <w:rsid w:val="005634DF"/>
    <w:rPr>
      <w:b/>
      <w:bCs/>
      <w:i/>
      <w:iCs/>
      <w:spacing w:val="5"/>
    </w:rPr>
  </w:style>
  <w:style w:type="character" w:customStyle="1" w:styleId="BT">
    <w:name w:val="BT"/>
    <w:rsid w:val="005634DF"/>
    <w:rPr>
      <w:rFonts w:ascii="Arial" w:hAnsi="Arial" w:cs="Arial" w:hint="default"/>
      <w:sz w:val="21"/>
    </w:rPr>
  </w:style>
  <w:style w:type="paragraph" w:customStyle="1" w:styleId="Bullet15">
    <w:name w:val="Bullet1/.5"/>
    <w:basedOn w:val="Normal"/>
    <w:uiPriority w:val="99"/>
    <w:rsid w:val="005634DF"/>
    <w:pPr>
      <w:keepLines/>
      <w:widowControl/>
      <w:spacing w:line="264" w:lineRule="auto"/>
      <w:ind w:left="360" w:hanging="360"/>
    </w:pPr>
    <w:rPr>
      <w:rFonts w:ascii="WP TypographicSymbols" w:eastAsia="Times New Roman" w:hAnsi="WP TypographicSymbols"/>
      <w:color w:val="auto"/>
      <w:szCs w:val="20"/>
    </w:rPr>
  </w:style>
  <w:style w:type="paragraph" w:customStyle="1" w:styleId="bullet1">
    <w:name w:val="bullet1"/>
    <w:basedOn w:val="Bullet15"/>
    <w:uiPriority w:val="99"/>
    <w:rsid w:val="005634DF"/>
    <w:pPr>
      <w:numPr>
        <w:numId w:val="19"/>
      </w:numPr>
      <w:spacing w:after="240" w:line="240" w:lineRule="auto"/>
    </w:pPr>
    <w:rPr>
      <w:rFonts w:ascii="Times New Roman" w:hAnsi="Times New Roman"/>
    </w:rPr>
  </w:style>
  <w:style w:type="paragraph" w:customStyle="1" w:styleId="Bulletedlist">
    <w:name w:val="Bulleted list"/>
    <w:basedOn w:val="ListParagraph"/>
    <w:rsid w:val="005634DF"/>
    <w:pPr>
      <w:widowControl/>
      <w:numPr>
        <w:numId w:val="20"/>
      </w:numPr>
      <w:spacing w:after="200"/>
      <w:contextualSpacing/>
    </w:pPr>
    <w:rPr>
      <w:rFonts w:eastAsia="Times New Roman"/>
      <w:sz w:val="22"/>
    </w:rPr>
  </w:style>
  <w:style w:type="paragraph" w:customStyle="1" w:styleId="BVIfnr1">
    <w:name w:val="BVI fnr1"/>
    <w:aliases w:val="BVI fnr Car Car1,BVI fnr Car1,BVI fnr Car Car Car Car1,BVI fnr Car Car Car Car Char, BVI fnr Car Car1, BVI fnr Car Car Car Car1, BVI fnr Car Car Car Car Char"/>
    <w:basedOn w:val="Normal"/>
    <w:link w:val="FootnoteReference"/>
    <w:uiPriority w:val="99"/>
    <w:rsid w:val="002E0A0C"/>
    <w:pPr>
      <w:widowControl/>
      <w:spacing w:after="160" w:line="240" w:lineRule="exact"/>
    </w:pPr>
    <w:rPr>
      <w:rFonts w:eastAsia="Calibri" w:cs="Times New Roman"/>
      <w:color w:val="auto"/>
      <w:sz w:val="20"/>
      <w:szCs w:val="20"/>
      <w:vertAlign w:val="superscript"/>
    </w:rPr>
  </w:style>
  <w:style w:type="paragraph" w:customStyle="1" w:styleId="ColorfulList-Accent11">
    <w:name w:val="Colorful List - Accent 11"/>
    <w:basedOn w:val="Normal"/>
    <w:link w:val="ColorfulList-Accent1Char"/>
    <w:uiPriority w:val="99"/>
    <w:qFormat/>
    <w:rsid w:val="005634DF"/>
    <w:pPr>
      <w:widowControl/>
      <w:spacing w:after="200"/>
      <w:ind w:left="720"/>
      <w:contextualSpacing/>
    </w:pPr>
    <w:rPr>
      <w:rFonts w:ascii="Calibri" w:eastAsia="Times New Roman" w:hAnsi="Calibri" w:cs="Times New Roman"/>
      <w:color w:val="auto"/>
    </w:rPr>
  </w:style>
  <w:style w:type="character" w:customStyle="1" w:styleId="ColorfulList-Accent1Char">
    <w:name w:val="Colorful List - Accent 1 Char"/>
    <w:link w:val="ColorfulList-Accent11"/>
    <w:uiPriority w:val="99"/>
    <w:rsid w:val="005634DF"/>
    <w:rPr>
      <w:rFonts w:ascii="Calibri" w:hAnsi="Calibri"/>
      <w:sz w:val="24"/>
      <w:szCs w:val="24"/>
    </w:rPr>
  </w:style>
  <w:style w:type="paragraph" w:styleId="DocumentMap">
    <w:name w:val="Document Map"/>
    <w:basedOn w:val="Normal"/>
    <w:link w:val="DocumentMapChar"/>
    <w:uiPriority w:val="99"/>
    <w:semiHidden/>
    <w:unhideWhenUsed/>
    <w:rsid w:val="005634DF"/>
    <w:pPr>
      <w:widowControl/>
      <w:spacing w:line="240" w:lineRule="auto"/>
    </w:pPr>
    <w:rPr>
      <w:rFonts w:ascii="Tahoma" w:eastAsiaTheme="minorEastAsia" w:hAnsi="Tahoma" w:cs="Tahoma"/>
      <w:color w:val="auto"/>
      <w:sz w:val="16"/>
      <w:szCs w:val="16"/>
    </w:rPr>
  </w:style>
  <w:style w:type="character" w:customStyle="1" w:styleId="DocumentMapChar">
    <w:name w:val="Document Map Char"/>
    <w:basedOn w:val="DefaultParagraphFont"/>
    <w:link w:val="DocumentMap"/>
    <w:uiPriority w:val="99"/>
    <w:semiHidden/>
    <w:rsid w:val="005634DF"/>
    <w:rPr>
      <w:rFonts w:ascii="Tahoma" w:eastAsiaTheme="minorEastAsia" w:hAnsi="Tahoma" w:cs="Tahoma"/>
      <w:sz w:val="16"/>
      <w:szCs w:val="16"/>
    </w:rPr>
  </w:style>
  <w:style w:type="paragraph" w:customStyle="1" w:styleId="DocumentNameHeadline">
    <w:name w:val="Document Name/Headline"/>
    <w:basedOn w:val="Normal"/>
    <w:link w:val="DocumentNameHeadlineChar"/>
    <w:qFormat/>
    <w:rsid w:val="005634DF"/>
    <w:pPr>
      <w:spacing w:line="240" w:lineRule="auto"/>
    </w:pPr>
    <w:rPr>
      <w:rFonts w:eastAsia="Times New Roman"/>
      <w:b/>
      <w:caps/>
      <w:color w:val="94A545"/>
      <w:sz w:val="28"/>
      <w:szCs w:val="36"/>
    </w:rPr>
  </w:style>
  <w:style w:type="character" w:customStyle="1" w:styleId="DocumentNameHeadlineChar">
    <w:name w:val="Document Name/Headline Char"/>
    <w:basedOn w:val="DefaultParagraphFont"/>
    <w:link w:val="DocumentNameHeadline"/>
    <w:rsid w:val="005634DF"/>
    <w:rPr>
      <w:rFonts w:ascii="Gill Sans MT" w:hAnsi="Gill Sans MT" w:cs="Arial"/>
      <w:b/>
      <w:caps/>
      <w:color w:val="94A545"/>
      <w:sz w:val="28"/>
      <w:szCs w:val="36"/>
    </w:rPr>
  </w:style>
  <w:style w:type="paragraph" w:customStyle="1" w:styleId="Tabletitle">
    <w:name w:val="Table title"/>
    <w:basedOn w:val="Normal"/>
    <w:link w:val="TabletitleChar"/>
    <w:rsid w:val="0051257A"/>
    <w:pPr>
      <w:keepNext/>
      <w:widowControl/>
      <w:spacing w:after="120" w:line="259" w:lineRule="auto"/>
    </w:pPr>
    <w:rPr>
      <w:b/>
      <w:snapToGrid w:val="0"/>
      <w:sz w:val="22"/>
      <w:szCs w:val="22"/>
    </w:rPr>
  </w:style>
  <w:style w:type="paragraph" w:customStyle="1" w:styleId="Figuretitle">
    <w:name w:val="Figure title"/>
    <w:basedOn w:val="Tabletitle"/>
    <w:rsid w:val="005634DF"/>
  </w:style>
  <w:style w:type="paragraph" w:customStyle="1" w:styleId="Footnote">
    <w:name w:val="Footnote"/>
    <w:basedOn w:val="FootnoteText"/>
    <w:rsid w:val="005634DF"/>
    <w:pPr>
      <w:widowControl/>
      <w:spacing w:after="40"/>
    </w:pPr>
    <w:rPr>
      <w:rFonts w:ascii="Calibri" w:eastAsia="Times New Roman" w:hAnsi="Calibri" w:cs="Times New Roman"/>
      <w:color w:val="auto"/>
      <w:sz w:val="18"/>
    </w:rPr>
  </w:style>
  <w:style w:type="table" w:customStyle="1" w:styleId="GridTable1Light1">
    <w:name w:val="Grid Table 1 Light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634DF"/>
    <w:rPr>
      <w:rFonts w:asciiTheme="minorHAnsi" w:eastAsiaTheme="minorEastAsia" w:hAnsiTheme="minorHAnsi" w:cstheme="minorBidi"/>
      <w:sz w:val="22"/>
      <w:szCs w:val="22"/>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61">
    <w:name w:val="Grid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31">
    <w:name w:val="Grid Table 4 - Accent 3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51">
    <w:name w:val="Grid Table 4 - Accent 51"/>
    <w:basedOn w:val="TableNormal"/>
    <w:uiPriority w:val="49"/>
    <w:rsid w:val="005634DF"/>
    <w:rPr>
      <w:rFonts w:asciiTheme="minorHAnsi" w:eastAsiaTheme="minorEastAsia"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510">
    <w:name w:val="Grid Table 4 - Accent 510"/>
    <w:basedOn w:val="TableNormal"/>
    <w:uiPriority w:val="49"/>
    <w:rsid w:val="005634DF"/>
    <w:rPr>
      <w:rFonts w:asciiTheme="minorHAnsi" w:eastAsiaTheme="minorHAnsi" w:hAnsiTheme="minorHAnsi" w:cstheme="minorBidi"/>
      <w:sz w:val="22"/>
      <w:szCs w:val="22"/>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erChar">
    <w:name w:val="Header Char"/>
    <w:basedOn w:val="DefaultParagraphFont"/>
    <w:link w:val="Header"/>
    <w:uiPriority w:val="99"/>
    <w:rsid w:val="005634DF"/>
    <w:rPr>
      <w:rFonts w:ascii="Gill Sans MT" w:eastAsia="Arial" w:hAnsi="Gill Sans MT" w:cs="Arial"/>
      <w:color w:val="000000"/>
      <w:sz w:val="24"/>
      <w:szCs w:val="24"/>
    </w:rPr>
  </w:style>
  <w:style w:type="character" w:customStyle="1" w:styleId="Heading3Char">
    <w:name w:val="Heading 3 Char"/>
    <w:basedOn w:val="DefaultParagraphFont"/>
    <w:link w:val="Heading3"/>
    <w:uiPriority w:val="9"/>
    <w:rsid w:val="00C115D4"/>
    <w:rPr>
      <w:rFonts w:ascii="Gill Sans MT" w:eastAsia="Cabin" w:hAnsi="Gill Sans MT" w:cs="Cabin"/>
      <w:b/>
      <w:color w:val="000000"/>
      <w:sz w:val="24"/>
      <w:szCs w:val="24"/>
    </w:rPr>
  </w:style>
  <w:style w:type="character" w:customStyle="1" w:styleId="Heading4Char">
    <w:name w:val="Heading 4 Char"/>
    <w:basedOn w:val="DefaultParagraphFont"/>
    <w:link w:val="Heading4"/>
    <w:uiPriority w:val="9"/>
    <w:rsid w:val="005634DF"/>
    <w:rPr>
      <w:rFonts w:ascii="Gill Sans MT" w:eastAsia="Arial" w:hAnsi="Gill Sans MT" w:cs="Arial"/>
      <w:b/>
      <w:color w:val="000000"/>
      <w:sz w:val="24"/>
      <w:szCs w:val="24"/>
    </w:rPr>
  </w:style>
  <w:style w:type="character" w:customStyle="1" w:styleId="Heading5Char">
    <w:name w:val="Heading 5 Char"/>
    <w:basedOn w:val="DefaultParagraphFont"/>
    <w:link w:val="Heading5"/>
    <w:uiPriority w:val="9"/>
    <w:rsid w:val="005634DF"/>
    <w:rPr>
      <w:rFonts w:ascii="Gill Sans MT" w:eastAsia="Arial" w:hAnsi="Gill Sans MT" w:cs="Arial"/>
      <w:b/>
      <w:color w:val="000000"/>
      <w:sz w:val="24"/>
      <w:szCs w:val="24"/>
    </w:rPr>
  </w:style>
  <w:style w:type="character" w:styleId="HTMLCite">
    <w:name w:val="HTML Cite"/>
    <w:basedOn w:val="DefaultParagraphFont"/>
    <w:uiPriority w:val="99"/>
    <w:semiHidden/>
    <w:unhideWhenUsed/>
    <w:rsid w:val="005634DF"/>
    <w:rPr>
      <w:i/>
      <w:iCs/>
    </w:rPr>
  </w:style>
  <w:style w:type="character" w:styleId="IntenseReference">
    <w:name w:val="Intense Reference"/>
    <w:basedOn w:val="DefaultParagraphFont"/>
    <w:uiPriority w:val="32"/>
    <w:qFormat/>
    <w:rsid w:val="005634DF"/>
    <w:rPr>
      <w:b/>
      <w:bCs/>
      <w:smallCaps/>
      <w:color w:val="4F81BD" w:themeColor="accent1"/>
      <w:spacing w:val="5"/>
    </w:rPr>
  </w:style>
  <w:style w:type="table" w:customStyle="1" w:styleId="ListTable2-Accent61">
    <w:name w:val="List Table 2 - Accent 61"/>
    <w:basedOn w:val="TableNormal"/>
    <w:uiPriority w:val="47"/>
    <w:rsid w:val="005634DF"/>
    <w:rPr>
      <w:rFonts w:asciiTheme="minorHAnsi" w:eastAsiaTheme="minorEastAsia" w:hAnsiTheme="minorHAnsi" w:cstheme="minorBidi"/>
      <w:sz w:val="22"/>
      <w:szCs w:val="22"/>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ainHeader">
    <w:name w:val="Main Header"/>
    <w:basedOn w:val="BodyText3"/>
    <w:link w:val="MainHeaderChar"/>
    <w:qFormat/>
    <w:rsid w:val="005634DF"/>
    <w:pPr>
      <w:tabs>
        <w:tab w:val="clear" w:pos="-1440"/>
        <w:tab w:val="clear" w:pos="-720"/>
        <w:tab w:val="clear" w:pos="0"/>
        <w:tab w:val="clear" w:pos="150"/>
        <w:tab w:val="clear" w:pos="300"/>
        <w:tab w:val="clear" w:pos="450"/>
        <w:tab w:val="clear" w:pos="600"/>
        <w:tab w:val="clear" w:pos="720"/>
        <w:tab w:val="clear" w:pos="750"/>
        <w:tab w:val="clear" w:pos="900"/>
        <w:tab w:val="clear" w:pos="1050"/>
        <w:tab w:val="clear" w:pos="1200"/>
        <w:tab w:val="clear" w:pos="1350"/>
        <w:tab w:val="clear" w:pos="1440"/>
        <w:tab w:val="clear" w:pos="1500"/>
        <w:tab w:val="clear" w:pos="1650"/>
        <w:tab w:val="clear" w:pos="1800"/>
      </w:tabs>
      <w:snapToGrid w:val="0"/>
      <w:spacing w:after="80" w:line="240" w:lineRule="auto"/>
    </w:pPr>
    <w:rPr>
      <w:rFonts w:asciiTheme="minorHAnsi" w:hAnsiTheme="minorHAnsi" w:cstheme="minorBidi"/>
      <w:b/>
      <w:i w:val="0"/>
      <w:smallCaps/>
      <w:sz w:val="28"/>
      <w:szCs w:val="22"/>
    </w:rPr>
  </w:style>
  <w:style w:type="character" w:customStyle="1" w:styleId="MainHeaderChar">
    <w:name w:val="Main Header Char"/>
    <w:link w:val="MainHeader"/>
    <w:locked/>
    <w:rsid w:val="005634DF"/>
    <w:rPr>
      <w:rFonts w:asciiTheme="minorHAnsi" w:hAnsiTheme="minorHAnsi" w:cstheme="minorBidi"/>
      <w:b/>
      <w:smallCaps/>
      <w:sz w:val="28"/>
      <w:szCs w:val="22"/>
    </w:rPr>
  </w:style>
  <w:style w:type="paragraph" w:customStyle="1" w:styleId="MediumGrid1-Accent21">
    <w:name w:val="Medium Grid 1 - Accent 21"/>
    <w:basedOn w:val="Normal"/>
    <w:uiPriority w:val="99"/>
    <w:semiHidden/>
    <w:qFormat/>
    <w:rsid w:val="005634DF"/>
    <w:pPr>
      <w:widowControl/>
      <w:spacing w:after="200"/>
      <w:ind w:left="720"/>
    </w:pPr>
    <w:rPr>
      <w:rFonts w:ascii="Calibri" w:eastAsia="Calibri" w:hAnsi="Calibri" w:cs="Calibri"/>
      <w:color w:val="auto"/>
    </w:rPr>
  </w:style>
  <w:style w:type="character" w:customStyle="1" w:styleId="NoSpacingChar">
    <w:name w:val="No Spacing Char"/>
    <w:basedOn w:val="DefaultParagraphFont"/>
    <w:link w:val="NoSpacing"/>
    <w:uiPriority w:val="1"/>
    <w:rsid w:val="005634DF"/>
    <w:rPr>
      <w:rFonts w:asciiTheme="minorHAnsi" w:eastAsiaTheme="minorEastAsia" w:hAnsiTheme="minorHAnsi" w:cstheme="minorBidi"/>
      <w:sz w:val="22"/>
      <w:szCs w:val="22"/>
    </w:rPr>
  </w:style>
  <w:style w:type="paragraph" w:customStyle="1" w:styleId="Pa8">
    <w:name w:val="Pa8"/>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customStyle="1" w:styleId="Pa9">
    <w:name w:val="Pa9"/>
    <w:basedOn w:val="Default"/>
    <w:next w:val="Default"/>
    <w:uiPriority w:val="99"/>
    <w:semiHidden/>
    <w:rsid w:val="005634DF"/>
    <w:pPr>
      <w:spacing w:line="201" w:lineRule="atLeast"/>
    </w:pPr>
    <w:rPr>
      <w:rFonts w:ascii="StempelSchneidler" w:eastAsiaTheme="minorEastAsia" w:hAnsi="StempelSchneidler" w:cstheme="minorBidi"/>
      <w:color w:val="auto"/>
    </w:rPr>
  </w:style>
  <w:style w:type="paragraph" w:styleId="PlainText">
    <w:name w:val="Plain Text"/>
    <w:basedOn w:val="Normal"/>
    <w:link w:val="PlainTextChar"/>
    <w:uiPriority w:val="99"/>
    <w:semiHidden/>
    <w:unhideWhenUsed/>
    <w:rsid w:val="005634DF"/>
    <w:pPr>
      <w:widowControl/>
      <w:spacing w:line="240" w:lineRule="auto"/>
    </w:pPr>
    <w:rPr>
      <w:rFonts w:ascii="Calibri" w:eastAsiaTheme="minorHAnsi" w:hAnsi="Calibri" w:cs="Calibri"/>
      <w:color w:val="auto"/>
    </w:rPr>
  </w:style>
  <w:style w:type="character" w:customStyle="1" w:styleId="PlainTextChar">
    <w:name w:val="Plain Text Char"/>
    <w:basedOn w:val="DefaultParagraphFont"/>
    <w:link w:val="PlainText"/>
    <w:uiPriority w:val="99"/>
    <w:semiHidden/>
    <w:rsid w:val="005634DF"/>
    <w:rPr>
      <w:rFonts w:ascii="Calibri" w:eastAsiaTheme="minorHAnsi" w:hAnsi="Calibri" w:cs="Calibri"/>
      <w:sz w:val="24"/>
      <w:szCs w:val="24"/>
    </w:rPr>
  </w:style>
  <w:style w:type="paragraph" w:customStyle="1" w:styleId="ProposalTableHeading1">
    <w:name w:val="Proposal Table Heading 1"/>
    <w:basedOn w:val="Normal"/>
    <w:rsid w:val="005634DF"/>
    <w:pPr>
      <w:widowControl/>
      <w:autoSpaceDE w:val="0"/>
      <w:autoSpaceDN w:val="0"/>
      <w:adjustRightInd w:val="0"/>
      <w:spacing w:line="240" w:lineRule="auto"/>
      <w:jc w:val="center"/>
    </w:pPr>
    <w:rPr>
      <w:rFonts w:ascii="Arial Narrow" w:eastAsia="Times New Roman" w:hAnsi="Arial Narrow" w:cs="Times New Roman"/>
      <w:b/>
      <w:bCs/>
      <w:color w:val="FFFFFF"/>
      <w:sz w:val="20"/>
      <w:szCs w:val="20"/>
    </w:rPr>
  </w:style>
  <w:style w:type="paragraph" w:customStyle="1" w:styleId="ProposalTableText">
    <w:name w:val="Proposal Table Text"/>
    <w:basedOn w:val="Normal"/>
    <w:rsid w:val="005634DF"/>
    <w:pPr>
      <w:widowControl/>
      <w:autoSpaceDE w:val="0"/>
      <w:autoSpaceDN w:val="0"/>
      <w:adjustRightInd w:val="0"/>
      <w:spacing w:line="240" w:lineRule="auto"/>
    </w:pPr>
    <w:rPr>
      <w:rFonts w:ascii="Arial Narrow" w:eastAsia="Times New Roman" w:hAnsi="Arial Narrow"/>
      <w:sz w:val="20"/>
      <w:szCs w:val="20"/>
    </w:rPr>
  </w:style>
  <w:style w:type="character" w:customStyle="1" w:styleId="storydeck">
    <w:name w:val="storydeck"/>
    <w:basedOn w:val="DefaultParagraphFont"/>
    <w:rsid w:val="005634DF"/>
  </w:style>
  <w:style w:type="character" w:styleId="Strong">
    <w:name w:val="Strong"/>
    <w:qFormat/>
    <w:rsid w:val="005634DF"/>
    <w:rPr>
      <w:b/>
      <w:bCs/>
    </w:rPr>
  </w:style>
  <w:style w:type="paragraph" w:customStyle="1" w:styleId="Subheader">
    <w:name w:val="Sub header"/>
    <w:basedOn w:val="Heading3"/>
    <w:link w:val="SubheaderChar"/>
    <w:qFormat/>
    <w:rsid w:val="005634DF"/>
    <w:pPr>
      <w:keepLines/>
      <w:snapToGrid w:val="0"/>
      <w:spacing w:before="200" w:after="0" w:line="240" w:lineRule="auto"/>
      <w:ind w:left="0" w:firstLine="0"/>
    </w:pPr>
    <w:rPr>
      <w:rFonts w:ascii="Cambria" w:eastAsia="Times New Roman" w:hAnsi="Cambria" w:cstheme="minorBidi"/>
      <w:i/>
      <w:smallCaps/>
      <w:color w:val="auto"/>
    </w:rPr>
  </w:style>
  <w:style w:type="character" w:customStyle="1" w:styleId="SubheaderChar">
    <w:name w:val="Sub header Char"/>
    <w:link w:val="Subheader"/>
    <w:locked/>
    <w:rsid w:val="005634DF"/>
    <w:rPr>
      <w:rFonts w:ascii="Cambria" w:hAnsi="Cambria" w:cstheme="minorBidi"/>
      <w:b/>
      <w:i/>
      <w:smallCaps/>
      <w:sz w:val="24"/>
      <w:szCs w:val="24"/>
    </w:rPr>
  </w:style>
  <w:style w:type="paragraph" w:styleId="Subtitle">
    <w:name w:val="Subtitle"/>
    <w:basedOn w:val="Normal"/>
    <w:next w:val="Normal"/>
    <w:link w:val="SubtitleChar"/>
    <w:uiPriority w:val="99"/>
    <w:qFormat/>
    <w:rsid w:val="005634DF"/>
    <w:pPr>
      <w:keepNext/>
      <w:keepLines/>
      <w:spacing w:before="360" w:after="80"/>
      <w:contextualSpacing/>
    </w:pPr>
    <w:rPr>
      <w:rFonts w:ascii="Georgia" w:eastAsia="Georgia" w:hAnsi="Georgia" w:cs="Georgia"/>
      <w:i/>
      <w:color w:val="666666"/>
      <w:sz w:val="48"/>
    </w:rPr>
  </w:style>
  <w:style w:type="character" w:customStyle="1" w:styleId="SubtitleChar">
    <w:name w:val="Subtitle Char"/>
    <w:basedOn w:val="DefaultParagraphFont"/>
    <w:link w:val="Subtitle"/>
    <w:uiPriority w:val="99"/>
    <w:rsid w:val="005634DF"/>
    <w:rPr>
      <w:rFonts w:ascii="Georgia" w:eastAsia="Georgia" w:hAnsi="Georgia" w:cs="Georgia"/>
      <w:i/>
      <w:color w:val="666666"/>
      <w:sz w:val="48"/>
      <w:szCs w:val="24"/>
    </w:rPr>
  </w:style>
  <w:style w:type="character" w:styleId="SubtleEmphasis">
    <w:name w:val="Subtle Emphasis"/>
    <w:basedOn w:val="DefaultParagraphFont"/>
    <w:uiPriority w:val="19"/>
    <w:qFormat/>
    <w:rsid w:val="005634DF"/>
    <w:rPr>
      <w:i/>
      <w:iCs/>
      <w:color w:val="404040" w:themeColor="text1" w:themeTint="BF"/>
    </w:rPr>
  </w:style>
  <w:style w:type="character" w:customStyle="1" w:styleId="T">
    <w:name w:val="T"/>
    <w:rsid w:val="005634DF"/>
    <w:rPr>
      <w:rFonts w:ascii="Arial" w:hAnsi="Arial" w:cs="Arial" w:hint="default"/>
      <w:sz w:val="20"/>
    </w:rPr>
  </w:style>
  <w:style w:type="table" w:customStyle="1" w:styleId="TableGrid4">
    <w:name w:val="Table Grid4"/>
    <w:basedOn w:val="TableNormal"/>
    <w:rsid w:val="005634DF"/>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autoRedefine/>
    <w:rsid w:val="005634DF"/>
    <w:pPr>
      <w:widowControl/>
      <w:tabs>
        <w:tab w:val="right" w:leader="dot" w:pos="6462"/>
      </w:tabs>
      <w:spacing w:line="240" w:lineRule="auto"/>
    </w:pPr>
    <w:rPr>
      <w:rFonts w:ascii="Times New Roman" w:eastAsia="Times New Roman" w:hAnsi="Times New Roman" w:cs="Times New Roman"/>
      <w:noProof/>
      <w:color w:val="auto"/>
      <w:lang w:eastAsia="zh-CN"/>
    </w:rPr>
  </w:style>
  <w:style w:type="paragraph" w:customStyle="1" w:styleId="TEXT">
    <w:name w:val="TEXT"/>
    <w:basedOn w:val="Normal"/>
    <w:autoRedefine/>
    <w:rsid w:val="005634DF"/>
    <w:pPr>
      <w:widowControl/>
      <w:spacing w:line="240" w:lineRule="auto"/>
    </w:pPr>
    <w:rPr>
      <w:rFonts w:ascii="Times New Roman" w:eastAsia="Times New Roman" w:hAnsi="Times New Roman" w:cs="Times New Roman"/>
      <w:smallCaps/>
      <w:color w:val="auto"/>
      <w:sz w:val="20"/>
      <w:szCs w:val="20"/>
      <w:lang w:eastAsia="zh-CN"/>
    </w:rPr>
  </w:style>
  <w:style w:type="paragraph" w:styleId="Title">
    <w:name w:val="Title"/>
    <w:basedOn w:val="Normal"/>
    <w:next w:val="Normal"/>
    <w:link w:val="TitleChar"/>
    <w:rsid w:val="005634DF"/>
    <w:pPr>
      <w:keepNext/>
      <w:keepLines/>
      <w:spacing w:before="480" w:after="120"/>
      <w:contextualSpacing/>
    </w:pPr>
    <w:rPr>
      <w:b/>
      <w:sz w:val="72"/>
    </w:rPr>
  </w:style>
  <w:style w:type="character" w:customStyle="1" w:styleId="TitleChar">
    <w:name w:val="Title Char"/>
    <w:basedOn w:val="DefaultParagraphFont"/>
    <w:link w:val="Title"/>
    <w:rsid w:val="005634DF"/>
    <w:rPr>
      <w:rFonts w:ascii="Gill Sans MT" w:eastAsia="Arial" w:hAnsi="Gill Sans MT" w:cs="Arial"/>
      <w:b/>
      <w:color w:val="000000"/>
      <w:sz w:val="72"/>
      <w:szCs w:val="24"/>
    </w:rPr>
  </w:style>
  <w:style w:type="paragraph" w:customStyle="1" w:styleId="Title1">
    <w:name w:val="Title1"/>
    <w:basedOn w:val="Normal"/>
    <w:next w:val="TABLETEXT"/>
    <w:rsid w:val="005634DF"/>
    <w:pPr>
      <w:widowControl/>
      <w:spacing w:line="240" w:lineRule="auto"/>
      <w:jc w:val="center"/>
    </w:pPr>
    <w:rPr>
      <w:rFonts w:ascii="Times New Roman" w:eastAsia="Times New Roman" w:hAnsi="Times New Roman" w:cs="Times New Roman"/>
      <w:caps/>
      <w:color w:val="auto"/>
      <w:sz w:val="20"/>
      <w:szCs w:val="20"/>
      <w:lang w:eastAsia="zh-CN"/>
    </w:rPr>
  </w:style>
  <w:style w:type="character" w:customStyle="1" w:styleId="TL2">
    <w:name w:val="TL2"/>
    <w:rsid w:val="005634DF"/>
  </w:style>
  <w:style w:type="character" w:customStyle="1" w:styleId="UnresolvedMention1">
    <w:name w:val="Unresolved Mention1"/>
    <w:basedOn w:val="DefaultParagraphFont"/>
    <w:uiPriority w:val="99"/>
    <w:semiHidden/>
    <w:unhideWhenUsed/>
    <w:rsid w:val="005634DF"/>
    <w:rPr>
      <w:color w:val="808080"/>
      <w:shd w:val="clear" w:color="auto" w:fill="E6E6E6"/>
    </w:rPr>
  </w:style>
  <w:style w:type="paragraph" w:customStyle="1" w:styleId="xl65">
    <w:name w:val="xl65"/>
    <w:basedOn w:val="Normal"/>
    <w:rsid w:val="005634DF"/>
    <w:pPr>
      <w:widowControl/>
      <w:spacing w:before="100" w:beforeAutospacing="1" w:after="100" w:afterAutospacing="1" w:line="240" w:lineRule="auto"/>
    </w:pPr>
    <w:rPr>
      <w:rFonts w:eastAsia="Times New Roman" w:cs="Times New Roman"/>
      <w:color w:val="auto"/>
    </w:rPr>
  </w:style>
  <w:style w:type="paragraph" w:customStyle="1" w:styleId="xl66">
    <w:name w:val="xl66"/>
    <w:basedOn w:val="Normal"/>
    <w:rsid w:val="005634DF"/>
    <w:pPr>
      <w:widowControl/>
      <w:shd w:val="clear" w:color="000000" w:fill="D37D28"/>
      <w:spacing w:before="100" w:beforeAutospacing="1" w:after="100" w:afterAutospacing="1" w:line="240" w:lineRule="auto"/>
      <w:textAlignment w:val="center"/>
    </w:pPr>
    <w:rPr>
      <w:rFonts w:eastAsia="Times New Roman" w:cs="Times New Roman"/>
      <w:color w:val="auto"/>
      <w:sz w:val="20"/>
      <w:szCs w:val="20"/>
    </w:rPr>
  </w:style>
  <w:style w:type="paragraph" w:customStyle="1" w:styleId="xl67">
    <w:name w:val="xl67"/>
    <w:basedOn w:val="Normal"/>
    <w:rsid w:val="005634DF"/>
    <w:pPr>
      <w:widowControl/>
      <w:pBdr>
        <w:top w:val="single" w:sz="8"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color w:val="auto"/>
      <w:sz w:val="18"/>
      <w:szCs w:val="18"/>
    </w:rPr>
  </w:style>
  <w:style w:type="paragraph" w:customStyle="1" w:styleId="xl68">
    <w:name w:val="xl68"/>
    <w:basedOn w:val="Normal"/>
    <w:rsid w:val="005634DF"/>
    <w:pPr>
      <w:widowControl/>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69">
    <w:name w:val="xl69"/>
    <w:basedOn w:val="Normal"/>
    <w:rsid w:val="005634DF"/>
    <w:pPr>
      <w:widowControl/>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0">
    <w:name w:val="xl70"/>
    <w:basedOn w:val="Normal"/>
    <w:rsid w:val="005634DF"/>
    <w:pPr>
      <w:widowControl/>
      <w:pBdr>
        <w:top w:val="single" w:sz="8"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1">
    <w:name w:val="xl71"/>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eastAsia="Times New Roman" w:cs="Times New Roman"/>
      <w:sz w:val="18"/>
      <w:szCs w:val="18"/>
    </w:rPr>
  </w:style>
  <w:style w:type="paragraph" w:customStyle="1" w:styleId="xl72">
    <w:name w:val="xl72"/>
    <w:basedOn w:val="Normal"/>
    <w:rsid w:val="005634DF"/>
    <w:pPr>
      <w:widowControl/>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3">
    <w:name w:val="xl73"/>
    <w:basedOn w:val="Normal"/>
    <w:rsid w:val="005634DF"/>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4">
    <w:name w:val="xl74"/>
    <w:basedOn w:val="Normal"/>
    <w:rsid w:val="005634DF"/>
    <w:pPr>
      <w:widowControl/>
      <w:pBdr>
        <w:top w:val="single" w:sz="4" w:space="0" w:color="auto"/>
        <w:left w:val="single" w:sz="4" w:space="0" w:color="auto"/>
        <w:bottom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5">
    <w:name w:val="xl75"/>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6">
    <w:name w:val="xl76"/>
    <w:basedOn w:val="Normal"/>
    <w:rsid w:val="005634DF"/>
    <w:pPr>
      <w:widowControl/>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77">
    <w:name w:val="xl77"/>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78">
    <w:name w:val="xl78"/>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b/>
      <w:bCs/>
      <w:sz w:val="18"/>
      <w:szCs w:val="18"/>
    </w:rPr>
  </w:style>
  <w:style w:type="paragraph" w:customStyle="1" w:styleId="xl79">
    <w:name w:val="xl79"/>
    <w:basedOn w:val="Normal"/>
    <w:rsid w:val="005634DF"/>
    <w:pPr>
      <w:widowControl/>
      <w:pBdr>
        <w:top w:val="single" w:sz="4" w:space="0" w:color="auto"/>
      </w:pBdr>
      <w:shd w:val="clear" w:color="000000" w:fill="FFFFFF"/>
      <w:spacing w:before="100" w:beforeAutospacing="1" w:after="100" w:afterAutospacing="1" w:line="240" w:lineRule="auto"/>
      <w:ind w:firstLineChars="100" w:firstLine="100"/>
      <w:textAlignment w:val="center"/>
    </w:pPr>
    <w:rPr>
      <w:rFonts w:eastAsia="Times New Roman" w:cs="Times New Roman"/>
      <w:sz w:val="18"/>
      <w:szCs w:val="18"/>
    </w:rPr>
  </w:style>
  <w:style w:type="paragraph" w:customStyle="1" w:styleId="xl80">
    <w:name w:val="xl80"/>
    <w:basedOn w:val="Normal"/>
    <w:rsid w:val="005634DF"/>
    <w:pPr>
      <w:widowControl/>
      <w:pBdr>
        <w:top w:val="single" w:sz="4" w:space="0" w:color="auto"/>
      </w:pBdr>
      <w:shd w:val="clear" w:color="000000" w:fill="FFFFFF"/>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1">
    <w:name w:val="xl81"/>
    <w:basedOn w:val="Normal"/>
    <w:rsid w:val="005634DF"/>
    <w:pPr>
      <w:widowControl/>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2">
    <w:name w:val="xl82"/>
    <w:basedOn w:val="Normal"/>
    <w:rsid w:val="005634DF"/>
    <w:pPr>
      <w:widowControl/>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3">
    <w:name w:val="xl83"/>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4">
    <w:name w:val="xl84"/>
    <w:basedOn w:val="Normal"/>
    <w:rsid w:val="005634DF"/>
    <w:pPr>
      <w:widowControl/>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5">
    <w:name w:val="xl85"/>
    <w:basedOn w:val="Normal"/>
    <w:rsid w:val="005634DF"/>
    <w:pPr>
      <w:widowControl/>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eastAsia="Times New Roman" w:cs="Times New Roman"/>
      <w:color w:val="auto"/>
      <w:sz w:val="18"/>
      <w:szCs w:val="18"/>
    </w:rPr>
  </w:style>
  <w:style w:type="paragraph" w:customStyle="1" w:styleId="xl86">
    <w:name w:val="xl86"/>
    <w:basedOn w:val="Normal"/>
    <w:rsid w:val="005634DF"/>
    <w:pPr>
      <w:widowControl/>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7">
    <w:name w:val="xl87"/>
    <w:basedOn w:val="Normal"/>
    <w:rsid w:val="005634DF"/>
    <w:pPr>
      <w:widowControl/>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8">
    <w:name w:val="xl88"/>
    <w:basedOn w:val="Normal"/>
    <w:rsid w:val="005634DF"/>
    <w:pPr>
      <w:widowControl/>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eastAsia="Times New Roman" w:cs="Times New Roman"/>
      <w:color w:val="auto"/>
      <w:sz w:val="18"/>
      <w:szCs w:val="18"/>
    </w:rPr>
  </w:style>
  <w:style w:type="paragraph" w:customStyle="1" w:styleId="xl89">
    <w:name w:val="xl89"/>
    <w:basedOn w:val="Normal"/>
    <w:rsid w:val="005634DF"/>
    <w:pPr>
      <w:widowControl/>
      <w:pBdr>
        <w:top w:val="single" w:sz="4" w:space="0" w:color="auto"/>
      </w:pBdr>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paragraph" w:customStyle="1" w:styleId="xl90">
    <w:name w:val="xl90"/>
    <w:basedOn w:val="Normal"/>
    <w:rsid w:val="005634DF"/>
    <w:pPr>
      <w:widowControl/>
      <w:shd w:val="clear" w:color="000000" w:fill="D37D28"/>
      <w:spacing w:before="100" w:beforeAutospacing="1" w:after="100" w:afterAutospacing="1" w:line="240" w:lineRule="auto"/>
      <w:jc w:val="center"/>
      <w:textAlignment w:val="center"/>
    </w:pPr>
    <w:rPr>
      <w:rFonts w:eastAsia="Times New Roman" w:cs="Times New Roman"/>
      <w:b/>
      <w:bCs/>
      <w:color w:val="auto"/>
      <w:sz w:val="20"/>
      <w:szCs w:val="20"/>
    </w:rPr>
  </w:style>
  <w:style w:type="character" w:customStyle="1" w:styleId="Heading6Char">
    <w:name w:val="Heading 6 Char"/>
    <w:basedOn w:val="DefaultParagraphFont"/>
    <w:link w:val="Heading6"/>
    <w:rsid w:val="00AB051C"/>
    <w:rPr>
      <w:rFonts w:ascii="Gill Sans MT" w:eastAsia="Arial" w:hAnsi="Gill Sans MT" w:cs="Arial"/>
      <w:b/>
      <w:color w:val="000000"/>
      <w:szCs w:val="24"/>
    </w:rPr>
  </w:style>
  <w:style w:type="character" w:customStyle="1" w:styleId="Heading7Char">
    <w:name w:val="Heading 7 Char"/>
    <w:basedOn w:val="DefaultParagraphFont"/>
    <w:link w:val="Heading7"/>
    <w:rsid w:val="00AB051C"/>
    <w:rPr>
      <w:rFonts w:ascii="Gill Sans MT" w:eastAsia="Arial" w:hAnsi="Gill Sans MT" w:cs="Arial"/>
      <w:color w:val="000000"/>
      <w:sz w:val="24"/>
      <w:szCs w:val="24"/>
    </w:rPr>
  </w:style>
  <w:style w:type="table" w:customStyle="1" w:styleId="2">
    <w:name w:val="2"/>
    <w:basedOn w:val="TableNormal"/>
    <w:rsid w:val="00F65DE7"/>
    <w:pPr>
      <w:widowControl w:val="0"/>
      <w:spacing w:line="276" w:lineRule="auto"/>
    </w:pPr>
    <w:rPr>
      <w:rFonts w:ascii="Arial" w:eastAsia="Arial" w:hAnsi="Arial" w:cs="Arial"/>
      <w:color w:val="2F5496"/>
      <w:sz w:val="22"/>
      <w:szCs w:val="22"/>
    </w:rPr>
    <w:tblPr>
      <w:tblStyleRowBandSize w:val="1"/>
      <w:tblStyleColBandSize w:val="1"/>
      <w:tblCellMar>
        <w:left w:w="115" w:type="dxa"/>
        <w:right w:w="115" w:type="dxa"/>
      </w:tblCellMar>
    </w:tblPr>
    <w:tcPr>
      <w:shd w:val="clear" w:color="auto" w:fill="DEEAF6"/>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bleTitleZOI">
    <w:name w:val="TableTitle ZOI"/>
    <w:basedOn w:val="Tabletitle"/>
    <w:link w:val="TableTitleZOIChar"/>
    <w:qFormat/>
    <w:rsid w:val="00B047A1"/>
    <w:pPr>
      <w:keepLines/>
      <w:tabs>
        <w:tab w:val="left" w:pos="3960"/>
      </w:tabs>
      <w:spacing w:before="240"/>
      <w:contextualSpacing/>
      <w:outlineLvl w:val="3"/>
    </w:pPr>
  </w:style>
  <w:style w:type="paragraph" w:customStyle="1" w:styleId="2TableTitle">
    <w:name w:val="2Table Title"/>
    <w:basedOn w:val="TT-TableTitle"/>
    <w:link w:val="2TableTitleChar"/>
    <w:qFormat/>
    <w:rsid w:val="00534D77"/>
    <w:rPr>
      <w:i w:val="0"/>
    </w:rPr>
  </w:style>
  <w:style w:type="character" w:customStyle="1" w:styleId="TabletitleChar">
    <w:name w:val="Table title Char"/>
    <w:basedOn w:val="DefaultParagraphFont"/>
    <w:link w:val="Tabletitle"/>
    <w:rsid w:val="0051257A"/>
    <w:rPr>
      <w:rFonts w:ascii="Gill Sans MT" w:eastAsia="Arial" w:hAnsi="Gill Sans MT" w:cs="Arial"/>
      <w:b/>
      <w:snapToGrid w:val="0"/>
      <w:color w:val="000000"/>
      <w:sz w:val="22"/>
      <w:szCs w:val="22"/>
    </w:rPr>
  </w:style>
  <w:style w:type="character" w:customStyle="1" w:styleId="TableTitleZOIChar">
    <w:name w:val="TableTitle ZOI Char"/>
    <w:basedOn w:val="TabletitleChar"/>
    <w:link w:val="TableTitleZOI"/>
    <w:rsid w:val="00B047A1"/>
    <w:rPr>
      <w:rFonts w:ascii="Gill Sans MT" w:eastAsia="Arial" w:hAnsi="Gill Sans MT" w:cs="Arial"/>
      <w:b/>
      <w:snapToGrid w:val="0"/>
      <w:color w:val="000000"/>
      <w:sz w:val="22"/>
      <w:szCs w:val="22"/>
    </w:rPr>
  </w:style>
  <w:style w:type="paragraph" w:customStyle="1" w:styleId="p1">
    <w:name w:val="p1"/>
    <w:basedOn w:val="Normal"/>
    <w:rsid w:val="008C6222"/>
    <w:pPr>
      <w:widowControl/>
      <w:spacing w:line="259" w:lineRule="auto"/>
    </w:pPr>
    <w:rPr>
      <w:rFonts w:ascii="Calibri" w:eastAsiaTheme="minorEastAsia" w:hAnsi="Calibri" w:cs="Times New Roman"/>
      <w:color w:val="auto"/>
      <w:sz w:val="17"/>
      <w:szCs w:val="17"/>
      <w:lang w:eastAsia="ja-JP"/>
    </w:rPr>
  </w:style>
  <w:style w:type="character" w:customStyle="1" w:styleId="TT-TableTitleChar">
    <w:name w:val="TT-Table Title Char"/>
    <w:basedOn w:val="Heading1Char"/>
    <w:link w:val="TT-TableTitle"/>
    <w:rsid w:val="00534D77"/>
    <w:rPr>
      <w:rFonts w:ascii="Gill Sans MT" w:eastAsia="Cabin" w:hAnsi="Gill Sans MT" w:cs="Arial"/>
      <w:b/>
      <w:i/>
      <w:caps w:val="0"/>
      <w:color w:val="94A545"/>
      <w:sz w:val="22"/>
      <w:szCs w:val="36"/>
    </w:rPr>
  </w:style>
  <w:style w:type="character" w:customStyle="1" w:styleId="2TableTitleChar">
    <w:name w:val="2Table Title Char"/>
    <w:basedOn w:val="TT-TableTitleChar"/>
    <w:link w:val="2TableTitle"/>
    <w:rsid w:val="00534D77"/>
    <w:rPr>
      <w:rFonts w:ascii="Gill Sans MT" w:eastAsia="Cabin" w:hAnsi="Gill Sans MT" w:cs="Arial"/>
      <w:b/>
      <w:i w:val="0"/>
      <w:caps w:val="0"/>
      <w:color w:val="94A545"/>
      <w:sz w:val="22"/>
      <w:szCs w:val="36"/>
    </w:rPr>
  </w:style>
  <w:style w:type="paragraph" w:customStyle="1" w:styleId="tablenotes">
    <w:name w:val="table notes"/>
    <w:basedOn w:val="Tabletitle"/>
    <w:rsid w:val="00BE5C3C"/>
    <w:pPr>
      <w:keepNext w:val="0"/>
      <w:spacing w:after="0"/>
    </w:pPr>
    <w:rPr>
      <w:b w:val="0"/>
      <w:sz w:val="16"/>
    </w:rPr>
  </w:style>
  <w:style w:type="character" w:customStyle="1" w:styleId="UnresolvedMention2">
    <w:name w:val="Unresolved Mention2"/>
    <w:basedOn w:val="DefaultParagraphFont"/>
    <w:uiPriority w:val="99"/>
    <w:semiHidden/>
    <w:unhideWhenUsed/>
    <w:rsid w:val="00705D47"/>
    <w:rPr>
      <w:color w:val="605E5C"/>
      <w:shd w:val="clear" w:color="auto" w:fill="E1DFDD"/>
    </w:rPr>
  </w:style>
  <w:style w:type="character" w:styleId="UnresolvedMention">
    <w:name w:val="Unresolved Mention"/>
    <w:basedOn w:val="DefaultParagraphFont"/>
    <w:uiPriority w:val="99"/>
    <w:semiHidden/>
    <w:unhideWhenUsed/>
    <w:rsid w:val="00CF4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024">
      <w:bodyDiv w:val="1"/>
      <w:marLeft w:val="0"/>
      <w:marRight w:val="0"/>
      <w:marTop w:val="0"/>
      <w:marBottom w:val="0"/>
      <w:divBdr>
        <w:top w:val="none" w:sz="0" w:space="0" w:color="auto"/>
        <w:left w:val="none" w:sz="0" w:space="0" w:color="auto"/>
        <w:bottom w:val="none" w:sz="0" w:space="0" w:color="auto"/>
        <w:right w:val="none" w:sz="0" w:space="0" w:color="auto"/>
      </w:divBdr>
    </w:div>
    <w:div w:id="6761381">
      <w:bodyDiv w:val="1"/>
      <w:marLeft w:val="0"/>
      <w:marRight w:val="0"/>
      <w:marTop w:val="0"/>
      <w:marBottom w:val="0"/>
      <w:divBdr>
        <w:top w:val="none" w:sz="0" w:space="0" w:color="auto"/>
        <w:left w:val="none" w:sz="0" w:space="0" w:color="auto"/>
        <w:bottom w:val="none" w:sz="0" w:space="0" w:color="auto"/>
        <w:right w:val="none" w:sz="0" w:space="0" w:color="auto"/>
      </w:divBdr>
    </w:div>
    <w:div w:id="12192701">
      <w:bodyDiv w:val="1"/>
      <w:marLeft w:val="0"/>
      <w:marRight w:val="0"/>
      <w:marTop w:val="0"/>
      <w:marBottom w:val="0"/>
      <w:divBdr>
        <w:top w:val="none" w:sz="0" w:space="0" w:color="auto"/>
        <w:left w:val="none" w:sz="0" w:space="0" w:color="auto"/>
        <w:bottom w:val="none" w:sz="0" w:space="0" w:color="auto"/>
        <w:right w:val="none" w:sz="0" w:space="0" w:color="auto"/>
      </w:divBdr>
    </w:div>
    <w:div w:id="26487911">
      <w:bodyDiv w:val="1"/>
      <w:marLeft w:val="0"/>
      <w:marRight w:val="0"/>
      <w:marTop w:val="0"/>
      <w:marBottom w:val="0"/>
      <w:divBdr>
        <w:top w:val="none" w:sz="0" w:space="0" w:color="auto"/>
        <w:left w:val="none" w:sz="0" w:space="0" w:color="auto"/>
        <w:bottom w:val="none" w:sz="0" w:space="0" w:color="auto"/>
        <w:right w:val="none" w:sz="0" w:space="0" w:color="auto"/>
      </w:divBdr>
    </w:div>
    <w:div w:id="45569814">
      <w:bodyDiv w:val="1"/>
      <w:marLeft w:val="0"/>
      <w:marRight w:val="0"/>
      <w:marTop w:val="0"/>
      <w:marBottom w:val="0"/>
      <w:divBdr>
        <w:top w:val="none" w:sz="0" w:space="0" w:color="auto"/>
        <w:left w:val="none" w:sz="0" w:space="0" w:color="auto"/>
        <w:bottom w:val="none" w:sz="0" w:space="0" w:color="auto"/>
        <w:right w:val="none" w:sz="0" w:space="0" w:color="auto"/>
      </w:divBdr>
    </w:div>
    <w:div w:id="51732158">
      <w:bodyDiv w:val="1"/>
      <w:marLeft w:val="0"/>
      <w:marRight w:val="0"/>
      <w:marTop w:val="0"/>
      <w:marBottom w:val="0"/>
      <w:divBdr>
        <w:top w:val="none" w:sz="0" w:space="0" w:color="auto"/>
        <w:left w:val="none" w:sz="0" w:space="0" w:color="auto"/>
        <w:bottom w:val="none" w:sz="0" w:space="0" w:color="auto"/>
        <w:right w:val="none" w:sz="0" w:space="0" w:color="auto"/>
      </w:divBdr>
    </w:div>
    <w:div w:id="70273847">
      <w:bodyDiv w:val="1"/>
      <w:marLeft w:val="0"/>
      <w:marRight w:val="0"/>
      <w:marTop w:val="0"/>
      <w:marBottom w:val="0"/>
      <w:divBdr>
        <w:top w:val="none" w:sz="0" w:space="0" w:color="auto"/>
        <w:left w:val="none" w:sz="0" w:space="0" w:color="auto"/>
        <w:bottom w:val="none" w:sz="0" w:space="0" w:color="auto"/>
        <w:right w:val="none" w:sz="0" w:space="0" w:color="auto"/>
      </w:divBdr>
    </w:div>
    <w:div w:id="76443849">
      <w:bodyDiv w:val="1"/>
      <w:marLeft w:val="0"/>
      <w:marRight w:val="0"/>
      <w:marTop w:val="0"/>
      <w:marBottom w:val="0"/>
      <w:divBdr>
        <w:top w:val="none" w:sz="0" w:space="0" w:color="auto"/>
        <w:left w:val="none" w:sz="0" w:space="0" w:color="auto"/>
        <w:bottom w:val="none" w:sz="0" w:space="0" w:color="auto"/>
        <w:right w:val="none" w:sz="0" w:space="0" w:color="auto"/>
      </w:divBdr>
    </w:div>
    <w:div w:id="82803111">
      <w:bodyDiv w:val="1"/>
      <w:marLeft w:val="0"/>
      <w:marRight w:val="0"/>
      <w:marTop w:val="0"/>
      <w:marBottom w:val="0"/>
      <w:divBdr>
        <w:top w:val="none" w:sz="0" w:space="0" w:color="auto"/>
        <w:left w:val="none" w:sz="0" w:space="0" w:color="auto"/>
        <w:bottom w:val="none" w:sz="0" w:space="0" w:color="auto"/>
        <w:right w:val="none" w:sz="0" w:space="0" w:color="auto"/>
      </w:divBdr>
    </w:div>
    <w:div w:id="84545156">
      <w:bodyDiv w:val="1"/>
      <w:marLeft w:val="0"/>
      <w:marRight w:val="0"/>
      <w:marTop w:val="0"/>
      <w:marBottom w:val="0"/>
      <w:divBdr>
        <w:top w:val="none" w:sz="0" w:space="0" w:color="auto"/>
        <w:left w:val="none" w:sz="0" w:space="0" w:color="auto"/>
        <w:bottom w:val="none" w:sz="0" w:space="0" w:color="auto"/>
        <w:right w:val="none" w:sz="0" w:space="0" w:color="auto"/>
      </w:divBdr>
    </w:div>
    <w:div w:id="85539105">
      <w:bodyDiv w:val="1"/>
      <w:marLeft w:val="0"/>
      <w:marRight w:val="0"/>
      <w:marTop w:val="0"/>
      <w:marBottom w:val="0"/>
      <w:divBdr>
        <w:top w:val="none" w:sz="0" w:space="0" w:color="auto"/>
        <w:left w:val="none" w:sz="0" w:space="0" w:color="auto"/>
        <w:bottom w:val="none" w:sz="0" w:space="0" w:color="auto"/>
        <w:right w:val="none" w:sz="0" w:space="0" w:color="auto"/>
      </w:divBdr>
    </w:div>
    <w:div w:id="86967893">
      <w:bodyDiv w:val="1"/>
      <w:marLeft w:val="0"/>
      <w:marRight w:val="0"/>
      <w:marTop w:val="0"/>
      <w:marBottom w:val="0"/>
      <w:divBdr>
        <w:top w:val="none" w:sz="0" w:space="0" w:color="auto"/>
        <w:left w:val="none" w:sz="0" w:space="0" w:color="auto"/>
        <w:bottom w:val="none" w:sz="0" w:space="0" w:color="auto"/>
        <w:right w:val="none" w:sz="0" w:space="0" w:color="auto"/>
      </w:divBdr>
    </w:div>
    <w:div w:id="94256618">
      <w:bodyDiv w:val="1"/>
      <w:marLeft w:val="0"/>
      <w:marRight w:val="0"/>
      <w:marTop w:val="0"/>
      <w:marBottom w:val="0"/>
      <w:divBdr>
        <w:top w:val="none" w:sz="0" w:space="0" w:color="auto"/>
        <w:left w:val="none" w:sz="0" w:space="0" w:color="auto"/>
        <w:bottom w:val="none" w:sz="0" w:space="0" w:color="auto"/>
        <w:right w:val="none" w:sz="0" w:space="0" w:color="auto"/>
      </w:divBdr>
    </w:div>
    <w:div w:id="110054187">
      <w:bodyDiv w:val="1"/>
      <w:marLeft w:val="0"/>
      <w:marRight w:val="0"/>
      <w:marTop w:val="0"/>
      <w:marBottom w:val="0"/>
      <w:divBdr>
        <w:top w:val="none" w:sz="0" w:space="0" w:color="auto"/>
        <w:left w:val="none" w:sz="0" w:space="0" w:color="auto"/>
        <w:bottom w:val="none" w:sz="0" w:space="0" w:color="auto"/>
        <w:right w:val="none" w:sz="0" w:space="0" w:color="auto"/>
      </w:divBdr>
    </w:div>
    <w:div w:id="110363063">
      <w:bodyDiv w:val="1"/>
      <w:marLeft w:val="0"/>
      <w:marRight w:val="0"/>
      <w:marTop w:val="0"/>
      <w:marBottom w:val="0"/>
      <w:divBdr>
        <w:top w:val="none" w:sz="0" w:space="0" w:color="auto"/>
        <w:left w:val="none" w:sz="0" w:space="0" w:color="auto"/>
        <w:bottom w:val="none" w:sz="0" w:space="0" w:color="auto"/>
        <w:right w:val="none" w:sz="0" w:space="0" w:color="auto"/>
      </w:divBdr>
    </w:div>
    <w:div w:id="114377550">
      <w:bodyDiv w:val="1"/>
      <w:marLeft w:val="0"/>
      <w:marRight w:val="0"/>
      <w:marTop w:val="0"/>
      <w:marBottom w:val="0"/>
      <w:divBdr>
        <w:top w:val="none" w:sz="0" w:space="0" w:color="auto"/>
        <w:left w:val="none" w:sz="0" w:space="0" w:color="auto"/>
        <w:bottom w:val="none" w:sz="0" w:space="0" w:color="auto"/>
        <w:right w:val="none" w:sz="0" w:space="0" w:color="auto"/>
      </w:divBdr>
    </w:div>
    <w:div w:id="120618850">
      <w:bodyDiv w:val="1"/>
      <w:marLeft w:val="0"/>
      <w:marRight w:val="0"/>
      <w:marTop w:val="0"/>
      <w:marBottom w:val="0"/>
      <w:divBdr>
        <w:top w:val="none" w:sz="0" w:space="0" w:color="auto"/>
        <w:left w:val="none" w:sz="0" w:space="0" w:color="auto"/>
        <w:bottom w:val="none" w:sz="0" w:space="0" w:color="auto"/>
        <w:right w:val="none" w:sz="0" w:space="0" w:color="auto"/>
      </w:divBdr>
    </w:div>
    <w:div w:id="122700427">
      <w:bodyDiv w:val="1"/>
      <w:marLeft w:val="0"/>
      <w:marRight w:val="0"/>
      <w:marTop w:val="0"/>
      <w:marBottom w:val="0"/>
      <w:divBdr>
        <w:top w:val="none" w:sz="0" w:space="0" w:color="auto"/>
        <w:left w:val="none" w:sz="0" w:space="0" w:color="auto"/>
        <w:bottom w:val="none" w:sz="0" w:space="0" w:color="auto"/>
        <w:right w:val="none" w:sz="0" w:space="0" w:color="auto"/>
      </w:divBdr>
    </w:div>
    <w:div w:id="135607859">
      <w:bodyDiv w:val="1"/>
      <w:marLeft w:val="0"/>
      <w:marRight w:val="0"/>
      <w:marTop w:val="0"/>
      <w:marBottom w:val="0"/>
      <w:divBdr>
        <w:top w:val="none" w:sz="0" w:space="0" w:color="auto"/>
        <w:left w:val="none" w:sz="0" w:space="0" w:color="auto"/>
        <w:bottom w:val="none" w:sz="0" w:space="0" w:color="auto"/>
        <w:right w:val="none" w:sz="0" w:space="0" w:color="auto"/>
      </w:divBdr>
    </w:div>
    <w:div w:id="143201736">
      <w:bodyDiv w:val="1"/>
      <w:marLeft w:val="0"/>
      <w:marRight w:val="0"/>
      <w:marTop w:val="0"/>
      <w:marBottom w:val="0"/>
      <w:divBdr>
        <w:top w:val="none" w:sz="0" w:space="0" w:color="auto"/>
        <w:left w:val="none" w:sz="0" w:space="0" w:color="auto"/>
        <w:bottom w:val="none" w:sz="0" w:space="0" w:color="auto"/>
        <w:right w:val="none" w:sz="0" w:space="0" w:color="auto"/>
      </w:divBdr>
    </w:div>
    <w:div w:id="145048205">
      <w:bodyDiv w:val="1"/>
      <w:marLeft w:val="0"/>
      <w:marRight w:val="0"/>
      <w:marTop w:val="0"/>
      <w:marBottom w:val="0"/>
      <w:divBdr>
        <w:top w:val="none" w:sz="0" w:space="0" w:color="auto"/>
        <w:left w:val="none" w:sz="0" w:space="0" w:color="auto"/>
        <w:bottom w:val="none" w:sz="0" w:space="0" w:color="auto"/>
        <w:right w:val="none" w:sz="0" w:space="0" w:color="auto"/>
      </w:divBdr>
    </w:div>
    <w:div w:id="147599634">
      <w:bodyDiv w:val="1"/>
      <w:marLeft w:val="0"/>
      <w:marRight w:val="0"/>
      <w:marTop w:val="0"/>
      <w:marBottom w:val="0"/>
      <w:divBdr>
        <w:top w:val="none" w:sz="0" w:space="0" w:color="auto"/>
        <w:left w:val="none" w:sz="0" w:space="0" w:color="auto"/>
        <w:bottom w:val="none" w:sz="0" w:space="0" w:color="auto"/>
        <w:right w:val="none" w:sz="0" w:space="0" w:color="auto"/>
      </w:divBdr>
    </w:div>
    <w:div w:id="158083712">
      <w:bodyDiv w:val="1"/>
      <w:marLeft w:val="0"/>
      <w:marRight w:val="0"/>
      <w:marTop w:val="0"/>
      <w:marBottom w:val="0"/>
      <w:divBdr>
        <w:top w:val="none" w:sz="0" w:space="0" w:color="auto"/>
        <w:left w:val="none" w:sz="0" w:space="0" w:color="auto"/>
        <w:bottom w:val="none" w:sz="0" w:space="0" w:color="auto"/>
        <w:right w:val="none" w:sz="0" w:space="0" w:color="auto"/>
      </w:divBdr>
    </w:div>
    <w:div w:id="159854190">
      <w:bodyDiv w:val="1"/>
      <w:marLeft w:val="0"/>
      <w:marRight w:val="0"/>
      <w:marTop w:val="0"/>
      <w:marBottom w:val="0"/>
      <w:divBdr>
        <w:top w:val="none" w:sz="0" w:space="0" w:color="auto"/>
        <w:left w:val="none" w:sz="0" w:space="0" w:color="auto"/>
        <w:bottom w:val="none" w:sz="0" w:space="0" w:color="auto"/>
        <w:right w:val="none" w:sz="0" w:space="0" w:color="auto"/>
      </w:divBdr>
    </w:div>
    <w:div w:id="160899330">
      <w:bodyDiv w:val="1"/>
      <w:marLeft w:val="0"/>
      <w:marRight w:val="0"/>
      <w:marTop w:val="0"/>
      <w:marBottom w:val="0"/>
      <w:divBdr>
        <w:top w:val="none" w:sz="0" w:space="0" w:color="auto"/>
        <w:left w:val="none" w:sz="0" w:space="0" w:color="auto"/>
        <w:bottom w:val="none" w:sz="0" w:space="0" w:color="auto"/>
        <w:right w:val="none" w:sz="0" w:space="0" w:color="auto"/>
      </w:divBdr>
    </w:div>
    <w:div w:id="161555280">
      <w:bodyDiv w:val="1"/>
      <w:marLeft w:val="0"/>
      <w:marRight w:val="0"/>
      <w:marTop w:val="0"/>
      <w:marBottom w:val="0"/>
      <w:divBdr>
        <w:top w:val="none" w:sz="0" w:space="0" w:color="auto"/>
        <w:left w:val="none" w:sz="0" w:space="0" w:color="auto"/>
        <w:bottom w:val="none" w:sz="0" w:space="0" w:color="auto"/>
        <w:right w:val="none" w:sz="0" w:space="0" w:color="auto"/>
      </w:divBdr>
    </w:div>
    <w:div w:id="168451310">
      <w:bodyDiv w:val="1"/>
      <w:marLeft w:val="0"/>
      <w:marRight w:val="0"/>
      <w:marTop w:val="0"/>
      <w:marBottom w:val="0"/>
      <w:divBdr>
        <w:top w:val="none" w:sz="0" w:space="0" w:color="auto"/>
        <w:left w:val="none" w:sz="0" w:space="0" w:color="auto"/>
        <w:bottom w:val="none" w:sz="0" w:space="0" w:color="auto"/>
        <w:right w:val="none" w:sz="0" w:space="0" w:color="auto"/>
      </w:divBdr>
    </w:div>
    <w:div w:id="172690296">
      <w:bodyDiv w:val="1"/>
      <w:marLeft w:val="0"/>
      <w:marRight w:val="0"/>
      <w:marTop w:val="0"/>
      <w:marBottom w:val="0"/>
      <w:divBdr>
        <w:top w:val="none" w:sz="0" w:space="0" w:color="auto"/>
        <w:left w:val="none" w:sz="0" w:space="0" w:color="auto"/>
        <w:bottom w:val="none" w:sz="0" w:space="0" w:color="auto"/>
        <w:right w:val="none" w:sz="0" w:space="0" w:color="auto"/>
      </w:divBdr>
    </w:div>
    <w:div w:id="178475553">
      <w:bodyDiv w:val="1"/>
      <w:marLeft w:val="0"/>
      <w:marRight w:val="0"/>
      <w:marTop w:val="0"/>
      <w:marBottom w:val="0"/>
      <w:divBdr>
        <w:top w:val="none" w:sz="0" w:space="0" w:color="auto"/>
        <w:left w:val="none" w:sz="0" w:space="0" w:color="auto"/>
        <w:bottom w:val="none" w:sz="0" w:space="0" w:color="auto"/>
        <w:right w:val="none" w:sz="0" w:space="0" w:color="auto"/>
      </w:divBdr>
    </w:div>
    <w:div w:id="182323905">
      <w:bodyDiv w:val="1"/>
      <w:marLeft w:val="0"/>
      <w:marRight w:val="0"/>
      <w:marTop w:val="0"/>
      <w:marBottom w:val="0"/>
      <w:divBdr>
        <w:top w:val="none" w:sz="0" w:space="0" w:color="auto"/>
        <w:left w:val="none" w:sz="0" w:space="0" w:color="auto"/>
        <w:bottom w:val="none" w:sz="0" w:space="0" w:color="auto"/>
        <w:right w:val="none" w:sz="0" w:space="0" w:color="auto"/>
      </w:divBdr>
    </w:div>
    <w:div w:id="182668997">
      <w:bodyDiv w:val="1"/>
      <w:marLeft w:val="0"/>
      <w:marRight w:val="0"/>
      <w:marTop w:val="0"/>
      <w:marBottom w:val="0"/>
      <w:divBdr>
        <w:top w:val="none" w:sz="0" w:space="0" w:color="auto"/>
        <w:left w:val="none" w:sz="0" w:space="0" w:color="auto"/>
        <w:bottom w:val="none" w:sz="0" w:space="0" w:color="auto"/>
        <w:right w:val="none" w:sz="0" w:space="0" w:color="auto"/>
      </w:divBdr>
    </w:div>
    <w:div w:id="196351947">
      <w:bodyDiv w:val="1"/>
      <w:marLeft w:val="0"/>
      <w:marRight w:val="0"/>
      <w:marTop w:val="0"/>
      <w:marBottom w:val="0"/>
      <w:divBdr>
        <w:top w:val="none" w:sz="0" w:space="0" w:color="auto"/>
        <w:left w:val="none" w:sz="0" w:space="0" w:color="auto"/>
        <w:bottom w:val="none" w:sz="0" w:space="0" w:color="auto"/>
        <w:right w:val="none" w:sz="0" w:space="0" w:color="auto"/>
      </w:divBdr>
    </w:div>
    <w:div w:id="198588112">
      <w:bodyDiv w:val="1"/>
      <w:marLeft w:val="0"/>
      <w:marRight w:val="0"/>
      <w:marTop w:val="0"/>
      <w:marBottom w:val="0"/>
      <w:divBdr>
        <w:top w:val="none" w:sz="0" w:space="0" w:color="auto"/>
        <w:left w:val="none" w:sz="0" w:space="0" w:color="auto"/>
        <w:bottom w:val="none" w:sz="0" w:space="0" w:color="auto"/>
        <w:right w:val="none" w:sz="0" w:space="0" w:color="auto"/>
      </w:divBdr>
    </w:div>
    <w:div w:id="211356970">
      <w:bodyDiv w:val="1"/>
      <w:marLeft w:val="0"/>
      <w:marRight w:val="0"/>
      <w:marTop w:val="0"/>
      <w:marBottom w:val="0"/>
      <w:divBdr>
        <w:top w:val="none" w:sz="0" w:space="0" w:color="auto"/>
        <w:left w:val="none" w:sz="0" w:space="0" w:color="auto"/>
        <w:bottom w:val="none" w:sz="0" w:space="0" w:color="auto"/>
        <w:right w:val="none" w:sz="0" w:space="0" w:color="auto"/>
      </w:divBdr>
    </w:div>
    <w:div w:id="214124967">
      <w:bodyDiv w:val="1"/>
      <w:marLeft w:val="0"/>
      <w:marRight w:val="0"/>
      <w:marTop w:val="0"/>
      <w:marBottom w:val="0"/>
      <w:divBdr>
        <w:top w:val="none" w:sz="0" w:space="0" w:color="auto"/>
        <w:left w:val="none" w:sz="0" w:space="0" w:color="auto"/>
        <w:bottom w:val="none" w:sz="0" w:space="0" w:color="auto"/>
        <w:right w:val="none" w:sz="0" w:space="0" w:color="auto"/>
      </w:divBdr>
    </w:div>
    <w:div w:id="216938687">
      <w:bodyDiv w:val="1"/>
      <w:marLeft w:val="0"/>
      <w:marRight w:val="0"/>
      <w:marTop w:val="0"/>
      <w:marBottom w:val="0"/>
      <w:divBdr>
        <w:top w:val="none" w:sz="0" w:space="0" w:color="auto"/>
        <w:left w:val="none" w:sz="0" w:space="0" w:color="auto"/>
        <w:bottom w:val="none" w:sz="0" w:space="0" w:color="auto"/>
        <w:right w:val="none" w:sz="0" w:space="0" w:color="auto"/>
      </w:divBdr>
    </w:div>
    <w:div w:id="232981131">
      <w:bodyDiv w:val="1"/>
      <w:marLeft w:val="0"/>
      <w:marRight w:val="0"/>
      <w:marTop w:val="0"/>
      <w:marBottom w:val="0"/>
      <w:divBdr>
        <w:top w:val="none" w:sz="0" w:space="0" w:color="auto"/>
        <w:left w:val="none" w:sz="0" w:space="0" w:color="auto"/>
        <w:bottom w:val="none" w:sz="0" w:space="0" w:color="auto"/>
        <w:right w:val="none" w:sz="0" w:space="0" w:color="auto"/>
      </w:divBdr>
    </w:div>
    <w:div w:id="233898868">
      <w:bodyDiv w:val="1"/>
      <w:marLeft w:val="0"/>
      <w:marRight w:val="0"/>
      <w:marTop w:val="0"/>
      <w:marBottom w:val="0"/>
      <w:divBdr>
        <w:top w:val="none" w:sz="0" w:space="0" w:color="auto"/>
        <w:left w:val="none" w:sz="0" w:space="0" w:color="auto"/>
        <w:bottom w:val="none" w:sz="0" w:space="0" w:color="auto"/>
        <w:right w:val="none" w:sz="0" w:space="0" w:color="auto"/>
      </w:divBdr>
    </w:div>
    <w:div w:id="238563871">
      <w:bodyDiv w:val="1"/>
      <w:marLeft w:val="0"/>
      <w:marRight w:val="0"/>
      <w:marTop w:val="0"/>
      <w:marBottom w:val="0"/>
      <w:divBdr>
        <w:top w:val="none" w:sz="0" w:space="0" w:color="auto"/>
        <w:left w:val="none" w:sz="0" w:space="0" w:color="auto"/>
        <w:bottom w:val="none" w:sz="0" w:space="0" w:color="auto"/>
        <w:right w:val="none" w:sz="0" w:space="0" w:color="auto"/>
      </w:divBdr>
    </w:div>
    <w:div w:id="248393169">
      <w:bodyDiv w:val="1"/>
      <w:marLeft w:val="0"/>
      <w:marRight w:val="0"/>
      <w:marTop w:val="0"/>
      <w:marBottom w:val="0"/>
      <w:divBdr>
        <w:top w:val="none" w:sz="0" w:space="0" w:color="auto"/>
        <w:left w:val="none" w:sz="0" w:space="0" w:color="auto"/>
        <w:bottom w:val="none" w:sz="0" w:space="0" w:color="auto"/>
        <w:right w:val="none" w:sz="0" w:space="0" w:color="auto"/>
      </w:divBdr>
    </w:div>
    <w:div w:id="249045254">
      <w:bodyDiv w:val="1"/>
      <w:marLeft w:val="0"/>
      <w:marRight w:val="0"/>
      <w:marTop w:val="0"/>
      <w:marBottom w:val="0"/>
      <w:divBdr>
        <w:top w:val="none" w:sz="0" w:space="0" w:color="auto"/>
        <w:left w:val="none" w:sz="0" w:space="0" w:color="auto"/>
        <w:bottom w:val="none" w:sz="0" w:space="0" w:color="auto"/>
        <w:right w:val="none" w:sz="0" w:space="0" w:color="auto"/>
      </w:divBdr>
    </w:div>
    <w:div w:id="251554712">
      <w:bodyDiv w:val="1"/>
      <w:marLeft w:val="0"/>
      <w:marRight w:val="0"/>
      <w:marTop w:val="0"/>
      <w:marBottom w:val="0"/>
      <w:divBdr>
        <w:top w:val="none" w:sz="0" w:space="0" w:color="auto"/>
        <w:left w:val="none" w:sz="0" w:space="0" w:color="auto"/>
        <w:bottom w:val="none" w:sz="0" w:space="0" w:color="auto"/>
        <w:right w:val="none" w:sz="0" w:space="0" w:color="auto"/>
      </w:divBdr>
    </w:div>
    <w:div w:id="253706692">
      <w:bodyDiv w:val="1"/>
      <w:marLeft w:val="0"/>
      <w:marRight w:val="0"/>
      <w:marTop w:val="0"/>
      <w:marBottom w:val="0"/>
      <w:divBdr>
        <w:top w:val="none" w:sz="0" w:space="0" w:color="auto"/>
        <w:left w:val="none" w:sz="0" w:space="0" w:color="auto"/>
        <w:bottom w:val="none" w:sz="0" w:space="0" w:color="auto"/>
        <w:right w:val="none" w:sz="0" w:space="0" w:color="auto"/>
      </w:divBdr>
    </w:div>
    <w:div w:id="255479899">
      <w:bodyDiv w:val="1"/>
      <w:marLeft w:val="0"/>
      <w:marRight w:val="0"/>
      <w:marTop w:val="0"/>
      <w:marBottom w:val="0"/>
      <w:divBdr>
        <w:top w:val="none" w:sz="0" w:space="0" w:color="auto"/>
        <w:left w:val="none" w:sz="0" w:space="0" w:color="auto"/>
        <w:bottom w:val="none" w:sz="0" w:space="0" w:color="auto"/>
        <w:right w:val="none" w:sz="0" w:space="0" w:color="auto"/>
      </w:divBdr>
    </w:div>
    <w:div w:id="265964040">
      <w:bodyDiv w:val="1"/>
      <w:marLeft w:val="0"/>
      <w:marRight w:val="0"/>
      <w:marTop w:val="0"/>
      <w:marBottom w:val="0"/>
      <w:divBdr>
        <w:top w:val="none" w:sz="0" w:space="0" w:color="auto"/>
        <w:left w:val="none" w:sz="0" w:space="0" w:color="auto"/>
        <w:bottom w:val="none" w:sz="0" w:space="0" w:color="auto"/>
        <w:right w:val="none" w:sz="0" w:space="0" w:color="auto"/>
      </w:divBdr>
    </w:div>
    <w:div w:id="272708998">
      <w:bodyDiv w:val="1"/>
      <w:marLeft w:val="0"/>
      <w:marRight w:val="0"/>
      <w:marTop w:val="0"/>
      <w:marBottom w:val="0"/>
      <w:divBdr>
        <w:top w:val="none" w:sz="0" w:space="0" w:color="auto"/>
        <w:left w:val="none" w:sz="0" w:space="0" w:color="auto"/>
        <w:bottom w:val="none" w:sz="0" w:space="0" w:color="auto"/>
        <w:right w:val="none" w:sz="0" w:space="0" w:color="auto"/>
      </w:divBdr>
    </w:div>
    <w:div w:id="273755308">
      <w:bodyDiv w:val="1"/>
      <w:marLeft w:val="0"/>
      <w:marRight w:val="0"/>
      <w:marTop w:val="0"/>
      <w:marBottom w:val="0"/>
      <w:divBdr>
        <w:top w:val="none" w:sz="0" w:space="0" w:color="auto"/>
        <w:left w:val="none" w:sz="0" w:space="0" w:color="auto"/>
        <w:bottom w:val="none" w:sz="0" w:space="0" w:color="auto"/>
        <w:right w:val="none" w:sz="0" w:space="0" w:color="auto"/>
      </w:divBdr>
    </w:div>
    <w:div w:id="282275751">
      <w:bodyDiv w:val="1"/>
      <w:marLeft w:val="0"/>
      <w:marRight w:val="0"/>
      <w:marTop w:val="0"/>
      <w:marBottom w:val="0"/>
      <w:divBdr>
        <w:top w:val="none" w:sz="0" w:space="0" w:color="auto"/>
        <w:left w:val="none" w:sz="0" w:space="0" w:color="auto"/>
        <w:bottom w:val="none" w:sz="0" w:space="0" w:color="auto"/>
        <w:right w:val="none" w:sz="0" w:space="0" w:color="auto"/>
      </w:divBdr>
    </w:div>
    <w:div w:id="291596485">
      <w:bodyDiv w:val="1"/>
      <w:marLeft w:val="0"/>
      <w:marRight w:val="0"/>
      <w:marTop w:val="0"/>
      <w:marBottom w:val="0"/>
      <w:divBdr>
        <w:top w:val="none" w:sz="0" w:space="0" w:color="auto"/>
        <w:left w:val="none" w:sz="0" w:space="0" w:color="auto"/>
        <w:bottom w:val="none" w:sz="0" w:space="0" w:color="auto"/>
        <w:right w:val="none" w:sz="0" w:space="0" w:color="auto"/>
      </w:divBdr>
    </w:div>
    <w:div w:id="308556918">
      <w:bodyDiv w:val="1"/>
      <w:marLeft w:val="0"/>
      <w:marRight w:val="0"/>
      <w:marTop w:val="0"/>
      <w:marBottom w:val="0"/>
      <w:divBdr>
        <w:top w:val="none" w:sz="0" w:space="0" w:color="auto"/>
        <w:left w:val="none" w:sz="0" w:space="0" w:color="auto"/>
        <w:bottom w:val="none" w:sz="0" w:space="0" w:color="auto"/>
        <w:right w:val="none" w:sz="0" w:space="0" w:color="auto"/>
      </w:divBdr>
    </w:div>
    <w:div w:id="311372135">
      <w:bodyDiv w:val="1"/>
      <w:marLeft w:val="0"/>
      <w:marRight w:val="0"/>
      <w:marTop w:val="0"/>
      <w:marBottom w:val="0"/>
      <w:divBdr>
        <w:top w:val="none" w:sz="0" w:space="0" w:color="auto"/>
        <w:left w:val="none" w:sz="0" w:space="0" w:color="auto"/>
        <w:bottom w:val="none" w:sz="0" w:space="0" w:color="auto"/>
        <w:right w:val="none" w:sz="0" w:space="0" w:color="auto"/>
      </w:divBdr>
    </w:div>
    <w:div w:id="311495491">
      <w:bodyDiv w:val="1"/>
      <w:marLeft w:val="0"/>
      <w:marRight w:val="0"/>
      <w:marTop w:val="0"/>
      <w:marBottom w:val="0"/>
      <w:divBdr>
        <w:top w:val="none" w:sz="0" w:space="0" w:color="auto"/>
        <w:left w:val="none" w:sz="0" w:space="0" w:color="auto"/>
        <w:bottom w:val="none" w:sz="0" w:space="0" w:color="auto"/>
        <w:right w:val="none" w:sz="0" w:space="0" w:color="auto"/>
      </w:divBdr>
    </w:div>
    <w:div w:id="313605311">
      <w:bodyDiv w:val="1"/>
      <w:marLeft w:val="0"/>
      <w:marRight w:val="0"/>
      <w:marTop w:val="0"/>
      <w:marBottom w:val="0"/>
      <w:divBdr>
        <w:top w:val="none" w:sz="0" w:space="0" w:color="auto"/>
        <w:left w:val="none" w:sz="0" w:space="0" w:color="auto"/>
        <w:bottom w:val="none" w:sz="0" w:space="0" w:color="auto"/>
        <w:right w:val="none" w:sz="0" w:space="0" w:color="auto"/>
      </w:divBdr>
    </w:div>
    <w:div w:id="325211418">
      <w:bodyDiv w:val="1"/>
      <w:marLeft w:val="0"/>
      <w:marRight w:val="0"/>
      <w:marTop w:val="0"/>
      <w:marBottom w:val="0"/>
      <w:divBdr>
        <w:top w:val="none" w:sz="0" w:space="0" w:color="auto"/>
        <w:left w:val="none" w:sz="0" w:space="0" w:color="auto"/>
        <w:bottom w:val="none" w:sz="0" w:space="0" w:color="auto"/>
        <w:right w:val="none" w:sz="0" w:space="0" w:color="auto"/>
      </w:divBdr>
    </w:div>
    <w:div w:id="326133507">
      <w:bodyDiv w:val="1"/>
      <w:marLeft w:val="0"/>
      <w:marRight w:val="0"/>
      <w:marTop w:val="0"/>
      <w:marBottom w:val="0"/>
      <w:divBdr>
        <w:top w:val="none" w:sz="0" w:space="0" w:color="auto"/>
        <w:left w:val="none" w:sz="0" w:space="0" w:color="auto"/>
        <w:bottom w:val="none" w:sz="0" w:space="0" w:color="auto"/>
        <w:right w:val="none" w:sz="0" w:space="0" w:color="auto"/>
      </w:divBdr>
    </w:div>
    <w:div w:id="344358513">
      <w:bodyDiv w:val="1"/>
      <w:marLeft w:val="0"/>
      <w:marRight w:val="0"/>
      <w:marTop w:val="0"/>
      <w:marBottom w:val="0"/>
      <w:divBdr>
        <w:top w:val="none" w:sz="0" w:space="0" w:color="auto"/>
        <w:left w:val="none" w:sz="0" w:space="0" w:color="auto"/>
        <w:bottom w:val="none" w:sz="0" w:space="0" w:color="auto"/>
        <w:right w:val="none" w:sz="0" w:space="0" w:color="auto"/>
      </w:divBdr>
    </w:div>
    <w:div w:id="355162487">
      <w:bodyDiv w:val="1"/>
      <w:marLeft w:val="0"/>
      <w:marRight w:val="0"/>
      <w:marTop w:val="0"/>
      <w:marBottom w:val="0"/>
      <w:divBdr>
        <w:top w:val="none" w:sz="0" w:space="0" w:color="auto"/>
        <w:left w:val="none" w:sz="0" w:space="0" w:color="auto"/>
        <w:bottom w:val="none" w:sz="0" w:space="0" w:color="auto"/>
        <w:right w:val="none" w:sz="0" w:space="0" w:color="auto"/>
      </w:divBdr>
    </w:div>
    <w:div w:id="364136450">
      <w:bodyDiv w:val="1"/>
      <w:marLeft w:val="0"/>
      <w:marRight w:val="0"/>
      <w:marTop w:val="0"/>
      <w:marBottom w:val="0"/>
      <w:divBdr>
        <w:top w:val="none" w:sz="0" w:space="0" w:color="auto"/>
        <w:left w:val="none" w:sz="0" w:space="0" w:color="auto"/>
        <w:bottom w:val="none" w:sz="0" w:space="0" w:color="auto"/>
        <w:right w:val="none" w:sz="0" w:space="0" w:color="auto"/>
      </w:divBdr>
    </w:div>
    <w:div w:id="383985440">
      <w:bodyDiv w:val="1"/>
      <w:marLeft w:val="0"/>
      <w:marRight w:val="0"/>
      <w:marTop w:val="0"/>
      <w:marBottom w:val="0"/>
      <w:divBdr>
        <w:top w:val="none" w:sz="0" w:space="0" w:color="auto"/>
        <w:left w:val="none" w:sz="0" w:space="0" w:color="auto"/>
        <w:bottom w:val="none" w:sz="0" w:space="0" w:color="auto"/>
        <w:right w:val="none" w:sz="0" w:space="0" w:color="auto"/>
      </w:divBdr>
    </w:div>
    <w:div w:id="387462970">
      <w:bodyDiv w:val="1"/>
      <w:marLeft w:val="0"/>
      <w:marRight w:val="0"/>
      <w:marTop w:val="0"/>
      <w:marBottom w:val="0"/>
      <w:divBdr>
        <w:top w:val="none" w:sz="0" w:space="0" w:color="auto"/>
        <w:left w:val="none" w:sz="0" w:space="0" w:color="auto"/>
        <w:bottom w:val="none" w:sz="0" w:space="0" w:color="auto"/>
        <w:right w:val="none" w:sz="0" w:space="0" w:color="auto"/>
      </w:divBdr>
    </w:div>
    <w:div w:id="399788800">
      <w:bodyDiv w:val="1"/>
      <w:marLeft w:val="0"/>
      <w:marRight w:val="0"/>
      <w:marTop w:val="0"/>
      <w:marBottom w:val="0"/>
      <w:divBdr>
        <w:top w:val="none" w:sz="0" w:space="0" w:color="auto"/>
        <w:left w:val="none" w:sz="0" w:space="0" w:color="auto"/>
        <w:bottom w:val="none" w:sz="0" w:space="0" w:color="auto"/>
        <w:right w:val="none" w:sz="0" w:space="0" w:color="auto"/>
      </w:divBdr>
    </w:div>
    <w:div w:id="408617173">
      <w:bodyDiv w:val="1"/>
      <w:marLeft w:val="0"/>
      <w:marRight w:val="0"/>
      <w:marTop w:val="0"/>
      <w:marBottom w:val="0"/>
      <w:divBdr>
        <w:top w:val="none" w:sz="0" w:space="0" w:color="auto"/>
        <w:left w:val="none" w:sz="0" w:space="0" w:color="auto"/>
        <w:bottom w:val="none" w:sz="0" w:space="0" w:color="auto"/>
        <w:right w:val="none" w:sz="0" w:space="0" w:color="auto"/>
      </w:divBdr>
    </w:div>
    <w:div w:id="418185611">
      <w:bodyDiv w:val="1"/>
      <w:marLeft w:val="0"/>
      <w:marRight w:val="0"/>
      <w:marTop w:val="0"/>
      <w:marBottom w:val="0"/>
      <w:divBdr>
        <w:top w:val="none" w:sz="0" w:space="0" w:color="auto"/>
        <w:left w:val="none" w:sz="0" w:space="0" w:color="auto"/>
        <w:bottom w:val="none" w:sz="0" w:space="0" w:color="auto"/>
        <w:right w:val="none" w:sz="0" w:space="0" w:color="auto"/>
      </w:divBdr>
    </w:div>
    <w:div w:id="421879434">
      <w:bodyDiv w:val="1"/>
      <w:marLeft w:val="0"/>
      <w:marRight w:val="0"/>
      <w:marTop w:val="0"/>
      <w:marBottom w:val="0"/>
      <w:divBdr>
        <w:top w:val="none" w:sz="0" w:space="0" w:color="auto"/>
        <w:left w:val="none" w:sz="0" w:space="0" w:color="auto"/>
        <w:bottom w:val="none" w:sz="0" w:space="0" w:color="auto"/>
        <w:right w:val="none" w:sz="0" w:space="0" w:color="auto"/>
      </w:divBdr>
    </w:div>
    <w:div w:id="422337124">
      <w:bodyDiv w:val="1"/>
      <w:marLeft w:val="0"/>
      <w:marRight w:val="0"/>
      <w:marTop w:val="0"/>
      <w:marBottom w:val="0"/>
      <w:divBdr>
        <w:top w:val="none" w:sz="0" w:space="0" w:color="auto"/>
        <w:left w:val="none" w:sz="0" w:space="0" w:color="auto"/>
        <w:bottom w:val="none" w:sz="0" w:space="0" w:color="auto"/>
        <w:right w:val="none" w:sz="0" w:space="0" w:color="auto"/>
      </w:divBdr>
    </w:div>
    <w:div w:id="431706532">
      <w:bodyDiv w:val="1"/>
      <w:marLeft w:val="0"/>
      <w:marRight w:val="0"/>
      <w:marTop w:val="0"/>
      <w:marBottom w:val="0"/>
      <w:divBdr>
        <w:top w:val="none" w:sz="0" w:space="0" w:color="auto"/>
        <w:left w:val="none" w:sz="0" w:space="0" w:color="auto"/>
        <w:bottom w:val="none" w:sz="0" w:space="0" w:color="auto"/>
        <w:right w:val="none" w:sz="0" w:space="0" w:color="auto"/>
      </w:divBdr>
    </w:div>
    <w:div w:id="438792865">
      <w:bodyDiv w:val="1"/>
      <w:marLeft w:val="0"/>
      <w:marRight w:val="0"/>
      <w:marTop w:val="0"/>
      <w:marBottom w:val="0"/>
      <w:divBdr>
        <w:top w:val="none" w:sz="0" w:space="0" w:color="auto"/>
        <w:left w:val="none" w:sz="0" w:space="0" w:color="auto"/>
        <w:bottom w:val="none" w:sz="0" w:space="0" w:color="auto"/>
        <w:right w:val="none" w:sz="0" w:space="0" w:color="auto"/>
      </w:divBdr>
    </w:div>
    <w:div w:id="438843051">
      <w:bodyDiv w:val="1"/>
      <w:marLeft w:val="0"/>
      <w:marRight w:val="0"/>
      <w:marTop w:val="0"/>
      <w:marBottom w:val="0"/>
      <w:divBdr>
        <w:top w:val="none" w:sz="0" w:space="0" w:color="auto"/>
        <w:left w:val="none" w:sz="0" w:space="0" w:color="auto"/>
        <w:bottom w:val="none" w:sz="0" w:space="0" w:color="auto"/>
        <w:right w:val="none" w:sz="0" w:space="0" w:color="auto"/>
      </w:divBdr>
    </w:div>
    <w:div w:id="439227548">
      <w:bodyDiv w:val="1"/>
      <w:marLeft w:val="0"/>
      <w:marRight w:val="0"/>
      <w:marTop w:val="0"/>
      <w:marBottom w:val="0"/>
      <w:divBdr>
        <w:top w:val="none" w:sz="0" w:space="0" w:color="auto"/>
        <w:left w:val="none" w:sz="0" w:space="0" w:color="auto"/>
        <w:bottom w:val="none" w:sz="0" w:space="0" w:color="auto"/>
        <w:right w:val="none" w:sz="0" w:space="0" w:color="auto"/>
      </w:divBdr>
    </w:div>
    <w:div w:id="443306461">
      <w:bodyDiv w:val="1"/>
      <w:marLeft w:val="0"/>
      <w:marRight w:val="0"/>
      <w:marTop w:val="0"/>
      <w:marBottom w:val="0"/>
      <w:divBdr>
        <w:top w:val="none" w:sz="0" w:space="0" w:color="auto"/>
        <w:left w:val="none" w:sz="0" w:space="0" w:color="auto"/>
        <w:bottom w:val="none" w:sz="0" w:space="0" w:color="auto"/>
        <w:right w:val="none" w:sz="0" w:space="0" w:color="auto"/>
      </w:divBdr>
    </w:div>
    <w:div w:id="449857097">
      <w:bodyDiv w:val="1"/>
      <w:marLeft w:val="0"/>
      <w:marRight w:val="0"/>
      <w:marTop w:val="0"/>
      <w:marBottom w:val="0"/>
      <w:divBdr>
        <w:top w:val="none" w:sz="0" w:space="0" w:color="auto"/>
        <w:left w:val="none" w:sz="0" w:space="0" w:color="auto"/>
        <w:bottom w:val="none" w:sz="0" w:space="0" w:color="auto"/>
        <w:right w:val="none" w:sz="0" w:space="0" w:color="auto"/>
      </w:divBdr>
    </w:div>
    <w:div w:id="467893242">
      <w:bodyDiv w:val="1"/>
      <w:marLeft w:val="0"/>
      <w:marRight w:val="0"/>
      <w:marTop w:val="0"/>
      <w:marBottom w:val="0"/>
      <w:divBdr>
        <w:top w:val="none" w:sz="0" w:space="0" w:color="auto"/>
        <w:left w:val="none" w:sz="0" w:space="0" w:color="auto"/>
        <w:bottom w:val="none" w:sz="0" w:space="0" w:color="auto"/>
        <w:right w:val="none" w:sz="0" w:space="0" w:color="auto"/>
      </w:divBdr>
    </w:div>
    <w:div w:id="492374614">
      <w:bodyDiv w:val="1"/>
      <w:marLeft w:val="0"/>
      <w:marRight w:val="0"/>
      <w:marTop w:val="0"/>
      <w:marBottom w:val="0"/>
      <w:divBdr>
        <w:top w:val="none" w:sz="0" w:space="0" w:color="auto"/>
        <w:left w:val="none" w:sz="0" w:space="0" w:color="auto"/>
        <w:bottom w:val="none" w:sz="0" w:space="0" w:color="auto"/>
        <w:right w:val="none" w:sz="0" w:space="0" w:color="auto"/>
      </w:divBdr>
    </w:div>
    <w:div w:id="493496131">
      <w:bodyDiv w:val="1"/>
      <w:marLeft w:val="0"/>
      <w:marRight w:val="0"/>
      <w:marTop w:val="0"/>
      <w:marBottom w:val="0"/>
      <w:divBdr>
        <w:top w:val="none" w:sz="0" w:space="0" w:color="auto"/>
        <w:left w:val="none" w:sz="0" w:space="0" w:color="auto"/>
        <w:bottom w:val="none" w:sz="0" w:space="0" w:color="auto"/>
        <w:right w:val="none" w:sz="0" w:space="0" w:color="auto"/>
      </w:divBdr>
    </w:div>
    <w:div w:id="497308998">
      <w:bodyDiv w:val="1"/>
      <w:marLeft w:val="0"/>
      <w:marRight w:val="0"/>
      <w:marTop w:val="0"/>
      <w:marBottom w:val="0"/>
      <w:divBdr>
        <w:top w:val="none" w:sz="0" w:space="0" w:color="auto"/>
        <w:left w:val="none" w:sz="0" w:space="0" w:color="auto"/>
        <w:bottom w:val="none" w:sz="0" w:space="0" w:color="auto"/>
        <w:right w:val="none" w:sz="0" w:space="0" w:color="auto"/>
      </w:divBdr>
    </w:div>
    <w:div w:id="497965462">
      <w:bodyDiv w:val="1"/>
      <w:marLeft w:val="0"/>
      <w:marRight w:val="0"/>
      <w:marTop w:val="0"/>
      <w:marBottom w:val="0"/>
      <w:divBdr>
        <w:top w:val="none" w:sz="0" w:space="0" w:color="auto"/>
        <w:left w:val="none" w:sz="0" w:space="0" w:color="auto"/>
        <w:bottom w:val="none" w:sz="0" w:space="0" w:color="auto"/>
        <w:right w:val="none" w:sz="0" w:space="0" w:color="auto"/>
      </w:divBdr>
    </w:div>
    <w:div w:id="498234826">
      <w:bodyDiv w:val="1"/>
      <w:marLeft w:val="0"/>
      <w:marRight w:val="0"/>
      <w:marTop w:val="0"/>
      <w:marBottom w:val="0"/>
      <w:divBdr>
        <w:top w:val="none" w:sz="0" w:space="0" w:color="auto"/>
        <w:left w:val="none" w:sz="0" w:space="0" w:color="auto"/>
        <w:bottom w:val="none" w:sz="0" w:space="0" w:color="auto"/>
        <w:right w:val="none" w:sz="0" w:space="0" w:color="auto"/>
      </w:divBdr>
    </w:div>
    <w:div w:id="501703100">
      <w:bodyDiv w:val="1"/>
      <w:marLeft w:val="0"/>
      <w:marRight w:val="0"/>
      <w:marTop w:val="0"/>
      <w:marBottom w:val="0"/>
      <w:divBdr>
        <w:top w:val="none" w:sz="0" w:space="0" w:color="auto"/>
        <w:left w:val="none" w:sz="0" w:space="0" w:color="auto"/>
        <w:bottom w:val="none" w:sz="0" w:space="0" w:color="auto"/>
        <w:right w:val="none" w:sz="0" w:space="0" w:color="auto"/>
      </w:divBdr>
    </w:div>
    <w:div w:id="502821538">
      <w:bodyDiv w:val="1"/>
      <w:marLeft w:val="0"/>
      <w:marRight w:val="0"/>
      <w:marTop w:val="0"/>
      <w:marBottom w:val="0"/>
      <w:divBdr>
        <w:top w:val="none" w:sz="0" w:space="0" w:color="auto"/>
        <w:left w:val="none" w:sz="0" w:space="0" w:color="auto"/>
        <w:bottom w:val="none" w:sz="0" w:space="0" w:color="auto"/>
        <w:right w:val="none" w:sz="0" w:space="0" w:color="auto"/>
      </w:divBdr>
    </w:div>
    <w:div w:id="508179487">
      <w:bodyDiv w:val="1"/>
      <w:marLeft w:val="0"/>
      <w:marRight w:val="0"/>
      <w:marTop w:val="0"/>
      <w:marBottom w:val="0"/>
      <w:divBdr>
        <w:top w:val="none" w:sz="0" w:space="0" w:color="auto"/>
        <w:left w:val="none" w:sz="0" w:space="0" w:color="auto"/>
        <w:bottom w:val="none" w:sz="0" w:space="0" w:color="auto"/>
        <w:right w:val="none" w:sz="0" w:space="0" w:color="auto"/>
      </w:divBdr>
    </w:div>
    <w:div w:id="509292191">
      <w:bodyDiv w:val="1"/>
      <w:marLeft w:val="0"/>
      <w:marRight w:val="0"/>
      <w:marTop w:val="0"/>
      <w:marBottom w:val="0"/>
      <w:divBdr>
        <w:top w:val="none" w:sz="0" w:space="0" w:color="auto"/>
        <w:left w:val="none" w:sz="0" w:space="0" w:color="auto"/>
        <w:bottom w:val="none" w:sz="0" w:space="0" w:color="auto"/>
        <w:right w:val="none" w:sz="0" w:space="0" w:color="auto"/>
      </w:divBdr>
    </w:div>
    <w:div w:id="525601615">
      <w:bodyDiv w:val="1"/>
      <w:marLeft w:val="0"/>
      <w:marRight w:val="0"/>
      <w:marTop w:val="0"/>
      <w:marBottom w:val="0"/>
      <w:divBdr>
        <w:top w:val="none" w:sz="0" w:space="0" w:color="auto"/>
        <w:left w:val="none" w:sz="0" w:space="0" w:color="auto"/>
        <w:bottom w:val="none" w:sz="0" w:space="0" w:color="auto"/>
        <w:right w:val="none" w:sz="0" w:space="0" w:color="auto"/>
      </w:divBdr>
    </w:div>
    <w:div w:id="529684481">
      <w:bodyDiv w:val="1"/>
      <w:marLeft w:val="0"/>
      <w:marRight w:val="0"/>
      <w:marTop w:val="0"/>
      <w:marBottom w:val="0"/>
      <w:divBdr>
        <w:top w:val="none" w:sz="0" w:space="0" w:color="auto"/>
        <w:left w:val="none" w:sz="0" w:space="0" w:color="auto"/>
        <w:bottom w:val="none" w:sz="0" w:space="0" w:color="auto"/>
        <w:right w:val="none" w:sz="0" w:space="0" w:color="auto"/>
      </w:divBdr>
    </w:div>
    <w:div w:id="541984562">
      <w:bodyDiv w:val="1"/>
      <w:marLeft w:val="0"/>
      <w:marRight w:val="0"/>
      <w:marTop w:val="0"/>
      <w:marBottom w:val="0"/>
      <w:divBdr>
        <w:top w:val="none" w:sz="0" w:space="0" w:color="auto"/>
        <w:left w:val="none" w:sz="0" w:space="0" w:color="auto"/>
        <w:bottom w:val="none" w:sz="0" w:space="0" w:color="auto"/>
        <w:right w:val="none" w:sz="0" w:space="0" w:color="auto"/>
      </w:divBdr>
    </w:div>
    <w:div w:id="550503837">
      <w:bodyDiv w:val="1"/>
      <w:marLeft w:val="0"/>
      <w:marRight w:val="0"/>
      <w:marTop w:val="0"/>
      <w:marBottom w:val="0"/>
      <w:divBdr>
        <w:top w:val="none" w:sz="0" w:space="0" w:color="auto"/>
        <w:left w:val="none" w:sz="0" w:space="0" w:color="auto"/>
        <w:bottom w:val="none" w:sz="0" w:space="0" w:color="auto"/>
        <w:right w:val="none" w:sz="0" w:space="0" w:color="auto"/>
      </w:divBdr>
    </w:div>
    <w:div w:id="559632252">
      <w:bodyDiv w:val="1"/>
      <w:marLeft w:val="0"/>
      <w:marRight w:val="0"/>
      <w:marTop w:val="0"/>
      <w:marBottom w:val="0"/>
      <w:divBdr>
        <w:top w:val="none" w:sz="0" w:space="0" w:color="auto"/>
        <w:left w:val="none" w:sz="0" w:space="0" w:color="auto"/>
        <w:bottom w:val="none" w:sz="0" w:space="0" w:color="auto"/>
        <w:right w:val="none" w:sz="0" w:space="0" w:color="auto"/>
      </w:divBdr>
    </w:div>
    <w:div w:id="565724054">
      <w:bodyDiv w:val="1"/>
      <w:marLeft w:val="0"/>
      <w:marRight w:val="0"/>
      <w:marTop w:val="0"/>
      <w:marBottom w:val="0"/>
      <w:divBdr>
        <w:top w:val="none" w:sz="0" w:space="0" w:color="auto"/>
        <w:left w:val="none" w:sz="0" w:space="0" w:color="auto"/>
        <w:bottom w:val="none" w:sz="0" w:space="0" w:color="auto"/>
        <w:right w:val="none" w:sz="0" w:space="0" w:color="auto"/>
      </w:divBdr>
    </w:div>
    <w:div w:id="572400159">
      <w:bodyDiv w:val="1"/>
      <w:marLeft w:val="0"/>
      <w:marRight w:val="0"/>
      <w:marTop w:val="0"/>
      <w:marBottom w:val="0"/>
      <w:divBdr>
        <w:top w:val="none" w:sz="0" w:space="0" w:color="auto"/>
        <w:left w:val="none" w:sz="0" w:space="0" w:color="auto"/>
        <w:bottom w:val="none" w:sz="0" w:space="0" w:color="auto"/>
        <w:right w:val="none" w:sz="0" w:space="0" w:color="auto"/>
      </w:divBdr>
    </w:div>
    <w:div w:id="584219477">
      <w:bodyDiv w:val="1"/>
      <w:marLeft w:val="0"/>
      <w:marRight w:val="0"/>
      <w:marTop w:val="0"/>
      <w:marBottom w:val="0"/>
      <w:divBdr>
        <w:top w:val="none" w:sz="0" w:space="0" w:color="auto"/>
        <w:left w:val="none" w:sz="0" w:space="0" w:color="auto"/>
        <w:bottom w:val="none" w:sz="0" w:space="0" w:color="auto"/>
        <w:right w:val="none" w:sz="0" w:space="0" w:color="auto"/>
      </w:divBdr>
    </w:div>
    <w:div w:id="591284221">
      <w:bodyDiv w:val="1"/>
      <w:marLeft w:val="0"/>
      <w:marRight w:val="0"/>
      <w:marTop w:val="0"/>
      <w:marBottom w:val="0"/>
      <w:divBdr>
        <w:top w:val="none" w:sz="0" w:space="0" w:color="auto"/>
        <w:left w:val="none" w:sz="0" w:space="0" w:color="auto"/>
        <w:bottom w:val="none" w:sz="0" w:space="0" w:color="auto"/>
        <w:right w:val="none" w:sz="0" w:space="0" w:color="auto"/>
      </w:divBdr>
    </w:div>
    <w:div w:id="591858696">
      <w:bodyDiv w:val="1"/>
      <w:marLeft w:val="0"/>
      <w:marRight w:val="0"/>
      <w:marTop w:val="0"/>
      <w:marBottom w:val="0"/>
      <w:divBdr>
        <w:top w:val="none" w:sz="0" w:space="0" w:color="auto"/>
        <w:left w:val="none" w:sz="0" w:space="0" w:color="auto"/>
        <w:bottom w:val="none" w:sz="0" w:space="0" w:color="auto"/>
        <w:right w:val="none" w:sz="0" w:space="0" w:color="auto"/>
      </w:divBdr>
    </w:div>
    <w:div w:id="598368553">
      <w:bodyDiv w:val="1"/>
      <w:marLeft w:val="0"/>
      <w:marRight w:val="0"/>
      <w:marTop w:val="0"/>
      <w:marBottom w:val="0"/>
      <w:divBdr>
        <w:top w:val="none" w:sz="0" w:space="0" w:color="auto"/>
        <w:left w:val="none" w:sz="0" w:space="0" w:color="auto"/>
        <w:bottom w:val="none" w:sz="0" w:space="0" w:color="auto"/>
        <w:right w:val="none" w:sz="0" w:space="0" w:color="auto"/>
      </w:divBdr>
    </w:div>
    <w:div w:id="599679501">
      <w:bodyDiv w:val="1"/>
      <w:marLeft w:val="0"/>
      <w:marRight w:val="0"/>
      <w:marTop w:val="0"/>
      <w:marBottom w:val="0"/>
      <w:divBdr>
        <w:top w:val="none" w:sz="0" w:space="0" w:color="auto"/>
        <w:left w:val="none" w:sz="0" w:space="0" w:color="auto"/>
        <w:bottom w:val="none" w:sz="0" w:space="0" w:color="auto"/>
        <w:right w:val="none" w:sz="0" w:space="0" w:color="auto"/>
      </w:divBdr>
    </w:div>
    <w:div w:id="630213395">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32751624">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
    <w:div w:id="636957285">
      <w:bodyDiv w:val="1"/>
      <w:marLeft w:val="0"/>
      <w:marRight w:val="0"/>
      <w:marTop w:val="0"/>
      <w:marBottom w:val="0"/>
      <w:divBdr>
        <w:top w:val="none" w:sz="0" w:space="0" w:color="auto"/>
        <w:left w:val="none" w:sz="0" w:space="0" w:color="auto"/>
        <w:bottom w:val="none" w:sz="0" w:space="0" w:color="auto"/>
        <w:right w:val="none" w:sz="0" w:space="0" w:color="auto"/>
      </w:divBdr>
    </w:div>
    <w:div w:id="640160164">
      <w:bodyDiv w:val="1"/>
      <w:marLeft w:val="0"/>
      <w:marRight w:val="0"/>
      <w:marTop w:val="0"/>
      <w:marBottom w:val="0"/>
      <w:divBdr>
        <w:top w:val="none" w:sz="0" w:space="0" w:color="auto"/>
        <w:left w:val="none" w:sz="0" w:space="0" w:color="auto"/>
        <w:bottom w:val="none" w:sz="0" w:space="0" w:color="auto"/>
        <w:right w:val="none" w:sz="0" w:space="0" w:color="auto"/>
      </w:divBdr>
    </w:div>
    <w:div w:id="640615513">
      <w:bodyDiv w:val="1"/>
      <w:marLeft w:val="0"/>
      <w:marRight w:val="0"/>
      <w:marTop w:val="0"/>
      <w:marBottom w:val="0"/>
      <w:divBdr>
        <w:top w:val="none" w:sz="0" w:space="0" w:color="auto"/>
        <w:left w:val="none" w:sz="0" w:space="0" w:color="auto"/>
        <w:bottom w:val="none" w:sz="0" w:space="0" w:color="auto"/>
        <w:right w:val="none" w:sz="0" w:space="0" w:color="auto"/>
      </w:divBdr>
    </w:div>
    <w:div w:id="666909040">
      <w:bodyDiv w:val="1"/>
      <w:marLeft w:val="0"/>
      <w:marRight w:val="0"/>
      <w:marTop w:val="0"/>
      <w:marBottom w:val="0"/>
      <w:divBdr>
        <w:top w:val="none" w:sz="0" w:space="0" w:color="auto"/>
        <w:left w:val="none" w:sz="0" w:space="0" w:color="auto"/>
        <w:bottom w:val="none" w:sz="0" w:space="0" w:color="auto"/>
        <w:right w:val="none" w:sz="0" w:space="0" w:color="auto"/>
      </w:divBdr>
    </w:div>
    <w:div w:id="668483243">
      <w:bodyDiv w:val="1"/>
      <w:marLeft w:val="0"/>
      <w:marRight w:val="0"/>
      <w:marTop w:val="0"/>
      <w:marBottom w:val="0"/>
      <w:divBdr>
        <w:top w:val="none" w:sz="0" w:space="0" w:color="auto"/>
        <w:left w:val="none" w:sz="0" w:space="0" w:color="auto"/>
        <w:bottom w:val="none" w:sz="0" w:space="0" w:color="auto"/>
        <w:right w:val="none" w:sz="0" w:space="0" w:color="auto"/>
      </w:divBdr>
    </w:div>
    <w:div w:id="669796736">
      <w:bodyDiv w:val="1"/>
      <w:marLeft w:val="0"/>
      <w:marRight w:val="0"/>
      <w:marTop w:val="0"/>
      <w:marBottom w:val="0"/>
      <w:divBdr>
        <w:top w:val="none" w:sz="0" w:space="0" w:color="auto"/>
        <w:left w:val="none" w:sz="0" w:space="0" w:color="auto"/>
        <w:bottom w:val="none" w:sz="0" w:space="0" w:color="auto"/>
        <w:right w:val="none" w:sz="0" w:space="0" w:color="auto"/>
      </w:divBdr>
    </w:div>
    <w:div w:id="669910110">
      <w:bodyDiv w:val="1"/>
      <w:marLeft w:val="0"/>
      <w:marRight w:val="0"/>
      <w:marTop w:val="0"/>
      <w:marBottom w:val="0"/>
      <w:divBdr>
        <w:top w:val="none" w:sz="0" w:space="0" w:color="auto"/>
        <w:left w:val="none" w:sz="0" w:space="0" w:color="auto"/>
        <w:bottom w:val="none" w:sz="0" w:space="0" w:color="auto"/>
        <w:right w:val="none" w:sz="0" w:space="0" w:color="auto"/>
      </w:divBdr>
    </w:div>
    <w:div w:id="672681769">
      <w:bodyDiv w:val="1"/>
      <w:marLeft w:val="0"/>
      <w:marRight w:val="0"/>
      <w:marTop w:val="0"/>
      <w:marBottom w:val="0"/>
      <w:divBdr>
        <w:top w:val="none" w:sz="0" w:space="0" w:color="auto"/>
        <w:left w:val="none" w:sz="0" w:space="0" w:color="auto"/>
        <w:bottom w:val="none" w:sz="0" w:space="0" w:color="auto"/>
        <w:right w:val="none" w:sz="0" w:space="0" w:color="auto"/>
      </w:divBdr>
    </w:div>
    <w:div w:id="673649337">
      <w:bodyDiv w:val="1"/>
      <w:marLeft w:val="0"/>
      <w:marRight w:val="0"/>
      <w:marTop w:val="0"/>
      <w:marBottom w:val="0"/>
      <w:divBdr>
        <w:top w:val="none" w:sz="0" w:space="0" w:color="auto"/>
        <w:left w:val="none" w:sz="0" w:space="0" w:color="auto"/>
        <w:bottom w:val="none" w:sz="0" w:space="0" w:color="auto"/>
        <w:right w:val="none" w:sz="0" w:space="0" w:color="auto"/>
      </w:divBdr>
    </w:div>
    <w:div w:id="674529213">
      <w:bodyDiv w:val="1"/>
      <w:marLeft w:val="0"/>
      <w:marRight w:val="0"/>
      <w:marTop w:val="0"/>
      <w:marBottom w:val="0"/>
      <w:divBdr>
        <w:top w:val="none" w:sz="0" w:space="0" w:color="auto"/>
        <w:left w:val="none" w:sz="0" w:space="0" w:color="auto"/>
        <w:bottom w:val="none" w:sz="0" w:space="0" w:color="auto"/>
        <w:right w:val="none" w:sz="0" w:space="0" w:color="auto"/>
      </w:divBdr>
    </w:div>
    <w:div w:id="686560721">
      <w:bodyDiv w:val="1"/>
      <w:marLeft w:val="0"/>
      <w:marRight w:val="0"/>
      <w:marTop w:val="0"/>
      <w:marBottom w:val="0"/>
      <w:divBdr>
        <w:top w:val="none" w:sz="0" w:space="0" w:color="auto"/>
        <w:left w:val="none" w:sz="0" w:space="0" w:color="auto"/>
        <w:bottom w:val="none" w:sz="0" w:space="0" w:color="auto"/>
        <w:right w:val="none" w:sz="0" w:space="0" w:color="auto"/>
      </w:divBdr>
    </w:div>
    <w:div w:id="696590162">
      <w:bodyDiv w:val="1"/>
      <w:marLeft w:val="0"/>
      <w:marRight w:val="0"/>
      <w:marTop w:val="0"/>
      <w:marBottom w:val="0"/>
      <w:divBdr>
        <w:top w:val="none" w:sz="0" w:space="0" w:color="auto"/>
        <w:left w:val="none" w:sz="0" w:space="0" w:color="auto"/>
        <w:bottom w:val="none" w:sz="0" w:space="0" w:color="auto"/>
        <w:right w:val="none" w:sz="0" w:space="0" w:color="auto"/>
      </w:divBdr>
    </w:div>
    <w:div w:id="701134747">
      <w:bodyDiv w:val="1"/>
      <w:marLeft w:val="0"/>
      <w:marRight w:val="0"/>
      <w:marTop w:val="0"/>
      <w:marBottom w:val="0"/>
      <w:divBdr>
        <w:top w:val="none" w:sz="0" w:space="0" w:color="auto"/>
        <w:left w:val="none" w:sz="0" w:space="0" w:color="auto"/>
        <w:bottom w:val="none" w:sz="0" w:space="0" w:color="auto"/>
        <w:right w:val="none" w:sz="0" w:space="0" w:color="auto"/>
      </w:divBdr>
    </w:div>
    <w:div w:id="719478343">
      <w:bodyDiv w:val="1"/>
      <w:marLeft w:val="0"/>
      <w:marRight w:val="0"/>
      <w:marTop w:val="0"/>
      <w:marBottom w:val="0"/>
      <w:divBdr>
        <w:top w:val="none" w:sz="0" w:space="0" w:color="auto"/>
        <w:left w:val="none" w:sz="0" w:space="0" w:color="auto"/>
        <w:bottom w:val="none" w:sz="0" w:space="0" w:color="auto"/>
        <w:right w:val="none" w:sz="0" w:space="0" w:color="auto"/>
      </w:divBdr>
    </w:div>
    <w:div w:id="721834666">
      <w:bodyDiv w:val="1"/>
      <w:marLeft w:val="0"/>
      <w:marRight w:val="0"/>
      <w:marTop w:val="0"/>
      <w:marBottom w:val="0"/>
      <w:divBdr>
        <w:top w:val="none" w:sz="0" w:space="0" w:color="auto"/>
        <w:left w:val="none" w:sz="0" w:space="0" w:color="auto"/>
        <w:bottom w:val="none" w:sz="0" w:space="0" w:color="auto"/>
        <w:right w:val="none" w:sz="0" w:space="0" w:color="auto"/>
      </w:divBdr>
    </w:div>
    <w:div w:id="756289657">
      <w:bodyDiv w:val="1"/>
      <w:marLeft w:val="0"/>
      <w:marRight w:val="0"/>
      <w:marTop w:val="0"/>
      <w:marBottom w:val="0"/>
      <w:divBdr>
        <w:top w:val="none" w:sz="0" w:space="0" w:color="auto"/>
        <w:left w:val="none" w:sz="0" w:space="0" w:color="auto"/>
        <w:bottom w:val="none" w:sz="0" w:space="0" w:color="auto"/>
        <w:right w:val="none" w:sz="0" w:space="0" w:color="auto"/>
      </w:divBdr>
    </w:div>
    <w:div w:id="760446876">
      <w:bodyDiv w:val="1"/>
      <w:marLeft w:val="0"/>
      <w:marRight w:val="0"/>
      <w:marTop w:val="0"/>
      <w:marBottom w:val="0"/>
      <w:divBdr>
        <w:top w:val="none" w:sz="0" w:space="0" w:color="auto"/>
        <w:left w:val="none" w:sz="0" w:space="0" w:color="auto"/>
        <w:bottom w:val="none" w:sz="0" w:space="0" w:color="auto"/>
        <w:right w:val="none" w:sz="0" w:space="0" w:color="auto"/>
      </w:divBdr>
    </w:div>
    <w:div w:id="761141278">
      <w:bodyDiv w:val="1"/>
      <w:marLeft w:val="0"/>
      <w:marRight w:val="0"/>
      <w:marTop w:val="0"/>
      <w:marBottom w:val="0"/>
      <w:divBdr>
        <w:top w:val="none" w:sz="0" w:space="0" w:color="auto"/>
        <w:left w:val="none" w:sz="0" w:space="0" w:color="auto"/>
        <w:bottom w:val="none" w:sz="0" w:space="0" w:color="auto"/>
        <w:right w:val="none" w:sz="0" w:space="0" w:color="auto"/>
      </w:divBdr>
    </w:div>
    <w:div w:id="767847466">
      <w:bodyDiv w:val="1"/>
      <w:marLeft w:val="0"/>
      <w:marRight w:val="0"/>
      <w:marTop w:val="0"/>
      <w:marBottom w:val="0"/>
      <w:divBdr>
        <w:top w:val="none" w:sz="0" w:space="0" w:color="auto"/>
        <w:left w:val="none" w:sz="0" w:space="0" w:color="auto"/>
        <w:bottom w:val="none" w:sz="0" w:space="0" w:color="auto"/>
        <w:right w:val="none" w:sz="0" w:space="0" w:color="auto"/>
      </w:divBdr>
    </w:div>
    <w:div w:id="768698771">
      <w:bodyDiv w:val="1"/>
      <w:marLeft w:val="0"/>
      <w:marRight w:val="0"/>
      <w:marTop w:val="0"/>
      <w:marBottom w:val="0"/>
      <w:divBdr>
        <w:top w:val="none" w:sz="0" w:space="0" w:color="auto"/>
        <w:left w:val="none" w:sz="0" w:space="0" w:color="auto"/>
        <w:bottom w:val="none" w:sz="0" w:space="0" w:color="auto"/>
        <w:right w:val="none" w:sz="0" w:space="0" w:color="auto"/>
      </w:divBdr>
    </w:div>
    <w:div w:id="771361820">
      <w:bodyDiv w:val="1"/>
      <w:marLeft w:val="0"/>
      <w:marRight w:val="0"/>
      <w:marTop w:val="0"/>
      <w:marBottom w:val="0"/>
      <w:divBdr>
        <w:top w:val="none" w:sz="0" w:space="0" w:color="auto"/>
        <w:left w:val="none" w:sz="0" w:space="0" w:color="auto"/>
        <w:bottom w:val="none" w:sz="0" w:space="0" w:color="auto"/>
        <w:right w:val="none" w:sz="0" w:space="0" w:color="auto"/>
      </w:divBdr>
    </w:div>
    <w:div w:id="774786101">
      <w:bodyDiv w:val="1"/>
      <w:marLeft w:val="0"/>
      <w:marRight w:val="0"/>
      <w:marTop w:val="0"/>
      <w:marBottom w:val="0"/>
      <w:divBdr>
        <w:top w:val="none" w:sz="0" w:space="0" w:color="auto"/>
        <w:left w:val="none" w:sz="0" w:space="0" w:color="auto"/>
        <w:bottom w:val="none" w:sz="0" w:space="0" w:color="auto"/>
        <w:right w:val="none" w:sz="0" w:space="0" w:color="auto"/>
      </w:divBdr>
    </w:div>
    <w:div w:id="780566482">
      <w:bodyDiv w:val="1"/>
      <w:marLeft w:val="0"/>
      <w:marRight w:val="0"/>
      <w:marTop w:val="0"/>
      <w:marBottom w:val="0"/>
      <w:divBdr>
        <w:top w:val="none" w:sz="0" w:space="0" w:color="auto"/>
        <w:left w:val="none" w:sz="0" w:space="0" w:color="auto"/>
        <w:bottom w:val="none" w:sz="0" w:space="0" w:color="auto"/>
        <w:right w:val="none" w:sz="0" w:space="0" w:color="auto"/>
      </w:divBdr>
    </w:div>
    <w:div w:id="780955874">
      <w:bodyDiv w:val="1"/>
      <w:marLeft w:val="0"/>
      <w:marRight w:val="0"/>
      <w:marTop w:val="0"/>
      <w:marBottom w:val="0"/>
      <w:divBdr>
        <w:top w:val="none" w:sz="0" w:space="0" w:color="auto"/>
        <w:left w:val="none" w:sz="0" w:space="0" w:color="auto"/>
        <w:bottom w:val="none" w:sz="0" w:space="0" w:color="auto"/>
        <w:right w:val="none" w:sz="0" w:space="0" w:color="auto"/>
      </w:divBdr>
    </w:div>
    <w:div w:id="790712220">
      <w:bodyDiv w:val="1"/>
      <w:marLeft w:val="0"/>
      <w:marRight w:val="0"/>
      <w:marTop w:val="0"/>
      <w:marBottom w:val="0"/>
      <w:divBdr>
        <w:top w:val="none" w:sz="0" w:space="0" w:color="auto"/>
        <w:left w:val="none" w:sz="0" w:space="0" w:color="auto"/>
        <w:bottom w:val="none" w:sz="0" w:space="0" w:color="auto"/>
        <w:right w:val="none" w:sz="0" w:space="0" w:color="auto"/>
      </w:divBdr>
    </w:div>
    <w:div w:id="790829254">
      <w:bodyDiv w:val="1"/>
      <w:marLeft w:val="0"/>
      <w:marRight w:val="0"/>
      <w:marTop w:val="0"/>
      <w:marBottom w:val="0"/>
      <w:divBdr>
        <w:top w:val="none" w:sz="0" w:space="0" w:color="auto"/>
        <w:left w:val="none" w:sz="0" w:space="0" w:color="auto"/>
        <w:bottom w:val="none" w:sz="0" w:space="0" w:color="auto"/>
        <w:right w:val="none" w:sz="0" w:space="0" w:color="auto"/>
      </w:divBdr>
    </w:div>
    <w:div w:id="821384519">
      <w:bodyDiv w:val="1"/>
      <w:marLeft w:val="0"/>
      <w:marRight w:val="0"/>
      <w:marTop w:val="0"/>
      <w:marBottom w:val="0"/>
      <w:divBdr>
        <w:top w:val="none" w:sz="0" w:space="0" w:color="auto"/>
        <w:left w:val="none" w:sz="0" w:space="0" w:color="auto"/>
        <w:bottom w:val="none" w:sz="0" w:space="0" w:color="auto"/>
        <w:right w:val="none" w:sz="0" w:space="0" w:color="auto"/>
      </w:divBdr>
    </w:div>
    <w:div w:id="824391580">
      <w:bodyDiv w:val="1"/>
      <w:marLeft w:val="0"/>
      <w:marRight w:val="0"/>
      <w:marTop w:val="0"/>
      <w:marBottom w:val="0"/>
      <w:divBdr>
        <w:top w:val="none" w:sz="0" w:space="0" w:color="auto"/>
        <w:left w:val="none" w:sz="0" w:space="0" w:color="auto"/>
        <w:bottom w:val="none" w:sz="0" w:space="0" w:color="auto"/>
        <w:right w:val="none" w:sz="0" w:space="0" w:color="auto"/>
      </w:divBdr>
    </w:div>
    <w:div w:id="824586757">
      <w:bodyDiv w:val="1"/>
      <w:marLeft w:val="0"/>
      <w:marRight w:val="0"/>
      <w:marTop w:val="0"/>
      <w:marBottom w:val="0"/>
      <w:divBdr>
        <w:top w:val="none" w:sz="0" w:space="0" w:color="auto"/>
        <w:left w:val="none" w:sz="0" w:space="0" w:color="auto"/>
        <w:bottom w:val="none" w:sz="0" w:space="0" w:color="auto"/>
        <w:right w:val="none" w:sz="0" w:space="0" w:color="auto"/>
      </w:divBdr>
    </w:div>
    <w:div w:id="833565553">
      <w:bodyDiv w:val="1"/>
      <w:marLeft w:val="0"/>
      <w:marRight w:val="0"/>
      <w:marTop w:val="0"/>
      <w:marBottom w:val="0"/>
      <w:divBdr>
        <w:top w:val="none" w:sz="0" w:space="0" w:color="auto"/>
        <w:left w:val="none" w:sz="0" w:space="0" w:color="auto"/>
        <w:bottom w:val="none" w:sz="0" w:space="0" w:color="auto"/>
        <w:right w:val="none" w:sz="0" w:space="0" w:color="auto"/>
      </w:divBdr>
    </w:div>
    <w:div w:id="838499794">
      <w:bodyDiv w:val="1"/>
      <w:marLeft w:val="0"/>
      <w:marRight w:val="0"/>
      <w:marTop w:val="0"/>
      <w:marBottom w:val="0"/>
      <w:divBdr>
        <w:top w:val="none" w:sz="0" w:space="0" w:color="auto"/>
        <w:left w:val="none" w:sz="0" w:space="0" w:color="auto"/>
        <w:bottom w:val="none" w:sz="0" w:space="0" w:color="auto"/>
        <w:right w:val="none" w:sz="0" w:space="0" w:color="auto"/>
      </w:divBdr>
    </w:div>
    <w:div w:id="840434864">
      <w:bodyDiv w:val="1"/>
      <w:marLeft w:val="0"/>
      <w:marRight w:val="0"/>
      <w:marTop w:val="0"/>
      <w:marBottom w:val="0"/>
      <w:divBdr>
        <w:top w:val="none" w:sz="0" w:space="0" w:color="auto"/>
        <w:left w:val="none" w:sz="0" w:space="0" w:color="auto"/>
        <w:bottom w:val="none" w:sz="0" w:space="0" w:color="auto"/>
        <w:right w:val="none" w:sz="0" w:space="0" w:color="auto"/>
      </w:divBdr>
    </w:div>
    <w:div w:id="840505818">
      <w:bodyDiv w:val="1"/>
      <w:marLeft w:val="0"/>
      <w:marRight w:val="0"/>
      <w:marTop w:val="0"/>
      <w:marBottom w:val="0"/>
      <w:divBdr>
        <w:top w:val="none" w:sz="0" w:space="0" w:color="auto"/>
        <w:left w:val="none" w:sz="0" w:space="0" w:color="auto"/>
        <w:bottom w:val="none" w:sz="0" w:space="0" w:color="auto"/>
        <w:right w:val="none" w:sz="0" w:space="0" w:color="auto"/>
      </w:divBdr>
    </w:div>
    <w:div w:id="842009652">
      <w:bodyDiv w:val="1"/>
      <w:marLeft w:val="0"/>
      <w:marRight w:val="0"/>
      <w:marTop w:val="0"/>
      <w:marBottom w:val="0"/>
      <w:divBdr>
        <w:top w:val="none" w:sz="0" w:space="0" w:color="auto"/>
        <w:left w:val="none" w:sz="0" w:space="0" w:color="auto"/>
        <w:bottom w:val="none" w:sz="0" w:space="0" w:color="auto"/>
        <w:right w:val="none" w:sz="0" w:space="0" w:color="auto"/>
      </w:divBdr>
    </w:div>
    <w:div w:id="842013299">
      <w:bodyDiv w:val="1"/>
      <w:marLeft w:val="0"/>
      <w:marRight w:val="0"/>
      <w:marTop w:val="0"/>
      <w:marBottom w:val="0"/>
      <w:divBdr>
        <w:top w:val="none" w:sz="0" w:space="0" w:color="auto"/>
        <w:left w:val="none" w:sz="0" w:space="0" w:color="auto"/>
        <w:bottom w:val="none" w:sz="0" w:space="0" w:color="auto"/>
        <w:right w:val="none" w:sz="0" w:space="0" w:color="auto"/>
      </w:divBdr>
    </w:div>
    <w:div w:id="862397000">
      <w:bodyDiv w:val="1"/>
      <w:marLeft w:val="0"/>
      <w:marRight w:val="0"/>
      <w:marTop w:val="0"/>
      <w:marBottom w:val="0"/>
      <w:divBdr>
        <w:top w:val="none" w:sz="0" w:space="0" w:color="auto"/>
        <w:left w:val="none" w:sz="0" w:space="0" w:color="auto"/>
        <w:bottom w:val="none" w:sz="0" w:space="0" w:color="auto"/>
        <w:right w:val="none" w:sz="0" w:space="0" w:color="auto"/>
      </w:divBdr>
    </w:div>
    <w:div w:id="872116729">
      <w:bodyDiv w:val="1"/>
      <w:marLeft w:val="0"/>
      <w:marRight w:val="0"/>
      <w:marTop w:val="0"/>
      <w:marBottom w:val="0"/>
      <w:divBdr>
        <w:top w:val="none" w:sz="0" w:space="0" w:color="auto"/>
        <w:left w:val="none" w:sz="0" w:space="0" w:color="auto"/>
        <w:bottom w:val="none" w:sz="0" w:space="0" w:color="auto"/>
        <w:right w:val="none" w:sz="0" w:space="0" w:color="auto"/>
      </w:divBdr>
    </w:div>
    <w:div w:id="879514605">
      <w:bodyDiv w:val="1"/>
      <w:marLeft w:val="0"/>
      <w:marRight w:val="0"/>
      <w:marTop w:val="0"/>
      <w:marBottom w:val="0"/>
      <w:divBdr>
        <w:top w:val="none" w:sz="0" w:space="0" w:color="auto"/>
        <w:left w:val="none" w:sz="0" w:space="0" w:color="auto"/>
        <w:bottom w:val="none" w:sz="0" w:space="0" w:color="auto"/>
        <w:right w:val="none" w:sz="0" w:space="0" w:color="auto"/>
      </w:divBdr>
    </w:div>
    <w:div w:id="882794425">
      <w:bodyDiv w:val="1"/>
      <w:marLeft w:val="0"/>
      <w:marRight w:val="0"/>
      <w:marTop w:val="0"/>
      <w:marBottom w:val="0"/>
      <w:divBdr>
        <w:top w:val="none" w:sz="0" w:space="0" w:color="auto"/>
        <w:left w:val="none" w:sz="0" w:space="0" w:color="auto"/>
        <w:bottom w:val="none" w:sz="0" w:space="0" w:color="auto"/>
        <w:right w:val="none" w:sz="0" w:space="0" w:color="auto"/>
      </w:divBdr>
    </w:div>
    <w:div w:id="885797356">
      <w:bodyDiv w:val="1"/>
      <w:marLeft w:val="0"/>
      <w:marRight w:val="0"/>
      <w:marTop w:val="0"/>
      <w:marBottom w:val="0"/>
      <w:divBdr>
        <w:top w:val="none" w:sz="0" w:space="0" w:color="auto"/>
        <w:left w:val="none" w:sz="0" w:space="0" w:color="auto"/>
        <w:bottom w:val="none" w:sz="0" w:space="0" w:color="auto"/>
        <w:right w:val="none" w:sz="0" w:space="0" w:color="auto"/>
      </w:divBdr>
    </w:div>
    <w:div w:id="895312550">
      <w:bodyDiv w:val="1"/>
      <w:marLeft w:val="0"/>
      <w:marRight w:val="0"/>
      <w:marTop w:val="0"/>
      <w:marBottom w:val="0"/>
      <w:divBdr>
        <w:top w:val="none" w:sz="0" w:space="0" w:color="auto"/>
        <w:left w:val="none" w:sz="0" w:space="0" w:color="auto"/>
        <w:bottom w:val="none" w:sz="0" w:space="0" w:color="auto"/>
        <w:right w:val="none" w:sz="0" w:space="0" w:color="auto"/>
      </w:divBdr>
    </w:div>
    <w:div w:id="895628363">
      <w:bodyDiv w:val="1"/>
      <w:marLeft w:val="0"/>
      <w:marRight w:val="0"/>
      <w:marTop w:val="0"/>
      <w:marBottom w:val="0"/>
      <w:divBdr>
        <w:top w:val="none" w:sz="0" w:space="0" w:color="auto"/>
        <w:left w:val="none" w:sz="0" w:space="0" w:color="auto"/>
        <w:bottom w:val="none" w:sz="0" w:space="0" w:color="auto"/>
        <w:right w:val="none" w:sz="0" w:space="0" w:color="auto"/>
      </w:divBdr>
    </w:div>
    <w:div w:id="897012616">
      <w:bodyDiv w:val="1"/>
      <w:marLeft w:val="0"/>
      <w:marRight w:val="0"/>
      <w:marTop w:val="0"/>
      <w:marBottom w:val="0"/>
      <w:divBdr>
        <w:top w:val="none" w:sz="0" w:space="0" w:color="auto"/>
        <w:left w:val="none" w:sz="0" w:space="0" w:color="auto"/>
        <w:bottom w:val="none" w:sz="0" w:space="0" w:color="auto"/>
        <w:right w:val="none" w:sz="0" w:space="0" w:color="auto"/>
      </w:divBdr>
    </w:div>
    <w:div w:id="902914063">
      <w:bodyDiv w:val="1"/>
      <w:marLeft w:val="0"/>
      <w:marRight w:val="0"/>
      <w:marTop w:val="0"/>
      <w:marBottom w:val="0"/>
      <w:divBdr>
        <w:top w:val="none" w:sz="0" w:space="0" w:color="auto"/>
        <w:left w:val="none" w:sz="0" w:space="0" w:color="auto"/>
        <w:bottom w:val="none" w:sz="0" w:space="0" w:color="auto"/>
        <w:right w:val="none" w:sz="0" w:space="0" w:color="auto"/>
      </w:divBdr>
    </w:div>
    <w:div w:id="904684378">
      <w:bodyDiv w:val="1"/>
      <w:marLeft w:val="0"/>
      <w:marRight w:val="0"/>
      <w:marTop w:val="0"/>
      <w:marBottom w:val="0"/>
      <w:divBdr>
        <w:top w:val="none" w:sz="0" w:space="0" w:color="auto"/>
        <w:left w:val="none" w:sz="0" w:space="0" w:color="auto"/>
        <w:bottom w:val="none" w:sz="0" w:space="0" w:color="auto"/>
        <w:right w:val="none" w:sz="0" w:space="0" w:color="auto"/>
      </w:divBdr>
    </w:div>
    <w:div w:id="906262471">
      <w:bodyDiv w:val="1"/>
      <w:marLeft w:val="0"/>
      <w:marRight w:val="0"/>
      <w:marTop w:val="0"/>
      <w:marBottom w:val="0"/>
      <w:divBdr>
        <w:top w:val="none" w:sz="0" w:space="0" w:color="auto"/>
        <w:left w:val="none" w:sz="0" w:space="0" w:color="auto"/>
        <w:bottom w:val="none" w:sz="0" w:space="0" w:color="auto"/>
        <w:right w:val="none" w:sz="0" w:space="0" w:color="auto"/>
      </w:divBdr>
    </w:div>
    <w:div w:id="913901191">
      <w:bodyDiv w:val="1"/>
      <w:marLeft w:val="0"/>
      <w:marRight w:val="0"/>
      <w:marTop w:val="0"/>
      <w:marBottom w:val="0"/>
      <w:divBdr>
        <w:top w:val="none" w:sz="0" w:space="0" w:color="auto"/>
        <w:left w:val="none" w:sz="0" w:space="0" w:color="auto"/>
        <w:bottom w:val="none" w:sz="0" w:space="0" w:color="auto"/>
        <w:right w:val="none" w:sz="0" w:space="0" w:color="auto"/>
      </w:divBdr>
    </w:div>
    <w:div w:id="925385977">
      <w:bodyDiv w:val="1"/>
      <w:marLeft w:val="0"/>
      <w:marRight w:val="0"/>
      <w:marTop w:val="0"/>
      <w:marBottom w:val="0"/>
      <w:divBdr>
        <w:top w:val="none" w:sz="0" w:space="0" w:color="auto"/>
        <w:left w:val="none" w:sz="0" w:space="0" w:color="auto"/>
        <w:bottom w:val="none" w:sz="0" w:space="0" w:color="auto"/>
        <w:right w:val="none" w:sz="0" w:space="0" w:color="auto"/>
      </w:divBdr>
    </w:div>
    <w:div w:id="942690665">
      <w:bodyDiv w:val="1"/>
      <w:marLeft w:val="0"/>
      <w:marRight w:val="0"/>
      <w:marTop w:val="0"/>
      <w:marBottom w:val="0"/>
      <w:divBdr>
        <w:top w:val="none" w:sz="0" w:space="0" w:color="auto"/>
        <w:left w:val="none" w:sz="0" w:space="0" w:color="auto"/>
        <w:bottom w:val="none" w:sz="0" w:space="0" w:color="auto"/>
        <w:right w:val="none" w:sz="0" w:space="0" w:color="auto"/>
      </w:divBdr>
    </w:div>
    <w:div w:id="944001999">
      <w:bodyDiv w:val="1"/>
      <w:marLeft w:val="0"/>
      <w:marRight w:val="0"/>
      <w:marTop w:val="0"/>
      <w:marBottom w:val="0"/>
      <w:divBdr>
        <w:top w:val="none" w:sz="0" w:space="0" w:color="auto"/>
        <w:left w:val="none" w:sz="0" w:space="0" w:color="auto"/>
        <w:bottom w:val="none" w:sz="0" w:space="0" w:color="auto"/>
        <w:right w:val="none" w:sz="0" w:space="0" w:color="auto"/>
      </w:divBdr>
    </w:div>
    <w:div w:id="948511464">
      <w:bodyDiv w:val="1"/>
      <w:marLeft w:val="0"/>
      <w:marRight w:val="0"/>
      <w:marTop w:val="0"/>
      <w:marBottom w:val="0"/>
      <w:divBdr>
        <w:top w:val="none" w:sz="0" w:space="0" w:color="auto"/>
        <w:left w:val="none" w:sz="0" w:space="0" w:color="auto"/>
        <w:bottom w:val="none" w:sz="0" w:space="0" w:color="auto"/>
        <w:right w:val="none" w:sz="0" w:space="0" w:color="auto"/>
      </w:divBdr>
    </w:div>
    <w:div w:id="956061152">
      <w:bodyDiv w:val="1"/>
      <w:marLeft w:val="0"/>
      <w:marRight w:val="0"/>
      <w:marTop w:val="0"/>
      <w:marBottom w:val="0"/>
      <w:divBdr>
        <w:top w:val="none" w:sz="0" w:space="0" w:color="auto"/>
        <w:left w:val="none" w:sz="0" w:space="0" w:color="auto"/>
        <w:bottom w:val="none" w:sz="0" w:space="0" w:color="auto"/>
        <w:right w:val="none" w:sz="0" w:space="0" w:color="auto"/>
      </w:divBdr>
    </w:div>
    <w:div w:id="962619799">
      <w:bodyDiv w:val="1"/>
      <w:marLeft w:val="0"/>
      <w:marRight w:val="0"/>
      <w:marTop w:val="0"/>
      <w:marBottom w:val="0"/>
      <w:divBdr>
        <w:top w:val="none" w:sz="0" w:space="0" w:color="auto"/>
        <w:left w:val="none" w:sz="0" w:space="0" w:color="auto"/>
        <w:bottom w:val="none" w:sz="0" w:space="0" w:color="auto"/>
        <w:right w:val="none" w:sz="0" w:space="0" w:color="auto"/>
      </w:divBdr>
    </w:div>
    <w:div w:id="972103795">
      <w:bodyDiv w:val="1"/>
      <w:marLeft w:val="0"/>
      <w:marRight w:val="0"/>
      <w:marTop w:val="0"/>
      <w:marBottom w:val="0"/>
      <w:divBdr>
        <w:top w:val="none" w:sz="0" w:space="0" w:color="auto"/>
        <w:left w:val="none" w:sz="0" w:space="0" w:color="auto"/>
        <w:bottom w:val="none" w:sz="0" w:space="0" w:color="auto"/>
        <w:right w:val="none" w:sz="0" w:space="0" w:color="auto"/>
      </w:divBdr>
    </w:div>
    <w:div w:id="973296842">
      <w:bodyDiv w:val="1"/>
      <w:marLeft w:val="0"/>
      <w:marRight w:val="0"/>
      <w:marTop w:val="0"/>
      <w:marBottom w:val="0"/>
      <w:divBdr>
        <w:top w:val="none" w:sz="0" w:space="0" w:color="auto"/>
        <w:left w:val="none" w:sz="0" w:space="0" w:color="auto"/>
        <w:bottom w:val="none" w:sz="0" w:space="0" w:color="auto"/>
        <w:right w:val="none" w:sz="0" w:space="0" w:color="auto"/>
      </w:divBdr>
    </w:div>
    <w:div w:id="988483456">
      <w:bodyDiv w:val="1"/>
      <w:marLeft w:val="0"/>
      <w:marRight w:val="0"/>
      <w:marTop w:val="0"/>
      <w:marBottom w:val="0"/>
      <w:divBdr>
        <w:top w:val="none" w:sz="0" w:space="0" w:color="auto"/>
        <w:left w:val="none" w:sz="0" w:space="0" w:color="auto"/>
        <w:bottom w:val="none" w:sz="0" w:space="0" w:color="auto"/>
        <w:right w:val="none" w:sz="0" w:space="0" w:color="auto"/>
      </w:divBdr>
    </w:div>
    <w:div w:id="997726957">
      <w:bodyDiv w:val="1"/>
      <w:marLeft w:val="0"/>
      <w:marRight w:val="0"/>
      <w:marTop w:val="0"/>
      <w:marBottom w:val="0"/>
      <w:divBdr>
        <w:top w:val="none" w:sz="0" w:space="0" w:color="auto"/>
        <w:left w:val="none" w:sz="0" w:space="0" w:color="auto"/>
        <w:bottom w:val="none" w:sz="0" w:space="0" w:color="auto"/>
        <w:right w:val="none" w:sz="0" w:space="0" w:color="auto"/>
      </w:divBdr>
    </w:div>
    <w:div w:id="998338957">
      <w:bodyDiv w:val="1"/>
      <w:marLeft w:val="0"/>
      <w:marRight w:val="0"/>
      <w:marTop w:val="0"/>
      <w:marBottom w:val="0"/>
      <w:divBdr>
        <w:top w:val="none" w:sz="0" w:space="0" w:color="auto"/>
        <w:left w:val="none" w:sz="0" w:space="0" w:color="auto"/>
        <w:bottom w:val="none" w:sz="0" w:space="0" w:color="auto"/>
        <w:right w:val="none" w:sz="0" w:space="0" w:color="auto"/>
      </w:divBdr>
    </w:div>
    <w:div w:id="999311644">
      <w:bodyDiv w:val="1"/>
      <w:marLeft w:val="0"/>
      <w:marRight w:val="0"/>
      <w:marTop w:val="0"/>
      <w:marBottom w:val="0"/>
      <w:divBdr>
        <w:top w:val="none" w:sz="0" w:space="0" w:color="auto"/>
        <w:left w:val="none" w:sz="0" w:space="0" w:color="auto"/>
        <w:bottom w:val="none" w:sz="0" w:space="0" w:color="auto"/>
        <w:right w:val="none" w:sz="0" w:space="0" w:color="auto"/>
      </w:divBdr>
    </w:div>
    <w:div w:id="1000348574">
      <w:bodyDiv w:val="1"/>
      <w:marLeft w:val="0"/>
      <w:marRight w:val="0"/>
      <w:marTop w:val="0"/>
      <w:marBottom w:val="0"/>
      <w:divBdr>
        <w:top w:val="none" w:sz="0" w:space="0" w:color="auto"/>
        <w:left w:val="none" w:sz="0" w:space="0" w:color="auto"/>
        <w:bottom w:val="none" w:sz="0" w:space="0" w:color="auto"/>
        <w:right w:val="none" w:sz="0" w:space="0" w:color="auto"/>
      </w:divBdr>
    </w:div>
    <w:div w:id="1019893493">
      <w:bodyDiv w:val="1"/>
      <w:marLeft w:val="0"/>
      <w:marRight w:val="0"/>
      <w:marTop w:val="0"/>
      <w:marBottom w:val="0"/>
      <w:divBdr>
        <w:top w:val="none" w:sz="0" w:space="0" w:color="auto"/>
        <w:left w:val="none" w:sz="0" w:space="0" w:color="auto"/>
        <w:bottom w:val="none" w:sz="0" w:space="0" w:color="auto"/>
        <w:right w:val="none" w:sz="0" w:space="0" w:color="auto"/>
      </w:divBdr>
    </w:div>
    <w:div w:id="1020199914">
      <w:bodyDiv w:val="1"/>
      <w:marLeft w:val="0"/>
      <w:marRight w:val="0"/>
      <w:marTop w:val="0"/>
      <w:marBottom w:val="0"/>
      <w:divBdr>
        <w:top w:val="none" w:sz="0" w:space="0" w:color="auto"/>
        <w:left w:val="none" w:sz="0" w:space="0" w:color="auto"/>
        <w:bottom w:val="none" w:sz="0" w:space="0" w:color="auto"/>
        <w:right w:val="none" w:sz="0" w:space="0" w:color="auto"/>
      </w:divBdr>
    </w:div>
    <w:div w:id="1030373712">
      <w:bodyDiv w:val="1"/>
      <w:marLeft w:val="0"/>
      <w:marRight w:val="0"/>
      <w:marTop w:val="0"/>
      <w:marBottom w:val="0"/>
      <w:divBdr>
        <w:top w:val="none" w:sz="0" w:space="0" w:color="auto"/>
        <w:left w:val="none" w:sz="0" w:space="0" w:color="auto"/>
        <w:bottom w:val="none" w:sz="0" w:space="0" w:color="auto"/>
        <w:right w:val="none" w:sz="0" w:space="0" w:color="auto"/>
      </w:divBdr>
    </w:div>
    <w:div w:id="1034312603">
      <w:bodyDiv w:val="1"/>
      <w:marLeft w:val="0"/>
      <w:marRight w:val="0"/>
      <w:marTop w:val="0"/>
      <w:marBottom w:val="0"/>
      <w:divBdr>
        <w:top w:val="none" w:sz="0" w:space="0" w:color="auto"/>
        <w:left w:val="none" w:sz="0" w:space="0" w:color="auto"/>
        <w:bottom w:val="none" w:sz="0" w:space="0" w:color="auto"/>
        <w:right w:val="none" w:sz="0" w:space="0" w:color="auto"/>
      </w:divBdr>
    </w:div>
    <w:div w:id="1035696280">
      <w:bodyDiv w:val="1"/>
      <w:marLeft w:val="0"/>
      <w:marRight w:val="0"/>
      <w:marTop w:val="0"/>
      <w:marBottom w:val="0"/>
      <w:divBdr>
        <w:top w:val="none" w:sz="0" w:space="0" w:color="auto"/>
        <w:left w:val="none" w:sz="0" w:space="0" w:color="auto"/>
        <w:bottom w:val="none" w:sz="0" w:space="0" w:color="auto"/>
        <w:right w:val="none" w:sz="0" w:space="0" w:color="auto"/>
      </w:divBdr>
    </w:div>
    <w:div w:id="1039473610">
      <w:bodyDiv w:val="1"/>
      <w:marLeft w:val="0"/>
      <w:marRight w:val="0"/>
      <w:marTop w:val="0"/>
      <w:marBottom w:val="0"/>
      <w:divBdr>
        <w:top w:val="none" w:sz="0" w:space="0" w:color="auto"/>
        <w:left w:val="none" w:sz="0" w:space="0" w:color="auto"/>
        <w:bottom w:val="none" w:sz="0" w:space="0" w:color="auto"/>
        <w:right w:val="none" w:sz="0" w:space="0" w:color="auto"/>
      </w:divBdr>
    </w:div>
    <w:div w:id="1041128718">
      <w:bodyDiv w:val="1"/>
      <w:marLeft w:val="0"/>
      <w:marRight w:val="0"/>
      <w:marTop w:val="0"/>
      <w:marBottom w:val="0"/>
      <w:divBdr>
        <w:top w:val="none" w:sz="0" w:space="0" w:color="auto"/>
        <w:left w:val="none" w:sz="0" w:space="0" w:color="auto"/>
        <w:bottom w:val="none" w:sz="0" w:space="0" w:color="auto"/>
        <w:right w:val="none" w:sz="0" w:space="0" w:color="auto"/>
      </w:divBdr>
    </w:div>
    <w:div w:id="1046221737">
      <w:bodyDiv w:val="1"/>
      <w:marLeft w:val="0"/>
      <w:marRight w:val="0"/>
      <w:marTop w:val="0"/>
      <w:marBottom w:val="0"/>
      <w:divBdr>
        <w:top w:val="none" w:sz="0" w:space="0" w:color="auto"/>
        <w:left w:val="none" w:sz="0" w:space="0" w:color="auto"/>
        <w:bottom w:val="none" w:sz="0" w:space="0" w:color="auto"/>
        <w:right w:val="none" w:sz="0" w:space="0" w:color="auto"/>
      </w:divBdr>
    </w:div>
    <w:div w:id="1060519633">
      <w:bodyDiv w:val="1"/>
      <w:marLeft w:val="0"/>
      <w:marRight w:val="0"/>
      <w:marTop w:val="0"/>
      <w:marBottom w:val="0"/>
      <w:divBdr>
        <w:top w:val="none" w:sz="0" w:space="0" w:color="auto"/>
        <w:left w:val="none" w:sz="0" w:space="0" w:color="auto"/>
        <w:bottom w:val="none" w:sz="0" w:space="0" w:color="auto"/>
        <w:right w:val="none" w:sz="0" w:space="0" w:color="auto"/>
      </w:divBdr>
    </w:div>
    <w:div w:id="1067613244">
      <w:bodyDiv w:val="1"/>
      <w:marLeft w:val="0"/>
      <w:marRight w:val="0"/>
      <w:marTop w:val="0"/>
      <w:marBottom w:val="0"/>
      <w:divBdr>
        <w:top w:val="none" w:sz="0" w:space="0" w:color="auto"/>
        <w:left w:val="none" w:sz="0" w:space="0" w:color="auto"/>
        <w:bottom w:val="none" w:sz="0" w:space="0" w:color="auto"/>
        <w:right w:val="none" w:sz="0" w:space="0" w:color="auto"/>
      </w:divBdr>
    </w:div>
    <w:div w:id="1067655440">
      <w:bodyDiv w:val="1"/>
      <w:marLeft w:val="0"/>
      <w:marRight w:val="0"/>
      <w:marTop w:val="0"/>
      <w:marBottom w:val="0"/>
      <w:divBdr>
        <w:top w:val="none" w:sz="0" w:space="0" w:color="auto"/>
        <w:left w:val="none" w:sz="0" w:space="0" w:color="auto"/>
        <w:bottom w:val="none" w:sz="0" w:space="0" w:color="auto"/>
        <w:right w:val="none" w:sz="0" w:space="0" w:color="auto"/>
      </w:divBdr>
    </w:div>
    <w:div w:id="1068847396">
      <w:bodyDiv w:val="1"/>
      <w:marLeft w:val="0"/>
      <w:marRight w:val="0"/>
      <w:marTop w:val="0"/>
      <w:marBottom w:val="0"/>
      <w:divBdr>
        <w:top w:val="none" w:sz="0" w:space="0" w:color="auto"/>
        <w:left w:val="none" w:sz="0" w:space="0" w:color="auto"/>
        <w:bottom w:val="none" w:sz="0" w:space="0" w:color="auto"/>
        <w:right w:val="none" w:sz="0" w:space="0" w:color="auto"/>
      </w:divBdr>
    </w:div>
    <w:div w:id="1072460226">
      <w:bodyDiv w:val="1"/>
      <w:marLeft w:val="0"/>
      <w:marRight w:val="0"/>
      <w:marTop w:val="0"/>
      <w:marBottom w:val="0"/>
      <w:divBdr>
        <w:top w:val="none" w:sz="0" w:space="0" w:color="auto"/>
        <w:left w:val="none" w:sz="0" w:space="0" w:color="auto"/>
        <w:bottom w:val="none" w:sz="0" w:space="0" w:color="auto"/>
        <w:right w:val="none" w:sz="0" w:space="0" w:color="auto"/>
      </w:divBdr>
    </w:div>
    <w:div w:id="1079449519">
      <w:bodyDiv w:val="1"/>
      <w:marLeft w:val="0"/>
      <w:marRight w:val="0"/>
      <w:marTop w:val="0"/>
      <w:marBottom w:val="0"/>
      <w:divBdr>
        <w:top w:val="none" w:sz="0" w:space="0" w:color="auto"/>
        <w:left w:val="none" w:sz="0" w:space="0" w:color="auto"/>
        <w:bottom w:val="none" w:sz="0" w:space="0" w:color="auto"/>
        <w:right w:val="none" w:sz="0" w:space="0" w:color="auto"/>
      </w:divBdr>
    </w:div>
    <w:div w:id="1084183743">
      <w:bodyDiv w:val="1"/>
      <w:marLeft w:val="0"/>
      <w:marRight w:val="0"/>
      <w:marTop w:val="0"/>
      <w:marBottom w:val="0"/>
      <w:divBdr>
        <w:top w:val="none" w:sz="0" w:space="0" w:color="auto"/>
        <w:left w:val="none" w:sz="0" w:space="0" w:color="auto"/>
        <w:bottom w:val="none" w:sz="0" w:space="0" w:color="auto"/>
        <w:right w:val="none" w:sz="0" w:space="0" w:color="auto"/>
      </w:divBdr>
    </w:div>
    <w:div w:id="1087380326">
      <w:bodyDiv w:val="1"/>
      <w:marLeft w:val="0"/>
      <w:marRight w:val="0"/>
      <w:marTop w:val="0"/>
      <w:marBottom w:val="0"/>
      <w:divBdr>
        <w:top w:val="none" w:sz="0" w:space="0" w:color="auto"/>
        <w:left w:val="none" w:sz="0" w:space="0" w:color="auto"/>
        <w:bottom w:val="none" w:sz="0" w:space="0" w:color="auto"/>
        <w:right w:val="none" w:sz="0" w:space="0" w:color="auto"/>
      </w:divBdr>
    </w:div>
    <w:div w:id="1089161691">
      <w:bodyDiv w:val="1"/>
      <w:marLeft w:val="0"/>
      <w:marRight w:val="0"/>
      <w:marTop w:val="0"/>
      <w:marBottom w:val="0"/>
      <w:divBdr>
        <w:top w:val="none" w:sz="0" w:space="0" w:color="auto"/>
        <w:left w:val="none" w:sz="0" w:space="0" w:color="auto"/>
        <w:bottom w:val="none" w:sz="0" w:space="0" w:color="auto"/>
        <w:right w:val="none" w:sz="0" w:space="0" w:color="auto"/>
      </w:divBdr>
    </w:div>
    <w:div w:id="1090203198">
      <w:bodyDiv w:val="1"/>
      <w:marLeft w:val="0"/>
      <w:marRight w:val="0"/>
      <w:marTop w:val="0"/>
      <w:marBottom w:val="0"/>
      <w:divBdr>
        <w:top w:val="none" w:sz="0" w:space="0" w:color="auto"/>
        <w:left w:val="none" w:sz="0" w:space="0" w:color="auto"/>
        <w:bottom w:val="none" w:sz="0" w:space="0" w:color="auto"/>
        <w:right w:val="none" w:sz="0" w:space="0" w:color="auto"/>
      </w:divBdr>
    </w:div>
    <w:div w:id="1090540749">
      <w:bodyDiv w:val="1"/>
      <w:marLeft w:val="0"/>
      <w:marRight w:val="0"/>
      <w:marTop w:val="0"/>
      <w:marBottom w:val="0"/>
      <w:divBdr>
        <w:top w:val="none" w:sz="0" w:space="0" w:color="auto"/>
        <w:left w:val="none" w:sz="0" w:space="0" w:color="auto"/>
        <w:bottom w:val="none" w:sz="0" w:space="0" w:color="auto"/>
        <w:right w:val="none" w:sz="0" w:space="0" w:color="auto"/>
      </w:divBdr>
    </w:div>
    <w:div w:id="1092122447">
      <w:bodyDiv w:val="1"/>
      <w:marLeft w:val="0"/>
      <w:marRight w:val="0"/>
      <w:marTop w:val="0"/>
      <w:marBottom w:val="0"/>
      <w:divBdr>
        <w:top w:val="none" w:sz="0" w:space="0" w:color="auto"/>
        <w:left w:val="none" w:sz="0" w:space="0" w:color="auto"/>
        <w:bottom w:val="none" w:sz="0" w:space="0" w:color="auto"/>
        <w:right w:val="none" w:sz="0" w:space="0" w:color="auto"/>
      </w:divBdr>
    </w:div>
    <w:div w:id="1093815790">
      <w:bodyDiv w:val="1"/>
      <w:marLeft w:val="0"/>
      <w:marRight w:val="0"/>
      <w:marTop w:val="0"/>
      <w:marBottom w:val="0"/>
      <w:divBdr>
        <w:top w:val="none" w:sz="0" w:space="0" w:color="auto"/>
        <w:left w:val="none" w:sz="0" w:space="0" w:color="auto"/>
        <w:bottom w:val="none" w:sz="0" w:space="0" w:color="auto"/>
        <w:right w:val="none" w:sz="0" w:space="0" w:color="auto"/>
      </w:divBdr>
    </w:div>
    <w:div w:id="1094594910">
      <w:bodyDiv w:val="1"/>
      <w:marLeft w:val="0"/>
      <w:marRight w:val="0"/>
      <w:marTop w:val="0"/>
      <w:marBottom w:val="0"/>
      <w:divBdr>
        <w:top w:val="none" w:sz="0" w:space="0" w:color="auto"/>
        <w:left w:val="none" w:sz="0" w:space="0" w:color="auto"/>
        <w:bottom w:val="none" w:sz="0" w:space="0" w:color="auto"/>
        <w:right w:val="none" w:sz="0" w:space="0" w:color="auto"/>
      </w:divBdr>
    </w:div>
    <w:div w:id="1095831704">
      <w:bodyDiv w:val="1"/>
      <w:marLeft w:val="0"/>
      <w:marRight w:val="0"/>
      <w:marTop w:val="0"/>
      <w:marBottom w:val="0"/>
      <w:divBdr>
        <w:top w:val="none" w:sz="0" w:space="0" w:color="auto"/>
        <w:left w:val="none" w:sz="0" w:space="0" w:color="auto"/>
        <w:bottom w:val="none" w:sz="0" w:space="0" w:color="auto"/>
        <w:right w:val="none" w:sz="0" w:space="0" w:color="auto"/>
      </w:divBdr>
    </w:div>
    <w:div w:id="1128545061">
      <w:bodyDiv w:val="1"/>
      <w:marLeft w:val="0"/>
      <w:marRight w:val="0"/>
      <w:marTop w:val="0"/>
      <w:marBottom w:val="0"/>
      <w:divBdr>
        <w:top w:val="none" w:sz="0" w:space="0" w:color="auto"/>
        <w:left w:val="none" w:sz="0" w:space="0" w:color="auto"/>
        <w:bottom w:val="none" w:sz="0" w:space="0" w:color="auto"/>
        <w:right w:val="none" w:sz="0" w:space="0" w:color="auto"/>
      </w:divBdr>
    </w:div>
    <w:div w:id="1136407330">
      <w:bodyDiv w:val="1"/>
      <w:marLeft w:val="0"/>
      <w:marRight w:val="0"/>
      <w:marTop w:val="0"/>
      <w:marBottom w:val="0"/>
      <w:divBdr>
        <w:top w:val="none" w:sz="0" w:space="0" w:color="auto"/>
        <w:left w:val="none" w:sz="0" w:space="0" w:color="auto"/>
        <w:bottom w:val="none" w:sz="0" w:space="0" w:color="auto"/>
        <w:right w:val="none" w:sz="0" w:space="0" w:color="auto"/>
      </w:divBdr>
    </w:div>
    <w:div w:id="1150630241">
      <w:bodyDiv w:val="1"/>
      <w:marLeft w:val="0"/>
      <w:marRight w:val="0"/>
      <w:marTop w:val="0"/>
      <w:marBottom w:val="0"/>
      <w:divBdr>
        <w:top w:val="none" w:sz="0" w:space="0" w:color="auto"/>
        <w:left w:val="none" w:sz="0" w:space="0" w:color="auto"/>
        <w:bottom w:val="none" w:sz="0" w:space="0" w:color="auto"/>
        <w:right w:val="none" w:sz="0" w:space="0" w:color="auto"/>
      </w:divBdr>
    </w:div>
    <w:div w:id="1152673872">
      <w:bodyDiv w:val="1"/>
      <w:marLeft w:val="0"/>
      <w:marRight w:val="0"/>
      <w:marTop w:val="0"/>
      <w:marBottom w:val="0"/>
      <w:divBdr>
        <w:top w:val="none" w:sz="0" w:space="0" w:color="auto"/>
        <w:left w:val="none" w:sz="0" w:space="0" w:color="auto"/>
        <w:bottom w:val="none" w:sz="0" w:space="0" w:color="auto"/>
        <w:right w:val="none" w:sz="0" w:space="0" w:color="auto"/>
      </w:divBdr>
    </w:div>
    <w:div w:id="1154447246">
      <w:bodyDiv w:val="1"/>
      <w:marLeft w:val="0"/>
      <w:marRight w:val="0"/>
      <w:marTop w:val="0"/>
      <w:marBottom w:val="0"/>
      <w:divBdr>
        <w:top w:val="none" w:sz="0" w:space="0" w:color="auto"/>
        <w:left w:val="none" w:sz="0" w:space="0" w:color="auto"/>
        <w:bottom w:val="none" w:sz="0" w:space="0" w:color="auto"/>
        <w:right w:val="none" w:sz="0" w:space="0" w:color="auto"/>
      </w:divBdr>
    </w:div>
    <w:div w:id="1161895169">
      <w:bodyDiv w:val="1"/>
      <w:marLeft w:val="0"/>
      <w:marRight w:val="0"/>
      <w:marTop w:val="0"/>
      <w:marBottom w:val="0"/>
      <w:divBdr>
        <w:top w:val="none" w:sz="0" w:space="0" w:color="auto"/>
        <w:left w:val="none" w:sz="0" w:space="0" w:color="auto"/>
        <w:bottom w:val="none" w:sz="0" w:space="0" w:color="auto"/>
        <w:right w:val="none" w:sz="0" w:space="0" w:color="auto"/>
      </w:divBdr>
    </w:div>
    <w:div w:id="1164667533">
      <w:bodyDiv w:val="1"/>
      <w:marLeft w:val="0"/>
      <w:marRight w:val="0"/>
      <w:marTop w:val="0"/>
      <w:marBottom w:val="0"/>
      <w:divBdr>
        <w:top w:val="none" w:sz="0" w:space="0" w:color="auto"/>
        <w:left w:val="none" w:sz="0" w:space="0" w:color="auto"/>
        <w:bottom w:val="none" w:sz="0" w:space="0" w:color="auto"/>
        <w:right w:val="none" w:sz="0" w:space="0" w:color="auto"/>
      </w:divBdr>
    </w:div>
    <w:div w:id="1166095808">
      <w:bodyDiv w:val="1"/>
      <w:marLeft w:val="0"/>
      <w:marRight w:val="0"/>
      <w:marTop w:val="0"/>
      <w:marBottom w:val="0"/>
      <w:divBdr>
        <w:top w:val="none" w:sz="0" w:space="0" w:color="auto"/>
        <w:left w:val="none" w:sz="0" w:space="0" w:color="auto"/>
        <w:bottom w:val="none" w:sz="0" w:space="0" w:color="auto"/>
        <w:right w:val="none" w:sz="0" w:space="0" w:color="auto"/>
      </w:divBdr>
    </w:div>
    <w:div w:id="1185049910">
      <w:bodyDiv w:val="1"/>
      <w:marLeft w:val="0"/>
      <w:marRight w:val="0"/>
      <w:marTop w:val="0"/>
      <w:marBottom w:val="0"/>
      <w:divBdr>
        <w:top w:val="none" w:sz="0" w:space="0" w:color="auto"/>
        <w:left w:val="none" w:sz="0" w:space="0" w:color="auto"/>
        <w:bottom w:val="none" w:sz="0" w:space="0" w:color="auto"/>
        <w:right w:val="none" w:sz="0" w:space="0" w:color="auto"/>
      </w:divBdr>
    </w:div>
    <w:div w:id="1187670701">
      <w:bodyDiv w:val="1"/>
      <w:marLeft w:val="0"/>
      <w:marRight w:val="0"/>
      <w:marTop w:val="0"/>
      <w:marBottom w:val="0"/>
      <w:divBdr>
        <w:top w:val="none" w:sz="0" w:space="0" w:color="auto"/>
        <w:left w:val="none" w:sz="0" w:space="0" w:color="auto"/>
        <w:bottom w:val="none" w:sz="0" w:space="0" w:color="auto"/>
        <w:right w:val="none" w:sz="0" w:space="0" w:color="auto"/>
      </w:divBdr>
    </w:div>
    <w:div w:id="1198616287">
      <w:bodyDiv w:val="1"/>
      <w:marLeft w:val="0"/>
      <w:marRight w:val="0"/>
      <w:marTop w:val="0"/>
      <w:marBottom w:val="0"/>
      <w:divBdr>
        <w:top w:val="none" w:sz="0" w:space="0" w:color="auto"/>
        <w:left w:val="none" w:sz="0" w:space="0" w:color="auto"/>
        <w:bottom w:val="none" w:sz="0" w:space="0" w:color="auto"/>
        <w:right w:val="none" w:sz="0" w:space="0" w:color="auto"/>
      </w:divBdr>
    </w:div>
    <w:div w:id="1207915261">
      <w:bodyDiv w:val="1"/>
      <w:marLeft w:val="0"/>
      <w:marRight w:val="0"/>
      <w:marTop w:val="0"/>
      <w:marBottom w:val="0"/>
      <w:divBdr>
        <w:top w:val="none" w:sz="0" w:space="0" w:color="auto"/>
        <w:left w:val="none" w:sz="0" w:space="0" w:color="auto"/>
        <w:bottom w:val="none" w:sz="0" w:space="0" w:color="auto"/>
        <w:right w:val="none" w:sz="0" w:space="0" w:color="auto"/>
      </w:divBdr>
    </w:div>
    <w:div w:id="1221135947">
      <w:bodyDiv w:val="1"/>
      <w:marLeft w:val="0"/>
      <w:marRight w:val="0"/>
      <w:marTop w:val="0"/>
      <w:marBottom w:val="0"/>
      <w:divBdr>
        <w:top w:val="none" w:sz="0" w:space="0" w:color="auto"/>
        <w:left w:val="none" w:sz="0" w:space="0" w:color="auto"/>
        <w:bottom w:val="none" w:sz="0" w:space="0" w:color="auto"/>
        <w:right w:val="none" w:sz="0" w:space="0" w:color="auto"/>
      </w:divBdr>
    </w:div>
    <w:div w:id="1225989777">
      <w:bodyDiv w:val="1"/>
      <w:marLeft w:val="0"/>
      <w:marRight w:val="0"/>
      <w:marTop w:val="0"/>
      <w:marBottom w:val="0"/>
      <w:divBdr>
        <w:top w:val="none" w:sz="0" w:space="0" w:color="auto"/>
        <w:left w:val="none" w:sz="0" w:space="0" w:color="auto"/>
        <w:bottom w:val="none" w:sz="0" w:space="0" w:color="auto"/>
        <w:right w:val="none" w:sz="0" w:space="0" w:color="auto"/>
      </w:divBdr>
    </w:div>
    <w:div w:id="1236548414">
      <w:bodyDiv w:val="1"/>
      <w:marLeft w:val="0"/>
      <w:marRight w:val="0"/>
      <w:marTop w:val="0"/>
      <w:marBottom w:val="0"/>
      <w:divBdr>
        <w:top w:val="none" w:sz="0" w:space="0" w:color="auto"/>
        <w:left w:val="none" w:sz="0" w:space="0" w:color="auto"/>
        <w:bottom w:val="none" w:sz="0" w:space="0" w:color="auto"/>
        <w:right w:val="none" w:sz="0" w:space="0" w:color="auto"/>
      </w:divBdr>
    </w:div>
    <w:div w:id="1236628104">
      <w:bodyDiv w:val="1"/>
      <w:marLeft w:val="0"/>
      <w:marRight w:val="0"/>
      <w:marTop w:val="0"/>
      <w:marBottom w:val="0"/>
      <w:divBdr>
        <w:top w:val="none" w:sz="0" w:space="0" w:color="auto"/>
        <w:left w:val="none" w:sz="0" w:space="0" w:color="auto"/>
        <w:bottom w:val="none" w:sz="0" w:space="0" w:color="auto"/>
        <w:right w:val="none" w:sz="0" w:space="0" w:color="auto"/>
      </w:divBdr>
    </w:div>
    <w:div w:id="1242526057">
      <w:bodyDiv w:val="1"/>
      <w:marLeft w:val="0"/>
      <w:marRight w:val="0"/>
      <w:marTop w:val="0"/>
      <w:marBottom w:val="0"/>
      <w:divBdr>
        <w:top w:val="none" w:sz="0" w:space="0" w:color="auto"/>
        <w:left w:val="none" w:sz="0" w:space="0" w:color="auto"/>
        <w:bottom w:val="none" w:sz="0" w:space="0" w:color="auto"/>
        <w:right w:val="none" w:sz="0" w:space="0" w:color="auto"/>
      </w:divBdr>
    </w:div>
    <w:div w:id="1248807434">
      <w:bodyDiv w:val="1"/>
      <w:marLeft w:val="0"/>
      <w:marRight w:val="0"/>
      <w:marTop w:val="0"/>
      <w:marBottom w:val="0"/>
      <w:divBdr>
        <w:top w:val="none" w:sz="0" w:space="0" w:color="auto"/>
        <w:left w:val="none" w:sz="0" w:space="0" w:color="auto"/>
        <w:bottom w:val="none" w:sz="0" w:space="0" w:color="auto"/>
        <w:right w:val="none" w:sz="0" w:space="0" w:color="auto"/>
      </w:divBdr>
    </w:div>
    <w:div w:id="1252935397">
      <w:bodyDiv w:val="1"/>
      <w:marLeft w:val="0"/>
      <w:marRight w:val="0"/>
      <w:marTop w:val="0"/>
      <w:marBottom w:val="0"/>
      <w:divBdr>
        <w:top w:val="none" w:sz="0" w:space="0" w:color="auto"/>
        <w:left w:val="none" w:sz="0" w:space="0" w:color="auto"/>
        <w:bottom w:val="none" w:sz="0" w:space="0" w:color="auto"/>
        <w:right w:val="none" w:sz="0" w:space="0" w:color="auto"/>
      </w:divBdr>
    </w:div>
    <w:div w:id="1253468942">
      <w:bodyDiv w:val="1"/>
      <w:marLeft w:val="0"/>
      <w:marRight w:val="0"/>
      <w:marTop w:val="0"/>
      <w:marBottom w:val="0"/>
      <w:divBdr>
        <w:top w:val="none" w:sz="0" w:space="0" w:color="auto"/>
        <w:left w:val="none" w:sz="0" w:space="0" w:color="auto"/>
        <w:bottom w:val="none" w:sz="0" w:space="0" w:color="auto"/>
        <w:right w:val="none" w:sz="0" w:space="0" w:color="auto"/>
      </w:divBdr>
    </w:div>
    <w:div w:id="1262104181">
      <w:bodyDiv w:val="1"/>
      <w:marLeft w:val="0"/>
      <w:marRight w:val="0"/>
      <w:marTop w:val="0"/>
      <w:marBottom w:val="0"/>
      <w:divBdr>
        <w:top w:val="none" w:sz="0" w:space="0" w:color="auto"/>
        <w:left w:val="none" w:sz="0" w:space="0" w:color="auto"/>
        <w:bottom w:val="none" w:sz="0" w:space="0" w:color="auto"/>
        <w:right w:val="none" w:sz="0" w:space="0" w:color="auto"/>
      </w:divBdr>
    </w:div>
    <w:div w:id="1279727096">
      <w:bodyDiv w:val="1"/>
      <w:marLeft w:val="0"/>
      <w:marRight w:val="0"/>
      <w:marTop w:val="0"/>
      <w:marBottom w:val="0"/>
      <w:divBdr>
        <w:top w:val="none" w:sz="0" w:space="0" w:color="auto"/>
        <w:left w:val="none" w:sz="0" w:space="0" w:color="auto"/>
        <w:bottom w:val="none" w:sz="0" w:space="0" w:color="auto"/>
        <w:right w:val="none" w:sz="0" w:space="0" w:color="auto"/>
      </w:divBdr>
    </w:div>
    <w:div w:id="1281032283">
      <w:bodyDiv w:val="1"/>
      <w:marLeft w:val="0"/>
      <w:marRight w:val="0"/>
      <w:marTop w:val="0"/>
      <w:marBottom w:val="0"/>
      <w:divBdr>
        <w:top w:val="none" w:sz="0" w:space="0" w:color="auto"/>
        <w:left w:val="none" w:sz="0" w:space="0" w:color="auto"/>
        <w:bottom w:val="none" w:sz="0" w:space="0" w:color="auto"/>
        <w:right w:val="none" w:sz="0" w:space="0" w:color="auto"/>
      </w:divBdr>
    </w:div>
    <w:div w:id="1287127283">
      <w:bodyDiv w:val="1"/>
      <w:marLeft w:val="0"/>
      <w:marRight w:val="0"/>
      <w:marTop w:val="0"/>
      <w:marBottom w:val="0"/>
      <w:divBdr>
        <w:top w:val="none" w:sz="0" w:space="0" w:color="auto"/>
        <w:left w:val="none" w:sz="0" w:space="0" w:color="auto"/>
        <w:bottom w:val="none" w:sz="0" w:space="0" w:color="auto"/>
        <w:right w:val="none" w:sz="0" w:space="0" w:color="auto"/>
      </w:divBdr>
    </w:div>
    <w:div w:id="1293631316">
      <w:bodyDiv w:val="1"/>
      <w:marLeft w:val="0"/>
      <w:marRight w:val="0"/>
      <w:marTop w:val="0"/>
      <w:marBottom w:val="0"/>
      <w:divBdr>
        <w:top w:val="none" w:sz="0" w:space="0" w:color="auto"/>
        <w:left w:val="none" w:sz="0" w:space="0" w:color="auto"/>
        <w:bottom w:val="none" w:sz="0" w:space="0" w:color="auto"/>
        <w:right w:val="none" w:sz="0" w:space="0" w:color="auto"/>
      </w:divBdr>
    </w:div>
    <w:div w:id="1297448476">
      <w:bodyDiv w:val="1"/>
      <w:marLeft w:val="0"/>
      <w:marRight w:val="0"/>
      <w:marTop w:val="0"/>
      <w:marBottom w:val="0"/>
      <w:divBdr>
        <w:top w:val="none" w:sz="0" w:space="0" w:color="auto"/>
        <w:left w:val="none" w:sz="0" w:space="0" w:color="auto"/>
        <w:bottom w:val="none" w:sz="0" w:space="0" w:color="auto"/>
        <w:right w:val="none" w:sz="0" w:space="0" w:color="auto"/>
      </w:divBdr>
    </w:div>
    <w:div w:id="1299459528">
      <w:bodyDiv w:val="1"/>
      <w:marLeft w:val="0"/>
      <w:marRight w:val="0"/>
      <w:marTop w:val="0"/>
      <w:marBottom w:val="0"/>
      <w:divBdr>
        <w:top w:val="none" w:sz="0" w:space="0" w:color="auto"/>
        <w:left w:val="none" w:sz="0" w:space="0" w:color="auto"/>
        <w:bottom w:val="none" w:sz="0" w:space="0" w:color="auto"/>
        <w:right w:val="none" w:sz="0" w:space="0" w:color="auto"/>
      </w:divBdr>
    </w:div>
    <w:div w:id="1306354240">
      <w:bodyDiv w:val="1"/>
      <w:marLeft w:val="0"/>
      <w:marRight w:val="0"/>
      <w:marTop w:val="0"/>
      <w:marBottom w:val="0"/>
      <w:divBdr>
        <w:top w:val="none" w:sz="0" w:space="0" w:color="auto"/>
        <w:left w:val="none" w:sz="0" w:space="0" w:color="auto"/>
        <w:bottom w:val="none" w:sz="0" w:space="0" w:color="auto"/>
        <w:right w:val="none" w:sz="0" w:space="0" w:color="auto"/>
      </w:divBdr>
    </w:div>
    <w:div w:id="1313633948">
      <w:bodyDiv w:val="1"/>
      <w:marLeft w:val="0"/>
      <w:marRight w:val="0"/>
      <w:marTop w:val="0"/>
      <w:marBottom w:val="0"/>
      <w:divBdr>
        <w:top w:val="none" w:sz="0" w:space="0" w:color="auto"/>
        <w:left w:val="none" w:sz="0" w:space="0" w:color="auto"/>
        <w:bottom w:val="none" w:sz="0" w:space="0" w:color="auto"/>
        <w:right w:val="none" w:sz="0" w:space="0" w:color="auto"/>
      </w:divBdr>
    </w:div>
    <w:div w:id="1322806339">
      <w:bodyDiv w:val="1"/>
      <w:marLeft w:val="0"/>
      <w:marRight w:val="0"/>
      <w:marTop w:val="0"/>
      <w:marBottom w:val="0"/>
      <w:divBdr>
        <w:top w:val="none" w:sz="0" w:space="0" w:color="auto"/>
        <w:left w:val="none" w:sz="0" w:space="0" w:color="auto"/>
        <w:bottom w:val="none" w:sz="0" w:space="0" w:color="auto"/>
        <w:right w:val="none" w:sz="0" w:space="0" w:color="auto"/>
      </w:divBdr>
    </w:div>
    <w:div w:id="1341928541">
      <w:bodyDiv w:val="1"/>
      <w:marLeft w:val="0"/>
      <w:marRight w:val="0"/>
      <w:marTop w:val="0"/>
      <w:marBottom w:val="0"/>
      <w:divBdr>
        <w:top w:val="none" w:sz="0" w:space="0" w:color="auto"/>
        <w:left w:val="none" w:sz="0" w:space="0" w:color="auto"/>
        <w:bottom w:val="none" w:sz="0" w:space="0" w:color="auto"/>
        <w:right w:val="none" w:sz="0" w:space="0" w:color="auto"/>
      </w:divBdr>
    </w:div>
    <w:div w:id="1347053465">
      <w:bodyDiv w:val="1"/>
      <w:marLeft w:val="0"/>
      <w:marRight w:val="0"/>
      <w:marTop w:val="0"/>
      <w:marBottom w:val="0"/>
      <w:divBdr>
        <w:top w:val="none" w:sz="0" w:space="0" w:color="auto"/>
        <w:left w:val="none" w:sz="0" w:space="0" w:color="auto"/>
        <w:bottom w:val="none" w:sz="0" w:space="0" w:color="auto"/>
        <w:right w:val="none" w:sz="0" w:space="0" w:color="auto"/>
      </w:divBdr>
    </w:div>
    <w:div w:id="1354383304">
      <w:bodyDiv w:val="1"/>
      <w:marLeft w:val="0"/>
      <w:marRight w:val="0"/>
      <w:marTop w:val="0"/>
      <w:marBottom w:val="0"/>
      <w:divBdr>
        <w:top w:val="none" w:sz="0" w:space="0" w:color="auto"/>
        <w:left w:val="none" w:sz="0" w:space="0" w:color="auto"/>
        <w:bottom w:val="none" w:sz="0" w:space="0" w:color="auto"/>
        <w:right w:val="none" w:sz="0" w:space="0" w:color="auto"/>
      </w:divBdr>
    </w:div>
    <w:div w:id="1358853249">
      <w:bodyDiv w:val="1"/>
      <w:marLeft w:val="0"/>
      <w:marRight w:val="0"/>
      <w:marTop w:val="0"/>
      <w:marBottom w:val="0"/>
      <w:divBdr>
        <w:top w:val="none" w:sz="0" w:space="0" w:color="auto"/>
        <w:left w:val="none" w:sz="0" w:space="0" w:color="auto"/>
        <w:bottom w:val="none" w:sz="0" w:space="0" w:color="auto"/>
        <w:right w:val="none" w:sz="0" w:space="0" w:color="auto"/>
      </w:divBdr>
    </w:div>
    <w:div w:id="1367412237">
      <w:bodyDiv w:val="1"/>
      <w:marLeft w:val="0"/>
      <w:marRight w:val="0"/>
      <w:marTop w:val="0"/>
      <w:marBottom w:val="0"/>
      <w:divBdr>
        <w:top w:val="none" w:sz="0" w:space="0" w:color="auto"/>
        <w:left w:val="none" w:sz="0" w:space="0" w:color="auto"/>
        <w:bottom w:val="none" w:sz="0" w:space="0" w:color="auto"/>
        <w:right w:val="none" w:sz="0" w:space="0" w:color="auto"/>
      </w:divBdr>
    </w:div>
    <w:div w:id="1368457578">
      <w:bodyDiv w:val="1"/>
      <w:marLeft w:val="0"/>
      <w:marRight w:val="0"/>
      <w:marTop w:val="0"/>
      <w:marBottom w:val="0"/>
      <w:divBdr>
        <w:top w:val="none" w:sz="0" w:space="0" w:color="auto"/>
        <w:left w:val="none" w:sz="0" w:space="0" w:color="auto"/>
        <w:bottom w:val="none" w:sz="0" w:space="0" w:color="auto"/>
        <w:right w:val="none" w:sz="0" w:space="0" w:color="auto"/>
      </w:divBdr>
    </w:div>
    <w:div w:id="1374190312">
      <w:bodyDiv w:val="1"/>
      <w:marLeft w:val="0"/>
      <w:marRight w:val="0"/>
      <w:marTop w:val="0"/>
      <w:marBottom w:val="0"/>
      <w:divBdr>
        <w:top w:val="none" w:sz="0" w:space="0" w:color="auto"/>
        <w:left w:val="none" w:sz="0" w:space="0" w:color="auto"/>
        <w:bottom w:val="none" w:sz="0" w:space="0" w:color="auto"/>
        <w:right w:val="none" w:sz="0" w:space="0" w:color="auto"/>
      </w:divBdr>
    </w:div>
    <w:div w:id="1389718355">
      <w:bodyDiv w:val="1"/>
      <w:marLeft w:val="0"/>
      <w:marRight w:val="0"/>
      <w:marTop w:val="0"/>
      <w:marBottom w:val="0"/>
      <w:divBdr>
        <w:top w:val="none" w:sz="0" w:space="0" w:color="auto"/>
        <w:left w:val="none" w:sz="0" w:space="0" w:color="auto"/>
        <w:bottom w:val="none" w:sz="0" w:space="0" w:color="auto"/>
        <w:right w:val="none" w:sz="0" w:space="0" w:color="auto"/>
      </w:divBdr>
    </w:div>
    <w:div w:id="1397319594">
      <w:bodyDiv w:val="1"/>
      <w:marLeft w:val="0"/>
      <w:marRight w:val="0"/>
      <w:marTop w:val="0"/>
      <w:marBottom w:val="0"/>
      <w:divBdr>
        <w:top w:val="none" w:sz="0" w:space="0" w:color="auto"/>
        <w:left w:val="none" w:sz="0" w:space="0" w:color="auto"/>
        <w:bottom w:val="none" w:sz="0" w:space="0" w:color="auto"/>
        <w:right w:val="none" w:sz="0" w:space="0" w:color="auto"/>
      </w:divBdr>
    </w:div>
    <w:div w:id="1399940983">
      <w:bodyDiv w:val="1"/>
      <w:marLeft w:val="0"/>
      <w:marRight w:val="0"/>
      <w:marTop w:val="0"/>
      <w:marBottom w:val="0"/>
      <w:divBdr>
        <w:top w:val="none" w:sz="0" w:space="0" w:color="auto"/>
        <w:left w:val="none" w:sz="0" w:space="0" w:color="auto"/>
        <w:bottom w:val="none" w:sz="0" w:space="0" w:color="auto"/>
        <w:right w:val="none" w:sz="0" w:space="0" w:color="auto"/>
      </w:divBdr>
    </w:div>
    <w:div w:id="1410617321">
      <w:bodyDiv w:val="1"/>
      <w:marLeft w:val="0"/>
      <w:marRight w:val="0"/>
      <w:marTop w:val="0"/>
      <w:marBottom w:val="0"/>
      <w:divBdr>
        <w:top w:val="none" w:sz="0" w:space="0" w:color="auto"/>
        <w:left w:val="none" w:sz="0" w:space="0" w:color="auto"/>
        <w:bottom w:val="none" w:sz="0" w:space="0" w:color="auto"/>
        <w:right w:val="none" w:sz="0" w:space="0" w:color="auto"/>
      </w:divBdr>
    </w:div>
    <w:div w:id="1419793017">
      <w:bodyDiv w:val="1"/>
      <w:marLeft w:val="0"/>
      <w:marRight w:val="0"/>
      <w:marTop w:val="0"/>
      <w:marBottom w:val="0"/>
      <w:divBdr>
        <w:top w:val="none" w:sz="0" w:space="0" w:color="auto"/>
        <w:left w:val="none" w:sz="0" w:space="0" w:color="auto"/>
        <w:bottom w:val="none" w:sz="0" w:space="0" w:color="auto"/>
        <w:right w:val="none" w:sz="0" w:space="0" w:color="auto"/>
      </w:divBdr>
    </w:div>
    <w:div w:id="1434083645">
      <w:bodyDiv w:val="1"/>
      <w:marLeft w:val="0"/>
      <w:marRight w:val="0"/>
      <w:marTop w:val="0"/>
      <w:marBottom w:val="0"/>
      <w:divBdr>
        <w:top w:val="none" w:sz="0" w:space="0" w:color="auto"/>
        <w:left w:val="none" w:sz="0" w:space="0" w:color="auto"/>
        <w:bottom w:val="none" w:sz="0" w:space="0" w:color="auto"/>
        <w:right w:val="none" w:sz="0" w:space="0" w:color="auto"/>
      </w:divBdr>
    </w:div>
    <w:div w:id="1443571737">
      <w:bodyDiv w:val="1"/>
      <w:marLeft w:val="0"/>
      <w:marRight w:val="0"/>
      <w:marTop w:val="0"/>
      <w:marBottom w:val="0"/>
      <w:divBdr>
        <w:top w:val="none" w:sz="0" w:space="0" w:color="auto"/>
        <w:left w:val="none" w:sz="0" w:space="0" w:color="auto"/>
        <w:bottom w:val="none" w:sz="0" w:space="0" w:color="auto"/>
        <w:right w:val="none" w:sz="0" w:space="0" w:color="auto"/>
      </w:divBdr>
    </w:div>
    <w:div w:id="1457793738">
      <w:bodyDiv w:val="1"/>
      <w:marLeft w:val="0"/>
      <w:marRight w:val="0"/>
      <w:marTop w:val="0"/>
      <w:marBottom w:val="0"/>
      <w:divBdr>
        <w:top w:val="none" w:sz="0" w:space="0" w:color="auto"/>
        <w:left w:val="none" w:sz="0" w:space="0" w:color="auto"/>
        <w:bottom w:val="none" w:sz="0" w:space="0" w:color="auto"/>
        <w:right w:val="none" w:sz="0" w:space="0" w:color="auto"/>
      </w:divBdr>
    </w:div>
    <w:div w:id="1459227302">
      <w:bodyDiv w:val="1"/>
      <w:marLeft w:val="0"/>
      <w:marRight w:val="0"/>
      <w:marTop w:val="0"/>
      <w:marBottom w:val="0"/>
      <w:divBdr>
        <w:top w:val="none" w:sz="0" w:space="0" w:color="auto"/>
        <w:left w:val="none" w:sz="0" w:space="0" w:color="auto"/>
        <w:bottom w:val="none" w:sz="0" w:space="0" w:color="auto"/>
        <w:right w:val="none" w:sz="0" w:space="0" w:color="auto"/>
      </w:divBdr>
    </w:div>
    <w:div w:id="1460143073">
      <w:bodyDiv w:val="1"/>
      <w:marLeft w:val="0"/>
      <w:marRight w:val="0"/>
      <w:marTop w:val="0"/>
      <w:marBottom w:val="0"/>
      <w:divBdr>
        <w:top w:val="none" w:sz="0" w:space="0" w:color="auto"/>
        <w:left w:val="none" w:sz="0" w:space="0" w:color="auto"/>
        <w:bottom w:val="none" w:sz="0" w:space="0" w:color="auto"/>
        <w:right w:val="none" w:sz="0" w:space="0" w:color="auto"/>
      </w:divBdr>
    </w:div>
    <w:div w:id="1466311363">
      <w:bodyDiv w:val="1"/>
      <w:marLeft w:val="0"/>
      <w:marRight w:val="0"/>
      <w:marTop w:val="0"/>
      <w:marBottom w:val="0"/>
      <w:divBdr>
        <w:top w:val="none" w:sz="0" w:space="0" w:color="auto"/>
        <w:left w:val="none" w:sz="0" w:space="0" w:color="auto"/>
        <w:bottom w:val="none" w:sz="0" w:space="0" w:color="auto"/>
        <w:right w:val="none" w:sz="0" w:space="0" w:color="auto"/>
      </w:divBdr>
    </w:div>
    <w:div w:id="1467046841">
      <w:bodyDiv w:val="1"/>
      <w:marLeft w:val="0"/>
      <w:marRight w:val="0"/>
      <w:marTop w:val="0"/>
      <w:marBottom w:val="0"/>
      <w:divBdr>
        <w:top w:val="none" w:sz="0" w:space="0" w:color="auto"/>
        <w:left w:val="none" w:sz="0" w:space="0" w:color="auto"/>
        <w:bottom w:val="none" w:sz="0" w:space="0" w:color="auto"/>
        <w:right w:val="none" w:sz="0" w:space="0" w:color="auto"/>
      </w:divBdr>
    </w:div>
    <w:div w:id="1475023579">
      <w:bodyDiv w:val="1"/>
      <w:marLeft w:val="0"/>
      <w:marRight w:val="0"/>
      <w:marTop w:val="0"/>
      <w:marBottom w:val="0"/>
      <w:divBdr>
        <w:top w:val="none" w:sz="0" w:space="0" w:color="auto"/>
        <w:left w:val="none" w:sz="0" w:space="0" w:color="auto"/>
        <w:bottom w:val="none" w:sz="0" w:space="0" w:color="auto"/>
        <w:right w:val="none" w:sz="0" w:space="0" w:color="auto"/>
      </w:divBdr>
    </w:div>
    <w:div w:id="1476606379">
      <w:bodyDiv w:val="1"/>
      <w:marLeft w:val="0"/>
      <w:marRight w:val="0"/>
      <w:marTop w:val="0"/>
      <w:marBottom w:val="0"/>
      <w:divBdr>
        <w:top w:val="none" w:sz="0" w:space="0" w:color="auto"/>
        <w:left w:val="none" w:sz="0" w:space="0" w:color="auto"/>
        <w:bottom w:val="none" w:sz="0" w:space="0" w:color="auto"/>
        <w:right w:val="none" w:sz="0" w:space="0" w:color="auto"/>
      </w:divBdr>
    </w:div>
    <w:div w:id="1480418668">
      <w:bodyDiv w:val="1"/>
      <w:marLeft w:val="0"/>
      <w:marRight w:val="0"/>
      <w:marTop w:val="0"/>
      <w:marBottom w:val="0"/>
      <w:divBdr>
        <w:top w:val="none" w:sz="0" w:space="0" w:color="auto"/>
        <w:left w:val="none" w:sz="0" w:space="0" w:color="auto"/>
        <w:bottom w:val="none" w:sz="0" w:space="0" w:color="auto"/>
        <w:right w:val="none" w:sz="0" w:space="0" w:color="auto"/>
      </w:divBdr>
    </w:div>
    <w:div w:id="1485779024">
      <w:bodyDiv w:val="1"/>
      <w:marLeft w:val="0"/>
      <w:marRight w:val="0"/>
      <w:marTop w:val="0"/>
      <w:marBottom w:val="0"/>
      <w:divBdr>
        <w:top w:val="none" w:sz="0" w:space="0" w:color="auto"/>
        <w:left w:val="none" w:sz="0" w:space="0" w:color="auto"/>
        <w:bottom w:val="none" w:sz="0" w:space="0" w:color="auto"/>
        <w:right w:val="none" w:sz="0" w:space="0" w:color="auto"/>
      </w:divBdr>
    </w:div>
    <w:div w:id="1490555356">
      <w:bodyDiv w:val="1"/>
      <w:marLeft w:val="0"/>
      <w:marRight w:val="0"/>
      <w:marTop w:val="0"/>
      <w:marBottom w:val="0"/>
      <w:divBdr>
        <w:top w:val="none" w:sz="0" w:space="0" w:color="auto"/>
        <w:left w:val="none" w:sz="0" w:space="0" w:color="auto"/>
        <w:bottom w:val="none" w:sz="0" w:space="0" w:color="auto"/>
        <w:right w:val="none" w:sz="0" w:space="0" w:color="auto"/>
      </w:divBdr>
    </w:div>
    <w:div w:id="1491141272">
      <w:bodyDiv w:val="1"/>
      <w:marLeft w:val="0"/>
      <w:marRight w:val="0"/>
      <w:marTop w:val="0"/>
      <w:marBottom w:val="0"/>
      <w:divBdr>
        <w:top w:val="none" w:sz="0" w:space="0" w:color="auto"/>
        <w:left w:val="none" w:sz="0" w:space="0" w:color="auto"/>
        <w:bottom w:val="none" w:sz="0" w:space="0" w:color="auto"/>
        <w:right w:val="none" w:sz="0" w:space="0" w:color="auto"/>
      </w:divBdr>
    </w:div>
    <w:div w:id="1496994117">
      <w:bodyDiv w:val="1"/>
      <w:marLeft w:val="0"/>
      <w:marRight w:val="0"/>
      <w:marTop w:val="0"/>
      <w:marBottom w:val="0"/>
      <w:divBdr>
        <w:top w:val="none" w:sz="0" w:space="0" w:color="auto"/>
        <w:left w:val="none" w:sz="0" w:space="0" w:color="auto"/>
        <w:bottom w:val="none" w:sz="0" w:space="0" w:color="auto"/>
        <w:right w:val="none" w:sz="0" w:space="0" w:color="auto"/>
      </w:divBdr>
    </w:div>
    <w:div w:id="1505513783">
      <w:bodyDiv w:val="1"/>
      <w:marLeft w:val="0"/>
      <w:marRight w:val="0"/>
      <w:marTop w:val="0"/>
      <w:marBottom w:val="0"/>
      <w:divBdr>
        <w:top w:val="none" w:sz="0" w:space="0" w:color="auto"/>
        <w:left w:val="none" w:sz="0" w:space="0" w:color="auto"/>
        <w:bottom w:val="none" w:sz="0" w:space="0" w:color="auto"/>
        <w:right w:val="none" w:sz="0" w:space="0" w:color="auto"/>
      </w:divBdr>
    </w:div>
    <w:div w:id="1526939789">
      <w:bodyDiv w:val="1"/>
      <w:marLeft w:val="0"/>
      <w:marRight w:val="0"/>
      <w:marTop w:val="0"/>
      <w:marBottom w:val="0"/>
      <w:divBdr>
        <w:top w:val="none" w:sz="0" w:space="0" w:color="auto"/>
        <w:left w:val="none" w:sz="0" w:space="0" w:color="auto"/>
        <w:bottom w:val="none" w:sz="0" w:space="0" w:color="auto"/>
        <w:right w:val="none" w:sz="0" w:space="0" w:color="auto"/>
      </w:divBdr>
    </w:div>
    <w:div w:id="1527982555">
      <w:bodyDiv w:val="1"/>
      <w:marLeft w:val="0"/>
      <w:marRight w:val="0"/>
      <w:marTop w:val="0"/>
      <w:marBottom w:val="0"/>
      <w:divBdr>
        <w:top w:val="none" w:sz="0" w:space="0" w:color="auto"/>
        <w:left w:val="none" w:sz="0" w:space="0" w:color="auto"/>
        <w:bottom w:val="none" w:sz="0" w:space="0" w:color="auto"/>
        <w:right w:val="none" w:sz="0" w:space="0" w:color="auto"/>
      </w:divBdr>
    </w:div>
    <w:div w:id="1531263648">
      <w:bodyDiv w:val="1"/>
      <w:marLeft w:val="0"/>
      <w:marRight w:val="0"/>
      <w:marTop w:val="0"/>
      <w:marBottom w:val="0"/>
      <w:divBdr>
        <w:top w:val="none" w:sz="0" w:space="0" w:color="auto"/>
        <w:left w:val="none" w:sz="0" w:space="0" w:color="auto"/>
        <w:bottom w:val="none" w:sz="0" w:space="0" w:color="auto"/>
        <w:right w:val="none" w:sz="0" w:space="0" w:color="auto"/>
      </w:divBdr>
    </w:div>
    <w:div w:id="1540244842">
      <w:bodyDiv w:val="1"/>
      <w:marLeft w:val="0"/>
      <w:marRight w:val="0"/>
      <w:marTop w:val="0"/>
      <w:marBottom w:val="0"/>
      <w:divBdr>
        <w:top w:val="none" w:sz="0" w:space="0" w:color="auto"/>
        <w:left w:val="none" w:sz="0" w:space="0" w:color="auto"/>
        <w:bottom w:val="none" w:sz="0" w:space="0" w:color="auto"/>
        <w:right w:val="none" w:sz="0" w:space="0" w:color="auto"/>
      </w:divBdr>
    </w:div>
    <w:div w:id="1541239215">
      <w:bodyDiv w:val="1"/>
      <w:marLeft w:val="0"/>
      <w:marRight w:val="0"/>
      <w:marTop w:val="0"/>
      <w:marBottom w:val="0"/>
      <w:divBdr>
        <w:top w:val="none" w:sz="0" w:space="0" w:color="auto"/>
        <w:left w:val="none" w:sz="0" w:space="0" w:color="auto"/>
        <w:bottom w:val="none" w:sz="0" w:space="0" w:color="auto"/>
        <w:right w:val="none" w:sz="0" w:space="0" w:color="auto"/>
      </w:divBdr>
    </w:div>
    <w:div w:id="1554733415">
      <w:bodyDiv w:val="1"/>
      <w:marLeft w:val="0"/>
      <w:marRight w:val="0"/>
      <w:marTop w:val="0"/>
      <w:marBottom w:val="0"/>
      <w:divBdr>
        <w:top w:val="none" w:sz="0" w:space="0" w:color="auto"/>
        <w:left w:val="none" w:sz="0" w:space="0" w:color="auto"/>
        <w:bottom w:val="none" w:sz="0" w:space="0" w:color="auto"/>
        <w:right w:val="none" w:sz="0" w:space="0" w:color="auto"/>
      </w:divBdr>
    </w:div>
    <w:div w:id="1561667224">
      <w:bodyDiv w:val="1"/>
      <w:marLeft w:val="0"/>
      <w:marRight w:val="0"/>
      <w:marTop w:val="0"/>
      <w:marBottom w:val="0"/>
      <w:divBdr>
        <w:top w:val="none" w:sz="0" w:space="0" w:color="auto"/>
        <w:left w:val="none" w:sz="0" w:space="0" w:color="auto"/>
        <w:bottom w:val="none" w:sz="0" w:space="0" w:color="auto"/>
        <w:right w:val="none" w:sz="0" w:space="0" w:color="auto"/>
      </w:divBdr>
    </w:div>
    <w:div w:id="1562710476">
      <w:bodyDiv w:val="1"/>
      <w:marLeft w:val="0"/>
      <w:marRight w:val="0"/>
      <w:marTop w:val="0"/>
      <w:marBottom w:val="0"/>
      <w:divBdr>
        <w:top w:val="none" w:sz="0" w:space="0" w:color="auto"/>
        <w:left w:val="none" w:sz="0" w:space="0" w:color="auto"/>
        <w:bottom w:val="none" w:sz="0" w:space="0" w:color="auto"/>
        <w:right w:val="none" w:sz="0" w:space="0" w:color="auto"/>
      </w:divBdr>
    </w:div>
    <w:div w:id="1585334230">
      <w:bodyDiv w:val="1"/>
      <w:marLeft w:val="0"/>
      <w:marRight w:val="0"/>
      <w:marTop w:val="0"/>
      <w:marBottom w:val="0"/>
      <w:divBdr>
        <w:top w:val="none" w:sz="0" w:space="0" w:color="auto"/>
        <w:left w:val="none" w:sz="0" w:space="0" w:color="auto"/>
        <w:bottom w:val="none" w:sz="0" w:space="0" w:color="auto"/>
        <w:right w:val="none" w:sz="0" w:space="0" w:color="auto"/>
      </w:divBdr>
    </w:div>
    <w:div w:id="1585916024">
      <w:bodyDiv w:val="1"/>
      <w:marLeft w:val="0"/>
      <w:marRight w:val="0"/>
      <w:marTop w:val="0"/>
      <w:marBottom w:val="0"/>
      <w:divBdr>
        <w:top w:val="none" w:sz="0" w:space="0" w:color="auto"/>
        <w:left w:val="none" w:sz="0" w:space="0" w:color="auto"/>
        <w:bottom w:val="none" w:sz="0" w:space="0" w:color="auto"/>
        <w:right w:val="none" w:sz="0" w:space="0" w:color="auto"/>
      </w:divBdr>
    </w:div>
    <w:div w:id="1586836290">
      <w:bodyDiv w:val="1"/>
      <w:marLeft w:val="0"/>
      <w:marRight w:val="0"/>
      <w:marTop w:val="0"/>
      <w:marBottom w:val="0"/>
      <w:divBdr>
        <w:top w:val="none" w:sz="0" w:space="0" w:color="auto"/>
        <w:left w:val="none" w:sz="0" w:space="0" w:color="auto"/>
        <w:bottom w:val="none" w:sz="0" w:space="0" w:color="auto"/>
        <w:right w:val="none" w:sz="0" w:space="0" w:color="auto"/>
      </w:divBdr>
    </w:div>
    <w:div w:id="1611278986">
      <w:bodyDiv w:val="1"/>
      <w:marLeft w:val="0"/>
      <w:marRight w:val="0"/>
      <w:marTop w:val="0"/>
      <w:marBottom w:val="0"/>
      <w:divBdr>
        <w:top w:val="none" w:sz="0" w:space="0" w:color="auto"/>
        <w:left w:val="none" w:sz="0" w:space="0" w:color="auto"/>
        <w:bottom w:val="none" w:sz="0" w:space="0" w:color="auto"/>
        <w:right w:val="none" w:sz="0" w:space="0" w:color="auto"/>
      </w:divBdr>
    </w:div>
    <w:div w:id="1614285384">
      <w:bodyDiv w:val="1"/>
      <w:marLeft w:val="0"/>
      <w:marRight w:val="0"/>
      <w:marTop w:val="0"/>
      <w:marBottom w:val="0"/>
      <w:divBdr>
        <w:top w:val="none" w:sz="0" w:space="0" w:color="auto"/>
        <w:left w:val="none" w:sz="0" w:space="0" w:color="auto"/>
        <w:bottom w:val="none" w:sz="0" w:space="0" w:color="auto"/>
        <w:right w:val="none" w:sz="0" w:space="0" w:color="auto"/>
      </w:divBdr>
    </w:div>
    <w:div w:id="1630016400">
      <w:bodyDiv w:val="1"/>
      <w:marLeft w:val="0"/>
      <w:marRight w:val="0"/>
      <w:marTop w:val="0"/>
      <w:marBottom w:val="0"/>
      <w:divBdr>
        <w:top w:val="none" w:sz="0" w:space="0" w:color="auto"/>
        <w:left w:val="none" w:sz="0" w:space="0" w:color="auto"/>
        <w:bottom w:val="none" w:sz="0" w:space="0" w:color="auto"/>
        <w:right w:val="none" w:sz="0" w:space="0" w:color="auto"/>
      </w:divBdr>
    </w:div>
    <w:div w:id="1642036020">
      <w:bodyDiv w:val="1"/>
      <w:marLeft w:val="0"/>
      <w:marRight w:val="0"/>
      <w:marTop w:val="0"/>
      <w:marBottom w:val="0"/>
      <w:divBdr>
        <w:top w:val="none" w:sz="0" w:space="0" w:color="auto"/>
        <w:left w:val="none" w:sz="0" w:space="0" w:color="auto"/>
        <w:bottom w:val="none" w:sz="0" w:space="0" w:color="auto"/>
        <w:right w:val="none" w:sz="0" w:space="0" w:color="auto"/>
      </w:divBdr>
    </w:div>
    <w:div w:id="1643921745">
      <w:bodyDiv w:val="1"/>
      <w:marLeft w:val="0"/>
      <w:marRight w:val="0"/>
      <w:marTop w:val="0"/>
      <w:marBottom w:val="0"/>
      <w:divBdr>
        <w:top w:val="none" w:sz="0" w:space="0" w:color="auto"/>
        <w:left w:val="none" w:sz="0" w:space="0" w:color="auto"/>
        <w:bottom w:val="none" w:sz="0" w:space="0" w:color="auto"/>
        <w:right w:val="none" w:sz="0" w:space="0" w:color="auto"/>
      </w:divBdr>
    </w:div>
    <w:div w:id="1661930160">
      <w:bodyDiv w:val="1"/>
      <w:marLeft w:val="0"/>
      <w:marRight w:val="0"/>
      <w:marTop w:val="0"/>
      <w:marBottom w:val="0"/>
      <w:divBdr>
        <w:top w:val="none" w:sz="0" w:space="0" w:color="auto"/>
        <w:left w:val="none" w:sz="0" w:space="0" w:color="auto"/>
        <w:bottom w:val="none" w:sz="0" w:space="0" w:color="auto"/>
        <w:right w:val="none" w:sz="0" w:space="0" w:color="auto"/>
      </w:divBdr>
    </w:div>
    <w:div w:id="1665427519">
      <w:bodyDiv w:val="1"/>
      <w:marLeft w:val="0"/>
      <w:marRight w:val="0"/>
      <w:marTop w:val="0"/>
      <w:marBottom w:val="0"/>
      <w:divBdr>
        <w:top w:val="none" w:sz="0" w:space="0" w:color="auto"/>
        <w:left w:val="none" w:sz="0" w:space="0" w:color="auto"/>
        <w:bottom w:val="none" w:sz="0" w:space="0" w:color="auto"/>
        <w:right w:val="none" w:sz="0" w:space="0" w:color="auto"/>
      </w:divBdr>
    </w:div>
    <w:div w:id="1673296407">
      <w:bodyDiv w:val="1"/>
      <w:marLeft w:val="0"/>
      <w:marRight w:val="0"/>
      <w:marTop w:val="0"/>
      <w:marBottom w:val="0"/>
      <w:divBdr>
        <w:top w:val="none" w:sz="0" w:space="0" w:color="auto"/>
        <w:left w:val="none" w:sz="0" w:space="0" w:color="auto"/>
        <w:bottom w:val="none" w:sz="0" w:space="0" w:color="auto"/>
        <w:right w:val="none" w:sz="0" w:space="0" w:color="auto"/>
      </w:divBdr>
    </w:div>
    <w:div w:id="1679234269">
      <w:bodyDiv w:val="1"/>
      <w:marLeft w:val="0"/>
      <w:marRight w:val="0"/>
      <w:marTop w:val="0"/>
      <w:marBottom w:val="0"/>
      <w:divBdr>
        <w:top w:val="none" w:sz="0" w:space="0" w:color="auto"/>
        <w:left w:val="none" w:sz="0" w:space="0" w:color="auto"/>
        <w:bottom w:val="none" w:sz="0" w:space="0" w:color="auto"/>
        <w:right w:val="none" w:sz="0" w:space="0" w:color="auto"/>
      </w:divBdr>
    </w:div>
    <w:div w:id="1689063573">
      <w:bodyDiv w:val="1"/>
      <w:marLeft w:val="0"/>
      <w:marRight w:val="0"/>
      <w:marTop w:val="0"/>
      <w:marBottom w:val="0"/>
      <w:divBdr>
        <w:top w:val="none" w:sz="0" w:space="0" w:color="auto"/>
        <w:left w:val="none" w:sz="0" w:space="0" w:color="auto"/>
        <w:bottom w:val="none" w:sz="0" w:space="0" w:color="auto"/>
        <w:right w:val="none" w:sz="0" w:space="0" w:color="auto"/>
      </w:divBdr>
    </w:div>
    <w:div w:id="1690443912">
      <w:bodyDiv w:val="1"/>
      <w:marLeft w:val="0"/>
      <w:marRight w:val="0"/>
      <w:marTop w:val="0"/>
      <w:marBottom w:val="0"/>
      <w:divBdr>
        <w:top w:val="none" w:sz="0" w:space="0" w:color="auto"/>
        <w:left w:val="none" w:sz="0" w:space="0" w:color="auto"/>
        <w:bottom w:val="none" w:sz="0" w:space="0" w:color="auto"/>
        <w:right w:val="none" w:sz="0" w:space="0" w:color="auto"/>
      </w:divBdr>
    </w:div>
    <w:div w:id="1692149698">
      <w:bodyDiv w:val="1"/>
      <w:marLeft w:val="0"/>
      <w:marRight w:val="0"/>
      <w:marTop w:val="0"/>
      <w:marBottom w:val="0"/>
      <w:divBdr>
        <w:top w:val="none" w:sz="0" w:space="0" w:color="auto"/>
        <w:left w:val="none" w:sz="0" w:space="0" w:color="auto"/>
        <w:bottom w:val="none" w:sz="0" w:space="0" w:color="auto"/>
        <w:right w:val="none" w:sz="0" w:space="0" w:color="auto"/>
      </w:divBdr>
    </w:div>
    <w:div w:id="1693918771">
      <w:bodyDiv w:val="1"/>
      <w:marLeft w:val="0"/>
      <w:marRight w:val="0"/>
      <w:marTop w:val="0"/>
      <w:marBottom w:val="0"/>
      <w:divBdr>
        <w:top w:val="none" w:sz="0" w:space="0" w:color="auto"/>
        <w:left w:val="none" w:sz="0" w:space="0" w:color="auto"/>
        <w:bottom w:val="none" w:sz="0" w:space="0" w:color="auto"/>
        <w:right w:val="none" w:sz="0" w:space="0" w:color="auto"/>
      </w:divBdr>
    </w:div>
    <w:div w:id="1698459013">
      <w:bodyDiv w:val="1"/>
      <w:marLeft w:val="0"/>
      <w:marRight w:val="0"/>
      <w:marTop w:val="0"/>
      <w:marBottom w:val="0"/>
      <w:divBdr>
        <w:top w:val="none" w:sz="0" w:space="0" w:color="auto"/>
        <w:left w:val="none" w:sz="0" w:space="0" w:color="auto"/>
        <w:bottom w:val="none" w:sz="0" w:space="0" w:color="auto"/>
        <w:right w:val="none" w:sz="0" w:space="0" w:color="auto"/>
      </w:divBdr>
    </w:div>
    <w:div w:id="1708486605">
      <w:bodyDiv w:val="1"/>
      <w:marLeft w:val="0"/>
      <w:marRight w:val="0"/>
      <w:marTop w:val="0"/>
      <w:marBottom w:val="0"/>
      <w:divBdr>
        <w:top w:val="none" w:sz="0" w:space="0" w:color="auto"/>
        <w:left w:val="none" w:sz="0" w:space="0" w:color="auto"/>
        <w:bottom w:val="none" w:sz="0" w:space="0" w:color="auto"/>
        <w:right w:val="none" w:sz="0" w:space="0" w:color="auto"/>
      </w:divBdr>
    </w:div>
    <w:div w:id="1717584274">
      <w:bodyDiv w:val="1"/>
      <w:marLeft w:val="0"/>
      <w:marRight w:val="0"/>
      <w:marTop w:val="0"/>
      <w:marBottom w:val="0"/>
      <w:divBdr>
        <w:top w:val="none" w:sz="0" w:space="0" w:color="auto"/>
        <w:left w:val="none" w:sz="0" w:space="0" w:color="auto"/>
        <w:bottom w:val="none" w:sz="0" w:space="0" w:color="auto"/>
        <w:right w:val="none" w:sz="0" w:space="0" w:color="auto"/>
      </w:divBdr>
    </w:div>
    <w:div w:id="1722824581">
      <w:bodyDiv w:val="1"/>
      <w:marLeft w:val="0"/>
      <w:marRight w:val="0"/>
      <w:marTop w:val="0"/>
      <w:marBottom w:val="0"/>
      <w:divBdr>
        <w:top w:val="none" w:sz="0" w:space="0" w:color="auto"/>
        <w:left w:val="none" w:sz="0" w:space="0" w:color="auto"/>
        <w:bottom w:val="none" w:sz="0" w:space="0" w:color="auto"/>
        <w:right w:val="none" w:sz="0" w:space="0" w:color="auto"/>
      </w:divBdr>
    </w:div>
    <w:div w:id="1728530457">
      <w:bodyDiv w:val="1"/>
      <w:marLeft w:val="0"/>
      <w:marRight w:val="0"/>
      <w:marTop w:val="0"/>
      <w:marBottom w:val="0"/>
      <w:divBdr>
        <w:top w:val="none" w:sz="0" w:space="0" w:color="auto"/>
        <w:left w:val="none" w:sz="0" w:space="0" w:color="auto"/>
        <w:bottom w:val="none" w:sz="0" w:space="0" w:color="auto"/>
        <w:right w:val="none" w:sz="0" w:space="0" w:color="auto"/>
      </w:divBdr>
    </w:div>
    <w:div w:id="1729114341">
      <w:bodyDiv w:val="1"/>
      <w:marLeft w:val="0"/>
      <w:marRight w:val="0"/>
      <w:marTop w:val="0"/>
      <w:marBottom w:val="0"/>
      <w:divBdr>
        <w:top w:val="none" w:sz="0" w:space="0" w:color="auto"/>
        <w:left w:val="none" w:sz="0" w:space="0" w:color="auto"/>
        <w:bottom w:val="none" w:sz="0" w:space="0" w:color="auto"/>
        <w:right w:val="none" w:sz="0" w:space="0" w:color="auto"/>
      </w:divBdr>
    </w:div>
    <w:div w:id="1731416799">
      <w:bodyDiv w:val="1"/>
      <w:marLeft w:val="0"/>
      <w:marRight w:val="0"/>
      <w:marTop w:val="0"/>
      <w:marBottom w:val="0"/>
      <w:divBdr>
        <w:top w:val="none" w:sz="0" w:space="0" w:color="auto"/>
        <w:left w:val="none" w:sz="0" w:space="0" w:color="auto"/>
        <w:bottom w:val="none" w:sz="0" w:space="0" w:color="auto"/>
        <w:right w:val="none" w:sz="0" w:space="0" w:color="auto"/>
      </w:divBdr>
    </w:div>
    <w:div w:id="1735733774">
      <w:bodyDiv w:val="1"/>
      <w:marLeft w:val="0"/>
      <w:marRight w:val="0"/>
      <w:marTop w:val="0"/>
      <w:marBottom w:val="0"/>
      <w:divBdr>
        <w:top w:val="none" w:sz="0" w:space="0" w:color="auto"/>
        <w:left w:val="none" w:sz="0" w:space="0" w:color="auto"/>
        <w:bottom w:val="none" w:sz="0" w:space="0" w:color="auto"/>
        <w:right w:val="none" w:sz="0" w:space="0" w:color="auto"/>
      </w:divBdr>
    </w:div>
    <w:div w:id="1743065893">
      <w:bodyDiv w:val="1"/>
      <w:marLeft w:val="0"/>
      <w:marRight w:val="0"/>
      <w:marTop w:val="0"/>
      <w:marBottom w:val="0"/>
      <w:divBdr>
        <w:top w:val="none" w:sz="0" w:space="0" w:color="auto"/>
        <w:left w:val="none" w:sz="0" w:space="0" w:color="auto"/>
        <w:bottom w:val="none" w:sz="0" w:space="0" w:color="auto"/>
        <w:right w:val="none" w:sz="0" w:space="0" w:color="auto"/>
      </w:divBdr>
    </w:div>
    <w:div w:id="1746028556">
      <w:bodyDiv w:val="1"/>
      <w:marLeft w:val="0"/>
      <w:marRight w:val="0"/>
      <w:marTop w:val="0"/>
      <w:marBottom w:val="0"/>
      <w:divBdr>
        <w:top w:val="none" w:sz="0" w:space="0" w:color="auto"/>
        <w:left w:val="none" w:sz="0" w:space="0" w:color="auto"/>
        <w:bottom w:val="none" w:sz="0" w:space="0" w:color="auto"/>
        <w:right w:val="none" w:sz="0" w:space="0" w:color="auto"/>
      </w:divBdr>
    </w:div>
    <w:div w:id="1746486410">
      <w:bodyDiv w:val="1"/>
      <w:marLeft w:val="0"/>
      <w:marRight w:val="0"/>
      <w:marTop w:val="0"/>
      <w:marBottom w:val="0"/>
      <w:divBdr>
        <w:top w:val="none" w:sz="0" w:space="0" w:color="auto"/>
        <w:left w:val="none" w:sz="0" w:space="0" w:color="auto"/>
        <w:bottom w:val="none" w:sz="0" w:space="0" w:color="auto"/>
        <w:right w:val="none" w:sz="0" w:space="0" w:color="auto"/>
      </w:divBdr>
    </w:div>
    <w:div w:id="1753621387">
      <w:bodyDiv w:val="1"/>
      <w:marLeft w:val="0"/>
      <w:marRight w:val="0"/>
      <w:marTop w:val="0"/>
      <w:marBottom w:val="0"/>
      <w:divBdr>
        <w:top w:val="none" w:sz="0" w:space="0" w:color="auto"/>
        <w:left w:val="none" w:sz="0" w:space="0" w:color="auto"/>
        <w:bottom w:val="none" w:sz="0" w:space="0" w:color="auto"/>
        <w:right w:val="none" w:sz="0" w:space="0" w:color="auto"/>
      </w:divBdr>
    </w:div>
    <w:div w:id="1763337768">
      <w:bodyDiv w:val="1"/>
      <w:marLeft w:val="0"/>
      <w:marRight w:val="0"/>
      <w:marTop w:val="0"/>
      <w:marBottom w:val="0"/>
      <w:divBdr>
        <w:top w:val="none" w:sz="0" w:space="0" w:color="auto"/>
        <w:left w:val="none" w:sz="0" w:space="0" w:color="auto"/>
        <w:bottom w:val="none" w:sz="0" w:space="0" w:color="auto"/>
        <w:right w:val="none" w:sz="0" w:space="0" w:color="auto"/>
      </w:divBdr>
    </w:div>
    <w:div w:id="1766537550">
      <w:bodyDiv w:val="1"/>
      <w:marLeft w:val="0"/>
      <w:marRight w:val="0"/>
      <w:marTop w:val="0"/>
      <w:marBottom w:val="0"/>
      <w:divBdr>
        <w:top w:val="none" w:sz="0" w:space="0" w:color="auto"/>
        <w:left w:val="none" w:sz="0" w:space="0" w:color="auto"/>
        <w:bottom w:val="none" w:sz="0" w:space="0" w:color="auto"/>
        <w:right w:val="none" w:sz="0" w:space="0" w:color="auto"/>
      </w:divBdr>
    </w:div>
    <w:div w:id="1771898066">
      <w:bodyDiv w:val="1"/>
      <w:marLeft w:val="0"/>
      <w:marRight w:val="0"/>
      <w:marTop w:val="0"/>
      <w:marBottom w:val="0"/>
      <w:divBdr>
        <w:top w:val="none" w:sz="0" w:space="0" w:color="auto"/>
        <w:left w:val="none" w:sz="0" w:space="0" w:color="auto"/>
        <w:bottom w:val="none" w:sz="0" w:space="0" w:color="auto"/>
        <w:right w:val="none" w:sz="0" w:space="0" w:color="auto"/>
      </w:divBdr>
    </w:div>
    <w:div w:id="1780220218">
      <w:bodyDiv w:val="1"/>
      <w:marLeft w:val="0"/>
      <w:marRight w:val="0"/>
      <w:marTop w:val="0"/>
      <w:marBottom w:val="0"/>
      <w:divBdr>
        <w:top w:val="none" w:sz="0" w:space="0" w:color="auto"/>
        <w:left w:val="none" w:sz="0" w:space="0" w:color="auto"/>
        <w:bottom w:val="none" w:sz="0" w:space="0" w:color="auto"/>
        <w:right w:val="none" w:sz="0" w:space="0" w:color="auto"/>
      </w:divBdr>
    </w:div>
    <w:div w:id="1781603968">
      <w:bodyDiv w:val="1"/>
      <w:marLeft w:val="0"/>
      <w:marRight w:val="0"/>
      <w:marTop w:val="0"/>
      <w:marBottom w:val="0"/>
      <w:divBdr>
        <w:top w:val="none" w:sz="0" w:space="0" w:color="auto"/>
        <w:left w:val="none" w:sz="0" w:space="0" w:color="auto"/>
        <w:bottom w:val="none" w:sz="0" w:space="0" w:color="auto"/>
        <w:right w:val="none" w:sz="0" w:space="0" w:color="auto"/>
      </w:divBdr>
    </w:div>
    <w:div w:id="1790201407">
      <w:bodyDiv w:val="1"/>
      <w:marLeft w:val="0"/>
      <w:marRight w:val="0"/>
      <w:marTop w:val="0"/>
      <w:marBottom w:val="0"/>
      <w:divBdr>
        <w:top w:val="none" w:sz="0" w:space="0" w:color="auto"/>
        <w:left w:val="none" w:sz="0" w:space="0" w:color="auto"/>
        <w:bottom w:val="none" w:sz="0" w:space="0" w:color="auto"/>
        <w:right w:val="none" w:sz="0" w:space="0" w:color="auto"/>
      </w:divBdr>
    </w:div>
    <w:div w:id="1795708624">
      <w:bodyDiv w:val="1"/>
      <w:marLeft w:val="0"/>
      <w:marRight w:val="0"/>
      <w:marTop w:val="0"/>
      <w:marBottom w:val="0"/>
      <w:divBdr>
        <w:top w:val="none" w:sz="0" w:space="0" w:color="auto"/>
        <w:left w:val="none" w:sz="0" w:space="0" w:color="auto"/>
        <w:bottom w:val="none" w:sz="0" w:space="0" w:color="auto"/>
        <w:right w:val="none" w:sz="0" w:space="0" w:color="auto"/>
      </w:divBdr>
    </w:div>
    <w:div w:id="1802572344">
      <w:bodyDiv w:val="1"/>
      <w:marLeft w:val="0"/>
      <w:marRight w:val="0"/>
      <w:marTop w:val="0"/>
      <w:marBottom w:val="0"/>
      <w:divBdr>
        <w:top w:val="none" w:sz="0" w:space="0" w:color="auto"/>
        <w:left w:val="none" w:sz="0" w:space="0" w:color="auto"/>
        <w:bottom w:val="none" w:sz="0" w:space="0" w:color="auto"/>
        <w:right w:val="none" w:sz="0" w:space="0" w:color="auto"/>
      </w:divBdr>
    </w:div>
    <w:div w:id="1804347040">
      <w:bodyDiv w:val="1"/>
      <w:marLeft w:val="0"/>
      <w:marRight w:val="0"/>
      <w:marTop w:val="0"/>
      <w:marBottom w:val="0"/>
      <w:divBdr>
        <w:top w:val="none" w:sz="0" w:space="0" w:color="auto"/>
        <w:left w:val="none" w:sz="0" w:space="0" w:color="auto"/>
        <w:bottom w:val="none" w:sz="0" w:space="0" w:color="auto"/>
        <w:right w:val="none" w:sz="0" w:space="0" w:color="auto"/>
      </w:divBdr>
    </w:div>
    <w:div w:id="1810635415">
      <w:bodyDiv w:val="1"/>
      <w:marLeft w:val="0"/>
      <w:marRight w:val="0"/>
      <w:marTop w:val="0"/>
      <w:marBottom w:val="0"/>
      <w:divBdr>
        <w:top w:val="none" w:sz="0" w:space="0" w:color="auto"/>
        <w:left w:val="none" w:sz="0" w:space="0" w:color="auto"/>
        <w:bottom w:val="none" w:sz="0" w:space="0" w:color="auto"/>
        <w:right w:val="none" w:sz="0" w:space="0" w:color="auto"/>
      </w:divBdr>
    </w:div>
    <w:div w:id="1817797204">
      <w:bodyDiv w:val="1"/>
      <w:marLeft w:val="0"/>
      <w:marRight w:val="0"/>
      <w:marTop w:val="0"/>
      <w:marBottom w:val="0"/>
      <w:divBdr>
        <w:top w:val="none" w:sz="0" w:space="0" w:color="auto"/>
        <w:left w:val="none" w:sz="0" w:space="0" w:color="auto"/>
        <w:bottom w:val="none" w:sz="0" w:space="0" w:color="auto"/>
        <w:right w:val="none" w:sz="0" w:space="0" w:color="auto"/>
      </w:divBdr>
    </w:div>
    <w:div w:id="1829515433">
      <w:bodyDiv w:val="1"/>
      <w:marLeft w:val="0"/>
      <w:marRight w:val="0"/>
      <w:marTop w:val="0"/>
      <w:marBottom w:val="0"/>
      <w:divBdr>
        <w:top w:val="none" w:sz="0" w:space="0" w:color="auto"/>
        <w:left w:val="none" w:sz="0" w:space="0" w:color="auto"/>
        <w:bottom w:val="none" w:sz="0" w:space="0" w:color="auto"/>
        <w:right w:val="none" w:sz="0" w:space="0" w:color="auto"/>
      </w:divBdr>
    </w:div>
    <w:div w:id="1831210113">
      <w:bodyDiv w:val="1"/>
      <w:marLeft w:val="0"/>
      <w:marRight w:val="0"/>
      <w:marTop w:val="0"/>
      <w:marBottom w:val="0"/>
      <w:divBdr>
        <w:top w:val="none" w:sz="0" w:space="0" w:color="auto"/>
        <w:left w:val="none" w:sz="0" w:space="0" w:color="auto"/>
        <w:bottom w:val="none" w:sz="0" w:space="0" w:color="auto"/>
        <w:right w:val="none" w:sz="0" w:space="0" w:color="auto"/>
      </w:divBdr>
    </w:div>
    <w:div w:id="1832330598">
      <w:bodyDiv w:val="1"/>
      <w:marLeft w:val="0"/>
      <w:marRight w:val="0"/>
      <w:marTop w:val="0"/>
      <w:marBottom w:val="0"/>
      <w:divBdr>
        <w:top w:val="none" w:sz="0" w:space="0" w:color="auto"/>
        <w:left w:val="none" w:sz="0" w:space="0" w:color="auto"/>
        <w:bottom w:val="none" w:sz="0" w:space="0" w:color="auto"/>
        <w:right w:val="none" w:sz="0" w:space="0" w:color="auto"/>
      </w:divBdr>
    </w:div>
    <w:div w:id="1836068844">
      <w:bodyDiv w:val="1"/>
      <w:marLeft w:val="0"/>
      <w:marRight w:val="0"/>
      <w:marTop w:val="0"/>
      <w:marBottom w:val="0"/>
      <w:divBdr>
        <w:top w:val="none" w:sz="0" w:space="0" w:color="auto"/>
        <w:left w:val="none" w:sz="0" w:space="0" w:color="auto"/>
        <w:bottom w:val="none" w:sz="0" w:space="0" w:color="auto"/>
        <w:right w:val="none" w:sz="0" w:space="0" w:color="auto"/>
      </w:divBdr>
    </w:div>
    <w:div w:id="1838574477">
      <w:bodyDiv w:val="1"/>
      <w:marLeft w:val="0"/>
      <w:marRight w:val="0"/>
      <w:marTop w:val="0"/>
      <w:marBottom w:val="0"/>
      <w:divBdr>
        <w:top w:val="none" w:sz="0" w:space="0" w:color="auto"/>
        <w:left w:val="none" w:sz="0" w:space="0" w:color="auto"/>
        <w:bottom w:val="none" w:sz="0" w:space="0" w:color="auto"/>
        <w:right w:val="none" w:sz="0" w:space="0" w:color="auto"/>
      </w:divBdr>
    </w:div>
    <w:div w:id="1849636365">
      <w:bodyDiv w:val="1"/>
      <w:marLeft w:val="0"/>
      <w:marRight w:val="0"/>
      <w:marTop w:val="0"/>
      <w:marBottom w:val="0"/>
      <w:divBdr>
        <w:top w:val="none" w:sz="0" w:space="0" w:color="auto"/>
        <w:left w:val="none" w:sz="0" w:space="0" w:color="auto"/>
        <w:bottom w:val="none" w:sz="0" w:space="0" w:color="auto"/>
        <w:right w:val="none" w:sz="0" w:space="0" w:color="auto"/>
      </w:divBdr>
    </w:div>
    <w:div w:id="1856378451">
      <w:bodyDiv w:val="1"/>
      <w:marLeft w:val="0"/>
      <w:marRight w:val="0"/>
      <w:marTop w:val="0"/>
      <w:marBottom w:val="0"/>
      <w:divBdr>
        <w:top w:val="none" w:sz="0" w:space="0" w:color="auto"/>
        <w:left w:val="none" w:sz="0" w:space="0" w:color="auto"/>
        <w:bottom w:val="none" w:sz="0" w:space="0" w:color="auto"/>
        <w:right w:val="none" w:sz="0" w:space="0" w:color="auto"/>
      </w:divBdr>
    </w:div>
    <w:div w:id="1859462183">
      <w:bodyDiv w:val="1"/>
      <w:marLeft w:val="0"/>
      <w:marRight w:val="0"/>
      <w:marTop w:val="0"/>
      <w:marBottom w:val="0"/>
      <w:divBdr>
        <w:top w:val="none" w:sz="0" w:space="0" w:color="auto"/>
        <w:left w:val="none" w:sz="0" w:space="0" w:color="auto"/>
        <w:bottom w:val="none" w:sz="0" w:space="0" w:color="auto"/>
        <w:right w:val="none" w:sz="0" w:space="0" w:color="auto"/>
      </w:divBdr>
    </w:div>
    <w:div w:id="1864780072">
      <w:bodyDiv w:val="1"/>
      <w:marLeft w:val="0"/>
      <w:marRight w:val="0"/>
      <w:marTop w:val="0"/>
      <w:marBottom w:val="0"/>
      <w:divBdr>
        <w:top w:val="none" w:sz="0" w:space="0" w:color="auto"/>
        <w:left w:val="none" w:sz="0" w:space="0" w:color="auto"/>
        <w:bottom w:val="none" w:sz="0" w:space="0" w:color="auto"/>
        <w:right w:val="none" w:sz="0" w:space="0" w:color="auto"/>
      </w:divBdr>
    </w:div>
    <w:div w:id="1874611173">
      <w:bodyDiv w:val="1"/>
      <w:marLeft w:val="0"/>
      <w:marRight w:val="0"/>
      <w:marTop w:val="0"/>
      <w:marBottom w:val="0"/>
      <w:divBdr>
        <w:top w:val="none" w:sz="0" w:space="0" w:color="auto"/>
        <w:left w:val="none" w:sz="0" w:space="0" w:color="auto"/>
        <w:bottom w:val="none" w:sz="0" w:space="0" w:color="auto"/>
        <w:right w:val="none" w:sz="0" w:space="0" w:color="auto"/>
      </w:divBdr>
    </w:div>
    <w:div w:id="1881355822">
      <w:bodyDiv w:val="1"/>
      <w:marLeft w:val="0"/>
      <w:marRight w:val="0"/>
      <w:marTop w:val="0"/>
      <w:marBottom w:val="0"/>
      <w:divBdr>
        <w:top w:val="none" w:sz="0" w:space="0" w:color="auto"/>
        <w:left w:val="none" w:sz="0" w:space="0" w:color="auto"/>
        <w:bottom w:val="none" w:sz="0" w:space="0" w:color="auto"/>
        <w:right w:val="none" w:sz="0" w:space="0" w:color="auto"/>
      </w:divBdr>
    </w:div>
    <w:div w:id="1883325247">
      <w:bodyDiv w:val="1"/>
      <w:marLeft w:val="0"/>
      <w:marRight w:val="0"/>
      <w:marTop w:val="0"/>
      <w:marBottom w:val="0"/>
      <w:divBdr>
        <w:top w:val="none" w:sz="0" w:space="0" w:color="auto"/>
        <w:left w:val="none" w:sz="0" w:space="0" w:color="auto"/>
        <w:bottom w:val="none" w:sz="0" w:space="0" w:color="auto"/>
        <w:right w:val="none" w:sz="0" w:space="0" w:color="auto"/>
      </w:divBdr>
    </w:div>
    <w:div w:id="1885678106">
      <w:bodyDiv w:val="1"/>
      <w:marLeft w:val="0"/>
      <w:marRight w:val="0"/>
      <w:marTop w:val="0"/>
      <w:marBottom w:val="0"/>
      <w:divBdr>
        <w:top w:val="none" w:sz="0" w:space="0" w:color="auto"/>
        <w:left w:val="none" w:sz="0" w:space="0" w:color="auto"/>
        <w:bottom w:val="none" w:sz="0" w:space="0" w:color="auto"/>
        <w:right w:val="none" w:sz="0" w:space="0" w:color="auto"/>
      </w:divBdr>
    </w:div>
    <w:div w:id="1887376178">
      <w:bodyDiv w:val="1"/>
      <w:marLeft w:val="0"/>
      <w:marRight w:val="0"/>
      <w:marTop w:val="0"/>
      <w:marBottom w:val="0"/>
      <w:divBdr>
        <w:top w:val="none" w:sz="0" w:space="0" w:color="auto"/>
        <w:left w:val="none" w:sz="0" w:space="0" w:color="auto"/>
        <w:bottom w:val="none" w:sz="0" w:space="0" w:color="auto"/>
        <w:right w:val="none" w:sz="0" w:space="0" w:color="auto"/>
      </w:divBdr>
    </w:div>
    <w:div w:id="1889998801">
      <w:bodyDiv w:val="1"/>
      <w:marLeft w:val="0"/>
      <w:marRight w:val="0"/>
      <w:marTop w:val="0"/>
      <w:marBottom w:val="0"/>
      <w:divBdr>
        <w:top w:val="none" w:sz="0" w:space="0" w:color="auto"/>
        <w:left w:val="none" w:sz="0" w:space="0" w:color="auto"/>
        <w:bottom w:val="none" w:sz="0" w:space="0" w:color="auto"/>
        <w:right w:val="none" w:sz="0" w:space="0" w:color="auto"/>
      </w:divBdr>
    </w:div>
    <w:div w:id="1890412269">
      <w:bodyDiv w:val="1"/>
      <w:marLeft w:val="0"/>
      <w:marRight w:val="0"/>
      <w:marTop w:val="0"/>
      <w:marBottom w:val="0"/>
      <w:divBdr>
        <w:top w:val="none" w:sz="0" w:space="0" w:color="auto"/>
        <w:left w:val="none" w:sz="0" w:space="0" w:color="auto"/>
        <w:bottom w:val="none" w:sz="0" w:space="0" w:color="auto"/>
        <w:right w:val="none" w:sz="0" w:space="0" w:color="auto"/>
      </w:divBdr>
    </w:div>
    <w:div w:id="1891570774">
      <w:bodyDiv w:val="1"/>
      <w:marLeft w:val="0"/>
      <w:marRight w:val="0"/>
      <w:marTop w:val="0"/>
      <w:marBottom w:val="0"/>
      <w:divBdr>
        <w:top w:val="none" w:sz="0" w:space="0" w:color="auto"/>
        <w:left w:val="none" w:sz="0" w:space="0" w:color="auto"/>
        <w:bottom w:val="none" w:sz="0" w:space="0" w:color="auto"/>
        <w:right w:val="none" w:sz="0" w:space="0" w:color="auto"/>
      </w:divBdr>
    </w:div>
    <w:div w:id="1893033871">
      <w:bodyDiv w:val="1"/>
      <w:marLeft w:val="0"/>
      <w:marRight w:val="0"/>
      <w:marTop w:val="0"/>
      <w:marBottom w:val="0"/>
      <w:divBdr>
        <w:top w:val="none" w:sz="0" w:space="0" w:color="auto"/>
        <w:left w:val="none" w:sz="0" w:space="0" w:color="auto"/>
        <w:bottom w:val="none" w:sz="0" w:space="0" w:color="auto"/>
        <w:right w:val="none" w:sz="0" w:space="0" w:color="auto"/>
      </w:divBdr>
    </w:div>
    <w:div w:id="1899634577">
      <w:bodyDiv w:val="1"/>
      <w:marLeft w:val="0"/>
      <w:marRight w:val="0"/>
      <w:marTop w:val="0"/>
      <w:marBottom w:val="0"/>
      <w:divBdr>
        <w:top w:val="none" w:sz="0" w:space="0" w:color="auto"/>
        <w:left w:val="none" w:sz="0" w:space="0" w:color="auto"/>
        <w:bottom w:val="none" w:sz="0" w:space="0" w:color="auto"/>
        <w:right w:val="none" w:sz="0" w:space="0" w:color="auto"/>
      </w:divBdr>
    </w:div>
    <w:div w:id="1904027767">
      <w:bodyDiv w:val="1"/>
      <w:marLeft w:val="0"/>
      <w:marRight w:val="0"/>
      <w:marTop w:val="0"/>
      <w:marBottom w:val="0"/>
      <w:divBdr>
        <w:top w:val="none" w:sz="0" w:space="0" w:color="auto"/>
        <w:left w:val="none" w:sz="0" w:space="0" w:color="auto"/>
        <w:bottom w:val="none" w:sz="0" w:space="0" w:color="auto"/>
        <w:right w:val="none" w:sz="0" w:space="0" w:color="auto"/>
      </w:divBdr>
    </w:div>
    <w:div w:id="1909605161">
      <w:bodyDiv w:val="1"/>
      <w:marLeft w:val="0"/>
      <w:marRight w:val="0"/>
      <w:marTop w:val="0"/>
      <w:marBottom w:val="0"/>
      <w:divBdr>
        <w:top w:val="none" w:sz="0" w:space="0" w:color="auto"/>
        <w:left w:val="none" w:sz="0" w:space="0" w:color="auto"/>
        <w:bottom w:val="none" w:sz="0" w:space="0" w:color="auto"/>
        <w:right w:val="none" w:sz="0" w:space="0" w:color="auto"/>
      </w:divBdr>
    </w:div>
    <w:div w:id="1910772452">
      <w:bodyDiv w:val="1"/>
      <w:marLeft w:val="0"/>
      <w:marRight w:val="0"/>
      <w:marTop w:val="0"/>
      <w:marBottom w:val="0"/>
      <w:divBdr>
        <w:top w:val="none" w:sz="0" w:space="0" w:color="auto"/>
        <w:left w:val="none" w:sz="0" w:space="0" w:color="auto"/>
        <w:bottom w:val="none" w:sz="0" w:space="0" w:color="auto"/>
        <w:right w:val="none" w:sz="0" w:space="0" w:color="auto"/>
      </w:divBdr>
    </w:div>
    <w:div w:id="1924534694">
      <w:bodyDiv w:val="1"/>
      <w:marLeft w:val="0"/>
      <w:marRight w:val="0"/>
      <w:marTop w:val="0"/>
      <w:marBottom w:val="0"/>
      <w:divBdr>
        <w:top w:val="none" w:sz="0" w:space="0" w:color="auto"/>
        <w:left w:val="none" w:sz="0" w:space="0" w:color="auto"/>
        <w:bottom w:val="none" w:sz="0" w:space="0" w:color="auto"/>
        <w:right w:val="none" w:sz="0" w:space="0" w:color="auto"/>
      </w:divBdr>
    </w:div>
    <w:div w:id="1928150408">
      <w:bodyDiv w:val="1"/>
      <w:marLeft w:val="0"/>
      <w:marRight w:val="0"/>
      <w:marTop w:val="0"/>
      <w:marBottom w:val="0"/>
      <w:divBdr>
        <w:top w:val="none" w:sz="0" w:space="0" w:color="auto"/>
        <w:left w:val="none" w:sz="0" w:space="0" w:color="auto"/>
        <w:bottom w:val="none" w:sz="0" w:space="0" w:color="auto"/>
        <w:right w:val="none" w:sz="0" w:space="0" w:color="auto"/>
      </w:divBdr>
    </w:div>
    <w:div w:id="1937783754">
      <w:bodyDiv w:val="1"/>
      <w:marLeft w:val="0"/>
      <w:marRight w:val="0"/>
      <w:marTop w:val="0"/>
      <w:marBottom w:val="0"/>
      <w:divBdr>
        <w:top w:val="none" w:sz="0" w:space="0" w:color="auto"/>
        <w:left w:val="none" w:sz="0" w:space="0" w:color="auto"/>
        <w:bottom w:val="none" w:sz="0" w:space="0" w:color="auto"/>
        <w:right w:val="none" w:sz="0" w:space="0" w:color="auto"/>
      </w:divBdr>
    </w:div>
    <w:div w:id="1940064547">
      <w:bodyDiv w:val="1"/>
      <w:marLeft w:val="0"/>
      <w:marRight w:val="0"/>
      <w:marTop w:val="0"/>
      <w:marBottom w:val="0"/>
      <w:divBdr>
        <w:top w:val="none" w:sz="0" w:space="0" w:color="auto"/>
        <w:left w:val="none" w:sz="0" w:space="0" w:color="auto"/>
        <w:bottom w:val="none" w:sz="0" w:space="0" w:color="auto"/>
        <w:right w:val="none" w:sz="0" w:space="0" w:color="auto"/>
      </w:divBdr>
    </w:div>
    <w:div w:id="1949315551">
      <w:bodyDiv w:val="1"/>
      <w:marLeft w:val="0"/>
      <w:marRight w:val="0"/>
      <w:marTop w:val="0"/>
      <w:marBottom w:val="0"/>
      <w:divBdr>
        <w:top w:val="none" w:sz="0" w:space="0" w:color="auto"/>
        <w:left w:val="none" w:sz="0" w:space="0" w:color="auto"/>
        <w:bottom w:val="none" w:sz="0" w:space="0" w:color="auto"/>
        <w:right w:val="none" w:sz="0" w:space="0" w:color="auto"/>
      </w:divBdr>
    </w:div>
    <w:div w:id="1951742205">
      <w:bodyDiv w:val="1"/>
      <w:marLeft w:val="0"/>
      <w:marRight w:val="0"/>
      <w:marTop w:val="0"/>
      <w:marBottom w:val="0"/>
      <w:divBdr>
        <w:top w:val="none" w:sz="0" w:space="0" w:color="auto"/>
        <w:left w:val="none" w:sz="0" w:space="0" w:color="auto"/>
        <w:bottom w:val="none" w:sz="0" w:space="0" w:color="auto"/>
        <w:right w:val="none" w:sz="0" w:space="0" w:color="auto"/>
      </w:divBdr>
    </w:div>
    <w:div w:id="1962416753">
      <w:bodyDiv w:val="1"/>
      <w:marLeft w:val="0"/>
      <w:marRight w:val="0"/>
      <w:marTop w:val="0"/>
      <w:marBottom w:val="0"/>
      <w:divBdr>
        <w:top w:val="none" w:sz="0" w:space="0" w:color="auto"/>
        <w:left w:val="none" w:sz="0" w:space="0" w:color="auto"/>
        <w:bottom w:val="none" w:sz="0" w:space="0" w:color="auto"/>
        <w:right w:val="none" w:sz="0" w:space="0" w:color="auto"/>
      </w:divBdr>
    </w:div>
    <w:div w:id="1965504598">
      <w:bodyDiv w:val="1"/>
      <w:marLeft w:val="0"/>
      <w:marRight w:val="0"/>
      <w:marTop w:val="0"/>
      <w:marBottom w:val="0"/>
      <w:divBdr>
        <w:top w:val="none" w:sz="0" w:space="0" w:color="auto"/>
        <w:left w:val="none" w:sz="0" w:space="0" w:color="auto"/>
        <w:bottom w:val="none" w:sz="0" w:space="0" w:color="auto"/>
        <w:right w:val="none" w:sz="0" w:space="0" w:color="auto"/>
      </w:divBdr>
    </w:div>
    <w:div w:id="1974944798">
      <w:bodyDiv w:val="1"/>
      <w:marLeft w:val="0"/>
      <w:marRight w:val="0"/>
      <w:marTop w:val="0"/>
      <w:marBottom w:val="0"/>
      <w:divBdr>
        <w:top w:val="none" w:sz="0" w:space="0" w:color="auto"/>
        <w:left w:val="none" w:sz="0" w:space="0" w:color="auto"/>
        <w:bottom w:val="none" w:sz="0" w:space="0" w:color="auto"/>
        <w:right w:val="none" w:sz="0" w:space="0" w:color="auto"/>
      </w:divBdr>
    </w:div>
    <w:div w:id="1976638410">
      <w:bodyDiv w:val="1"/>
      <w:marLeft w:val="0"/>
      <w:marRight w:val="0"/>
      <w:marTop w:val="0"/>
      <w:marBottom w:val="0"/>
      <w:divBdr>
        <w:top w:val="none" w:sz="0" w:space="0" w:color="auto"/>
        <w:left w:val="none" w:sz="0" w:space="0" w:color="auto"/>
        <w:bottom w:val="none" w:sz="0" w:space="0" w:color="auto"/>
        <w:right w:val="none" w:sz="0" w:space="0" w:color="auto"/>
      </w:divBdr>
    </w:div>
    <w:div w:id="1985893344">
      <w:bodyDiv w:val="1"/>
      <w:marLeft w:val="0"/>
      <w:marRight w:val="0"/>
      <w:marTop w:val="0"/>
      <w:marBottom w:val="0"/>
      <w:divBdr>
        <w:top w:val="none" w:sz="0" w:space="0" w:color="auto"/>
        <w:left w:val="none" w:sz="0" w:space="0" w:color="auto"/>
        <w:bottom w:val="none" w:sz="0" w:space="0" w:color="auto"/>
        <w:right w:val="none" w:sz="0" w:space="0" w:color="auto"/>
      </w:divBdr>
    </w:div>
    <w:div w:id="1986428411">
      <w:bodyDiv w:val="1"/>
      <w:marLeft w:val="0"/>
      <w:marRight w:val="0"/>
      <w:marTop w:val="0"/>
      <w:marBottom w:val="0"/>
      <w:divBdr>
        <w:top w:val="none" w:sz="0" w:space="0" w:color="auto"/>
        <w:left w:val="none" w:sz="0" w:space="0" w:color="auto"/>
        <w:bottom w:val="none" w:sz="0" w:space="0" w:color="auto"/>
        <w:right w:val="none" w:sz="0" w:space="0" w:color="auto"/>
      </w:divBdr>
    </w:div>
    <w:div w:id="1989742932">
      <w:bodyDiv w:val="1"/>
      <w:marLeft w:val="0"/>
      <w:marRight w:val="0"/>
      <w:marTop w:val="0"/>
      <w:marBottom w:val="0"/>
      <w:divBdr>
        <w:top w:val="none" w:sz="0" w:space="0" w:color="auto"/>
        <w:left w:val="none" w:sz="0" w:space="0" w:color="auto"/>
        <w:bottom w:val="none" w:sz="0" w:space="0" w:color="auto"/>
        <w:right w:val="none" w:sz="0" w:space="0" w:color="auto"/>
      </w:divBdr>
    </w:div>
    <w:div w:id="2000965061">
      <w:bodyDiv w:val="1"/>
      <w:marLeft w:val="0"/>
      <w:marRight w:val="0"/>
      <w:marTop w:val="0"/>
      <w:marBottom w:val="0"/>
      <w:divBdr>
        <w:top w:val="none" w:sz="0" w:space="0" w:color="auto"/>
        <w:left w:val="none" w:sz="0" w:space="0" w:color="auto"/>
        <w:bottom w:val="none" w:sz="0" w:space="0" w:color="auto"/>
        <w:right w:val="none" w:sz="0" w:space="0" w:color="auto"/>
      </w:divBdr>
    </w:div>
    <w:div w:id="2004628131">
      <w:bodyDiv w:val="1"/>
      <w:marLeft w:val="0"/>
      <w:marRight w:val="0"/>
      <w:marTop w:val="0"/>
      <w:marBottom w:val="0"/>
      <w:divBdr>
        <w:top w:val="none" w:sz="0" w:space="0" w:color="auto"/>
        <w:left w:val="none" w:sz="0" w:space="0" w:color="auto"/>
        <w:bottom w:val="none" w:sz="0" w:space="0" w:color="auto"/>
        <w:right w:val="none" w:sz="0" w:space="0" w:color="auto"/>
      </w:divBdr>
    </w:div>
    <w:div w:id="2004701379">
      <w:bodyDiv w:val="1"/>
      <w:marLeft w:val="0"/>
      <w:marRight w:val="0"/>
      <w:marTop w:val="0"/>
      <w:marBottom w:val="0"/>
      <w:divBdr>
        <w:top w:val="none" w:sz="0" w:space="0" w:color="auto"/>
        <w:left w:val="none" w:sz="0" w:space="0" w:color="auto"/>
        <w:bottom w:val="none" w:sz="0" w:space="0" w:color="auto"/>
        <w:right w:val="none" w:sz="0" w:space="0" w:color="auto"/>
      </w:divBdr>
    </w:div>
    <w:div w:id="2005938899">
      <w:bodyDiv w:val="1"/>
      <w:marLeft w:val="0"/>
      <w:marRight w:val="0"/>
      <w:marTop w:val="0"/>
      <w:marBottom w:val="0"/>
      <w:divBdr>
        <w:top w:val="none" w:sz="0" w:space="0" w:color="auto"/>
        <w:left w:val="none" w:sz="0" w:space="0" w:color="auto"/>
        <w:bottom w:val="none" w:sz="0" w:space="0" w:color="auto"/>
        <w:right w:val="none" w:sz="0" w:space="0" w:color="auto"/>
      </w:divBdr>
    </w:div>
    <w:div w:id="2010519395">
      <w:bodyDiv w:val="1"/>
      <w:marLeft w:val="0"/>
      <w:marRight w:val="0"/>
      <w:marTop w:val="0"/>
      <w:marBottom w:val="0"/>
      <w:divBdr>
        <w:top w:val="none" w:sz="0" w:space="0" w:color="auto"/>
        <w:left w:val="none" w:sz="0" w:space="0" w:color="auto"/>
        <w:bottom w:val="none" w:sz="0" w:space="0" w:color="auto"/>
        <w:right w:val="none" w:sz="0" w:space="0" w:color="auto"/>
      </w:divBdr>
    </w:div>
    <w:div w:id="2012756408">
      <w:bodyDiv w:val="1"/>
      <w:marLeft w:val="0"/>
      <w:marRight w:val="0"/>
      <w:marTop w:val="0"/>
      <w:marBottom w:val="0"/>
      <w:divBdr>
        <w:top w:val="none" w:sz="0" w:space="0" w:color="auto"/>
        <w:left w:val="none" w:sz="0" w:space="0" w:color="auto"/>
        <w:bottom w:val="none" w:sz="0" w:space="0" w:color="auto"/>
        <w:right w:val="none" w:sz="0" w:space="0" w:color="auto"/>
      </w:divBdr>
    </w:div>
    <w:div w:id="2047876245">
      <w:bodyDiv w:val="1"/>
      <w:marLeft w:val="0"/>
      <w:marRight w:val="0"/>
      <w:marTop w:val="0"/>
      <w:marBottom w:val="0"/>
      <w:divBdr>
        <w:top w:val="none" w:sz="0" w:space="0" w:color="auto"/>
        <w:left w:val="none" w:sz="0" w:space="0" w:color="auto"/>
        <w:bottom w:val="none" w:sz="0" w:space="0" w:color="auto"/>
        <w:right w:val="none" w:sz="0" w:space="0" w:color="auto"/>
      </w:divBdr>
    </w:div>
    <w:div w:id="2049378295">
      <w:bodyDiv w:val="1"/>
      <w:marLeft w:val="0"/>
      <w:marRight w:val="0"/>
      <w:marTop w:val="0"/>
      <w:marBottom w:val="0"/>
      <w:divBdr>
        <w:top w:val="none" w:sz="0" w:space="0" w:color="auto"/>
        <w:left w:val="none" w:sz="0" w:space="0" w:color="auto"/>
        <w:bottom w:val="none" w:sz="0" w:space="0" w:color="auto"/>
        <w:right w:val="none" w:sz="0" w:space="0" w:color="auto"/>
      </w:divBdr>
    </w:div>
    <w:div w:id="2049605601">
      <w:bodyDiv w:val="1"/>
      <w:marLeft w:val="0"/>
      <w:marRight w:val="0"/>
      <w:marTop w:val="0"/>
      <w:marBottom w:val="0"/>
      <w:divBdr>
        <w:top w:val="none" w:sz="0" w:space="0" w:color="auto"/>
        <w:left w:val="none" w:sz="0" w:space="0" w:color="auto"/>
        <w:bottom w:val="none" w:sz="0" w:space="0" w:color="auto"/>
        <w:right w:val="none" w:sz="0" w:space="0" w:color="auto"/>
      </w:divBdr>
    </w:div>
    <w:div w:id="2054769223">
      <w:bodyDiv w:val="1"/>
      <w:marLeft w:val="0"/>
      <w:marRight w:val="0"/>
      <w:marTop w:val="0"/>
      <w:marBottom w:val="0"/>
      <w:divBdr>
        <w:top w:val="none" w:sz="0" w:space="0" w:color="auto"/>
        <w:left w:val="none" w:sz="0" w:space="0" w:color="auto"/>
        <w:bottom w:val="none" w:sz="0" w:space="0" w:color="auto"/>
        <w:right w:val="none" w:sz="0" w:space="0" w:color="auto"/>
      </w:divBdr>
    </w:div>
    <w:div w:id="2064213082">
      <w:bodyDiv w:val="1"/>
      <w:marLeft w:val="0"/>
      <w:marRight w:val="0"/>
      <w:marTop w:val="0"/>
      <w:marBottom w:val="0"/>
      <w:divBdr>
        <w:top w:val="none" w:sz="0" w:space="0" w:color="auto"/>
        <w:left w:val="none" w:sz="0" w:space="0" w:color="auto"/>
        <w:bottom w:val="none" w:sz="0" w:space="0" w:color="auto"/>
        <w:right w:val="none" w:sz="0" w:space="0" w:color="auto"/>
      </w:divBdr>
    </w:div>
    <w:div w:id="2065785796">
      <w:bodyDiv w:val="1"/>
      <w:marLeft w:val="0"/>
      <w:marRight w:val="0"/>
      <w:marTop w:val="0"/>
      <w:marBottom w:val="0"/>
      <w:divBdr>
        <w:top w:val="none" w:sz="0" w:space="0" w:color="auto"/>
        <w:left w:val="none" w:sz="0" w:space="0" w:color="auto"/>
        <w:bottom w:val="none" w:sz="0" w:space="0" w:color="auto"/>
        <w:right w:val="none" w:sz="0" w:space="0" w:color="auto"/>
      </w:divBdr>
    </w:div>
    <w:div w:id="2066482993">
      <w:bodyDiv w:val="1"/>
      <w:marLeft w:val="0"/>
      <w:marRight w:val="0"/>
      <w:marTop w:val="0"/>
      <w:marBottom w:val="0"/>
      <w:divBdr>
        <w:top w:val="none" w:sz="0" w:space="0" w:color="auto"/>
        <w:left w:val="none" w:sz="0" w:space="0" w:color="auto"/>
        <w:bottom w:val="none" w:sz="0" w:space="0" w:color="auto"/>
        <w:right w:val="none" w:sz="0" w:space="0" w:color="auto"/>
      </w:divBdr>
    </w:div>
    <w:div w:id="2067214877">
      <w:bodyDiv w:val="1"/>
      <w:marLeft w:val="0"/>
      <w:marRight w:val="0"/>
      <w:marTop w:val="0"/>
      <w:marBottom w:val="0"/>
      <w:divBdr>
        <w:top w:val="none" w:sz="0" w:space="0" w:color="auto"/>
        <w:left w:val="none" w:sz="0" w:space="0" w:color="auto"/>
        <w:bottom w:val="none" w:sz="0" w:space="0" w:color="auto"/>
        <w:right w:val="none" w:sz="0" w:space="0" w:color="auto"/>
      </w:divBdr>
    </w:div>
    <w:div w:id="2072733618">
      <w:bodyDiv w:val="1"/>
      <w:marLeft w:val="0"/>
      <w:marRight w:val="0"/>
      <w:marTop w:val="0"/>
      <w:marBottom w:val="0"/>
      <w:divBdr>
        <w:top w:val="none" w:sz="0" w:space="0" w:color="auto"/>
        <w:left w:val="none" w:sz="0" w:space="0" w:color="auto"/>
        <w:bottom w:val="none" w:sz="0" w:space="0" w:color="auto"/>
        <w:right w:val="none" w:sz="0" w:space="0" w:color="auto"/>
      </w:divBdr>
    </w:div>
    <w:div w:id="2074543920">
      <w:bodyDiv w:val="1"/>
      <w:marLeft w:val="0"/>
      <w:marRight w:val="0"/>
      <w:marTop w:val="0"/>
      <w:marBottom w:val="0"/>
      <w:divBdr>
        <w:top w:val="none" w:sz="0" w:space="0" w:color="auto"/>
        <w:left w:val="none" w:sz="0" w:space="0" w:color="auto"/>
        <w:bottom w:val="none" w:sz="0" w:space="0" w:color="auto"/>
        <w:right w:val="none" w:sz="0" w:space="0" w:color="auto"/>
      </w:divBdr>
    </w:div>
    <w:div w:id="2086295552">
      <w:bodyDiv w:val="1"/>
      <w:marLeft w:val="0"/>
      <w:marRight w:val="0"/>
      <w:marTop w:val="0"/>
      <w:marBottom w:val="0"/>
      <w:divBdr>
        <w:top w:val="none" w:sz="0" w:space="0" w:color="auto"/>
        <w:left w:val="none" w:sz="0" w:space="0" w:color="auto"/>
        <w:bottom w:val="none" w:sz="0" w:space="0" w:color="auto"/>
        <w:right w:val="none" w:sz="0" w:space="0" w:color="auto"/>
      </w:divBdr>
    </w:div>
    <w:div w:id="2086488260">
      <w:bodyDiv w:val="1"/>
      <w:marLeft w:val="0"/>
      <w:marRight w:val="0"/>
      <w:marTop w:val="0"/>
      <w:marBottom w:val="0"/>
      <w:divBdr>
        <w:top w:val="none" w:sz="0" w:space="0" w:color="auto"/>
        <w:left w:val="none" w:sz="0" w:space="0" w:color="auto"/>
        <w:bottom w:val="none" w:sz="0" w:space="0" w:color="auto"/>
        <w:right w:val="none" w:sz="0" w:space="0" w:color="auto"/>
      </w:divBdr>
    </w:div>
    <w:div w:id="2088913308">
      <w:bodyDiv w:val="1"/>
      <w:marLeft w:val="0"/>
      <w:marRight w:val="0"/>
      <w:marTop w:val="0"/>
      <w:marBottom w:val="0"/>
      <w:divBdr>
        <w:top w:val="none" w:sz="0" w:space="0" w:color="auto"/>
        <w:left w:val="none" w:sz="0" w:space="0" w:color="auto"/>
        <w:bottom w:val="none" w:sz="0" w:space="0" w:color="auto"/>
        <w:right w:val="none" w:sz="0" w:space="0" w:color="auto"/>
      </w:divBdr>
    </w:div>
    <w:div w:id="2105106211">
      <w:bodyDiv w:val="1"/>
      <w:marLeft w:val="0"/>
      <w:marRight w:val="0"/>
      <w:marTop w:val="0"/>
      <w:marBottom w:val="0"/>
      <w:divBdr>
        <w:top w:val="none" w:sz="0" w:space="0" w:color="auto"/>
        <w:left w:val="none" w:sz="0" w:space="0" w:color="auto"/>
        <w:bottom w:val="none" w:sz="0" w:space="0" w:color="auto"/>
        <w:right w:val="none" w:sz="0" w:space="0" w:color="auto"/>
      </w:divBdr>
    </w:div>
    <w:div w:id="2107847349">
      <w:bodyDiv w:val="1"/>
      <w:marLeft w:val="0"/>
      <w:marRight w:val="0"/>
      <w:marTop w:val="0"/>
      <w:marBottom w:val="0"/>
      <w:divBdr>
        <w:top w:val="none" w:sz="0" w:space="0" w:color="auto"/>
        <w:left w:val="none" w:sz="0" w:space="0" w:color="auto"/>
        <w:bottom w:val="none" w:sz="0" w:space="0" w:color="auto"/>
        <w:right w:val="none" w:sz="0" w:space="0" w:color="auto"/>
      </w:divBdr>
    </w:div>
    <w:div w:id="2109502862">
      <w:bodyDiv w:val="1"/>
      <w:marLeft w:val="0"/>
      <w:marRight w:val="0"/>
      <w:marTop w:val="0"/>
      <w:marBottom w:val="0"/>
      <w:divBdr>
        <w:top w:val="none" w:sz="0" w:space="0" w:color="auto"/>
        <w:left w:val="none" w:sz="0" w:space="0" w:color="auto"/>
        <w:bottom w:val="none" w:sz="0" w:space="0" w:color="auto"/>
        <w:right w:val="none" w:sz="0" w:space="0" w:color="auto"/>
      </w:divBdr>
    </w:div>
    <w:div w:id="2110271425">
      <w:bodyDiv w:val="1"/>
      <w:marLeft w:val="0"/>
      <w:marRight w:val="0"/>
      <w:marTop w:val="0"/>
      <w:marBottom w:val="0"/>
      <w:divBdr>
        <w:top w:val="none" w:sz="0" w:space="0" w:color="auto"/>
        <w:left w:val="none" w:sz="0" w:space="0" w:color="auto"/>
        <w:bottom w:val="none" w:sz="0" w:space="0" w:color="auto"/>
        <w:right w:val="none" w:sz="0" w:space="0" w:color="auto"/>
      </w:divBdr>
    </w:div>
    <w:div w:id="2113281884">
      <w:bodyDiv w:val="1"/>
      <w:marLeft w:val="0"/>
      <w:marRight w:val="0"/>
      <w:marTop w:val="0"/>
      <w:marBottom w:val="0"/>
      <w:divBdr>
        <w:top w:val="none" w:sz="0" w:space="0" w:color="auto"/>
        <w:left w:val="none" w:sz="0" w:space="0" w:color="auto"/>
        <w:bottom w:val="none" w:sz="0" w:space="0" w:color="auto"/>
        <w:right w:val="none" w:sz="0" w:space="0" w:color="auto"/>
      </w:divBdr>
    </w:div>
    <w:div w:id="2141071977">
      <w:bodyDiv w:val="1"/>
      <w:marLeft w:val="0"/>
      <w:marRight w:val="0"/>
      <w:marTop w:val="0"/>
      <w:marBottom w:val="0"/>
      <w:divBdr>
        <w:top w:val="none" w:sz="0" w:space="0" w:color="auto"/>
        <w:left w:val="none" w:sz="0" w:space="0" w:color="auto"/>
        <w:bottom w:val="none" w:sz="0" w:space="0" w:color="auto"/>
        <w:right w:val="none" w:sz="0" w:space="0" w:color="auto"/>
      </w:divBdr>
    </w:div>
    <w:div w:id="2143846151">
      <w:bodyDiv w:val="1"/>
      <w:marLeft w:val="0"/>
      <w:marRight w:val="0"/>
      <w:marTop w:val="0"/>
      <w:marBottom w:val="0"/>
      <w:divBdr>
        <w:top w:val="none" w:sz="0" w:space="0" w:color="auto"/>
        <w:left w:val="none" w:sz="0" w:space="0" w:color="auto"/>
        <w:bottom w:val="none" w:sz="0" w:space="0" w:color="auto"/>
        <w:right w:val="none" w:sz="0" w:space="0" w:color="auto"/>
      </w:divBdr>
    </w:div>
    <w:div w:id="2145200076">
      <w:bodyDiv w:val="1"/>
      <w:marLeft w:val="0"/>
      <w:marRight w:val="0"/>
      <w:marTop w:val="0"/>
      <w:marBottom w:val="0"/>
      <w:divBdr>
        <w:top w:val="none" w:sz="0" w:space="0" w:color="auto"/>
        <w:left w:val="none" w:sz="0" w:space="0" w:color="auto"/>
        <w:bottom w:val="none" w:sz="0" w:space="0" w:color="auto"/>
        <w:right w:val="none" w:sz="0" w:space="0" w:color="auto"/>
      </w:divBdr>
    </w:div>
    <w:div w:id="2145388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eedthefuture.gov/resource/bangladesh-women-s-empowerment-in-agriculture-index-data-fact-sheet/" TargetMode="External"/></Relationship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microsoft.com/office/2016/09/relationships/commentsIds" Target="commentsIds.xml"/><Relationship Id="rId26" Type="http://schemas.openxmlformats.org/officeDocument/2006/relationships/footer" Target="footer7.xml"/><Relationship Id="rId39" Type="http://schemas.openxmlformats.org/officeDocument/2006/relationships/hyperlink" Target="https://unstats.un.org/sdgs/metadata/" TargetMode="External"/><Relationship Id="rId21" Type="http://schemas.openxmlformats.org/officeDocument/2006/relationships/footer" Target="footer2.xml"/><Relationship Id="rId34" Type="http://schemas.openxmlformats.org/officeDocument/2006/relationships/hyperlink" Target="http://siteresources.worldbank.org/INTPA/Resources/429966-1092778639630/deatonZaidi.pdf%20" TargetMode="External"/><Relationship Id="rId42" Type="http://schemas.openxmlformats.org/officeDocument/2006/relationships/hyperlink" Target="https://washdata.org/sites/default/files/JMP%20methodology-Apr-2018-5.pdf" TargetMode="External"/><Relationship Id="rId47" Type="http://schemas.openxmlformats.org/officeDocument/2006/relationships/footer" Target="footer18.xml"/><Relationship Id="rId50" Type="http://schemas.openxmlformats.org/officeDocument/2006/relationships/footer" Target="footer21.xml"/><Relationship Id="rId55" Type="http://schemas.microsoft.com/office/2011/relationships/people" Target="peop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footer" Target="footer10.xml"/><Relationship Id="rId11" Type="http://schemas.openxmlformats.org/officeDocument/2006/relationships/webSettings" Target="webSettings.xml"/><Relationship Id="rId24" Type="http://schemas.openxmlformats.org/officeDocument/2006/relationships/footer" Target="footer5.xml"/><Relationship Id="rId32" Type="http://schemas.openxmlformats.org/officeDocument/2006/relationships/footer" Target="footer13.xml"/><Relationship Id="rId37" Type="http://schemas.openxmlformats.org/officeDocument/2006/relationships/hyperlink" Target="https://www.who.int/water_sanitation_health/publications/jmp_report-2012/en/" TargetMode="External"/><Relationship Id="rId40" Type="http://schemas.openxmlformats.org/officeDocument/2006/relationships/hyperlink" Target="http://go.worldbank.org/PYLADRLUN0" TargetMode="External"/><Relationship Id="rId45" Type="http://schemas.openxmlformats.org/officeDocument/2006/relationships/footer" Target="footer16.xml"/><Relationship Id="rId53" Type="http://schemas.openxmlformats.org/officeDocument/2006/relationships/footer" Target="footer23.xml"/><Relationship Id="rId5" Type="http://schemas.openxmlformats.org/officeDocument/2006/relationships/customXml" Target="../customXml/item5.xml"/><Relationship Id="rId10" Type="http://schemas.openxmlformats.org/officeDocument/2006/relationships/settings" Target="settings.xml"/><Relationship Id="rId19" Type="http://schemas.openxmlformats.org/officeDocument/2006/relationships/footer" Target="footer1.xml"/><Relationship Id="rId31" Type="http://schemas.openxmlformats.org/officeDocument/2006/relationships/footer" Target="footer12.xml"/><Relationship Id="rId44" Type="http://schemas.openxmlformats.org/officeDocument/2006/relationships/footer" Target="footer15.xml"/><Relationship Id="rId52" Type="http://schemas.openxmlformats.org/officeDocument/2006/relationships/chart" Target="charts/chart1.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emf"/><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footer" Target="footer11.xml"/><Relationship Id="rId35" Type="http://schemas.openxmlformats.org/officeDocument/2006/relationships/hyperlink" Target="http://ebrary.ifpri.org/cdm/ref/collection/p15738coll2/id/129719" TargetMode="External"/><Relationship Id="rId43" Type="http://schemas.openxmlformats.org/officeDocument/2006/relationships/hyperlink" Target="https://drive.google.com/drive/folders/1pgXHkUPJtf0og95ue_vq7cpI0z_GqVDx?usp=sharing" TargetMode="External"/><Relationship Id="rId48" Type="http://schemas.openxmlformats.org/officeDocument/2006/relationships/footer" Target="footer19.xml"/><Relationship Id="rId56" Type="http://schemas.openxmlformats.org/officeDocument/2006/relationships/theme" Target="theme/theme1.xml"/><Relationship Id="rId8" Type="http://schemas.openxmlformats.org/officeDocument/2006/relationships/numbering" Target="numbering.xml"/><Relationship Id="rId51" Type="http://schemas.openxmlformats.org/officeDocument/2006/relationships/footer" Target="footer22.xml"/><Relationship Id="rId3" Type="http://schemas.openxmlformats.org/officeDocument/2006/relationships/customXml" Target="../customXml/item3.xml"/><Relationship Id="rId12" Type="http://schemas.openxmlformats.org/officeDocument/2006/relationships/footnotes" Target="footnotes.xml"/><Relationship Id="rId17" Type="http://schemas.microsoft.com/office/2011/relationships/commentsExtended" Target="commentsExtended.xml"/><Relationship Id="rId25" Type="http://schemas.openxmlformats.org/officeDocument/2006/relationships/footer" Target="footer6.xml"/><Relationship Id="rId33" Type="http://schemas.openxmlformats.org/officeDocument/2006/relationships/footer" Target="footer14.xml"/><Relationship Id="rId38" Type="http://schemas.openxmlformats.org/officeDocument/2006/relationships/hyperlink" Target="https://www.agrilinks.org/post/feed-future-zoi-survey-methods" TargetMode="External"/><Relationship Id="rId46" Type="http://schemas.openxmlformats.org/officeDocument/2006/relationships/footer" Target="footer17.xml"/><Relationship Id="rId20" Type="http://schemas.openxmlformats.org/officeDocument/2006/relationships/image" Target="media/image3.png"/><Relationship Id="rId41" Type="http://schemas.openxmlformats.org/officeDocument/2006/relationships/hyperlink" Target="https://www.who.int/news-room/fact-sheets/detail/infant-and-young-child-feed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footer" Target="footer4.xml"/><Relationship Id="rId28" Type="http://schemas.openxmlformats.org/officeDocument/2006/relationships/footer" Target="footer9.xml"/><Relationship Id="rId36" Type="http://schemas.openxmlformats.org/officeDocument/2006/relationships/hyperlink" Target="http://ebrary.ifpri.org/cdm/ref/collection/p15738coll2/id/128190" TargetMode="External"/><Relationship Id="rId49" Type="http://schemas.openxmlformats.org/officeDocument/2006/relationships/footer" Target="footer20.xml"/></Relationships>
</file>

<file path=word/_rels/footnotes.xml.rels><?xml version="1.0" encoding="UTF-8" standalone="yes"?>
<Relationships xmlns="http://schemas.openxmlformats.org/package/2006/relationships"><Relationship Id="rId3" Type="http://schemas.openxmlformats.org/officeDocument/2006/relationships/hyperlink" Target="http://feedthefuture.gov/resource/feed-future-handbook-indicator-definitions" TargetMode="External"/><Relationship Id="rId2" Type="http://schemas.openxmlformats.org/officeDocument/2006/relationships/hyperlink" Target="https://www.ifpri.org/publication/measuring-progress-toward-empowerment-womens-empowerment-agriculture-index-baseline" TargetMode="External"/><Relationship Id="rId1" Type="http://schemas.openxmlformats.org/officeDocument/2006/relationships/hyperlink" Target="http://www.ifpri.org/publication/instructional-guide-abbreviated-womens-empowerment-agriculture-index-weai" TargetMode="External"/><Relationship Id="rId4" Type="http://schemas.openxmlformats.org/officeDocument/2006/relationships/hyperlink" Target="https://www.agrilinks.org/post/feed-future-zoi-survey-metho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s\farzanaramzan\Documents\FTF\GFSS%20general\PBS\A-WEAI%20country%20template%20illustrative%20data%2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000"/>
            </a:pPr>
            <a:r>
              <a:rPr lang="en-US" sz="1000"/>
              <a:t>Changes in the 5DE, GPI, and A-WEAI scores</a:t>
            </a:r>
          </a:p>
        </c:rich>
      </c:tx>
      <c:overlay val="0"/>
      <c:spPr>
        <a:noFill/>
        <a:ln>
          <a:noFill/>
        </a:ln>
        <a:effectLst/>
      </c:spPr>
    </c:title>
    <c:autoTitleDeleted val="0"/>
    <c:plotArea>
      <c:layout>
        <c:manualLayout>
          <c:layoutTarget val="inner"/>
          <c:xMode val="edge"/>
          <c:yMode val="edge"/>
          <c:x val="0.10344681975694348"/>
          <c:y val="0.23095238095238096"/>
          <c:w val="0.8553006019569136"/>
          <c:h val="0.51405785815234639"/>
        </c:manualLayout>
      </c:layout>
      <c:barChart>
        <c:barDir val="col"/>
        <c:grouping val="clustered"/>
        <c:varyColors val="0"/>
        <c:ser>
          <c:idx val="0"/>
          <c:order val="0"/>
          <c:tx>
            <c:strRef>
              <c:f>Sheet2!$B$1</c:f>
              <c:strCache>
                <c:ptCount val="1"/>
                <c:pt idx="0">
                  <c:v>2013</c:v>
                </c:pt>
              </c:strCache>
            </c:strRef>
          </c:tx>
          <c:spPr>
            <a:solidFill>
              <a:schemeClr val="accent1"/>
            </a:solidFill>
            <a:ln>
              <a:noFill/>
            </a:ln>
            <a:effectLst/>
          </c:spPr>
          <c:invertIfNegative val="0"/>
          <c:cat>
            <c:strRef>
              <c:f>Sheet2!$A$2:$A$4</c:f>
              <c:strCache>
                <c:ptCount val="3"/>
                <c:pt idx="0">
                  <c:v>5DE score</c:v>
                </c:pt>
                <c:pt idx="1">
                  <c:v>GPI score</c:v>
                </c:pt>
                <c:pt idx="2">
                  <c:v>A-WEAI score</c:v>
                </c:pt>
              </c:strCache>
            </c:strRef>
          </c:cat>
          <c:val>
            <c:numRef>
              <c:f>Sheet2!$B$2:$B$4</c:f>
              <c:numCache>
                <c:formatCode>General</c:formatCode>
                <c:ptCount val="3"/>
                <c:pt idx="0">
                  <c:v>0.68</c:v>
                </c:pt>
                <c:pt idx="1">
                  <c:v>0.45</c:v>
                </c:pt>
                <c:pt idx="2">
                  <c:v>0.69</c:v>
                </c:pt>
              </c:numCache>
            </c:numRef>
          </c:val>
          <c:extLst>
            <c:ext xmlns:c16="http://schemas.microsoft.com/office/drawing/2014/chart" uri="{C3380CC4-5D6E-409C-BE32-E72D297353CC}">
              <c16:uniqueId val="{00000000-0B30-4B41-9E13-D6797CB3CA05}"/>
            </c:ext>
          </c:extLst>
        </c:ser>
        <c:ser>
          <c:idx val="2"/>
          <c:order val="1"/>
          <c:tx>
            <c:strRef>
              <c:f>Sheet2!$D$1</c:f>
              <c:strCache>
                <c:ptCount val="1"/>
                <c:pt idx="0">
                  <c:v>2019</c:v>
                </c:pt>
              </c:strCache>
            </c:strRef>
          </c:tx>
          <c:spPr>
            <a:solidFill>
              <a:schemeClr val="accent3"/>
            </a:solidFill>
            <a:ln>
              <a:noFill/>
            </a:ln>
            <a:effectLst/>
          </c:spPr>
          <c:invertIfNegative val="0"/>
          <c:cat>
            <c:strRef>
              <c:f>Sheet2!$A$2:$A$4</c:f>
              <c:strCache>
                <c:ptCount val="3"/>
                <c:pt idx="0">
                  <c:v>5DE score</c:v>
                </c:pt>
                <c:pt idx="1">
                  <c:v>GPI score</c:v>
                </c:pt>
                <c:pt idx="2">
                  <c:v>A-WEAI score</c:v>
                </c:pt>
              </c:strCache>
            </c:strRef>
          </c:cat>
          <c:val>
            <c:numRef>
              <c:f>Sheet2!$D$2:$D$4</c:f>
              <c:numCache>
                <c:formatCode>General</c:formatCode>
                <c:ptCount val="3"/>
                <c:pt idx="0">
                  <c:v>0.79</c:v>
                </c:pt>
                <c:pt idx="1">
                  <c:v>0.74</c:v>
                </c:pt>
                <c:pt idx="2">
                  <c:v>0.75</c:v>
                </c:pt>
              </c:numCache>
            </c:numRef>
          </c:val>
          <c:extLst>
            <c:ext xmlns:c16="http://schemas.microsoft.com/office/drawing/2014/chart" uri="{C3380CC4-5D6E-409C-BE32-E72D297353CC}">
              <c16:uniqueId val="{00000001-0B30-4B41-9E13-D6797CB3CA05}"/>
            </c:ext>
          </c:extLst>
        </c:ser>
        <c:dLbls>
          <c:showLegendKey val="0"/>
          <c:showVal val="0"/>
          <c:showCatName val="0"/>
          <c:showSerName val="0"/>
          <c:showPercent val="0"/>
          <c:showBubbleSize val="0"/>
        </c:dLbls>
        <c:gapWidth val="219"/>
        <c:overlap val="-27"/>
        <c:axId val="143205504"/>
        <c:axId val="143207040"/>
      </c:barChart>
      <c:catAx>
        <c:axId val="143205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3207040"/>
        <c:crosses val="autoZero"/>
        <c:auto val="1"/>
        <c:lblAlgn val="ctr"/>
        <c:lblOffset val="100"/>
        <c:noMultiLvlLbl val="0"/>
      </c:catAx>
      <c:valAx>
        <c:axId val="143207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vert="horz"/>
          <a:lstStyle/>
          <a:p>
            <a:pPr>
              <a:defRPr/>
            </a:pPr>
            <a:endParaRPr lang="en-US"/>
          </a:p>
        </c:txPr>
        <c:crossAx val="143205504"/>
        <c:crosses val="autoZero"/>
        <c:crossBetween val="between"/>
      </c:valAx>
      <c:spPr>
        <a:noFill/>
        <a:ln>
          <a:noFill/>
        </a:ln>
        <a:effectLst/>
      </c:spPr>
    </c:plotArea>
    <c:legend>
      <c:legendPos val="b"/>
      <c:overlay val="0"/>
      <c:spPr>
        <a:noFill/>
        <a:ln>
          <a:noFill/>
        </a:ln>
        <a:effectLst/>
      </c:spPr>
      <c:txPr>
        <a:bodyPr rot="0" vert="horz"/>
        <a:lstStyle/>
        <a:p>
          <a:pPr>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Gill Sans MT" panose="020B0502020104020203" pitchFamily="34" charset="0"/>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DLVStatus xmlns="0d58e8a2-dff7-4492-a987-8cd66a35f019" xsi:nil="true"/>
    <lcf76f155ced4ddcb4097134ff3c332f xmlns="0d58e8a2-dff7-4492-a987-8cd66a35f01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2" ma:contentTypeDescription="Create a new document." ma:contentTypeScope="" ma:versionID="45fa2a71bb5685042c59d1fbaafccb6b">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3afdd82834536de8985540a519edf7e7"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8B014-2028-44A2-B6BD-13296D46BC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E88AF14-D59A-4286-AF85-926C43708CCB}"/>
</file>

<file path=customXml/itemProps3.xml><?xml version="1.0" encoding="utf-8"?>
<ds:datastoreItem xmlns:ds="http://schemas.openxmlformats.org/officeDocument/2006/customXml" ds:itemID="{19E7AFF8-A133-4A1E-90C1-642237123271}">
  <ds:schemaRefs>
    <ds:schemaRef ds:uri="http://schemas.microsoft.com/sharepoint/v3/contenttype/forms"/>
  </ds:schemaRefs>
</ds:datastoreItem>
</file>

<file path=customXml/itemProps4.xml><?xml version="1.0" encoding="utf-8"?>
<ds:datastoreItem xmlns:ds="http://schemas.openxmlformats.org/officeDocument/2006/customXml" ds:itemID="{F20A5DEB-6F1B-44FE-945B-86B0593F2A42}">
  <ds:schemaRefs>
    <ds:schemaRef ds:uri="http://schemas.openxmlformats.org/officeDocument/2006/bibliography"/>
  </ds:schemaRefs>
</ds:datastoreItem>
</file>

<file path=customXml/itemProps5.xml><?xml version="1.0" encoding="utf-8"?>
<ds:datastoreItem xmlns:ds="http://schemas.openxmlformats.org/officeDocument/2006/customXml" ds:itemID="{EB177B81-E26A-4CB3-AC32-B7C6D941B69C}">
  <ds:schemaRefs>
    <ds:schemaRef ds:uri="http://schemas.openxmlformats.org/officeDocument/2006/bibliography"/>
  </ds:schemaRefs>
</ds:datastoreItem>
</file>

<file path=customXml/itemProps6.xml><?xml version="1.0" encoding="utf-8"?>
<ds:datastoreItem xmlns:ds="http://schemas.openxmlformats.org/officeDocument/2006/customXml" ds:itemID="{A01E5D11-F867-4BEE-A724-EBEAE9FE5F59}">
  <ds:schemaRefs>
    <ds:schemaRef ds:uri="http://schemas.openxmlformats.org/officeDocument/2006/bibliography"/>
  </ds:schemaRefs>
</ds:datastoreItem>
</file>

<file path=customXml/itemProps7.xml><?xml version="1.0" encoding="utf-8"?>
<ds:datastoreItem xmlns:ds="http://schemas.openxmlformats.org/officeDocument/2006/customXml" ds:itemID="{E9B87B87-743D-4C9B-B81E-DEF514A11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78</Pages>
  <Words>48838</Words>
  <Characters>278381</Characters>
  <Application>Microsoft Office Word</Application>
  <DocSecurity>0</DocSecurity>
  <Lines>2319</Lines>
  <Paragraphs>653</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326566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FTF FEEDBACK</dc:creator>
  <cp:lastModifiedBy>Zalisk, Kirsten</cp:lastModifiedBy>
  <cp:revision>21</cp:revision>
  <cp:lastPrinted>2019-10-24T20:42:00Z</cp:lastPrinted>
  <dcterms:created xsi:type="dcterms:W3CDTF">2020-10-16T17:41:00Z</dcterms:created>
  <dcterms:modified xsi:type="dcterms:W3CDTF">2022-12-07T20:43:00Z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0x0101002B2DBCC8A5E7ED47A7D5CBE7407F1D48</vt:lpwstr>
  </property>
</Properties>
</file>